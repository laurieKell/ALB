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AD1B6A" w14:textId="1329247E" w:rsidR="00852448" w:rsidRPr="007E685C" w:rsidRDefault="004116FD" w:rsidP="00C03120">
      <w:pPr>
        <w:pStyle w:val="Title"/>
        <w:rPr>
          <w:lang w:eastAsia="ja-JP"/>
        </w:rPr>
      </w:pPr>
      <w:bookmarkStart w:id="0" w:name="_Toc406677907"/>
      <w:bookmarkStart w:id="1" w:name="App9"/>
      <w:r>
        <w:rPr>
          <w:lang w:eastAsia="ja-JP"/>
        </w:rPr>
        <w:t>C</w:t>
      </w:r>
      <w:r w:rsidR="00852448" w:rsidRPr="007E685C">
        <w:rPr>
          <w:lang w:eastAsia="ja-JP"/>
        </w:rPr>
        <w:t>ollaborative study of</w:t>
      </w:r>
      <w:r>
        <w:rPr>
          <w:lang w:eastAsia="ja-JP"/>
        </w:rPr>
        <w:t xml:space="preserve"> </w:t>
      </w:r>
      <w:r w:rsidR="00171E43">
        <w:rPr>
          <w:lang w:eastAsia="ja-JP"/>
        </w:rPr>
        <w:t>albacore</w:t>
      </w:r>
      <w:r w:rsidR="00171CDC">
        <w:rPr>
          <w:lang w:eastAsia="ja-JP"/>
        </w:rPr>
        <w:t xml:space="preserve"> </w:t>
      </w:r>
      <w:r w:rsidR="00852448" w:rsidRPr="007E685C">
        <w:rPr>
          <w:lang w:eastAsia="ja-JP"/>
        </w:rPr>
        <w:t xml:space="preserve">CPUE from </w:t>
      </w:r>
      <w:r>
        <w:rPr>
          <w:lang w:eastAsia="ja-JP"/>
        </w:rPr>
        <w:t xml:space="preserve">multiple </w:t>
      </w:r>
      <w:r w:rsidR="00852448" w:rsidRPr="007E685C">
        <w:rPr>
          <w:lang w:eastAsia="ja-JP"/>
        </w:rPr>
        <w:t>Indian Ocean longline fleets</w:t>
      </w:r>
      <w:bookmarkEnd w:id="0"/>
      <w:bookmarkEnd w:id="1"/>
    </w:p>
    <w:p w14:paraId="36018E45" w14:textId="7790CA64" w:rsidR="00852448" w:rsidRPr="00225CA1" w:rsidRDefault="00852448" w:rsidP="00852448">
      <w:pPr>
        <w:spacing w:after="200" w:line="276" w:lineRule="auto"/>
        <w:rPr>
          <w:lang w:eastAsia="en-US"/>
        </w:rPr>
      </w:pPr>
      <w:r w:rsidRPr="00225CA1">
        <w:rPr>
          <w:lang w:eastAsia="en-US"/>
        </w:rPr>
        <w:t xml:space="preserve">Simon </w:t>
      </w:r>
      <w:r w:rsidR="005F1E24">
        <w:rPr>
          <w:lang w:eastAsia="en-US"/>
        </w:rPr>
        <w:t xml:space="preserve">D. </w:t>
      </w:r>
      <w:r w:rsidRPr="00225CA1">
        <w:rPr>
          <w:lang w:eastAsia="en-US"/>
        </w:rPr>
        <w:t>Hoyle</w:t>
      </w:r>
      <w:r w:rsidR="007E685C">
        <w:rPr>
          <w:rStyle w:val="FootnoteReference"/>
          <w:lang w:eastAsia="en-US"/>
        </w:rPr>
        <w:footnoteReference w:id="2"/>
      </w:r>
      <w:r w:rsidRPr="00225CA1">
        <w:rPr>
          <w:lang w:eastAsia="en-US"/>
        </w:rPr>
        <w:t xml:space="preserve">, </w:t>
      </w:r>
      <w:r w:rsidR="004116FD">
        <w:rPr>
          <w:lang w:eastAsia="en-US"/>
        </w:rPr>
        <w:t xml:space="preserve">Yin Chang, </w:t>
      </w:r>
      <w:r w:rsidRPr="00225CA1">
        <w:rPr>
          <w:lang w:eastAsia="en-US"/>
        </w:rPr>
        <w:t>Yu-</w:t>
      </w:r>
      <w:r w:rsidR="00463C39" w:rsidRPr="00225CA1">
        <w:rPr>
          <w:lang w:eastAsia="en-US"/>
        </w:rPr>
        <w:t>M</w:t>
      </w:r>
      <w:r w:rsidRPr="00225CA1">
        <w:rPr>
          <w:lang w:eastAsia="en-US"/>
        </w:rPr>
        <w:t>in Yeh</w:t>
      </w:r>
      <w:r w:rsidR="007E685C">
        <w:rPr>
          <w:rStyle w:val="FootnoteReference"/>
          <w:lang w:eastAsia="en-US"/>
        </w:rPr>
        <w:footnoteReference w:id="3"/>
      </w:r>
      <w:r w:rsidRPr="00225CA1">
        <w:rPr>
          <w:lang w:eastAsia="en-US"/>
        </w:rPr>
        <w:t xml:space="preserve">, </w:t>
      </w:r>
      <w:r w:rsidR="004116FD">
        <w:rPr>
          <w:lang w:eastAsia="en-US"/>
        </w:rPr>
        <w:t>Kaisuke Satoh</w:t>
      </w:r>
      <w:r w:rsidR="007E685C">
        <w:rPr>
          <w:rStyle w:val="FootnoteReference"/>
          <w:lang w:eastAsia="en-US"/>
        </w:rPr>
        <w:footnoteReference w:id="4"/>
      </w:r>
      <w:r w:rsidR="007E685C" w:rsidRPr="00225CA1">
        <w:rPr>
          <w:lang w:eastAsia="en-US"/>
        </w:rPr>
        <w:t xml:space="preserve">, </w:t>
      </w:r>
      <w:r w:rsidR="004116FD">
        <w:rPr>
          <w:lang w:eastAsia="en-US"/>
        </w:rPr>
        <w:t xml:space="preserve">Takayuki Matsumoto, Doo Nam </w:t>
      </w:r>
      <w:r w:rsidR="007E685C">
        <w:rPr>
          <w:lang w:eastAsia="en-US"/>
        </w:rPr>
        <w:t>Kim</w:t>
      </w:r>
      <w:r w:rsidR="007E685C">
        <w:rPr>
          <w:rStyle w:val="FootnoteReference"/>
          <w:lang w:eastAsia="en-US"/>
        </w:rPr>
        <w:footnoteReference w:id="5"/>
      </w:r>
      <w:r w:rsidR="007E685C">
        <w:rPr>
          <w:lang w:eastAsia="en-US"/>
        </w:rPr>
        <w:t>, and</w:t>
      </w:r>
      <w:r w:rsidR="007E685C" w:rsidRPr="00225CA1">
        <w:rPr>
          <w:lang w:eastAsia="en-US"/>
        </w:rPr>
        <w:t xml:space="preserve"> Sung Il Lee</w:t>
      </w:r>
      <w:r w:rsidRPr="00225CA1">
        <w:rPr>
          <w:lang w:eastAsia="en-US"/>
        </w:rPr>
        <w:t xml:space="preserve">. </w:t>
      </w:r>
    </w:p>
    <w:p w14:paraId="74BBC1F5" w14:textId="0F47812C" w:rsidR="00852448" w:rsidRPr="00225CA1" w:rsidRDefault="00B40EA1" w:rsidP="00852448">
      <w:pPr>
        <w:keepNext/>
        <w:keepLines/>
        <w:spacing w:before="480" w:line="276" w:lineRule="auto"/>
        <w:rPr>
          <w:rFonts w:eastAsia="PMingLiU"/>
          <w:b/>
          <w:bCs/>
          <w:color w:val="2E74B5"/>
          <w:sz w:val="28"/>
          <w:szCs w:val="28"/>
          <w:lang w:eastAsia="ja-JP"/>
        </w:rPr>
      </w:pPr>
      <w:r w:rsidRPr="00C01EBE">
        <w:rPr>
          <w:rFonts w:eastAsia="PMingLiU"/>
          <w:b/>
          <w:bCs/>
          <w:color w:val="2E74B5"/>
          <w:sz w:val="28"/>
          <w:szCs w:val="28"/>
          <w:lang w:val="en-NZ" w:eastAsia="ja-JP"/>
        </w:rPr>
        <w:br w:type="page"/>
      </w:r>
    </w:p>
    <w:sdt>
      <w:sdtPr>
        <w:rPr>
          <w:rFonts w:ascii="Times New Roman" w:eastAsia="Times New Roman" w:hAnsi="Times New Roman" w:cs="Times New Roman"/>
          <w:b/>
          <w:bCs/>
          <w:color w:val="auto"/>
          <w:sz w:val="22"/>
          <w:szCs w:val="22"/>
          <w:lang w:eastAsia="fr-FR"/>
        </w:rPr>
        <w:id w:val="1529914721"/>
        <w:docPartObj>
          <w:docPartGallery w:val="Table of Contents"/>
          <w:docPartUnique/>
        </w:docPartObj>
      </w:sdtPr>
      <w:sdtEndPr>
        <w:rPr>
          <w:rFonts w:asciiTheme="minorHAnsi" w:eastAsiaTheme="minorEastAsia" w:hAnsiTheme="minorHAnsi" w:cstheme="minorBidi"/>
          <w:b w:val="0"/>
          <w:bCs w:val="0"/>
          <w:noProof/>
          <w:sz w:val="20"/>
          <w:szCs w:val="20"/>
          <w:lang w:eastAsia="en-GB"/>
        </w:rPr>
      </w:sdtEndPr>
      <w:sdtContent>
        <w:p w14:paraId="09200234" w14:textId="6D032B14" w:rsidR="005F1E24" w:rsidRDefault="005F1E24">
          <w:pPr>
            <w:pStyle w:val="TOCHeading"/>
          </w:pPr>
          <w:r>
            <w:t>Contents</w:t>
          </w:r>
        </w:p>
        <w:p w14:paraId="68462F4C" w14:textId="424C8336" w:rsidR="00A5526B" w:rsidRDefault="005F1E24">
          <w:pPr>
            <w:pStyle w:val="TOC1"/>
            <w:tabs>
              <w:tab w:val="left" w:pos="900"/>
              <w:tab w:val="right" w:leader="dot" w:pos="9016"/>
            </w:tabs>
            <w:rPr>
              <w:rFonts w:eastAsiaTheme="minorEastAsia" w:cstheme="minorBidi"/>
              <w:b w:val="0"/>
              <w:bCs w:val="0"/>
              <w:caps w:val="0"/>
              <w:noProof/>
              <w:sz w:val="22"/>
              <w:szCs w:val="22"/>
              <w:lang w:val="en-NZ" w:eastAsia="en-NZ"/>
            </w:rPr>
          </w:pPr>
          <w:r>
            <w:fldChar w:fldCharType="begin"/>
          </w:r>
          <w:r>
            <w:instrText xml:space="preserve"> TOC \o "1-3" \h \z \u </w:instrText>
          </w:r>
          <w:r>
            <w:fldChar w:fldCharType="separate"/>
          </w:r>
          <w:hyperlink w:anchor="_Toc469405535" w:history="1">
            <w:r w:rsidR="00A5526B" w:rsidRPr="000C3DF9">
              <w:rPr>
                <w:rStyle w:val="Hyperlink"/>
                <w:noProof/>
              </w:rPr>
              <w:t>2.</w:t>
            </w:r>
            <w:r w:rsidR="00A5526B">
              <w:rPr>
                <w:rFonts w:eastAsiaTheme="minorEastAsia" w:cstheme="minorBidi"/>
                <w:b w:val="0"/>
                <w:bCs w:val="0"/>
                <w:caps w:val="0"/>
                <w:noProof/>
                <w:sz w:val="22"/>
                <w:szCs w:val="22"/>
                <w:lang w:val="en-NZ" w:eastAsia="en-NZ"/>
              </w:rPr>
              <w:tab/>
            </w:r>
            <w:r w:rsidR="00A5526B" w:rsidRPr="000C3DF9">
              <w:rPr>
                <w:rStyle w:val="Hyperlink"/>
                <w:noProof/>
              </w:rPr>
              <w:t>Executive Summary</w:t>
            </w:r>
            <w:r w:rsidR="00A5526B">
              <w:rPr>
                <w:noProof/>
                <w:webHidden/>
              </w:rPr>
              <w:tab/>
            </w:r>
            <w:r w:rsidR="00A5526B">
              <w:rPr>
                <w:noProof/>
                <w:webHidden/>
              </w:rPr>
              <w:fldChar w:fldCharType="begin"/>
            </w:r>
            <w:r w:rsidR="00A5526B">
              <w:rPr>
                <w:noProof/>
                <w:webHidden/>
              </w:rPr>
              <w:instrText xml:space="preserve"> PAGEREF _Toc469405535 \h </w:instrText>
            </w:r>
            <w:r w:rsidR="00A5526B">
              <w:rPr>
                <w:noProof/>
                <w:webHidden/>
              </w:rPr>
            </w:r>
            <w:r w:rsidR="00A5526B">
              <w:rPr>
                <w:noProof/>
                <w:webHidden/>
              </w:rPr>
              <w:fldChar w:fldCharType="separate"/>
            </w:r>
            <w:r w:rsidR="00A5526B">
              <w:rPr>
                <w:noProof/>
                <w:webHidden/>
              </w:rPr>
              <w:t>6</w:t>
            </w:r>
            <w:r w:rsidR="00A5526B">
              <w:rPr>
                <w:noProof/>
                <w:webHidden/>
              </w:rPr>
              <w:fldChar w:fldCharType="end"/>
            </w:r>
          </w:hyperlink>
        </w:p>
        <w:p w14:paraId="67917443" w14:textId="267A6B01"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36" w:history="1">
            <w:r w:rsidR="00A5526B" w:rsidRPr="000C3DF9">
              <w:rPr>
                <w:rStyle w:val="Hyperlink"/>
                <w:noProof/>
              </w:rPr>
              <w:t>3.</w:t>
            </w:r>
            <w:r w:rsidR="00A5526B">
              <w:rPr>
                <w:rFonts w:eastAsiaTheme="minorEastAsia" w:cstheme="minorBidi"/>
                <w:b w:val="0"/>
                <w:bCs w:val="0"/>
                <w:caps w:val="0"/>
                <w:noProof/>
                <w:sz w:val="22"/>
                <w:szCs w:val="22"/>
                <w:lang w:val="en-NZ" w:eastAsia="en-NZ"/>
              </w:rPr>
              <w:tab/>
            </w:r>
            <w:r w:rsidR="00A5526B" w:rsidRPr="000C3DF9">
              <w:rPr>
                <w:rStyle w:val="Hyperlink"/>
                <w:noProof/>
              </w:rPr>
              <w:t>Introduction</w:t>
            </w:r>
            <w:r w:rsidR="00A5526B">
              <w:rPr>
                <w:noProof/>
                <w:webHidden/>
              </w:rPr>
              <w:tab/>
            </w:r>
            <w:r w:rsidR="00A5526B">
              <w:rPr>
                <w:noProof/>
                <w:webHidden/>
              </w:rPr>
              <w:fldChar w:fldCharType="begin"/>
            </w:r>
            <w:r w:rsidR="00A5526B">
              <w:rPr>
                <w:noProof/>
                <w:webHidden/>
              </w:rPr>
              <w:instrText xml:space="preserve"> PAGEREF _Toc469405536 \h </w:instrText>
            </w:r>
            <w:r w:rsidR="00A5526B">
              <w:rPr>
                <w:noProof/>
                <w:webHidden/>
              </w:rPr>
            </w:r>
            <w:r w:rsidR="00A5526B">
              <w:rPr>
                <w:noProof/>
                <w:webHidden/>
              </w:rPr>
              <w:fldChar w:fldCharType="separate"/>
            </w:r>
            <w:r w:rsidR="00A5526B">
              <w:rPr>
                <w:noProof/>
                <w:webHidden/>
              </w:rPr>
              <w:t>8</w:t>
            </w:r>
            <w:r w:rsidR="00A5526B">
              <w:rPr>
                <w:noProof/>
                <w:webHidden/>
              </w:rPr>
              <w:fldChar w:fldCharType="end"/>
            </w:r>
          </w:hyperlink>
        </w:p>
        <w:p w14:paraId="52261FA1" w14:textId="6C82460C" w:rsidR="00A5526B" w:rsidRDefault="002C6B17">
          <w:pPr>
            <w:pStyle w:val="TOC2"/>
            <w:rPr>
              <w:rFonts w:eastAsiaTheme="minorEastAsia" w:cstheme="minorBidi"/>
              <w:smallCaps w:val="0"/>
              <w:noProof/>
              <w:sz w:val="22"/>
              <w:szCs w:val="22"/>
              <w:lang w:val="en-NZ" w:eastAsia="en-NZ"/>
            </w:rPr>
          </w:pPr>
          <w:hyperlink w:anchor="_Toc469405537" w:history="1">
            <w:r w:rsidR="00A5526B" w:rsidRPr="000C3DF9">
              <w:rPr>
                <w:rStyle w:val="Hyperlink"/>
                <w:noProof/>
                <w:lang w:val="en-NZ" w:eastAsia="en-US"/>
              </w:rPr>
              <w:t>3.1.</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Terms of Reference</w:t>
            </w:r>
            <w:r w:rsidR="00A5526B">
              <w:rPr>
                <w:noProof/>
                <w:webHidden/>
              </w:rPr>
              <w:tab/>
            </w:r>
            <w:r w:rsidR="00A5526B">
              <w:rPr>
                <w:noProof/>
                <w:webHidden/>
              </w:rPr>
              <w:fldChar w:fldCharType="begin"/>
            </w:r>
            <w:r w:rsidR="00A5526B">
              <w:rPr>
                <w:noProof/>
                <w:webHidden/>
              </w:rPr>
              <w:instrText xml:space="preserve"> PAGEREF _Toc469405537 \h </w:instrText>
            </w:r>
            <w:r w:rsidR="00A5526B">
              <w:rPr>
                <w:noProof/>
                <w:webHidden/>
              </w:rPr>
            </w:r>
            <w:r w:rsidR="00A5526B">
              <w:rPr>
                <w:noProof/>
                <w:webHidden/>
              </w:rPr>
              <w:fldChar w:fldCharType="separate"/>
            </w:r>
            <w:r w:rsidR="00A5526B">
              <w:rPr>
                <w:noProof/>
                <w:webHidden/>
              </w:rPr>
              <w:t>8</w:t>
            </w:r>
            <w:r w:rsidR="00A5526B">
              <w:rPr>
                <w:noProof/>
                <w:webHidden/>
              </w:rPr>
              <w:fldChar w:fldCharType="end"/>
            </w:r>
          </w:hyperlink>
        </w:p>
        <w:p w14:paraId="1B9855E8" w14:textId="37393EDF"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38" w:history="1">
            <w:r w:rsidR="00A5526B" w:rsidRPr="000C3DF9">
              <w:rPr>
                <w:rStyle w:val="Hyperlink"/>
                <w:noProof/>
                <w:lang w:val="en-AU" w:eastAsia="en-US"/>
              </w:rPr>
              <w:t>4.</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Methods</w:t>
            </w:r>
            <w:r w:rsidR="00A5526B">
              <w:rPr>
                <w:noProof/>
                <w:webHidden/>
              </w:rPr>
              <w:tab/>
            </w:r>
            <w:r w:rsidR="00A5526B">
              <w:rPr>
                <w:noProof/>
                <w:webHidden/>
              </w:rPr>
              <w:fldChar w:fldCharType="begin"/>
            </w:r>
            <w:r w:rsidR="00A5526B">
              <w:rPr>
                <w:noProof/>
                <w:webHidden/>
              </w:rPr>
              <w:instrText xml:space="preserve"> PAGEREF _Toc469405538 \h </w:instrText>
            </w:r>
            <w:r w:rsidR="00A5526B">
              <w:rPr>
                <w:noProof/>
                <w:webHidden/>
              </w:rPr>
            </w:r>
            <w:r w:rsidR="00A5526B">
              <w:rPr>
                <w:noProof/>
                <w:webHidden/>
              </w:rPr>
              <w:fldChar w:fldCharType="separate"/>
            </w:r>
            <w:r w:rsidR="00A5526B">
              <w:rPr>
                <w:noProof/>
                <w:webHidden/>
              </w:rPr>
              <w:t>9</w:t>
            </w:r>
            <w:r w:rsidR="00A5526B">
              <w:rPr>
                <w:noProof/>
                <w:webHidden/>
              </w:rPr>
              <w:fldChar w:fldCharType="end"/>
            </w:r>
          </w:hyperlink>
        </w:p>
        <w:p w14:paraId="3E2466C5" w14:textId="37624673" w:rsidR="00A5526B" w:rsidRDefault="002C6B17">
          <w:pPr>
            <w:pStyle w:val="TOC2"/>
            <w:rPr>
              <w:rFonts w:eastAsiaTheme="minorEastAsia" w:cstheme="minorBidi"/>
              <w:smallCaps w:val="0"/>
              <w:noProof/>
              <w:sz w:val="22"/>
              <w:szCs w:val="22"/>
              <w:lang w:val="en-NZ" w:eastAsia="en-NZ"/>
            </w:rPr>
          </w:pPr>
          <w:hyperlink w:anchor="_Toc469405539" w:history="1">
            <w:r w:rsidR="00A5526B" w:rsidRPr="000C3DF9">
              <w:rPr>
                <w:rStyle w:val="Hyperlink"/>
                <w:noProof/>
                <w:lang w:val="en-AU" w:eastAsia="en-US"/>
              </w:rPr>
              <w:t>4.1.</w:t>
            </w:r>
            <w:r w:rsidR="00A5526B">
              <w:rPr>
                <w:rFonts w:eastAsiaTheme="minorEastAsia" w:cstheme="minorBidi"/>
                <w:smallCaps w:val="0"/>
                <w:noProof/>
                <w:sz w:val="22"/>
                <w:szCs w:val="22"/>
                <w:lang w:val="en-NZ" w:eastAsia="en-NZ"/>
              </w:rPr>
              <w:tab/>
            </w:r>
            <w:r w:rsidR="00A5526B" w:rsidRPr="000C3DF9">
              <w:rPr>
                <w:rStyle w:val="Hyperlink"/>
                <w:noProof/>
                <w:lang w:val="en-AU" w:eastAsia="en-US"/>
              </w:rPr>
              <w:t>Data cleaning and preparation</w:t>
            </w:r>
            <w:r w:rsidR="00A5526B">
              <w:rPr>
                <w:noProof/>
                <w:webHidden/>
              </w:rPr>
              <w:tab/>
            </w:r>
            <w:r w:rsidR="00A5526B">
              <w:rPr>
                <w:noProof/>
                <w:webHidden/>
              </w:rPr>
              <w:fldChar w:fldCharType="begin"/>
            </w:r>
            <w:r w:rsidR="00A5526B">
              <w:rPr>
                <w:noProof/>
                <w:webHidden/>
              </w:rPr>
              <w:instrText xml:space="preserve"> PAGEREF _Toc469405539 \h </w:instrText>
            </w:r>
            <w:r w:rsidR="00A5526B">
              <w:rPr>
                <w:noProof/>
                <w:webHidden/>
              </w:rPr>
            </w:r>
            <w:r w:rsidR="00A5526B">
              <w:rPr>
                <w:noProof/>
                <w:webHidden/>
              </w:rPr>
              <w:fldChar w:fldCharType="separate"/>
            </w:r>
            <w:r w:rsidR="00A5526B">
              <w:rPr>
                <w:noProof/>
                <w:webHidden/>
              </w:rPr>
              <w:t>9</w:t>
            </w:r>
            <w:r w:rsidR="00A5526B">
              <w:rPr>
                <w:noProof/>
                <w:webHidden/>
              </w:rPr>
              <w:fldChar w:fldCharType="end"/>
            </w:r>
          </w:hyperlink>
        </w:p>
        <w:p w14:paraId="158763F8" w14:textId="29C47C56"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0" w:history="1">
            <w:r w:rsidR="00A5526B" w:rsidRPr="000C3DF9">
              <w:rPr>
                <w:rStyle w:val="Hyperlink"/>
                <w:noProof/>
                <w:lang w:val="en-AU" w:eastAsia="en-US"/>
              </w:rPr>
              <w:t>4.1.1.</w:t>
            </w:r>
            <w:r w:rsidR="00A5526B">
              <w:rPr>
                <w:rFonts w:cstheme="minorBidi"/>
                <w:i w:val="0"/>
                <w:iCs w:val="0"/>
                <w:noProof/>
                <w:sz w:val="22"/>
                <w:szCs w:val="22"/>
                <w:lang w:val="en-NZ" w:eastAsia="en-NZ"/>
              </w:rPr>
              <w:tab/>
            </w:r>
            <w:r w:rsidR="00A5526B" w:rsidRPr="000C3DF9">
              <w:rPr>
                <w:rStyle w:val="Hyperlink"/>
                <w:noProof/>
                <w:lang w:val="en-AU" w:eastAsia="en-US"/>
              </w:rPr>
              <w:t>Data</w:t>
            </w:r>
            <w:r w:rsidR="00A5526B">
              <w:rPr>
                <w:noProof/>
                <w:webHidden/>
              </w:rPr>
              <w:tab/>
            </w:r>
            <w:r w:rsidR="00A5526B">
              <w:rPr>
                <w:noProof/>
                <w:webHidden/>
              </w:rPr>
              <w:fldChar w:fldCharType="begin"/>
            </w:r>
            <w:r w:rsidR="00A5526B">
              <w:rPr>
                <w:noProof/>
                <w:webHidden/>
              </w:rPr>
              <w:instrText xml:space="preserve"> PAGEREF _Toc469405540 \h </w:instrText>
            </w:r>
            <w:r w:rsidR="00A5526B">
              <w:rPr>
                <w:noProof/>
                <w:webHidden/>
              </w:rPr>
            </w:r>
            <w:r w:rsidR="00A5526B">
              <w:rPr>
                <w:noProof/>
                <w:webHidden/>
              </w:rPr>
              <w:fldChar w:fldCharType="separate"/>
            </w:r>
            <w:r w:rsidR="00A5526B">
              <w:rPr>
                <w:noProof/>
                <w:webHidden/>
              </w:rPr>
              <w:t>9</w:t>
            </w:r>
            <w:r w:rsidR="00A5526B">
              <w:rPr>
                <w:noProof/>
                <w:webHidden/>
              </w:rPr>
              <w:fldChar w:fldCharType="end"/>
            </w:r>
          </w:hyperlink>
        </w:p>
        <w:p w14:paraId="0612D0C1" w14:textId="3A76548C" w:rsidR="00A5526B" w:rsidRDefault="002C6B17">
          <w:pPr>
            <w:pStyle w:val="TOC2"/>
            <w:rPr>
              <w:rFonts w:eastAsiaTheme="minorEastAsia" w:cstheme="minorBidi"/>
              <w:smallCaps w:val="0"/>
              <w:noProof/>
              <w:sz w:val="22"/>
              <w:szCs w:val="22"/>
              <w:lang w:val="en-NZ" w:eastAsia="en-NZ"/>
            </w:rPr>
          </w:pPr>
          <w:hyperlink w:anchor="_Toc469405541" w:history="1">
            <w:r w:rsidR="00A5526B" w:rsidRPr="000C3DF9">
              <w:rPr>
                <w:rStyle w:val="Hyperlink"/>
                <w:noProof/>
                <w:lang w:val="en-NZ" w:eastAsia="en-US"/>
              </w:rPr>
              <w:t>4.2.</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Cluster analysis</w:t>
            </w:r>
            <w:r w:rsidR="00A5526B">
              <w:rPr>
                <w:noProof/>
                <w:webHidden/>
              </w:rPr>
              <w:tab/>
            </w:r>
            <w:r w:rsidR="00A5526B">
              <w:rPr>
                <w:noProof/>
                <w:webHidden/>
              </w:rPr>
              <w:fldChar w:fldCharType="begin"/>
            </w:r>
            <w:r w:rsidR="00A5526B">
              <w:rPr>
                <w:noProof/>
                <w:webHidden/>
              </w:rPr>
              <w:instrText xml:space="preserve"> PAGEREF _Toc469405541 \h </w:instrText>
            </w:r>
            <w:r w:rsidR="00A5526B">
              <w:rPr>
                <w:noProof/>
                <w:webHidden/>
              </w:rPr>
            </w:r>
            <w:r w:rsidR="00A5526B">
              <w:rPr>
                <w:noProof/>
                <w:webHidden/>
              </w:rPr>
              <w:fldChar w:fldCharType="separate"/>
            </w:r>
            <w:r w:rsidR="00A5526B">
              <w:rPr>
                <w:noProof/>
                <w:webHidden/>
              </w:rPr>
              <w:t>11</w:t>
            </w:r>
            <w:r w:rsidR="00A5526B">
              <w:rPr>
                <w:noProof/>
                <w:webHidden/>
              </w:rPr>
              <w:fldChar w:fldCharType="end"/>
            </w:r>
          </w:hyperlink>
        </w:p>
        <w:p w14:paraId="1ADF1D4F" w14:textId="2C1EB0E2"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2" w:history="1">
            <w:r w:rsidR="00A5526B" w:rsidRPr="000C3DF9">
              <w:rPr>
                <w:rStyle w:val="Hyperlink"/>
                <w:noProof/>
                <w:lang w:val="en-NZ" w:eastAsia="en-US"/>
              </w:rPr>
              <w:t>4.2.1.</w:t>
            </w:r>
            <w:r w:rsidR="00A5526B">
              <w:rPr>
                <w:rFonts w:cstheme="minorBidi"/>
                <w:i w:val="0"/>
                <w:iCs w:val="0"/>
                <w:noProof/>
                <w:sz w:val="22"/>
                <w:szCs w:val="22"/>
                <w:lang w:val="en-NZ" w:eastAsia="en-NZ"/>
              </w:rPr>
              <w:tab/>
            </w:r>
            <w:r w:rsidR="00A5526B" w:rsidRPr="000C3DF9">
              <w:rPr>
                <w:rStyle w:val="Hyperlink"/>
                <w:noProof/>
                <w:lang w:val="en-NZ" w:eastAsia="en-US"/>
              </w:rPr>
              <w:t>Selecting the number of groups</w:t>
            </w:r>
            <w:r w:rsidR="00A5526B">
              <w:rPr>
                <w:noProof/>
                <w:webHidden/>
              </w:rPr>
              <w:tab/>
            </w:r>
            <w:r w:rsidR="00A5526B">
              <w:rPr>
                <w:noProof/>
                <w:webHidden/>
              </w:rPr>
              <w:fldChar w:fldCharType="begin"/>
            </w:r>
            <w:r w:rsidR="00A5526B">
              <w:rPr>
                <w:noProof/>
                <w:webHidden/>
              </w:rPr>
              <w:instrText xml:space="preserve"> PAGEREF _Toc469405542 \h </w:instrText>
            </w:r>
            <w:r w:rsidR="00A5526B">
              <w:rPr>
                <w:noProof/>
                <w:webHidden/>
              </w:rPr>
            </w:r>
            <w:r w:rsidR="00A5526B">
              <w:rPr>
                <w:noProof/>
                <w:webHidden/>
              </w:rPr>
              <w:fldChar w:fldCharType="separate"/>
            </w:r>
            <w:r w:rsidR="00A5526B">
              <w:rPr>
                <w:noProof/>
                <w:webHidden/>
              </w:rPr>
              <w:t>12</w:t>
            </w:r>
            <w:r w:rsidR="00A5526B">
              <w:rPr>
                <w:noProof/>
                <w:webHidden/>
              </w:rPr>
              <w:fldChar w:fldCharType="end"/>
            </w:r>
          </w:hyperlink>
        </w:p>
        <w:p w14:paraId="7C742514" w14:textId="64B64260"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3" w:history="1">
            <w:r w:rsidR="00A5526B" w:rsidRPr="000C3DF9">
              <w:rPr>
                <w:rStyle w:val="Hyperlink"/>
                <w:noProof/>
                <w:lang w:val="en-NZ" w:eastAsia="en-US"/>
              </w:rPr>
              <w:t>4.2.2.</w:t>
            </w:r>
            <w:r w:rsidR="00A5526B">
              <w:rPr>
                <w:rFonts w:cstheme="minorBidi"/>
                <w:i w:val="0"/>
                <w:iCs w:val="0"/>
                <w:noProof/>
                <w:sz w:val="22"/>
                <w:szCs w:val="22"/>
                <w:lang w:val="en-NZ" w:eastAsia="en-NZ"/>
              </w:rPr>
              <w:tab/>
            </w:r>
            <w:r w:rsidR="00A5526B" w:rsidRPr="000C3DF9">
              <w:rPr>
                <w:rStyle w:val="Hyperlink"/>
                <w:noProof/>
                <w:lang w:val="en-NZ" w:eastAsia="en-US"/>
              </w:rPr>
              <w:t>Plotting and data selection</w:t>
            </w:r>
            <w:r w:rsidR="00A5526B">
              <w:rPr>
                <w:noProof/>
                <w:webHidden/>
              </w:rPr>
              <w:tab/>
            </w:r>
            <w:r w:rsidR="00A5526B">
              <w:rPr>
                <w:noProof/>
                <w:webHidden/>
              </w:rPr>
              <w:fldChar w:fldCharType="begin"/>
            </w:r>
            <w:r w:rsidR="00A5526B">
              <w:rPr>
                <w:noProof/>
                <w:webHidden/>
              </w:rPr>
              <w:instrText xml:space="preserve"> PAGEREF _Toc469405543 \h </w:instrText>
            </w:r>
            <w:r w:rsidR="00A5526B">
              <w:rPr>
                <w:noProof/>
                <w:webHidden/>
              </w:rPr>
            </w:r>
            <w:r w:rsidR="00A5526B">
              <w:rPr>
                <w:noProof/>
                <w:webHidden/>
              </w:rPr>
              <w:fldChar w:fldCharType="separate"/>
            </w:r>
            <w:r w:rsidR="00A5526B">
              <w:rPr>
                <w:noProof/>
                <w:webHidden/>
              </w:rPr>
              <w:t>12</w:t>
            </w:r>
            <w:r w:rsidR="00A5526B">
              <w:rPr>
                <w:noProof/>
                <w:webHidden/>
              </w:rPr>
              <w:fldChar w:fldCharType="end"/>
            </w:r>
          </w:hyperlink>
        </w:p>
        <w:p w14:paraId="0EBF781D" w14:textId="6FC9117F" w:rsidR="00A5526B" w:rsidRDefault="002C6B17">
          <w:pPr>
            <w:pStyle w:val="TOC2"/>
            <w:rPr>
              <w:rFonts w:eastAsiaTheme="minorEastAsia" w:cstheme="minorBidi"/>
              <w:smallCaps w:val="0"/>
              <w:noProof/>
              <w:sz w:val="22"/>
              <w:szCs w:val="22"/>
              <w:lang w:val="en-NZ" w:eastAsia="en-NZ"/>
            </w:rPr>
          </w:pPr>
          <w:hyperlink w:anchor="_Toc469405544" w:history="1">
            <w:r w:rsidR="00A5526B" w:rsidRPr="000C3DF9">
              <w:rPr>
                <w:rStyle w:val="Hyperlink"/>
                <w:noProof/>
                <w:lang w:val="en-NZ" w:eastAsia="en-US"/>
              </w:rPr>
              <w:t>4.3.</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CPUE standardization, and fleet efficiency analyses</w:t>
            </w:r>
            <w:r w:rsidR="00A5526B">
              <w:rPr>
                <w:noProof/>
                <w:webHidden/>
              </w:rPr>
              <w:tab/>
            </w:r>
            <w:r w:rsidR="00A5526B">
              <w:rPr>
                <w:noProof/>
                <w:webHidden/>
              </w:rPr>
              <w:fldChar w:fldCharType="begin"/>
            </w:r>
            <w:r w:rsidR="00A5526B">
              <w:rPr>
                <w:noProof/>
                <w:webHidden/>
              </w:rPr>
              <w:instrText xml:space="preserve"> PAGEREF _Toc469405544 \h </w:instrText>
            </w:r>
            <w:r w:rsidR="00A5526B">
              <w:rPr>
                <w:noProof/>
                <w:webHidden/>
              </w:rPr>
            </w:r>
            <w:r w:rsidR="00A5526B">
              <w:rPr>
                <w:noProof/>
                <w:webHidden/>
              </w:rPr>
              <w:fldChar w:fldCharType="separate"/>
            </w:r>
            <w:r w:rsidR="00A5526B">
              <w:rPr>
                <w:noProof/>
                <w:webHidden/>
              </w:rPr>
              <w:t>13</w:t>
            </w:r>
            <w:r w:rsidR="00A5526B">
              <w:rPr>
                <w:noProof/>
                <w:webHidden/>
              </w:rPr>
              <w:fldChar w:fldCharType="end"/>
            </w:r>
          </w:hyperlink>
        </w:p>
        <w:p w14:paraId="626FB026" w14:textId="5DE71F8A"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5" w:history="1">
            <w:r w:rsidR="00A5526B" w:rsidRPr="000C3DF9">
              <w:rPr>
                <w:rStyle w:val="Hyperlink"/>
                <w:noProof/>
                <w:lang w:val="en-NZ" w:eastAsia="en-US"/>
              </w:rPr>
              <w:t>4.3.1.</w:t>
            </w:r>
            <w:r w:rsidR="00A5526B">
              <w:rPr>
                <w:rFonts w:cstheme="minorBidi"/>
                <w:i w:val="0"/>
                <w:iCs w:val="0"/>
                <w:noProof/>
                <w:sz w:val="22"/>
                <w:szCs w:val="22"/>
                <w:lang w:val="en-NZ" w:eastAsia="en-NZ"/>
              </w:rPr>
              <w:tab/>
            </w:r>
            <w:r w:rsidR="00A5526B" w:rsidRPr="000C3DF9">
              <w:rPr>
                <w:rStyle w:val="Hyperlink"/>
                <w:noProof/>
                <w:lang w:val="en-NZ" w:eastAsia="en-US"/>
              </w:rPr>
              <w:t>Distributions</w:t>
            </w:r>
            <w:r w:rsidR="00A5526B">
              <w:rPr>
                <w:noProof/>
                <w:webHidden/>
              </w:rPr>
              <w:tab/>
            </w:r>
            <w:r w:rsidR="00A5526B">
              <w:rPr>
                <w:noProof/>
                <w:webHidden/>
              </w:rPr>
              <w:fldChar w:fldCharType="begin"/>
            </w:r>
            <w:r w:rsidR="00A5526B">
              <w:rPr>
                <w:noProof/>
                <w:webHidden/>
              </w:rPr>
              <w:instrText xml:space="preserve"> PAGEREF _Toc469405545 \h </w:instrText>
            </w:r>
            <w:r w:rsidR="00A5526B">
              <w:rPr>
                <w:noProof/>
                <w:webHidden/>
              </w:rPr>
            </w:r>
            <w:r w:rsidR="00A5526B">
              <w:rPr>
                <w:noProof/>
                <w:webHidden/>
              </w:rPr>
              <w:fldChar w:fldCharType="separate"/>
            </w:r>
            <w:r w:rsidR="00A5526B">
              <w:rPr>
                <w:noProof/>
                <w:webHidden/>
              </w:rPr>
              <w:t>13</w:t>
            </w:r>
            <w:r w:rsidR="00A5526B">
              <w:rPr>
                <w:noProof/>
                <w:webHidden/>
              </w:rPr>
              <w:fldChar w:fldCharType="end"/>
            </w:r>
          </w:hyperlink>
        </w:p>
        <w:p w14:paraId="71C583CF" w14:textId="7BFDEA77"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6" w:history="1">
            <w:r w:rsidR="00A5526B" w:rsidRPr="000C3DF9">
              <w:rPr>
                <w:rStyle w:val="Hyperlink"/>
                <w:noProof/>
                <w:lang w:val="en-NZ" w:eastAsia="en-US"/>
              </w:rPr>
              <w:t>4.3.2.</w:t>
            </w:r>
            <w:r w:rsidR="00A5526B">
              <w:rPr>
                <w:rFonts w:cstheme="minorBidi"/>
                <w:i w:val="0"/>
                <w:iCs w:val="0"/>
                <w:noProof/>
                <w:sz w:val="22"/>
                <w:szCs w:val="22"/>
                <w:lang w:val="en-NZ" w:eastAsia="en-NZ"/>
              </w:rPr>
              <w:tab/>
            </w:r>
            <w:r w:rsidR="00A5526B" w:rsidRPr="000C3DF9">
              <w:rPr>
                <w:rStyle w:val="Hyperlink"/>
                <w:noProof/>
                <w:lang w:val="en-NZ" w:eastAsia="en-US"/>
              </w:rPr>
              <w:t>Models and datasets</w:t>
            </w:r>
            <w:r w:rsidR="00A5526B">
              <w:rPr>
                <w:noProof/>
                <w:webHidden/>
              </w:rPr>
              <w:tab/>
            </w:r>
            <w:r w:rsidR="00A5526B">
              <w:rPr>
                <w:noProof/>
                <w:webHidden/>
              </w:rPr>
              <w:fldChar w:fldCharType="begin"/>
            </w:r>
            <w:r w:rsidR="00A5526B">
              <w:rPr>
                <w:noProof/>
                <w:webHidden/>
              </w:rPr>
              <w:instrText xml:space="preserve"> PAGEREF _Toc469405546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415E8C84" w14:textId="5D3F36DB"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7" w:history="1">
            <w:r w:rsidR="00A5526B" w:rsidRPr="000C3DF9">
              <w:rPr>
                <w:rStyle w:val="Hyperlink"/>
                <w:noProof/>
                <w:lang w:val="en-NZ" w:eastAsia="en-US"/>
              </w:rPr>
              <w:t>4.3.3.</w:t>
            </w:r>
            <w:r w:rsidR="00A5526B">
              <w:rPr>
                <w:rFonts w:cstheme="minorBidi"/>
                <w:i w:val="0"/>
                <w:iCs w:val="0"/>
                <w:noProof/>
                <w:sz w:val="22"/>
                <w:szCs w:val="22"/>
                <w:lang w:val="en-NZ" w:eastAsia="en-NZ"/>
              </w:rPr>
              <w:tab/>
            </w:r>
            <w:r w:rsidR="00A5526B" w:rsidRPr="000C3DF9">
              <w:rPr>
                <w:rStyle w:val="Hyperlink"/>
                <w:noProof/>
                <w:lang w:val="en-NZ" w:eastAsia="en-US"/>
              </w:rPr>
              <w:t>Data periods</w:t>
            </w:r>
            <w:r w:rsidR="00A5526B">
              <w:rPr>
                <w:noProof/>
                <w:webHidden/>
              </w:rPr>
              <w:tab/>
            </w:r>
            <w:r w:rsidR="00A5526B">
              <w:rPr>
                <w:noProof/>
                <w:webHidden/>
              </w:rPr>
              <w:fldChar w:fldCharType="begin"/>
            </w:r>
            <w:r w:rsidR="00A5526B">
              <w:rPr>
                <w:noProof/>
                <w:webHidden/>
              </w:rPr>
              <w:instrText xml:space="preserve"> PAGEREF _Toc469405547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63418894" w14:textId="0CCAFCED"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8" w:history="1">
            <w:r w:rsidR="00A5526B" w:rsidRPr="000C3DF9">
              <w:rPr>
                <w:rStyle w:val="Hyperlink"/>
                <w:noProof/>
                <w:lang w:val="en-NZ" w:eastAsia="en-US"/>
              </w:rPr>
              <w:t>4.3.4.</w:t>
            </w:r>
            <w:r w:rsidR="00A5526B">
              <w:rPr>
                <w:rFonts w:cstheme="minorBidi"/>
                <w:i w:val="0"/>
                <w:iCs w:val="0"/>
                <w:noProof/>
                <w:sz w:val="22"/>
                <w:szCs w:val="22"/>
                <w:lang w:val="en-NZ" w:eastAsia="en-NZ"/>
              </w:rPr>
              <w:tab/>
            </w:r>
            <w:r w:rsidR="00A5526B" w:rsidRPr="000C3DF9">
              <w:rPr>
                <w:rStyle w:val="Hyperlink"/>
                <w:noProof/>
                <w:lang w:val="en-NZ" w:eastAsia="en-US"/>
              </w:rPr>
              <w:t>Covariate effects</w:t>
            </w:r>
            <w:r w:rsidR="00A5526B">
              <w:rPr>
                <w:noProof/>
                <w:webHidden/>
              </w:rPr>
              <w:tab/>
            </w:r>
            <w:r w:rsidR="00A5526B">
              <w:rPr>
                <w:noProof/>
                <w:webHidden/>
              </w:rPr>
              <w:fldChar w:fldCharType="begin"/>
            </w:r>
            <w:r w:rsidR="00A5526B">
              <w:rPr>
                <w:noProof/>
                <w:webHidden/>
              </w:rPr>
              <w:instrText xml:space="preserve"> PAGEREF _Toc469405548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642193CB" w14:textId="17EB764D" w:rsidR="00A5526B" w:rsidRDefault="002C6B17">
          <w:pPr>
            <w:pStyle w:val="TOC3"/>
            <w:tabs>
              <w:tab w:val="left" w:pos="1320"/>
              <w:tab w:val="right" w:leader="dot" w:pos="9016"/>
            </w:tabs>
            <w:rPr>
              <w:rFonts w:cstheme="minorBidi"/>
              <w:i w:val="0"/>
              <w:iCs w:val="0"/>
              <w:noProof/>
              <w:sz w:val="22"/>
              <w:szCs w:val="22"/>
              <w:lang w:val="en-NZ" w:eastAsia="en-NZ"/>
            </w:rPr>
          </w:pPr>
          <w:hyperlink w:anchor="_Toc469405549" w:history="1">
            <w:r w:rsidR="00A5526B" w:rsidRPr="000C3DF9">
              <w:rPr>
                <w:rStyle w:val="Hyperlink"/>
                <w:noProof/>
                <w:lang w:val="en-NZ" w:eastAsia="en-US"/>
              </w:rPr>
              <w:t>4.3.5.</w:t>
            </w:r>
            <w:r w:rsidR="00A5526B">
              <w:rPr>
                <w:rFonts w:cstheme="minorBidi"/>
                <w:i w:val="0"/>
                <w:iCs w:val="0"/>
                <w:noProof/>
                <w:sz w:val="22"/>
                <w:szCs w:val="22"/>
                <w:lang w:val="en-NZ" w:eastAsia="en-NZ"/>
              </w:rPr>
              <w:tab/>
            </w:r>
            <w:r w:rsidR="00A5526B" w:rsidRPr="000C3DF9">
              <w:rPr>
                <w:rStyle w:val="Hyperlink"/>
                <w:noProof/>
                <w:lang w:val="en-NZ" w:eastAsia="en-US"/>
              </w:rPr>
              <w:t>Indices of abundance</w:t>
            </w:r>
            <w:r w:rsidR="00A5526B">
              <w:rPr>
                <w:noProof/>
                <w:webHidden/>
              </w:rPr>
              <w:tab/>
            </w:r>
            <w:r w:rsidR="00A5526B">
              <w:rPr>
                <w:noProof/>
                <w:webHidden/>
              </w:rPr>
              <w:fldChar w:fldCharType="begin"/>
            </w:r>
            <w:r w:rsidR="00A5526B">
              <w:rPr>
                <w:noProof/>
                <w:webHidden/>
              </w:rPr>
              <w:instrText xml:space="preserve"> PAGEREF _Toc469405549 \h </w:instrText>
            </w:r>
            <w:r w:rsidR="00A5526B">
              <w:rPr>
                <w:noProof/>
                <w:webHidden/>
              </w:rPr>
            </w:r>
            <w:r w:rsidR="00A5526B">
              <w:rPr>
                <w:noProof/>
                <w:webHidden/>
              </w:rPr>
              <w:fldChar w:fldCharType="separate"/>
            </w:r>
            <w:r w:rsidR="00A5526B">
              <w:rPr>
                <w:noProof/>
                <w:webHidden/>
              </w:rPr>
              <w:t>15</w:t>
            </w:r>
            <w:r w:rsidR="00A5526B">
              <w:rPr>
                <w:noProof/>
                <w:webHidden/>
              </w:rPr>
              <w:fldChar w:fldCharType="end"/>
            </w:r>
          </w:hyperlink>
        </w:p>
        <w:p w14:paraId="772FC083" w14:textId="3C6932AA"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0" w:history="1">
            <w:r w:rsidR="00A5526B" w:rsidRPr="000C3DF9">
              <w:rPr>
                <w:rStyle w:val="Hyperlink"/>
                <w:noProof/>
                <w:lang w:val="en-AU" w:eastAsia="en-US"/>
              </w:rPr>
              <w:t>5.</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Results and Discussion</w:t>
            </w:r>
            <w:r w:rsidR="00A5526B">
              <w:rPr>
                <w:noProof/>
                <w:webHidden/>
              </w:rPr>
              <w:tab/>
            </w:r>
            <w:r w:rsidR="00A5526B">
              <w:rPr>
                <w:noProof/>
                <w:webHidden/>
              </w:rPr>
              <w:fldChar w:fldCharType="begin"/>
            </w:r>
            <w:r w:rsidR="00A5526B">
              <w:rPr>
                <w:noProof/>
                <w:webHidden/>
              </w:rPr>
              <w:instrText xml:space="preserve"> PAGEREF _Toc469405550 \h </w:instrText>
            </w:r>
            <w:r w:rsidR="00A5526B">
              <w:rPr>
                <w:noProof/>
                <w:webHidden/>
              </w:rPr>
            </w:r>
            <w:r w:rsidR="00A5526B">
              <w:rPr>
                <w:noProof/>
                <w:webHidden/>
              </w:rPr>
              <w:fldChar w:fldCharType="separate"/>
            </w:r>
            <w:r w:rsidR="00A5526B">
              <w:rPr>
                <w:noProof/>
                <w:webHidden/>
              </w:rPr>
              <w:t>16</w:t>
            </w:r>
            <w:r w:rsidR="00A5526B">
              <w:rPr>
                <w:noProof/>
                <w:webHidden/>
              </w:rPr>
              <w:fldChar w:fldCharType="end"/>
            </w:r>
          </w:hyperlink>
        </w:p>
        <w:p w14:paraId="7DF965C3" w14:textId="5C977354" w:rsidR="00A5526B" w:rsidRDefault="002C6B17">
          <w:pPr>
            <w:pStyle w:val="TOC2"/>
            <w:rPr>
              <w:rFonts w:eastAsiaTheme="minorEastAsia" w:cstheme="minorBidi"/>
              <w:smallCaps w:val="0"/>
              <w:noProof/>
              <w:sz w:val="22"/>
              <w:szCs w:val="22"/>
              <w:lang w:val="en-NZ" w:eastAsia="en-NZ"/>
            </w:rPr>
          </w:pPr>
          <w:hyperlink w:anchor="_Toc469405551" w:history="1">
            <w:r w:rsidR="00A5526B" w:rsidRPr="000C3DF9">
              <w:rPr>
                <w:rStyle w:val="Hyperlink"/>
                <w:noProof/>
                <w:lang w:val="en-AU" w:eastAsia="en-US"/>
              </w:rPr>
              <w:t>5.1.</w:t>
            </w:r>
            <w:r w:rsidR="00A5526B">
              <w:rPr>
                <w:rFonts w:eastAsiaTheme="minorEastAsia" w:cstheme="minorBidi"/>
                <w:smallCaps w:val="0"/>
                <w:noProof/>
                <w:sz w:val="22"/>
                <w:szCs w:val="22"/>
                <w:lang w:val="en-NZ" w:eastAsia="en-NZ"/>
              </w:rPr>
              <w:tab/>
            </w:r>
            <w:r w:rsidR="00A5526B" w:rsidRPr="000C3DF9">
              <w:rPr>
                <w:rStyle w:val="Hyperlink"/>
                <w:noProof/>
                <w:lang w:val="en-AU" w:eastAsia="en-US"/>
              </w:rPr>
              <w:t>Cluster analysis</w:t>
            </w:r>
            <w:r w:rsidR="00A5526B">
              <w:rPr>
                <w:noProof/>
                <w:webHidden/>
              </w:rPr>
              <w:tab/>
            </w:r>
            <w:r w:rsidR="00A5526B">
              <w:rPr>
                <w:noProof/>
                <w:webHidden/>
              </w:rPr>
              <w:fldChar w:fldCharType="begin"/>
            </w:r>
            <w:r w:rsidR="00A5526B">
              <w:rPr>
                <w:noProof/>
                <w:webHidden/>
              </w:rPr>
              <w:instrText xml:space="preserve"> PAGEREF _Toc469405551 \h </w:instrText>
            </w:r>
            <w:r w:rsidR="00A5526B">
              <w:rPr>
                <w:noProof/>
                <w:webHidden/>
              </w:rPr>
            </w:r>
            <w:r w:rsidR="00A5526B">
              <w:rPr>
                <w:noProof/>
                <w:webHidden/>
              </w:rPr>
              <w:fldChar w:fldCharType="separate"/>
            </w:r>
            <w:r w:rsidR="00A5526B">
              <w:rPr>
                <w:noProof/>
                <w:webHidden/>
              </w:rPr>
              <w:t>16</w:t>
            </w:r>
            <w:r w:rsidR="00A5526B">
              <w:rPr>
                <w:noProof/>
                <w:webHidden/>
              </w:rPr>
              <w:fldChar w:fldCharType="end"/>
            </w:r>
          </w:hyperlink>
        </w:p>
        <w:p w14:paraId="63C1D390" w14:textId="0F5EA756" w:rsidR="00A5526B" w:rsidRDefault="002C6B17">
          <w:pPr>
            <w:pStyle w:val="TOC2"/>
            <w:rPr>
              <w:rFonts w:eastAsiaTheme="minorEastAsia" w:cstheme="minorBidi"/>
              <w:smallCaps w:val="0"/>
              <w:noProof/>
              <w:sz w:val="22"/>
              <w:szCs w:val="22"/>
              <w:lang w:val="en-NZ" w:eastAsia="en-NZ"/>
            </w:rPr>
          </w:pPr>
          <w:hyperlink w:anchor="_Toc469405552" w:history="1">
            <w:r w:rsidR="00A5526B" w:rsidRPr="000C3DF9">
              <w:rPr>
                <w:rStyle w:val="Hyperlink"/>
                <w:noProof/>
                <w:lang w:val="en-NZ" w:eastAsia="en-US"/>
              </w:rPr>
              <w:t>5.2.</w:t>
            </w:r>
            <w:r w:rsidR="00A5526B">
              <w:rPr>
                <w:rFonts w:eastAsiaTheme="minorEastAsia" w:cstheme="minorBidi"/>
                <w:smallCaps w:val="0"/>
                <w:noProof/>
                <w:sz w:val="22"/>
                <w:szCs w:val="22"/>
                <w:lang w:val="en-NZ" w:eastAsia="en-NZ"/>
              </w:rPr>
              <w:tab/>
            </w:r>
            <w:r w:rsidR="00A5526B" w:rsidRPr="000C3DF9">
              <w:rPr>
                <w:rStyle w:val="Hyperlink"/>
                <w:noProof/>
                <w:lang w:val="en-NZ" w:eastAsia="en-US"/>
              </w:rPr>
              <w:t>CPUE indices</w:t>
            </w:r>
            <w:r w:rsidR="00A5526B">
              <w:rPr>
                <w:noProof/>
                <w:webHidden/>
              </w:rPr>
              <w:tab/>
            </w:r>
            <w:r w:rsidR="00A5526B">
              <w:rPr>
                <w:noProof/>
                <w:webHidden/>
              </w:rPr>
              <w:fldChar w:fldCharType="begin"/>
            </w:r>
            <w:r w:rsidR="00A5526B">
              <w:rPr>
                <w:noProof/>
                <w:webHidden/>
              </w:rPr>
              <w:instrText xml:space="preserve"> PAGEREF _Toc469405552 \h </w:instrText>
            </w:r>
            <w:r w:rsidR="00A5526B">
              <w:rPr>
                <w:noProof/>
                <w:webHidden/>
              </w:rPr>
            </w:r>
            <w:r w:rsidR="00A5526B">
              <w:rPr>
                <w:noProof/>
                <w:webHidden/>
              </w:rPr>
              <w:fldChar w:fldCharType="separate"/>
            </w:r>
            <w:r w:rsidR="00A5526B">
              <w:rPr>
                <w:noProof/>
                <w:webHidden/>
              </w:rPr>
              <w:t>16</w:t>
            </w:r>
            <w:r w:rsidR="00A5526B">
              <w:rPr>
                <w:noProof/>
                <w:webHidden/>
              </w:rPr>
              <w:fldChar w:fldCharType="end"/>
            </w:r>
          </w:hyperlink>
        </w:p>
        <w:p w14:paraId="1DDE208B" w14:textId="790AEE9A"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3" w:history="1">
            <w:r w:rsidR="00A5526B" w:rsidRPr="000C3DF9">
              <w:rPr>
                <w:rStyle w:val="Hyperlink"/>
                <w:noProof/>
                <w:lang w:val="en-AU" w:eastAsia="en-US"/>
              </w:rPr>
              <w:t>6.</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Acknowledgments</w:t>
            </w:r>
            <w:r w:rsidR="00A5526B">
              <w:rPr>
                <w:noProof/>
                <w:webHidden/>
              </w:rPr>
              <w:tab/>
            </w:r>
            <w:r w:rsidR="00A5526B">
              <w:rPr>
                <w:noProof/>
                <w:webHidden/>
              </w:rPr>
              <w:fldChar w:fldCharType="begin"/>
            </w:r>
            <w:r w:rsidR="00A5526B">
              <w:rPr>
                <w:noProof/>
                <w:webHidden/>
              </w:rPr>
              <w:instrText xml:space="preserve"> PAGEREF _Toc469405553 \h </w:instrText>
            </w:r>
            <w:r w:rsidR="00A5526B">
              <w:rPr>
                <w:noProof/>
                <w:webHidden/>
              </w:rPr>
            </w:r>
            <w:r w:rsidR="00A5526B">
              <w:rPr>
                <w:noProof/>
                <w:webHidden/>
              </w:rPr>
              <w:fldChar w:fldCharType="separate"/>
            </w:r>
            <w:r w:rsidR="00A5526B">
              <w:rPr>
                <w:noProof/>
                <w:webHidden/>
              </w:rPr>
              <w:t>17</w:t>
            </w:r>
            <w:r w:rsidR="00A5526B">
              <w:rPr>
                <w:noProof/>
                <w:webHidden/>
              </w:rPr>
              <w:fldChar w:fldCharType="end"/>
            </w:r>
          </w:hyperlink>
        </w:p>
        <w:p w14:paraId="6D93372E" w14:textId="4833E983"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4" w:history="1">
            <w:r w:rsidR="00A5526B" w:rsidRPr="000C3DF9">
              <w:rPr>
                <w:rStyle w:val="Hyperlink"/>
                <w:noProof/>
              </w:rPr>
              <w:t>7.</w:t>
            </w:r>
            <w:r w:rsidR="00A5526B">
              <w:rPr>
                <w:rFonts w:eastAsiaTheme="minorEastAsia" w:cstheme="minorBidi"/>
                <w:b w:val="0"/>
                <w:bCs w:val="0"/>
                <w:caps w:val="0"/>
                <w:noProof/>
                <w:sz w:val="22"/>
                <w:szCs w:val="22"/>
                <w:lang w:val="en-NZ" w:eastAsia="en-NZ"/>
              </w:rPr>
              <w:tab/>
            </w:r>
            <w:r w:rsidR="00A5526B" w:rsidRPr="000C3DF9">
              <w:rPr>
                <w:rStyle w:val="Hyperlink"/>
                <w:noProof/>
              </w:rPr>
              <w:t>References</w:t>
            </w:r>
            <w:r w:rsidR="00A5526B">
              <w:rPr>
                <w:noProof/>
                <w:webHidden/>
              </w:rPr>
              <w:tab/>
            </w:r>
            <w:r w:rsidR="00A5526B">
              <w:rPr>
                <w:noProof/>
                <w:webHidden/>
              </w:rPr>
              <w:fldChar w:fldCharType="begin"/>
            </w:r>
            <w:r w:rsidR="00A5526B">
              <w:rPr>
                <w:noProof/>
                <w:webHidden/>
              </w:rPr>
              <w:instrText xml:space="preserve"> PAGEREF _Toc469405554 \h </w:instrText>
            </w:r>
            <w:r w:rsidR="00A5526B">
              <w:rPr>
                <w:noProof/>
                <w:webHidden/>
              </w:rPr>
            </w:r>
            <w:r w:rsidR="00A5526B">
              <w:rPr>
                <w:noProof/>
                <w:webHidden/>
              </w:rPr>
              <w:fldChar w:fldCharType="separate"/>
            </w:r>
            <w:r w:rsidR="00A5526B">
              <w:rPr>
                <w:noProof/>
                <w:webHidden/>
              </w:rPr>
              <w:t>18</w:t>
            </w:r>
            <w:r w:rsidR="00A5526B">
              <w:rPr>
                <w:noProof/>
                <w:webHidden/>
              </w:rPr>
              <w:fldChar w:fldCharType="end"/>
            </w:r>
          </w:hyperlink>
        </w:p>
        <w:p w14:paraId="43B8D2E0" w14:textId="4B68BF1B"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5" w:history="1">
            <w:r w:rsidR="00A5526B" w:rsidRPr="000C3DF9">
              <w:rPr>
                <w:rStyle w:val="Hyperlink"/>
                <w:noProof/>
                <w:lang w:val="en-AU" w:eastAsia="en-US"/>
              </w:rPr>
              <w:t>8.</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Tables</w:t>
            </w:r>
            <w:r w:rsidR="00A5526B">
              <w:rPr>
                <w:noProof/>
                <w:webHidden/>
              </w:rPr>
              <w:tab/>
            </w:r>
            <w:r w:rsidR="00A5526B">
              <w:rPr>
                <w:noProof/>
                <w:webHidden/>
              </w:rPr>
              <w:fldChar w:fldCharType="begin"/>
            </w:r>
            <w:r w:rsidR="00A5526B">
              <w:rPr>
                <w:noProof/>
                <w:webHidden/>
              </w:rPr>
              <w:instrText xml:space="preserve"> PAGEREF _Toc469405555 \h </w:instrText>
            </w:r>
            <w:r w:rsidR="00A5526B">
              <w:rPr>
                <w:noProof/>
                <w:webHidden/>
              </w:rPr>
            </w:r>
            <w:r w:rsidR="00A5526B">
              <w:rPr>
                <w:noProof/>
                <w:webHidden/>
              </w:rPr>
              <w:fldChar w:fldCharType="separate"/>
            </w:r>
            <w:r w:rsidR="00A5526B">
              <w:rPr>
                <w:noProof/>
                <w:webHidden/>
              </w:rPr>
              <w:t>20</w:t>
            </w:r>
            <w:r w:rsidR="00A5526B">
              <w:rPr>
                <w:noProof/>
                <w:webHidden/>
              </w:rPr>
              <w:fldChar w:fldCharType="end"/>
            </w:r>
          </w:hyperlink>
        </w:p>
        <w:p w14:paraId="247EBC42" w14:textId="4608A591" w:rsidR="00A5526B" w:rsidRDefault="002C6B17">
          <w:pPr>
            <w:pStyle w:val="TOC1"/>
            <w:tabs>
              <w:tab w:val="left" w:pos="900"/>
              <w:tab w:val="right" w:leader="dot" w:pos="9016"/>
            </w:tabs>
            <w:rPr>
              <w:rFonts w:eastAsiaTheme="minorEastAsia" w:cstheme="minorBidi"/>
              <w:b w:val="0"/>
              <w:bCs w:val="0"/>
              <w:caps w:val="0"/>
              <w:noProof/>
              <w:sz w:val="22"/>
              <w:szCs w:val="22"/>
              <w:lang w:val="en-NZ" w:eastAsia="en-NZ"/>
            </w:rPr>
          </w:pPr>
          <w:hyperlink w:anchor="_Toc469405556" w:history="1">
            <w:r w:rsidR="00A5526B" w:rsidRPr="000C3DF9">
              <w:rPr>
                <w:rStyle w:val="Hyperlink"/>
                <w:noProof/>
                <w:lang w:val="en-AU" w:eastAsia="en-US"/>
              </w:rPr>
              <w:t>9.</w:t>
            </w:r>
            <w:r w:rsidR="00A5526B">
              <w:rPr>
                <w:rFonts w:eastAsiaTheme="minorEastAsia" w:cstheme="minorBidi"/>
                <w:b w:val="0"/>
                <w:bCs w:val="0"/>
                <w:caps w:val="0"/>
                <w:noProof/>
                <w:sz w:val="22"/>
                <w:szCs w:val="22"/>
                <w:lang w:val="en-NZ" w:eastAsia="en-NZ"/>
              </w:rPr>
              <w:tab/>
            </w:r>
            <w:r w:rsidR="00A5526B" w:rsidRPr="000C3DF9">
              <w:rPr>
                <w:rStyle w:val="Hyperlink"/>
                <w:noProof/>
                <w:lang w:val="en-AU" w:eastAsia="en-US"/>
              </w:rPr>
              <w:t>Figures</w:t>
            </w:r>
            <w:r w:rsidR="00A5526B">
              <w:rPr>
                <w:noProof/>
                <w:webHidden/>
              </w:rPr>
              <w:tab/>
            </w:r>
            <w:r w:rsidR="00A5526B">
              <w:rPr>
                <w:noProof/>
                <w:webHidden/>
              </w:rPr>
              <w:fldChar w:fldCharType="begin"/>
            </w:r>
            <w:r w:rsidR="00A5526B">
              <w:rPr>
                <w:noProof/>
                <w:webHidden/>
              </w:rPr>
              <w:instrText xml:space="preserve"> PAGEREF _Toc469405556 \h </w:instrText>
            </w:r>
            <w:r w:rsidR="00A5526B">
              <w:rPr>
                <w:noProof/>
                <w:webHidden/>
              </w:rPr>
            </w:r>
            <w:r w:rsidR="00A5526B">
              <w:rPr>
                <w:noProof/>
                <w:webHidden/>
              </w:rPr>
              <w:fldChar w:fldCharType="separate"/>
            </w:r>
            <w:r w:rsidR="00A5526B">
              <w:rPr>
                <w:noProof/>
                <w:webHidden/>
              </w:rPr>
              <w:t>48</w:t>
            </w:r>
            <w:r w:rsidR="00A5526B">
              <w:rPr>
                <w:noProof/>
                <w:webHidden/>
              </w:rPr>
              <w:fldChar w:fldCharType="end"/>
            </w:r>
          </w:hyperlink>
        </w:p>
        <w:p w14:paraId="2C013692" w14:textId="6F7B4D02" w:rsidR="005F1E24" w:rsidRDefault="005F1E24">
          <w:r>
            <w:rPr>
              <w:b/>
              <w:bCs/>
              <w:noProof/>
            </w:rPr>
            <w:fldChar w:fldCharType="end"/>
          </w:r>
        </w:p>
      </w:sdtContent>
    </w:sdt>
    <w:p w14:paraId="2BD0D0E3" w14:textId="58630A15" w:rsidR="00582CF3" w:rsidRPr="00225CA1" w:rsidRDefault="00582CF3" w:rsidP="00852448">
      <w:pPr>
        <w:spacing w:after="200" w:line="276" w:lineRule="auto"/>
        <w:rPr>
          <w:lang w:val="en-AU" w:eastAsia="en-US"/>
        </w:rPr>
      </w:pPr>
    </w:p>
    <w:p w14:paraId="44032E87" w14:textId="083A1A32" w:rsidR="00A5526B" w:rsidRDefault="00F83CE2">
      <w:pPr>
        <w:pStyle w:val="TableofFigures"/>
        <w:tabs>
          <w:tab w:val="right" w:leader="dot" w:pos="9016"/>
        </w:tabs>
        <w:rPr>
          <w:noProof/>
          <w:sz w:val="22"/>
          <w:szCs w:val="22"/>
          <w:lang w:val="en-NZ" w:eastAsia="en-NZ"/>
        </w:rPr>
      </w:pPr>
      <w:r w:rsidRPr="00F83CE2">
        <w:fldChar w:fldCharType="begin"/>
      </w:r>
      <w:r w:rsidRPr="00F83CE2">
        <w:instrText xml:space="preserve"> TOC \h \z \c "Table" </w:instrText>
      </w:r>
      <w:r w:rsidRPr="00F83CE2">
        <w:fldChar w:fldCharType="separate"/>
      </w:r>
      <w:hyperlink w:anchor="_Toc469405557" w:history="1">
        <w:r w:rsidR="00A5526B" w:rsidRPr="0018488B">
          <w:rPr>
            <w:rStyle w:val="Hyperlink"/>
            <w:noProof/>
          </w:rPr>
          <w:t>Table 1: Analysis approaches for addressing the discontinuity in availability of vessel identity.</w:t>
        </w:r>
        <w:r w:rsidR="00A5526B">
          <w:rPr>
            <w:noProof/>
            <w:webHidden/>
          </w:rPr>
          <w:tab/>
        </w:r>
        <w:r w:rsidR="00A5526B">
          <w:rPr>
            <w:noProof/>
            <w:webHidden/>
          </w:rPr>
          <w:fldChar w:fldCharType="begin"/>
        </w:r>
        <w:r w:rsidR="00A5526B">
          <w:rPr>
            <w:noProof/>
            <w:webHidden/>
          </w:rPr>
          <w:instrText xml:space="preserve"> PAGEREF _Toc469405557 \h </w:instrText>
        </w:r>
        <w:r w:rsidR="00A5526B">
          <w:rPr>
            <w:noProof/>
            <w:webHidden/>
          </w:rPr>
        </w:r>
        <w:r w:rsidR="00A5526B">
          <w:rPr>
            <w:noProof/>
            <w:webHidden/>
          </w:rPr>
          <w:fldChar w:fldCharType="separate"/>
        </w:r>
        <w:r w:rsidR="00A5526B">
          <w:rPr>
            <w:noProof/>
            <w:webHidden/>
          </w:rPr>
          <w:t>14</w:t>
        </w:r>
        <w:r w:rsidR="00A5526B">
          <w:rPr>
            <w:noProof/>
            <w:webHidden/>
          </w:rPr>
          <w:fldChar w:fldCharType="end"/>
        </w:r>
      </w:hyperlink>
    </w:p>
    <w:p w14:paraId="491CC111" w14:textId="438BFB86" w:rsidR="00A5526B" w:rsidRDefault="002C6B17">
      <w:pPr>
        <w:pStyle w:val="TableofFigures"/>
        <w:tabs>
          <w:tab w:val="right" w:leader="dot" w:pos="9016"/>
        </w:tabs>
        <w:rPr>
          <w:noProof/>
          <w:sz w:val="22"/>
          <w:szCs w:val="22"/>
          <w:lang w:val="en-NZ" w:eastAsia="en-NZ"/>
        </w:rPr>
      </w:pPr>
      <w:hyperlink w:anchor="_Toc469405558" w:history="1">
        <w:r w:rsidR="00A5526B" w:rsidRPr="0018488B">
          <w:rPr>
            <w:rStyle w:val="Hyperlink"/>
            <w:noProof/>
            <w:lang w:val="en-AU" w:eastAsia="en-US"/>
          </w:rPr>
          <w:t>Table 2: Data format for Japanese longline dataset.</w:t>
        </w:r>
        <w:r w:rsidR="00A5526B">
          <w:rPr>
            <w:noProof/>
            <w:webHidden/>
          </w:rPr>
          <w:tab/>
        </w:r>
        <w:r w:rsidR="00A5526B">
          <w:rPr>
            <w:noProof/>
            <w:webHidden/>
          </w:rPr>
          <w:fldChar w:fldCharType="begin"/>
        </w:r>
        <w:r w:rsidR="00A5526B">
          <w:rPr>
            <w:noProof/>
            <w:webHidden/>
          </w:rPr>
          <w:instrText xml:space="preserve"> PAGEREF _Toc469405558 \h </w:instrText>
        </w:r>
        <w:r w:rsidR="00A5526B">
          <w:rPr>
            <w:noProof/>
            <w:webHidden/>
          </w:rPr>
        </w:r>
        <w:r w:rsidR="00A5526B">
          <w:rPr>
            <w:noProof/>
            <w:webHidden/>
          </w:rPr>
          <w:fldChar w:fldCharType="separate"/>
        </w:r>
        <w:r w:rsidR="00A5526B">
          <w:rPr>
            <w:noProof/>
            <w:webHidden/>
          </w:rPr>
          <w:t>20</w:t>
        </w:r>
        <w:r w:rsidR="00A5526B">
          <w:rPr>
            <w:noProof/>
            <w:webHidden/>
          </w:rPr>
          <w:fldChar w:fldCharType="end"/>
        </w:r>
      </w:hyperlink>
    </w:p>
    <w:p w14:paraId="6F2782B6" w14:textId="326AD752" w:rsidR="00A5526B" w:rsidRDefault="002C6B17">
      <w:pPr>
        <w:pStyle w:val="TableofFigures"/>
        <w:tabs>
          <w:tab w:val="right" w:leader="dot" w:pos="9016"/>
        </w:tabs>
        <w:rPr>
          <w:noProof/>
          <w:sz w:val="22"/>
          <w:szCs w:val="22"/>
          <w:lang w:val="en-NZ" w:eastAsia="en-NZ"/>
        </w:rPr>
      </w:pPr>
      <w:hyperlink w:anchor="_Toc469405559" w:history="1">
        <w:r w:rsidR="00A5526B" w:rsidRPr="0018488B">
          <w:rPr>
            <w:rStyle w:val="Hyperlink"/>
            <w:noProof/>
            <w:lang w:val="en-AU" w:eastAsia="en-US"/>
          </w:rPr>
          <w:t>Table 3: Number of available data by variable in the Japanese longline dataset.</w:t>
        </w:r>
        <w:r w:rsidR="00A5526B">
          <w:rPr>
            <w:noProof/>
            <w:webHidden/>
          </w:rPr>
          <w:tab/>
        </w:r>
        <w:r w:rsidR="00A5526B">
          <w:rPr>
            <w:noProof/>
            <w:webHidden/>
          </w:rPr>
          <w:fldChar w:fldCharType="begin"/>
        </w:r>
        <w:r w:rsidR="00A5526B">
          <w:rPr>
            <w:noProof/>
            <w:webHidden/>
          </w:rPr>
          <w:instrText xml:space="preserve"> PAGEREF _Toc469405559 \h </w:instrText>
        </w:r>
        <w:r w:rsidR="00A5526B">
          <w:rPr>
            <w:noProof/>
            <w:webHidden/>
          </w:rPr>
        </w:r>
        <w:r w:rsidR="00A5526B">
          <w:rPr>
            <w:noProof/>
            <w:webHidden/>
          </w:rPr>
          <w:fldChar w:fldCharType="separate"/>
        </w:r>
        <w:r w:rsidR="00A5526B">
          <w:rPr>
            <w:noProof/>
            <w:webHidden/>
          </w:rPr>
          <w:t>21</w:t>
        </w:r>
        <w:r w:rsidR="00A5526B">
          <w:rPr>
            <w:noProof/>
            <w:webHidden/>
          </w:rPr>
          <w:fldChar w:fldCharType="end"/>
        </w:r>
      </w:hyperlink>
    </w:p>
    <w:p w14:paraId="59CE82A4" w14:textId="3A919FD8" w:rsidR="00A5526B" w:rsidRDefault="002C6B17">
      <w:pPr>
        <w:pStyle w:val="TableofFigures"/>
        <w:tabs>
          <w:tab w:val="right" w:leader="dot" w:pos="9016"/>
        </w:tabs>
        <w:rPr>
          <w:noProof/>
          <w:sz w:val="22"/>
          <w:szCs w:val="22"/>
          <w:lang w:val="en-NZ" w:eastAsia="en-NZ"/>
        </w:rPr>
      </w:pPr>
      <w:hyperlink w:anchor="_Toc469405560" w:history="1">
        <w:r w:rsidR="00A5526B" w:rsidRPr="0018488B">
          <w:rPr>
            <w:rStyle w:val="Hyperlink"/>
            <w:noProof/>
            <w:lang w:val="en-AU" w:eastAsia="en-US"/>
          </w:rPr>
          <w:t>Table 4: Data format for Taiwanese longline dataset.</w:t>
        </w:r>
        <w:r w:rsidR="00A5526B">
          <w:rPr>
            <w:noProof/>
            <w:webHidden/>
          </w:rPr>
          <w:tab/>
        </w:r>
        <w:r w:rsidR="00A5526B">
          <w:rPr>
            <w:noProof/>
            <w:webHidden/>
          </w:rPr>
          <w:fldChar w:fldCharType="begin"/>
        </w:r>
        <w:r w:rsidR="00A5526B">
          <w:rPr>
            <w:noProof/>
            <w:webHidden/>
          </w:rPr>
          <w:instrText xml:space="preserve"> PAGEREF _Toc469405560 \h </w:instrText>
        </w:r>
        <w:r w:rsidR="00A5526B">
          <w:rPr>
            <w:noProof/>
            <w:webHidden/>
          </w:rPr>
        </w:r>
        <w:r w:rsidR="00A5526B">
          <w:rPr>
            <w:noProof/>
            <w:webHidden/>
          </w:rPr>
          <w:fldChar w:fldCharType="separate"/>
        </w:r>
        <w:r w:rsidR="00A5526B">
          <w:rPr>
            <w:noProof/>
            <w:webHidden/>
          </w:rPr>
          <w:t>24</w:t>
        </w:r>
        <w:r w:rsidR="00A5526B">
          <w:rPr>
            <w:noProof/>
            <w:webHidden/>
          </w:rPr>
          <w:fldChar w:fldCharType="end"/>
        </w:r>
      </w:hyperlink>
    </w:p>
    <w:p w14:paraId="6276B79A" w14:textId="389DA022" w:rsidR="00A5526B" w:rsidRDefault="002C6B17">
      <w:pPr>
        <w:pStyle w:val="TableofFigures"/>
        <w:tabs>
          <w:tab w:val="right" w:leader="dot" w:pos="9016"/>
        </w:tabs>
        <w:rPr>
          <w:noProof/>
          <w:sz w:val="22"/>
          <w:szCs w:val="22"/>
          <w:lang w:val="en-NZ" w:eastAsia="en-NZ"/>
        </w:rPr>
      </w:pPr>
      <w:hyperlink w:anchor="_Toc469405561" w:history="1">
        <w:r w:rsidR="00A5526B" w:rsidRPr="0018488B">
          <w:rPr>
            <w:rStyle w:val="Hyperlink"/>
            <w:noProof/>
            <w:lang w:val="en-AU" w:eastAsia="en-US"/>
          </w:rPr>
          <w:t>Table 5: Tonnage as indicated by first digit of TW callsign.</w:t>
        </w:r>
        <w:r w:rsidR="00A5526B">
          <w:rPr>
            <w:noProof/>
            <w:webHidden/>
          </w:rPr>
          <w:tab/>
        </w:r>
        <w:r w:rsidR="00A5526B">
          <w:rPr>
            <w:noProof/>
            <w:webHidden/>
          </w:rPr>
          <w:fldChar w:fldCharType="begin"/>
        </w:r>
        <w:r w:rsidR="00A5526B">
          <w:rPr>
            <w:noProof/>
            <w:webHidden/>
          </w:rPr>
          <w:instrText xml:space="preserve"> PAGEREF _Toc469405561 \h </w:instrText>
        </w:r>
        <w:r w:rsidR="00A5526B">
          <w:rPr>
            <w:noProof/>
            <w:webHidden/>
          </w:rPr>
        </w:r>
        <w:r w:rsidR="00A5526B">
          <w:rPr>
            <w:noProof/>
            <w:webHidden/>
          </w:rPr>
          <w:fldChar w:fldCharType="separate"/>
        </w:r>
        <w:r w:rsidR="00A5526B">
          <w:rPr>
            <w:noProof/>
            <w:webHidden/>
          </w:rPr>
          <w:t>26</w:t>
        </w:r>
        <w:r w:rsidR="00A5526B">
          <w:rPr>
            <w:noProof/>
            <w:webHidden/>
          </w:rPr>
          <w:fldChar w:fldCharType="end"/>
        </w:r>
      </w:hyperlink>
    </w:p>
    <w:p w14:paraId="7F6E699B" w14:textId="2C90DE8B" w:rsidR="00A5526B" w:rsidRDefault="002C6B17">
      <w:pPr>
        <w:pStyle w:val="TableofFigures"/>
        <w:tabs>
          <w:tab w:val="right" w:leader="dot" w:pos="9016"/>
        </w:tabs>
        <w:rPr>
          <w:noProof/>
          <w:sz w:val="22"/>
          <w:szCs w:val="22"/>
          <w:lang w:val="en-NZ" w:eastAsia="en-NZ"/>
        </w:rPr>
      </w:pPr>
      <w:hyperlink w:anchor="_Toc469405562" w:history="1">
        <w:r w:rsidR="00A5526B" w:rsidRPr="0018488B">
          <w:rPr>
            <w:rStyle w:val="Hyperlink"/>
            <w:noProof/>
            <w:lang w:val="en-AU" w:eastAsia="en-US"/>
          </w:rPr>
          <w:t>Table 6: Codes in the Remarks field of the TW dataset, indicating outliers.</w:t>
        </w:r>
        <w:r w:rsidR="00A5526B">
          <w:rPr>
            <w:noProof/>
            <w:webHidden/>
          </w:rPr>
          <w:tab/>
        </w:r>
        <w:r w:rsidR="00A5526B">
          <w:rPr>
            <w:noProof/>
            <w:webHidden/>
          </w:rPr>
          <w:fldChar w:fldCharType="begin"/>
        </w:r>
        <w:r w:rsidR="00A5526B">
          <w:rPr>
            <w:noProof/>
            <w:webHidden/>
          </w:rPr>
          <w:instrText xml:space="preserve"> PAGEREF _Toc469405562 \h </w:instrText>
        </w:r>
        <w:r w:rsidR="00A5526B">
          <w:rPr>
            <w:noProof/>
            <w:webHidden/>
          </w:rPr>
        </w:r>
        <w:r w:rsidR="00A5526B">
          <w:rPr>
            <w:noProof/>
            <w:webHidden/>
          </w:rPr>
          <w:fldChar w:fldCharType="separate"/>
        </w:r>
        <w:r w:rsidR="00A5526B">
          <w:rPr>
            <w:noProof/>
            <w:webHidden/>
          </w:rPr>
          <w:t>26</w:t>
        </w:r>
        <w:r w:rsidR="00A5526B">
          <w:rPr>
            <w:noProof/>
            <w:webHidden/>
          </w:rPr>
          <w:fldChar w:fldCharType="end"/>
        </w:r>
      </w:hyperlink>
    </w:p>
    <w:p w14:paraId="49D65745" w14:textId="0401F7D5" w:rsidR="00A5526B" w:rsidRDefault="002C6B17">
      <w:pPr>
        <w:pStyle w:val="TableofFigures"/>
        <w:tabs>
          <w:tab w:val="right" w:leader="dot" w:pos="9016"/>
        </w:tabs>
        <w:rPr>
          <w:noProof/>
          <w:sz w:val="22"/>
          <w:szCs w:val="22"/>
          <w:lang w:val="en-NZ" w:eastAsia="en-NZ"/>
        </w:rPr>
      </w:pPr>
      <w:hyperlink w:anchor="_Toc469405563" w:history="1">
        <w:r w:rsidR="00A5526B" w:rsidRPr="0018488B">
          <w:rPr>
            <w:rStyle w:val="Hyperlink"/>
            <w:noProof/>
            <w:lang w:val="en-AU" w:eastAsia="en-US"/>
          </w:rPr>
          <w:t>Table 7a: Taiwanese data sample sizes by variable.</w:t>
        </w:r>
        <w:r w:rsidR="00A5526B">
          <w:rPr>
            <w:noProof/>
            <w:webHidden/>
          </w:rPr>
          <w:tab/>
        </w:r>
        <w:r w:rsidR="00A5526B">
          <w:rPr>
            <w:noProof/>
            <w:webHidden/>
          </w:rPr>
          <w:fldChar w:fldCharType="begin"/>
        </w:r>
        <w:r w:rsidR="00A5526B">
          <w:rPr>
            <w:noProof/>
            <w:webHidden/>
          </w:rPr>
          <w:instrText xml:space="preserve"> PAGEREF _Toc469405563 \h </w:instrText>
        </w:r>
        <w:r w:rsidR="00A5526B">
          <w:rPr>
            <w:noProof/>
            <w:webHidden/>
          </w:rPr>
        </w:r>
        <w:r w:rsidR="00A5526B">
          <w:rPr>
            <w:noProof/>
            <w:webHidden/>
          </w:rPr>
          <w:fldChar w:fldCharType="separate"/>
        </w:r>
        <w:r w:rsidR="00A5526B">
          <w:rPr>
            <w:noProof/>
            <w:webHidden/>
          </w:rPr>
          <w:t>28</w:t>
        </w:r>
        <w:r w:rsidR="00A5526B">
          <w:rPr>
            <w:noProof/>
            <w:webHidden/>
          </w:rPr>
          <w:fldChar w:fldCharType="end"/>
        </w:r>
      </w:hyperlink>
    </w:p>
    <w:p w14:paraId="3EDEC490" w14:textId="672193B1" w:rsidR="00A5526B" w:rsidRDefault="002C6B17">
      <w:pPr>
        <w:pStyle w:val="TableofFigures"/>
        <w:tabs>
          <w:tab w:val="right" w:leader="dot" w:pos="9016"/>
        </w:tabs>
        <w:rPr>
          <w:noProof/>
          <w:sz w:val="22"/>
          <w:szCs w:val="22"/>
          <w:lang w:val="en-NZ" w:eastAsia="en-NZ"/>
        </w:rPr>
      </w:pPr>
      <w:hyperlink w:anchor="_Toc469405564" w:history="1">
        <w:r w:rsidR="00A5526B" w:rsidRPr="0018488B">
          <w:rPr>
            <w:rStyle w:val="Hyperlink"/>
            <w:noProof/>
            <w:lang w:val="en-AU" w:eastAsia="en-US"/>
          </w:rPr>
          <w:t>Table 8: Korean data description.</w:t>
        </w:r>
        <w:r w:rsidR="00A5526B">
          <w:rPr>
            <w:noProof/>
            <w:webHidden/>
          </w:rPr>
          <w:tab/>
        </w:r>
        <w:r w:rsidR="00A5526B">
          <w:rPr>
            <w:noProof/>
            <w:webHidden/>
          </w:rPr>
          <w:fldChar w:fldCharType="begin"/>
        </w:r>
        <w:r w:rsidR="00A5526B">
          <w:rPr>
            <w:noProof/>
            <w:webHidden/>
          </w:rPr>
          <w:instrText xml:space="preserve"> PAGEREF _Toc469405564 \h </w:instrText>
        </w:r>
        <w:r w:rsidR="00A5526B">
          <w:rPr>
            <w:noProof/>
            <w:webHidden/>
          </w:rPr>
        </w:r>
        <w:r w:rsidR="00A5526B">
          <w:rPr>
            <w:noProof/>
            <w:webHidden/>
          </w:rPr>
          <w:fldChar w:fldCharType="separate"/>
        </w:r>
        <w:r w:rsidR="00A5526B">
          <w:rPr>
            <w:noProof/>
            <w:webHidden/>
          </w:rPr>
          <w:t>30</w:t>
        </w:r>
        <w:r w:rsidR="00A5526B">
          <w:rPr>
            <w:noProof/>
            <w:webHidden/>
          </w:rPr>
          <w:fldChar w:fldCharType="end"/>
        </w:r>
      </w:hyperlink>
    </w:p>
    <w:p w14:paraId="0327A1A2" w14:textId="768DD9B8" w:rsidR="00A5526B" w:rsidRDefault="002C6B17">
      <w:pPr>
        <w:pStyle w:val="TableofFigures"/>
        <w:tabs>
          <w:tab w:val="right" w:leader="dot" w:pos="9016"/>
        </w:tabs>
        <w:rPr>
          <w:noProof/>
          <w:sz w:val="22"/>
          <w:szCs w:val="22"/>
          <w:lang w:val="en-NZ" w:eastAsia="en-NZ"/>
        </w:rPr>
      </w:pPr>
      <w:hyperlink w:anchor="_Toc469405565" w:history="1">
        <w:r w:rsidR="00A5526B" w:rsidRPr="0018488B">
          <w:rPr>
            <w:rStyle w:val="Hyperlink"/>
            <w:noProof/>
            <w:lang w:val="en-AU" w:eastAsia="en-US"/>
          </w:rPr>
          <w:t>Table 9: Comparison of field availability among the three fleets.</w:t>
        </w:r>
        <w:r w:rsidR="00A5526B">
          <w:rPr>
            <w:noProof/>
            <w:webHidden/>
          </w:rPr>
          <w:tab/>
        </w:r>
        <w:r w:rsidR="00A5526B">
          <w:rPr>
            <w:noProof/>
            <w:webHidden/>
          </w:rPr>
          <w:fldChar w:fldCharType="begin"/>
        </w:r>
        <w:r w:rsidR="00A5526B">
          <w:rPr>
            <w:noProof/>
            <w:webHidden/>
          </w:rPr>
          <w:instrText xml:space="preserve"> PAGEREF _Toc469405565 \h </w:instrText>
        </w:r>
        <w:r w:rsidR="00A5526B">
          <w:rPr>
            <w:noProof/>
            <w:webHidden/>
          </w:rPr>
        </w:r>
        <w:r w:rsidR="00A5526B">
          <w:rPr>
            <w:noProof/>
            <w:webHidden/>
          </w:rPr>
          <w:fldChar w:fldCharType="separate"/>
        </w:r>
        <w:r w:rsidR="00A5526B">
          <w:rPr>
            <w:noProof/>
            <w:webHidden/>
          </w:rPr>
          <w:t>32</w:t>
        </w:r>
        <w:r w:rsidR="00A5526B">
          <w:rPr>
            <w:noProof/>
            <w:webHidden/>
          </w:rPr>
          <w:fldChar w:fldCharType="end"/>
        </w:r>
      </w:hyperlink>
    </w:p>
    <w:p w14:paraId="227064BF" w14:textId="12FA81AF" w:rsidR="00A5526B" w:rsidRDefault="002C6B17">
      <w:pPr>
        <w:pStyle w:val="TableofFigures"/>
        <w:tabs>
          <w:tab w:val="right" w:leader="dot" w:pos="9016"/>
        </w:tabs>
        <w:rPr>
          <w:noProof/>
          <w:sz w:val="22"/>
          <w:szCs w:val="22"/>
          <w:lang w:val="en-NZ" w:eastAsia="en-NZ"/>
        </w:rPr>
      </w:pPr>
      <w:hyperlink w:anchor="_Toc469405566" w:history="1">
        <w:r w:rsidR="00A5526B" w:rsidRPr="0018488B">
          <w:rPr>
            <w:rStyle w:val="Hyperlink"/>
            <w:noProof/>
            <w:lang w:val="en-AU" w:eastAsia="en-US"/>
          </w:rPr>
          <w:t>Table 10</w:t>
        </w:r>
        <w:r w:rsidR="00A5526B">
          <w:rPr>
            <w:noProof/>
            <w:webHidden/>
          </w:rPr>
          <w:tab/>
        </w:r>
        <w:r w:rsidR="00A5526B">
          <w:rPr>
            <w:noProof/>
            <w:webHidden/>
          </w:rPr>
          <w:fldChar w:fldCharType="begin"/>
        </w:r>
        <w:r w:rsidR="00A5526B">
          <w:rPr>
            <w:noProof/>
            <w:webHidden/>
          </w:rPr>
          <w:instrText xml:space="preserve"> PAGEREF _Toc469405566 \h </w:instrText>
        </w:r>
        <w:r w:rsidR="00A5526B">
          <w:rPr>
            <w:noProof/>
            <w:webHidden/>
          </w:rPr>
        </w:r>
        <w:r w:rsidR="00A5526B">
          <w:rPr>
            <w:noProof/>
            <w:webHidden/>
          </w:rPr>
          <w:fldChar w:fldCharType="separate"/>
        </w:r>
        <w:r w:rsidR="00A5526B">
          <w:rPr>
            <w:noProof/>
            <w:webHidden/>
          </w:rPr>
          <w:t>33</w:t>
        </w:r>
        <w:r w:rsidR="00A5526B">
          <w:rPr>
            <w:noProof/>
            <w:webHidden/>
          </w:rPr>
          <w:fldChar w:fldCharType="end"/>
        </w:r>
      </w:hyperlink>
    </w:p>
    <w:p w14:paraId="4CD5C343" w14:textId="03016E5C" w:rsidR="00A5526B" w:rsidRDefault="002C6B17">
      <w:pPr>
        <w:pStyle w:val="TableofFigures"/>
        <w:tabs>
          <w:tab w:val="right" w:leader="dot" w:pos="9016"/>
        </w:tabs>
        <w:rPr>
          <w:noProof/>
          <w:sz w:val="22"/>
          <w:szCs w:val="22"/>
          <w:lang w:val="en-NZ" w:eastAsia="en-NZ"/>
        </w:rPr>
      </w:pPr>
      <w:hyperlink w:anchor="_Toc469405567" w:history="1">
        <w:r w:rsidR="00A5526B" w:rsidRPr="0018488B">
          <w:rPr>
            <w:rStyle w:val="Hyperlink"/>
            <w:noProof/>
            <w:lang w:val="en-AU" w:eastAsia="en-US"/>
          </w:rPr>
          <w:t xml:space="preserve">Table 11: Clusters included in indices for each </w:t>
        </w:r>
        <w:r w:rsidR="00A5526B" w:rsidRPr="0018488B">
          <w:rPr>
            <w:rStyle w:val="Hyperlink"/>
            <w:noProof/>
            <w:lang w:val="en-NZ" w:eastAsia="en-US"/>
          </w:rPr>
          <w:t>fleet</w:t>
        </w:r>
        <w:r w:rsidR="00A5526B" w:rsidRPr="0018488B">
          <w:rPr>
            <w:rStyle w:val="Hyperlink"/>
            <w:noProof/>
            <w:lang w:val="en-AU" w:eastAsia="en-US"/>
          </w:rPr>
          <w:t xml:space="preserve"> and region</w:t>
        </w:r>
        <w:r w:rsidR="00A5526B">
          <w:rPr>
            <w:noProof/>
            <w:webHidden/>
          </w:rPr>
          <w:tab/>
        </w:r>
        <w:r w:rsidR="00A5526B">
          <w:rPr>
            <w:noProof/>
            <w:webHidden/>
          </w:rPr>
          <w:fldChar w:fldCharType="begin"/>
        </w:r>
        <w:r w:rsidR="00A5526B">
          <w:rPr>
            <w:noProof/>
            <w:webHidden/>
          </w:rPr>
          <w:instrText xml:space="preserve"> PAGEREF _Toc469405567 \h </w:instrText>
        </w:r>
        <w:r w:rsidR="00A5526B">
          <w:rPr>
            <w:noProof/>
            <w:webHidden/>
          </w:rPr>
        </w:r>
        <w:r w:rsidR="00A5526B">
          <w:rPr>
            <w:noProof/>
            <w:webHidden/>
          </w:rPr>
          <w:fldChar w:fldCharType="separate"/>
        </w:r>
        <w:r w:rsidR="00A5526B">
          <w:rPr>
            <w:noProof/>
            <w:webHidden/>
          </w:rPr>
          <w:t>34</w:t>
        </w:r>
        <w:r w:rsidR="00A5526B">
          <w:rPr>
            <w:noProof/>
            <w:webHidden/>
          </w:rPr>
          <w:fldChar w:fldCharType="end"/>
        </w:r>
      </w:hyperlink>
    </w:p>
    <w:p w14:paraId="3FB0C3F2" w14:textId="78126596" w:rsidR="00A5526B" w:rsidRDefault="002C6B17">
      <w:pPr>
        <w:pStyle w:val="TableofFigures"/>
        <w:tabs>
          <w:tab w:val="right" w:leader="dot" w:pos="9016"/>
        </w:tabs>
        <w:rPr>
          <w:noProof/>
          <w:sz w:val="22"/>
          <w:szCs w:val="22"/>
          <w:lang w:val="en-NZ" w:eastAsia="en-NZ"/>
        </w:rPr>
      </w:pPr>
      <w:hyperlink w:anchor="_Toc469405568" w:history="1">
        <w:r w:rsidR="00A5526B" w:rsidRPr="0018488B">
          <w:rPr>
            <w:rStyle w:val="Hyperlink"/>
            <w:noProof/>
            <w:lang w:val="en-AU" w:eastAsia="en-US"/>
          </w:rPr>
          <w:t>Table 13: Indices for 1952-79 without vessel effects for region 1 of structure ALB3 joint model.</w:t>
        </w:r>
        <w:r w:rsidR="00A5526B">
          <w:rPr>
            <w:noProof/>
            <w:webHidden/>
          </w:rPr>
          <w:tab/>
        </w:r>
        <w:r w:rsidR="00A5526B">
          <w:rPr>
            <w:noProof/>
            <w:webHidden/>
          </w:rPr>
          <w:fldChar w:fldCharType="begin"/>
        </w:r>
        <w:r w:rsidR="00A5526B">
          <w:rPr>
            <w:noProof/>
            <w:webHidden/>
          </w:rPr>
          <w:instrText xml:space="preserve"> PAGEREF _Toc469405568 \h </w:instrText>
        </w:r>
        <w:r w:rsidR="00A5526B">
          <w:rPr>
            <w:noProof/>
            <w:webHidden/>
          </w:rPr>
        </w:r>
        <w:r w:rsidR="00A5526B">
          <w:rPr>
            <w:noProof/>
            <w:webHidden/>
          </w:rPr>
          <w:fldChar w:fldCharType="separate"/>
        </w:r>
        <w:r w:rsidR="00A5526B">
          <w:rPr>
            <w:noProof/>
            <w:webHidden/>
          </w:rPr>
          <w:t>35</w:t>
        </w:r>
        <w:r w:rsidR="00A5526B">
          <w:rPr>
            <w:noProof/>
            <w:webHidden/>
          </w:rPr>
          <w:fldChar w:fldCharType="end"/>
        </w:r>
      </w:hyperlink>
    </w:p>
    <w:p w14:paraId="7B59F640" w14:textId="36D45FFF" w:rsidR="00A5526B" w:rsidRDefault="002C6B17">
      <w:pPr>
        <w:pStyle w:val="TableofFigures"/>
        <w:tabs>
          <w:tab w:val="right" w:leader="dot" w:pos="9016"/>
        </w:tabs>
        <w:rPr>
          <w:noProof/>
          <w:sz w:val="22"/>
          <w:szCs w:val="22"/>
          <w:lang w:val="en-NZ" w:eastAsia="en-NZ"/>
        </w:rPr>
      </w:pPr>
      <w:hyperlink w:anchor="_Toc469405569" w:history="1">
        <w:r w:rsidR="00A5526B" w:rsidRPr="0018488B">
          <w:rPr>
            <w:rStyle w:val="Hyperlink"/>
            <w:noProof/>
            <w:lang w:val="en-AU" w:eastAsia="en-US"/>
          </w:rPr>
          <w:t>Table 14: Indices for 1979-2014 with vessel effects for region 1 of structure ALB3 joint model.</w:t>
        </w:r>
        <w:r w:rsidR="00A5526B">
          <w:rPr>
            <w:noProof/>
            <w:webHidden/>
          </w:rPr>
          <w:tab/>
        </w:r>
        <w:r w:rsidR="00A5526B">
          <w:rPr>
            <w:noProof/>
            <w:webHidden/>
          </w:rPr>
          <w:fldChar w:fldCharType="begin"/>
        </w:r>
        <w:r w:rsidR="00A5526B">
          <w:rPr>
            <w:noProof/>
            <w:webHidden/>
          </w:rPr>
          <w:instrText xml:space="preserve"> PAGEREF _Toc469405569 \h </w:instrText>
        </w:r>
        <w:r w:rsidR="00A5526B">
          <w:rPr>
            <w:noProof/>
            <w:webHidden/>
          </w:rPr>
        </w:r>
        <w:r w:rsidR="00A5526B">
          <w:rPr>
            <w:noProof/>
            <w:webHidden/>
          </w:rPr>
          <w:fldChar w:fldCharType="separate"/>
        </w:r>
        <w:r w:rsidR="00A5526B">
          <w:rPr>
            <w:noProof/>
            <w:webHidden/>
          </w:rPr>
          <w:t>36</w:t>
        </w:r>
        <w:r w:rsidR="00A5526B">
          <w:rPr>
            <w:noProof/>
            <w:webHidden/>
          </w:rPr>
          <w:fldChar w:fldCharType="end"/>
        </w:r>
      </w:hyperlink>
    </w:p>
    <w:p w14:paraId="4548DF33" w14:textId="1A3C8257" w:rsidR="00A5526B" w:rsidRDefault="002C6B17">
      <w:pPr>
        <w:pStyle w:val="TableofFigures"/>
        <w:tabs>
          <w:tab w:val="right" w:leader="dot" w:pos="9016"/>
        </w:tabs>
        <w:rPr>
          <w:noProof/>
          <w:sz w:val="22"/>
          <w:szCs w:val="22"/>
          <w:lang w:val="en-NZ" w:eastAsia="en-NZ"/>
        </w:rPr>
      </w:pPr>
      <w:hyperlink w:anchor="_Toc469405570" w:history="1">
        <w:r w:rsidR="00A5526B" w:rsidRPr="0018488B">
          <w:rPr>
            <w:rStyle w:val="Hyperlink"/>
            <w:noProof/>
            <w:lang w:val="en-AU" w:eastAsia="en-US"/>
          </w:rPr>
          <w:t>Table 15: Indices for 1952-79 without vessel effects for region 2 of structure ALB3 joint model.</w:t>
        </w:r>
        <w:r w:rsidR="00A5526B">
          <w:rPr>
            <w:noProof/>
            <w:webHidden/>
          </w:rPr>
          <w:tab/>
        </w:r>
        <w:r w:rsidR="00A5526B">
          <w:rPr>
            <w:noProof/>
            <w:webHidden/>
          </w:rPr>
          <w:fldChar w:fldCharType="begin"/>
        </w:r>
        <w:r w:rsidR="00A5526B">
          <w:rPr>
            <w:noProof/>
            <w:webHidden/>
          </w:rPr>
          <w:instrText xml:space="preserve"> PAGEREF _Toc469405570 \h </w:instrText>
        </w:r>
        <w:r w:rsidR="00A5526B">
          <w:rPr>
            <w:noProof/>
            <w:webHidden/>
          </w:rPr>
        </w:r>
        <w:r w:rsidR="00A5526B">
          <w:rPr>
            <w:noProof/>
            <w:webHidden/>
          </w:rPr>
          <w:fldChar w:fldCharType="separate"/>
        </w:r>
        <w:r w:rsidR="00A5526B">
          <w:rPr>
            <w:noProof/>
            <w:webHidden/>
          </w:rPr>
          <w:t>37</w:t>
        </w:r>
        <w:r w:rsidR="00A5526B">
          <w:rPr>
            <w:noProof/>
            <w:webHidden/>
          </w:rPr>
          <w:fldChar w:fldCharType="end"/>
        </w:r>
      </w:hyperlink>
    </w:p>
    <w:p w14:paraId="17A77B60" w14:textId="1511725C" w:rsidR="00A5526B" w:rsidRDefault="002C6B17">
      <w:pPr>
        <w:pStyle w:val="TableofFigures"/>
        <w:tabs>
          <w:tab w:val="right" w:leader="dot" w:pos="9016"/>
        </w:tabs>
        <w:rPr>
          <w:noProof/>
          <w:sz w:val="22"/>
          <w:szCs w:val="22"/>
          <w:lang w:val="en-NZ" w:eastAsia="en-NZ"/>
        </w:rPr>
      </w:pPr>
      <w:hyperlink w:anchor="_Toc469405571" w:history="1">
        <w:r w:rsidR="00A5526B" w:rsidRPr="0018488B">
          <w:rPr>
            <w:rStyle w:val="Hyperlink"/>
            <w:noProof/>
            <w:lang w:val="en-AU" w:eastAsia="en-US"/>
          </w:rPr>
          <w:t>Table 16: Indices for 1979-2014 with vessel effects for region 2 of structure ALB3 joint model.</w:t>
        </w:r>
        <w:r w:rsidR="00A5526B">
          <w:rPr>
            <w:noProof/>
            <w:webHidden/>
          </w:rPr>
          <w:tab/>
        </w:r>
        <w:r w:rsidR="00A5526B">
          <w:rPr>
            <w:noProof/>
            <w:webHidden/>
          </w:rPr>
          <w:fldChar w:fldCharType="begin"/>
        </w:r>
        <w:r w:rsidR="00A5526B">
          <w:rPr>
            <w:noProof/>
            <w:webHidden/>
          </w:rPr>
          <w:instrText xml:space="preserve"> PAGEREF _Toc469405571 \h </w:instrText>
        </w:r>
        <w:r w:rsidR="00A5526B">
          <w:rPr>
            <w:noProof/>
            <w:webHidden/>
          </w:rPr>
        </w:r>
        <w:r w:rsidR="00A5526B">
          <w:rPr>
            <w:noProof/>
            <w:webHidden/>
          </w:rPr>
          <w:fldChar w:fldCharType="separate"/>
        </w:r>
        <w:r w:rsidR="00A5526B">
          <w:rPr>
            <w:noProof/>
            <w:webHidden/>
          </w:rPr>
          <w:t>38</w:t>
        </w:r>
        <w:r w:rsidR="00A5526B">
          <w:rPr>
            <w:noProof/>
            <w:webHidden/>
          </w:rPr>
          <w:fldChar w:fldCharType="end"/>
        </w:r>
      </w:hyperlink>
    </w:p>
    <w:p w14:paraId="0F34CF2B" w14:textId="30424744" w:rsidR="00A5526B" w:rsidRDefault="002C6B17">
      <w:pPr>
        <w:pStyle w:val="TableofFigures"/>
        <w:tabs>
          <w:tab w:val="right" w:leader="dot" w:pos="9016"/>
        </w:tabs>
        <w:rPr>
          <w:noProof/>
          <w:sz w:val="22"/>
          <w:szCs w:val="22"/>
          <w:lang w:val="en-NZ" w:eastAsia="en-NZ"/>
        </w:rPr>
      </w:pPr>
      <w:hyperlink w:anchor="_Toc469405572" w:history="1">
        <w:r w:rsidR="00A5526B" w:rsidRPr="0018488B">
          <w:rPr>
            <w:rStyle w:val="Hyperlink"/>
            <w:noProof/>
            <w:lang w:val="en-AU" w:eastAsia="en-US"/>
          </w:rPr>
          <w:t>Table 17: Indices for 1952-79 without vessel effects for region 3 of structure ALB3 joint model.</w:t>
        </w:r>
        <w:r w:rsidR="00A5526B">
          <w:rPr>
            <w:noProof/>
            <w:webHidden/>
          </w:rPr>
          <w:tab/>
        </w:r>
        <w:r w:rsidR="00A5526B">
          <w:rPr>
            <w:noProof/>
            <w:webHidden/>
          </w:rPr>
          <w:fldChar w:fldCharType="begin"/>
        </w:r>
        <w:r w:rsidR="00A5526B">
          <w:rPr>
            <w:noProof/>
            <w:webHidden/>
          </w:rPr>
          <w:instrText xml:space="preserve"> PAGEREF _Toc469405572 \h </w:instrText>
        </w:r>
        <w:r w:rsidR="00A5526B">
          <w:rPr>
            <w:noProof/>
            <w:webHidden/>
          </w:rPr>
        </w:r>
        <w:r w:rsidR="00A5526B">
          <w:rPr>
            <w:noProof/>
            <w:webHidden/>
          </w:rPr>
          <w:fldChar w:fldCharType="separate"/>
        </w:r>
        <w:r w:rsidR="00A5526B">
          <w:rPr>
            <w:noProof/>
            <w:webHidden/>
          </w:rPr>
          <w:t>39</w:t>
        </w:r>
        <w:r w:rsidR="00A5526B">
          <w:rPr>
            <w:noProof/>
            <w:webHidden/>
          </w:rPr>
          <w:fldChar w:fldCharType="end"/>
        </w:r>
      </w:hyperlink>
    </w:p>
    <w:p w14:paraId="77FC6E6C" w14:textId="7E12E3E2" w:rsidR="00A5526B" w:rsidRDefault="002C6B17">
      <w:pPr>
        <w:pStyle w:val="TableofFigures"/>
        <w:tabs>
          <w:tab w:val="right" w:leader="dot" w:pos="9016"/>
        </w:tabs>
        <w:rPr>
          <w:noProof/>
          <w:sz w:val="22"/>
          <w:szCs w:val="22"/>
          <w:lang w:val="en-NZ" w:eastAsia="en-NZ"/>
        </w:rPr>
      </w:pPr>
      <w:hyperlink w:anchor="_Toc469405573" w:history="1">
        <w:r w:rsidR="00A5526B" w:rsidRPr="0018488B">
          <w:rPr>
            <w:rStyle w:val="Hyperlink"/>
            <w:noProof/>
            <w:lang w:val="en-AU" w:eastAsia="en-US"/>
          </w:rPr>
          <w:t>Table 18: Indices for 1979-2014 with vessel effects for region 3 of structure ALB3 joint model.</w:t>
        </w:r>
        <w:r w:rsidR="00A5526B">
          <w:rPr>
            <w:noProof/>
            <w:webHidden/>
          </w:rPr>
          <w:tab/>
        </w:r>
        <w:r w:rsidR="00A5526B">
          <w:rPr>
            <w:noProof/>
            <w:webHidden/>
          </w:rPr>
          <w:fldChar w:fldCharType="begin"/>
        </w:r>
        <w:r w:rsidR="00A5526B">
          <w:rPr>
            <w:noProof/>
            <w:webHidden/>
          </w:rPr>
          <w:instrText xml:space="preserve"> PAGEREF _Toc469405573 \h </w:instrText>
        </w:r>
        <w:r w:rsidR="00A5526B">
          <w:rPr>
            <w:noProof/>
            <w:webHidden/>
          </w:rPr>
        </w:r>
        <w:r w:rsidR="00A5526B">
          <w:rPr>
            <w:noProof/>
            <w:webHidden/>
          </w:rPr>
          <w:fldChar w:fldCharType="separate"/>
        </w:r>
        <w:r w:rsidR="00A5526B">
          <w:rPr>
            <w:noProof/>
            <w:webHidden/>
          </w:rPr>
          <w:t>40</w:t>
        </w:r>
        <w:r w:rsidR="00A5526B">
          <w:rPr>
            <w:noProof/>
            <w:webHidden/>
          </w:rPr>
          <w:fldChar w:fldCharType="end"/>
        </w:r>
      </w:hyperlink>
    </w:p>
    <w:p w14:paraId="2A252237" w14:textId="38E02B1F" w:rsidR="00A5526B" w:rsidRDefault="002C6B17">
      <w:pPr>
        <w:pStyle w:val="TableofFigures"/>
        <w:tabs>
          <w:tab w:val="right" w:leader="dot" w:pos="9016"/>
        </w:tabs>
        <w:rPr>
          <w:noProof/>
          <w:sz w:val="22"/>
          <w:szCs w:val="22"/>
          <w:lang w:val="en-NZ" w:eastAsia="en-NZ"/>
        </w:rPr>
      </w:pPr>
      <w:hyperlink w:anchor="_Toc469405574" w:history="1">
        <w:r w:rsidR="00A5526B" w:rsidRPr="0018488B">
          <w:rPr>
            <w:rStyle w:val="Hyperlink"/>
            <w:noProof/>
            <w:lang w:val="en-AU" w:eastAsia="en-US"/>
          </w:rPr>
          <w:t>Table 19: Indices for 1952-79 without vessel effects for region 4 of structure ALB3 joint model.</w:t>
        </w:r>
        <w:r w:rsidR="00A5526B">
          <w:rPr>
            <w:noProof/>
            <w:webHidden/>
          </w:rPr>
          <w:tab/>
        </w:r>
        <w:r w:rsidR="00A5526B">
          <w:rPr>
            <w:noProof/>
            <w:webHidden/>
          </w:rPr>
          <w:fldChar w:fldCharType="begin"/>
        </w:r>
        <w:r w:rsidR="00A5526B">
          <w:rPr>
            <w:noProof/>
            <w:webHidden/>
          </w:rPr>
          <w:instrText xml:space="preserve"> PAGEREF _Toc469405574 \h </w:instrText>
        </w:r>
        <w:r w:rsidR="00A5526B">
          <w:rPr>
            <w:noProof/>
            <w:webHidden/>
          </w:rPr>
        </w:r>
        <w:r w:rsidR="00A5526B">
          <w:rPr>
            <w:noProof/>
            <w:webHidden/>
          </w:rPr>
          <w:fldChar w:fldCharType="separate"/>
        </w:r>
        <w:r w:rsidR="00A5526B">
          <w:rPr>
            <w:noProof/>
            <w:webHidden/>
          </w:rPr>
          <w:t>42</w:t>
        </w:r>
        <w:r w:rsidR="00A5526B">
          <w:rPr>
            <w:noProof/>
            <w:webHidden/>
          </w:rPr>
          <w:fldChar w:fldCharType="end"/>
        </w:r>
      </w:hyperlink>
    </w:p>
    <w:p w14:paraId="6D9E70EB" w14:textId="6344B9A2" w:rsidR="00A5526B" w:rsidRDefault="002C6B17">
      <w:pPr>
        <w:pStyle w:val="TableofFigures"/>
        <w:tabs>
          <w:tab w:val="right" w:leader="dot" w:pos="9016"/>
        </w:tabs>
        <w:rPr>
          <w:noProof/>
          <w:sz w:val="22"/>
          <w:szCs w:val="22"/>
          <w:lang w:val="en-NZ" w:eastAsia="en-NZ"/>
        </w:rPr>
      </w:pPr>
      <w:hyperlink w:anchor="_Toc469405575" w:history="1">
        <w:r w:rsidR="00A5526B" w:rsidRPr="0018488B">
          <w:rPr>
            <w:rStyle w:val="Hyperlink"/>
            <w:noProof/>
            <w:lang w:val="en-AU" w:eastAsia="en-US"/>
          </w:rPr>
          <w:t>Table 20: Indices for 1979-2014 with vessel effects for region 4 of structure ALB3 joint model.</w:t>
        </w:r>
        <w:r w:rsidR="00A5526B">
          <w:rPr>
            <w:noProof/>
            <w:webHidden/>
          </w:rPr>
          <w:tab/>
        </w:r>
        <w:r w:rsidR="00A5526B">
          <w:rPr>
            <w:noProof/>
            <w:webHidden/>
          </w:rPr>
          <w:fldChar w:fldCharType="begin"/>
        </w:r>
        <w:r w:rsidR="00A5526B">
          <w:rPr>
            <w:noProof/>
            <w:webHidden/>
          </w:rPr>
          <w:instrText xml:space="preserve"> PAGEREF _Toc469405575 \h </w:instrText>
        </w:r>
        <w:r w:rsidR="00A5526B">
          <w:rPr>
            <w:noProof/>
            <w:webHidden/>
          </w:rPr>
        </w:r>
        <w:r w:rsidR="00A5526B">
          <w:rPr>
            <w:noProof/>
            <w:webHidden/>
          </w:rPr>
          <w:fldChar w:fldCharType="separate"/>
        </w:r>
        <w:r w:rsidR="00A5526B">
          <w:rPr>
            <w:noProof/>
            <w:webHidden/>
          </w:rPr>
          <w:t>42</w:t>
        </w:r>
        <w:r w:rsidR="00A5526B">
          <w:rPr>
            <w:noProof/>
            <w:webHidden/>
          </w:rPr>
          <w:fldChar w:fldCharType="end"/>
        </w:r>
      </w:hyperlink>
    </w:p>
    <w:p w14:paraId="725ED883" w14:textId="3AB7CE31" w:rsidR="00A5526B" w:rsidRDefault="002C6B17">
      <w:pPr>
        <w:pStyle w:val="TableofFigures"/>
        <w:tabs>
          <w:tab w:val="right" w:leader="dot" w:pos="9016"/>
        </w:tabs>
        <w:rPr>
          <w:noProof/>
          <w:sz w:val="22"/>
          <w:szCs w:val="22"/>
          <w:lang w:val="en-NZ" w:eastAsia="en-NZ"/>
        </w:rPr>
      </w:pPr>
      <w:hyperlink w:anchor="_Toc469405576" w:history="1">
        <w:r w:rsidR="00A5526B" w:rsidRPr="0018488B">
          <w:rPr>
            <w:rStyle w:val="Hyperlink"/>
            <w:noProof/>
            <w:lang w:val="en-AU" w:eastAsia="en-US"/>
          </w:rPr>
          <w:t>Table 21: Indices for 1952-79 without vessel effects for the sole region of the structure ALB5 joint model.</w:t>
        </w:r>
        <w:r w:rsidR="00A5526B">
          <w:rPr>
            <w:noProof/>
            <w:webHidden/>
          </w:rPr>
          <w:tab/>
        </w:r>
        <w:r w:rsidR="00A5526B">
          <w:rPr>
            <w:noProof/>
            <w:webHidden/>
          </w:rPr>
          <w:fldChar w:fldCharType="begin"/>
        </w:r>
        <w:r w:rsidR="00A5526B">
          <w:rPr>
            <w:noProof/>
            <w:webHidden/>
          </w:rPr>
          <w:instrText xml:space="preserve"> PAGEREF _Toc469405576 \h </w:instrText>
        </w:r>
        <w:r w:rsidR="00A5526B">
          <w:rPr>
            <w:noProof/>
            <w:webHidden/>
          </w:rPr>
        </w:r>
        <w:r w:rsidR="00A5526B">
          <w:rPr>
            <w:noProof/>
            <w:webHidden/>
          </w:rPr>
          <w:fldChar w:fldCharType="separate"/>
        </w:r>
        <w:r w:rsidR="00A5526B">
          <w:rPr>
            <w:noProof/>
            <w:webHidden/>
          </w:rPr>
          <w:t>45</w:t>
        </w:r>
        <w:r w:rsidR="00A5526B">
          <w:rPr>
            <w:noProof/>
            <w:webHidden/>
          </w:rPr>
          <w:fldChar w:fldCharType="end"/>
        </w:r>
      </w:hyperlink>
    </w:p>
    <w:p w14:paraId="3BA4FE38" w14:textId="18BCC8AE" w:rsidR="00A5526B" w:rsidRDefault="002C6B17">
      <w:pPr>
        <w:pStyle w:val="TableofFigures"/>
        <w:tabs>
          <w:tab w:val="right" w:leader="dot" w:pos="9016"/>
        </w:tabs>
        <w:rPr>
          <w:noProof/>
          <w:sz w:val="22"/>
          <w:szCs w:val="22"/>
          <w:lang w:val="en-NZ" w:eastAsia="en-NZ"/>
        </w:rPr>
      </w:pPr>
      <w:hyperlink w:anchor="_Toc469405577" w:history="1">
        <w:r w:rsidR="00A5526B" w:rsidRPr="0018488B">
          <w:rPr>
            <w:rStyle w:val="Hyperlink"/>
            <w:noProof/>
            <w:lang w:val="en-AU" w:eastAsia="en-US"/>
          </w:rPr>
          <w:t>Table 22: Indices for 1979-2014 with vessel effects for the sole region of the structure ALB5 joint model.</w:t>
        </w:r>
        <w:r w:rsidR="00A5526B">
          <w:rPr>
            <w:noProof/>
            <w:webHidden/>
          </w:rPr>
          <w:tab/>
        </w:r>
        <w:r w:rsidR="00A5526B">
          <w:rPr>
            <w:noProof/>
            <w:webHidden/>
          </w:rPr>
          <w:fldChar w:fldCharType="begin"/>
        </w:r>
        <w:r w:rsidR="00A5526B">
          <w:rPr>
            <w:noProof/>
            <w:webHidden/>
          </w:rPr>
          <w:instrText xml:space="preserve"> PAGEREF _Toc469405577 \h </w:instrText>
        </w:r>
        <w:r w:rsidR="00A5526B">
          <w:rPr>
            <w:noProof/>
            <w:webHidden/>
          </w:rPr>
        </w:r>
        <w:r w:rsidR="00A5526B">
          <w:rPr>
            <w:noProof/>
            <w:webHidden/>
          </w:rPr>
          <w:fldChar w:fldCharType="separate"/>
        </w:r>
        <w:r w:rsidR="00A5526B">
          <w:rPr>
            <w:noProof/>
            <w:webHidden/>
          </w:rPr>
          <w:t>45</w:t>
        </w:r>
        <w:r w:rsidR="00A5526B">
          <w:rPr>
            <w:noProof/>
            <w:webHidden/>
          </w:rPr>
          <w:fldChar w:fldCharType="end"/>
        </w:r>
      </w:hyperlink>
    </w:p>
    <w:p w14:paraId="555FC237" w14:textId="53F047E6" w:rsidR="00F83CE2" w:rsidRDefault="00F83CE2" w:rsidP="00F83CE2">
      <w:pPr>
        <w:tabs>
          <w:tab w:val="left" w:pos="0"/>
          <w:tab w:val="right" w:leader="dot" w:pos="9781"/>
          <w:tab w:val="right" w:leader="dot" w:pos="10065"/>
        </w:tabs>
        <w:ind w:right="139"/>
      </w:pPr>
      <w:r w:rsidRPr="00F83CE2">
        <w:fldChar w:fldCharType="end"/>
      </w:r>
    </w:p>
    <w:p w14:paraId="0CDF68FF" w14:textId="77777777" w:rsidR="00F83CE2" w:rsidRPr="00F83CE2" w:rsidRDefault="00F83CE2" w:rsidP="00F83CE2">
      <w:pPr>
        <w:keepNext/>
        <w:keepLines/>
        <w:spacing w:before="480" w:line="276" w:lineRule="auto"/>
        <w:rPr>
          <w:rFonts w:eastAsia="PMingLiU"/>
          <w:b/>
          <w:bCs/>
          <w:color w:val="2E74B5"/>
          <w:sz w:val="28"/>
          <w:szCs w:val="28"/>
          <w:lang w:eastAsia="ja-JP"/>
        </w:rPr>
      </w:pPr>
      <w:r w:rsidRPr="00F83CE2">
        <w:rPr>
          <w:rFonts w:eastAsia="PMingLiU"/>
          <w:b/>
          <w:bCs/>
          <w:color w:val="2E74B5"/>
          <w:sz w:val="28"/>
          <w:szCs w:val="28"/>
          <w:lang w:eastAsia="ja-JP"/>
        </w:rPr>
        <w:t>Figures</w:t>
      </w:r>
    </w:p>
    <w:p w14:paraId="0669700B" w14:textId="41212ACC" w:rsidR="00A5526B" w:rsidRDefault="00F83CE2">
      <w:pPr>
        <w:pStyle w:val="TableofFigures"/>
        <w:tabs>
          <w:tab w:val="right" w:leader="dot" w:pos="9016"/>
        </w:tabs>
        <w:rPr>
          <w:noProof/>
          <w:sz w:val="22"/>
          <w:szCs w:val="22"/>
          <w:lang w:val="en-NZ" w:eastAsia="en-NZ"/>
        </w:rPr>
      </w:pPr>
      <w:r w:rsidRPr="00F83CE2">
        <w:fldChar w:fldCharType="begin"/>
      </w:r>
      <w:r w:rsidRPr="00F83CE2">
        <w:instrText xml:space="preserve"> TOC \h \z \c "Figure" </w:instrText>
      </w:r>
      <w:r w:rsidRPr="00F83CE2">
        <w:fldChar w:fldCharType="separate"/>
      </w:r>
      <w:hyperlink w:anchor="_Toc469405578" w:history="1">
        <w:r w:rsidR="00A5526B" w:rsidRPr="002D7498">
          <w:rPr>
            <w:rStyle w:val="Hyperlink"/>
            <w:noProof/>
            <w:lang w:val="en-AU" w:eastAsia="en-US"/>
          </w:rPr>
          <w:t>Figure 1: Maps of the alternative regional structures used to estimate albacore CPUE indices.</w:t>
        </w:r>
        <w:r w:rsidR="00A5526B">
          <w:rPr>
            <w:noProof/>
            <w:webHidden/>
          </w:rPr>
          <w:tab/>
        </w:r>
        <w:r w:rsidR="00A5526B">
          <w:rPr>
            <w:noProof/>
            <w:webHidden/>
          </w:rPr>
          <w:fldChar w:fldCharType="begin"/>
        </w:r>
        <w:r w:rsidR="00A5526B">
          <w:rPr>
            <w:noProof/>
            <w:webHidden/>
          </w:rPr>
          <w:instrText xml:space="preserve"> PAGEREF _Toc469405578 \h </w:instrText>
        </w:r>
        <w:r w:rsidR="00A5526B">
          <w:rPr>
            <w:noProof/>
            <w:webHidden/>
          </w:rPr>
        </w:r>
        <w:r w:rsidR="00A5526B">
          <w:rPr>
            <w:noProof/>
            <w:webHidden/>
          </w:rPr>
          <w:fldChar w:fldCharType="separate"/>
        </w:r>
        <w:r w:rsidR="00A5526B">
          <w:rPr>
            <w:noProof/>
            <w:webHidden/>
          </w:rPr>
          <w:t>48</w:t>
        </w:r>
        <w:r w:rsidR="00A5526B">
          <w:rPr>
            <w:noProof/>
            <w:webHidden/>
          </w:rPr>
          <w:fldChar w:fldCharType="end"/>
        </w:r>
      </w:hyperlink>
    </w:p>
    <w:p w14:paraId="15FC0162" w14:textId="078CF6EE" w:rsidR="00A5526B" w:rsidRDefault="002C6B17">
      <w:pPr>
        <w:pStyle w:val="TableofFigures"/>
        <w:tabs>
          <w:tab w:val="right" w:leader="dot" w:pos="9016"/>
        </w:tabs>
        <w:rPr>
          <w:noProof/>
          <w:sz w:val="22"/>
          <w:szCs w:val="22"/>
          <w:lang w:val="en-NZ" w:eastAsia="en-NZ"/>
        </w:rPr>
      </w:pPr>
      <w:hyperlink w:anchor="_Toc469405579" w:history="1">
        <w:r w:rsidR="00A5526B" w:rsidRPr="002D7498">
          <w:rPr>
            <w:rStyle w:val="Hyperlink"/>
            <w:noProof/>
            <w:lang w:val="en-AU" w:eastAsia="en-US"/>
          </w:rPr>
          <w:t>Figure 2: Sets per day by region for the Japanese fleet in regional structure A2.</w:t>
        </w:r>
        <w:r w:rsidR="00A5526B">
          <w:rPr>
            <w:noProof/>
            <w:webHidden/>
          </w:rPr>
          <w:tab/>
        </w:r>
        <w:r w:rsidR="00A5526B">
          <w:rPr>
            <w:noProof/>
            <w:webHidden/>
          </w:rPr>
          <w:fldChar w:fldCharType="begin"/>
        </w:r>
        <w:r w:rsidR="00A5526B">
          <w:rPr>
            <w:noProof/>
            <w:webHidden/>
          </w:rPr>
          <w:instrText xml:space="preserve"> PAGEREF _Toc469405579 \h </w:instrText>
        </w:r>
        <w:r w:rsidR="00A5526B">
          <w:rPr>
            <w:noProof/>
            <w:webHidden/>
          </w:rPr>
        </w:r>
        <w:r w:rsidR="00A5526B">
          <w:rPr>
            <w:noProof/>
            <w:webHidden/>
          </w:rPr>
          <w:fldChar w:fldCharType="separate"/>
        </w:r>
        <w:r w:rsidR="00A5526B">
          <w:rPr>
            <w:noProof/>
            <w:webHidden/>
          </w:rPr>
          <w:t>49</w:t>
        </w:r>
        <w:r w:rsidR="00A5526B">
          <w:rPr>
            <w:noProof/>
            <w:webHidden/>
          </w:rPr>
          <w:fldChar w:fldCharType="end"/>
        </w:r>
      </w:hyperlink>
    </w:p>
    <w:p w14:paraId="7FCDC698" w14:textId="07FDA2A5" w:rsidR="00A5526B" w:rsidRDefault="002C6B17">
      <w:pPr>
        <w:pStyle w:val="TableofFigures"/>
        <w:tabs>
          <w:tab w:val="right" w:leader="dot" w:pos="9016"/>
        </w:tabs>
        <w:rPr>
          <w:noProof/>
          <w:sz w:val="22"/>
          <w:szCs w:val="22"/>
          <w:lang w:val="en-NZ" w:eastAsia="en-NZ"/>
        </w:rPr>
      </w:pPr>
      <w:hyperlink w:anchor="_Toc469405580" w:history="1">
        <w:r w:rsidR="00A5526B" w:rsidRPr="002D7498">
          <w:rPr>
            <w:rStyle w:val="Hyperlink"/>
            <w:noProof/>
            <w:lang w:val="en-AU" w:eastAsia="en-US"/>
          </w:rPr>
          <w:t>Figure 3: Sets per day by region for the Taiwanese fleet in regional structure A2 .</w:t>
        </w:r>
        <w:r w:rsidR="00A5526B">
          <w:rPr>
            <w:noProof/>
            <w:webHidden/>
          </w:rPr>
          <w:tab/>
        </w:r>
        <w:r w:rsidR="00A5526B">
          <w:rPr>
            <w:noProof/>
            <w:webHidden/>
          </w:rPr>
          <w:fldChar w:fldCharType="begin"/>
        </w:r>
        <w:r w:rsidR="00A5526B">
          <w:rPr>
            <w:noProof/>
            <w:webHidden/>
          </w:rPr>
          <w:instrText xml:space="preserve"> PAGEREF _Toc469405580 \h </w:instrText>
        </w:r>
        <w:r w:rsidR="00A5526B">
          <w:rPr>
            <w:noProof/>
            <w:webHidden/>
          </w:rPr>
        </w:r>
        <w:r w:rsidR="00A5526B">
          <w:rPr>
            <w:noProof/>
            <w:webHidden/>
          </w:rPr>
          <w:fldChar w:fldCharType="separate"/>
        </w:r>
        <w:r w:rsidR="00A5526B">
          <w:rPr>
            <w:noProof/>
            <w:webHidden/>
          </w:rPr>
          <w:t>50</w:t>
        </w:r>
        <w:r w:rsidR="00A5526B">
          <w:rPr>
            <w:noProof/>
            <w:webHidden/>
          </w:rPr>
          <w:fldChar w:fldCharType="end"/>
        </w:r>
      </w:hyperlink>
    </w:p>
    <w:p w14:paraId="1448A5B0" w14:textId="3EEBA715" w:rsidR="00A5526B" w:rsidRDefault="002C6B17">
      <w:pPr>
        <w:pStyle w:val="TableofFigures"/>
        <w:tabs>
          <w:tab w:val="right" w:leader="dot" w:pos="9016"/>
        </w:tabs>
        <w:rPr>
          <w:noProof/>
          <w:sz w:val="22"/>
          <w:szCs w:val="22"/>
          <w:lang w:val="en-NZ" w:eastAsia="en-NZ"/>
        </w:rPr>
      </w:pPr>
      <w:hyperlink w:anchor="_Toc469405581" w:history="1">
        <w:r w:rsidR="00A5526B" w:rsidRPr="002D7498">
          <w:rPr>
            <w:rStyle w:val="Hyperlink"/>
            <w:noProof/>
            <w:lang w:val="en-AU" w:eastAsia="en-US"/>
          </w:rPr>
          <w:t>Figure 4: Sets per day by region for the Korean fleet in regional structure A2.</w:t>
        </w:r>
        <w:r w:rsidR="00A5526B">
          <w:rPr>
            <w:noProof/>
            <w:webHidden/>
          </w:rPr>
          <w:tab/>
        </w:r>
        <w:r w:rsidR="00A5526B">
          <w:rPr>
            <w:noProof/>
            <w:webHidden/>
          </w:rPr>
          <w:fldChar w:fldCharType="begin"/>
        </w:r>
        <w:r w:rsidR="00A5526B">
          <w:rPr>
            <w:noProof/>
            <w:webHidden/>
          </w:rPr>
          <w:instrText xml:space="preserve"> PAGEREF _Toc469405581 \h </w:instrText>
        </w:r>
        <w:r w:rsidR="00A5526B">
          <w:rPr>
            <w:noProof/>
            <w:webHidden/>
          </w:rPr>
        </w:r>
        <w:r w:rsidR="00A5526B">
          <w:rPr>
            <w:noProof/>
            <w:webHidden/>
          </w:rPr>
          <w:fldChar w:fldCharType="separate"/>
        </w:r>
        <w:r w:rsidR="00A5526B">
          <w:rPr>
            <w:noProof/>
            <w:webHidden/>
          </w:rPr>
          <w:t>51</w:t>
        </w:r>
        <w:r w:rsidR="00A5526B">
          <w:rPr>
            <w:noProof/>
            <w:webHidden/>
          </w:rPr>
          <w:fldChar w:fldCharType="end"/>
        </w:r>
      </w:hyperlink>
    </w:p>
    <w:p w14:paraId="42091D24" w14:textId="5A295D1E" w:rsidR="00A5526B" w:rsidRDefault="002C6B17">
      <w:pPr>
        <w:pStyle w:val="TableofFigures"/>
        <w:tabs>
          <w:tab w:val="right" w:leader="dot" w:pos="9016"/>
        </w:tabs>
        <w:rPr>
          <w:noProof/>
          <w:sz w:val="22"/>
          <w:szCs w:val="22"/>
          <w:lang w:val="en-NZ" w:eastAsia="en-NZ"/>
        </w:rPr>
      </w:pPr>
      <w:hyperlink w:anchor="_Toc469405582" w:history="1">
        <w:r w:rsidR="00A5526B" w:rsidRPr="002D7498">
          <w:rPr>
            <w:rStyle w:val="Hyperlink"/>
            <w:noProof/>
            <w:lang w:val="en-AU" w:eastAsia="en-US"/>
          </w:rPr>
          <w:t>Figure 5: Proportions of sets retained after data cleaning for analyses in this paper, by region and yrqtr, for Japanese (top left), Taiwanese (top right), and Korean (bottom left) data.</w:t>
        </w:r>
        <w:r w:rsidR="00A5526B">
          <w:rPr>
            <w:noProof/>
            <w:webHidden/>
          </w:rPr>
          <w:tab/>
        </w:r>
        <w:r w:rsidR="00A5526B">
          <w:rPr>
            <w:noProof/>
            <w:webHidden/>
          </w:rPr>
          <w:fldChar w:fldCharType="begin"/>
        </w:r>
        <w:r w:rsidR="00A5526B">
          <w:rPr>
            <w:noProof/>
            <w:webHidden/>
          </w:rPr>
          <w:instrText xml:space="preserve"> PAGEREF _Toc469405582 \h </w:instrText>
        </w:r>
        <w:r w:rsidR="00A5526B">
          <w:rPr>
            <w:noProof/>
            <w:webHidden/>
          </w:rPr>
        </w:r>
        <w:r w:rsidR="00A5526B">
          <w:rPr>
            <w:noProof/>
            <w:webHidden/>
          </w:rPr>
          <w:fldChar w:fldCharType="separate"/>
        </w:r>
        <w:r w:rsidR="00A5526B">
          <w:rPr>
            <w:noProof/>
            <w:webHidden/>
          </w:rPr>
          <w:t>52</w:t>
        </w:r>
        <w:r w:rsidR="00A5526B">
          <w:rPr>
            <w:noProof/>
            <w:webHidden/>
          </w:rPr>
          <w:fldChar w:fldCharType="end"/>
        </w:r>
      </w:hyperlink>
    </w:p>
    <w:p w14:paraId="72AFBD80" w14:textId="2B2E1FC3" w:rsidR="00A5526B" w:rsidRDefault="002C6B17">
      <w:pPr>
        <w:pStyle w:val="TableofFigures"/>
        <w:tabs>
          <w:tab w:val="right" w:leader="dot" w:pos="9016"/>
        </w:tabs>
        <w:rPr>
          <w:noProof/>
          <w:sz w:val="22"/>
          <w:szCs w:val="22"/>
          <w:lang w:val="en-NZ" w:eastAsia="en-NZ"/>
        </w:rPr>
      </w:pPr>
      <w:hyperlink w:anchor="_Toc469405583" w:history="1">
        <w:r w:rsidR="00A5526B" w:rsidRPr="002D7498">
          <w:rPr>
            <w:rStyle w:val="Hyperlink"/>
            <w:noProof/>
            <w:lang w:val="en-AU" w:eastAsia="en-US"/>
          </w:rPr>
          <w:t>Figure 6: Proportions of Taiwanese catch in number reported as albacore, by 5 year period, mapped by 1</w:t>
        </w:r>
        <w:r w:rsidR="00A5526B" w:rsidRPr="002D7498">
          <w:rPr>
            <w:rStyle w:val="Hyperlink"/>
            <w:noProof/>
            <w:lang w:val="en-NZ" w:eastAsia="en-US"/>
          </w:rPr>
          <w:t>°</w:t>
        </w:r>
        <w:r w:rsidR="00A5526B" w:rsidRPr="002D7498">
          <w:rPr>
            <w:rStyle w:val="Hyperlink"/>
            <w:noProof/>
            <w:lang w:val="en-AU" w:eastAsia="en-US"/>
          </w:rPr>
          <w:t xml:space="preserve"> square. More yellow indicates a higher percentage of albacore. Contour lines occur at 5% intervals.</w:t>
        </w:r>
        <w:r w:rsidR="00A5526B">
          <w:rPr>
            <w:noProof/>
            <w:webHidden/>
          </w:rPr>
          <w:tab/>
        </w:r>
        <w:r w:rsidR="00A5526B">
          <w:rPr>
            <w:noProof/>
            <w:webHidden/>
          </w:rPr>
          <w:fldChar w:fldCharType="begin"/>
        </w:r>
        <w:r w:rsidR="00A5526B">
          <w:rPr>
            <w:noProof/>
            <w:webHidden/>
          </w:rPr>
          <w:instrText xml:space="preserve"> PAGEREF _Toc469405583 \h </w:instrText>
        </w:r>
        <w:r w:rsidR="00A5526B">
          <w:rPr>
            <w:noProof/>
            <w:webHidden/>
          </w:rPr>
        </w:r>
        <w:r w:rsidR="00A5526B">
          <w:rPr>
            <w:noProof/>
            <w:webHidden/>
          </w:rPr>
          <w:fldChar w:fldCharType="separate"/>
        </w:r>
        <w:r w:rsidR="00A5526B">
          <w:rPr>
            <w:noProof/>
            <w:webHidden/>
          </w:rPr>
          <w:t>53</w:t>
        </w:r>
        <w:r w:rsidR="00A5526B">
          <w:rPr>
            <w:noProof/>
            <w:webHidden/>
          </w:rPr>
          <w:fldChar w:fldCharType="end"/>
        </w:r>
      </w:hyperlink>
    </w:p>
    <w:p w14:paraId="5B05C605" w14:textId="4F7BC521" w:rsidR="00A5526B" w:rsidRDefault="002C6B17">
      <w:pPr>
        <w:pStyle w:val="TableofFigures"/>
        <w:tabs>
          <w:tab w:val="right" w:leader="dot" w:pos="9016"/>
        </w:tabs>
        <w:rPr>
          <w:noProof/>
          <w:sz w:val="22"/>
          <w:szCs w:val="22"/>
          <w:lang w:val="en-NZ" w:eastAsia="en-NZ"/>
        </w:rPr>
      </w:pPr>
      <w:hyperlink w:anchor="_Toc469405584" w:history="1">
        <w:r w:rsidR="00A5526B" w:rsidRPr="002D7498">
          <w:rPr>
            <w:rStyle w:val="Hyperlink"/>
            <w:noProof/>
            <w:lang w:val="en-AU" w:eastAsia="en-US"/>
          </w:rPr>
          <w:t>Figure 7: Proportions of Taiwanese catch in number reported as ‘other’ species, by 5 year period, mapped by 1</w:t>
        </w:r>
        <w:r w:rsidR="00A5526B" w:rsidRPr="002D7498">
          <w:rPr>
            <w:rStyle w:val="Hyperlink"/>
            <w:noProof/>
            <w:lang w:val="en-NZ" w:eastAsia="en-US"/>
          </w:rPr>
          <w:t>°</w:t>
        </w:r>
        <w:r w:rsidR="00A5526B" w:rsidRPr="002D7498">
          <w:rPr>
            <w:rStyle w:val="Hyperlink"/>
            <w:noProof/>
            <w:lang w:val="en-AU" w:eastAsia="en-US"/>
          </w:rPr>
          <w:t xml:space="preserve"> square. More yellow indicates a higher percentage of ‘other’ species. Contour lines occur at 5% intervals.</w:t>
        </w:r>
        <w:r w:rsidR="00A5526B">
          <w:rPr>
            <w:noProof/>
            <w:webHidden/>
          </w:rPr>
          <w:tab/>
        </w:r>
        <w:r w:rsidR="00A5526B">
          <w:rPr>
            <w:noProof/>
            <w:webHidden/>
          </w:rPr>
          <w:fldChar w:fldCharType="begin"/>
        </w:r>
        <w:r w:rsidR="00A5526B">
          <w:rPr>
            <w:noProof/>
            <w:webHidden/>
          </w:rPr>
          <w:instrText xml:space="preserve"> PAGEREF _Toc469405584 \h </w:instrText>
        </w:r>
        <w:r w:rsidR="00A5526B">
          <w:rPr>
            <w:noProof/>
            <w:webHidden/>
          </w:rPr>
        </w:r>
        <w:r w:rsidR="00A5526B">
          <w:rPr>
            <w:noProof/>
            <w:webHidden/>
          </w:rPr>
          <w:fldChar w:fldCharType="separate"/>
        </w:r>
        <w:r w:rsidR="00A5526B">
          <w:rPr>
            <w:noProof/>
            <w:webHidden/>
          </w:rPr>
          <w:t>54</w:t>
        </w:r>
        <w:r w:rsidR="00A5526B">
          <w:rPr>
            <w:noProof/>
            <w:webHidden/>
          </w:rPr>
          <w:fldChar w:fldCharType="end"/>
        </w:r>
      </w:hyperlink>
    </w:p>
    <w:p w14:paraId="078A84A9" w14:textId="7BB0173D" w:rsidR="00A5526B" w:rsidRDefault="002C6B17">
      <w:pPr>
        <w:pStyle w:val="TableofFigures"/>
        <w:tabs>
          <w:tab w:val="right" w:leader="dot" w:pos="9016"/>
        </w:tabs>
        <w:rPr>
          <w:noProof/>
          <w:sz w:val="22"/>
          <w:szCs w:val="22"/>
          <w:lang w:val="en-NZ" w:eastAsia="en-NZ"/>
        </w:rPr>
      </w:pPr>
      <w:hyperlink w:anchor="_Toc469405585" w:history="1">
        <w:r w:rsidR="00A5526B" w:rsidRPr="002D7498">
          <w:rPr>
            <w:rStyle w:val="Hyperlink"/>
            <w:noProof/>
            <w:lang w:val="en-AU" w:eastAsia="en-US"/>
          </w:rPr>
          <w:t>Figure 8: Taiwanese catch rates per hundred hooks of oilfish, sharks, skipjack, and other tunas, by region and year-qtr.</w:t>
        </w:r>
        <w:r w:rsidR="00A5526B">
          <w:rPr>
            <w:noProof/>
            <w:webHidden/>
          </w:rPr>
          <w:tab/>
        </w:r>
        <w:r w:rsidR="00A5526B">
          <w:rPr>
            <w:noProof/>
            <w:webHidden/>
          </w:rPr>
          <w:fldChar w:fldCharType="begin"/>
        </w:r>
        <w:r w:rsidR="00A5526B">
          <w:rPr>
            <w:noProof/>
            <w:webHidden/>
          </w:rPr>
          <w:instrText xml:space="preserve"> PAGEREF _Toc469405585 \h </w:instrText>
        </w:r>
        <w:r w:rsidR="00A5526B">
          <w:rPr>
            <w:noProof/>
            <w:webHidden/>
          </w:rPr>
        </w:r>
        <w:r w:rsidR="00A5526B">
          <w:rPr>
            <w:noProof/>
            <w:webHidden/>
          </w:rPr>
          <w:fldChar w:fldCharType="separate"/>
        </w:r>
        <w:r w:rsidR="00A5526B">
          <w:rPr>
            <w:noProof/>
            <w:webHidden/>
          </w:rPr>
          <w:t>55</w:t>
        </w:r>
        <w:r w:rsidR="00A5526B">
          <w:rPr>
            <w:noProof/>
            <w:webHidden/>
          </w:rPr>
          <w:fldChar w:fldCharType="end"/>
        </w:r>
      </w:hyperlink>
    </w:p>
    <w:p w14:paraId="68100EE0" w14:textId="77F98A5D" w:rsidR="00A5526B" w:rsidRDefault="002C6B17">
      <w:pPr>
        <w:pStyle w:val="TableofFigures"/>
        <w:tabs>
          <w:tab w:val="right" w:leader="dot" w:pos="9016"/>
        </w:tabs>
        <w:rPr>
          <w:noProof/>
          <w:sz w:val="22"/>
          <w:szCs w:val="22"/>
          <w:lang w:val="en-NZ" w:eastAsia="en-NZ"/>
        </w:rPr>
      </w:pPr>
      <w:hyperlink w:anchor="_Toc469405586" w:history="1">
        <w:r w:rsidR="00A5526B" w:rsidRPr="002D7498">
          <w:rPr>
            <w:rStyle w:val="Hyperlink"/>
            <w:noProof/>
            <w:lang w:val="en-AU" w:eastAsia="en-US"/>
          </w:rPr>
          <w:t xml:space="preserve">Figure 9: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1 for Japanese, Korean, and Taiwanese effort. These are based on a hierarchical Ward clustering 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_Toc469405586 \h </w:instrText>
        </w:r>
        <w:r w:rsidR="00A5526B">
          <w:rPr>
            <w:noProof/>
            <w:webHidden/>
          </w:rPr>
        </w:r>
        <w:r w:rsidR="00A5526B">
          <w:rPr>
            <w:noProof/>
            <w:webHidden/>
          </w:rPr>
          <w:fldChar w:fldCharType="separate"/>
        </w:r>
        <w:r w:rsidR="00A5526B">
          <w:rPr>
            <w:noProof/>
            <w:webHidden/>
          </w:rPr>
          <w:t>56</w:t>
        </w:r>
        <w:r w:rsidR="00A5526B">
          <w:rPr>
            <w:noProof/>
            <w:webHidden/>
          </w:rPr>
          <w:fldChar w:fldCharType="end"/>
        </w:r>
      </w:hyperlink>
    </w:p>
    <w:p w14:paraId="4B178C27" w14:textId="2ED27B2A" w:rsidR="00A5526B" w:rsidRDefault="002C6B17">
      <w:pPr>
        <w:pStyle w:val="TableofFigures"/>
        <w:tabs>
          <w:tab w:val="right" w:leader="dot" w:pos="9016"/>
        </w:tabs>
        <w:rPr>
          <w:noProof/>
          <w:sz w:val="22"/>
          <w:szCs w:val="22"/>
          <w:lang w:val="en-NZ" w:eastAsia="en-NZ"/>
        </w:rPr>
      </w:pPr>
      <w:hyperlink w:anchor="_Toc469405587" w:history="1">
        <w:r w:rsidR="00A5526B" w:rsidRPr="002D7498">
          <w:rPr>
            <w:rStyle w:val="Hyperlink"/>
            <w:noProof/>
            <w:lang w:val="en-AU" w:eastAsia="en-US"/>
          </w:rPr>
          <w:t xml:space="preserve">Figure 10: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2 for Japanese, Korean, and Taiwanese effort. These are based on a hierarchical Ward clustering 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_Toc469405587 \h </w:instrText>
        </w:r>
        <w:r w:rsidR="00A5526B">
          <w:rPr>
            <w:noProof/>
            <w:webHidden/>
          </w:rPr>
        </w:r>
        <w:r w:rsidR="00A5526B">
          <w:rPr>
            <w:noProof/>
            <w:webHidden/>
          </w:rPr>
          <w:fldChar w:fldCharType="separate"/>
        </w:r>
        <w:r w:rsidR="00A5526B">
          <w:rPr>
            <w:noProof/>
            <w:webHidden/>
          </w:rPr>
          <w:t>57</w:t>
        </w:r>
        <w:r w:rsidR="00A5526B">
          <w:rPr>
            <w:noProof/>
            <w:webHidden/>
          </w:rPr>
          <w:fldChar w:fldCharType="end"/>
        </w:r>
      </w:hyperlink>
    </w:p>
    <w:p w14:paraId="616899C5" w14:textId="604D91D4" w:rsidR="00A5526B" w:rsidRDefault="002C6B17">
      <w:pPr>
        <w:pStyle w:val="TableofFigures"/>
        <w:tabs>
          <w:tab w:val="right" w:leader="dot" w:pos="9016"/>
        </w:tabs>
        <w:rPr>
          <w:noProof/>
          <w:sz w:val="22"/>
          <w:szCs w:val="22"/>
          <w:lang w:val="en-NZ" w:eastAsia="en-NZ"/>
        </w:rPr>
      </w:pPr>
      <w:hyperlink w:anchor="_Toc469405588" w:history="1">
        <w:r w:rsidR="00A5526B" w:rsidRPr="002D7498">
          <w:rPr>
            <w:rStyle w:val="Hyperlink"/>
            <w:noProof/>
            <w:lang w:val="en-AU" w:eastAsia="en-US"/>
          </w:rPr>
          <w:t xml:space="preserve">Figure 11: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3 for Japanese, Korean, and Taiwanese effort. These are based on a hierarchical Ward clustering 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_Toc469405588 \h </w:instrText>
        </w:r>
        <w:r w:rsidR="00A5526B">
          <w:rPr>
            <w:noProof/>
            <w:webHidden/>
          </w:rPr>
        </w:r>
        <w:r w:rsidR="00A5526B">
          <w:rPr>
            <w:noProof/>
            <w:webHidden/>
          </w:rPr>
          <w:fldChar w:fldCharType="separate"/>
        </w:r>
        <w:r w:rsidR="00A5526B">
          <w:rPr>
            <w:noProof/>
            <w:webHidden/>
          </w:rPr>
          <w:t>58</w:t>
        </w:r>
        <w:r w:rsidR="00A5526B">
          <w:rPr>
            <w:noProof/>
            <w:webHidden/>
          </w:rPr>
          <w:fldChar w:fldCharType="end"/>
        </w:r>
      </w:hyperlink>
    </w:p>
    <w:p w14:paraId="04E00019" w14:textId="785EE3D5" w:rsidR="00A5526B" w:rsidRDefault="002C6B17">
      <w:pPr>
        <w:pStyle w:val="TableofFigures"/>
        <w:tabs>
          <w:tab w:val="right" w:leader="dot" w:pos="9016"/>
        </w:tabs>
        <w:rPr>
          <w:noProof/>
          <w:sz w:val="22"/>
          <w:szCs w:val="22"/>
          <w:lang w:val="en-NZ" w:eastAsia="en-NZ"/>
        </w:rPr>
      </w:pPr>
      <w:hyperlink w:anchor="_Toc469405589" w:history="1">
        <w:r w:rsidR="00A5526B" w:rsidRPr="002D7498">
          <w:rPr>
            <w:rStyle w:val="Hyperlink"/>
            <w:noProof/>
            <w:lang w:val="en-AU" w:eastAsia="en-US"/>
          </w:rPr>
          <w:t xml:space="preserve">Figure 12: Plots showing analyses to estimate the number of distinct classes of species composition in </w:t>
        </w:r>
        <w:r w:rsidR="00A5526B" w:rsidRPr="002D7498">
          <w:rPr>
            <w:rStyle w:val="Hyperlink"/>
            <w:noProof/>
            <w:lang w:val="en-NZ" w:eastAsia="en-US"/>
          </w:rPr>
          <w:t>A3</w:t>
        </w:r>
        <w:r w:rsidR="00A5526B" w:rsidRPr="002D7498">
          <w:rPr>
            <w:rStyle w:val="Hyperlink"/>
            <w:noProof/>
            <w:lang w:val="en-AU" w:eastAsia="en-US"/>
          </w:rPr>
          <w:t xml:space="preserve"> region 4 for Japanese, Korean, and Taiwanese effort. These are based on a hierarchical Ward clustering </w:t>
        </w:r>
        <w:r w:rsidR="00A5526B" w:rsidRPr="002D7498">
          <w:rPr>
            <w:rStyle w:val="Hyperlink"/>
            <w:noProof/>
            <w:lang w:val="en-AU" w:eastAsia="en-US"/>
          </w:rPr>
          <w:lastRenderedPageBreak/>
          <w:t>analysis of trip-level data (left); and within-group sums of squares from kmeans analyses with a range of numbers of clusters (right).</w:t>
        </w:r>
        <w:r w:rsidR="00A5526B">
          <w:rPr>
            <w:noProof/>
            <w:webHidden/>
          </w:rPr>
          <w:tab/>
        </w:r>
        <w:r w:rsidR="00A5526B">
          <w:rPr>
            <w:noProof/>
            <w:webHidden/>
          </w:rPr>
          <w:fldChar w:fldCharType="begin"/>
        </w:r>
        <w:r w:rsidR="00A5526B">
          <w:rPr>
            <w:noProof/>
            <w:webHidden/>
          </w:rPr>
          <w:instrText xml:space="preserve"> PAGEREF _Toc469405589 \h </w:instrText>
        </w:r>
        <w:r w:rsidR="00A5526B">
          <w:rPr>
            <w:noProof/>
            <w:webHidden/>
          </w:rPr>
        </w:r>
        <w:r w:rsidR="00A5526B">
          <w:rPr>
            <w:noProof/>
            <w:webHidden/>
          </w:rPr>
          <w:fldChar w:fldCharType="separate"/>
        </w:r>
        <w:r w:rsidR="00A5526B">
          <w:rPr>
            <w:noProof/>
            <w:webHidden/>
          </w:rPr>
          <w:t>59</w:t>
        </w:r>
        <w:r w:rsidR="00A5526B">
          <w:rPr>
            <w:noProof/>
            <w:webHidden/>
          </w:rPr>
          <w:fldChar w:fldCharType="end"/>
        </w:r>
      </w:hyperlink>
    </w:p>
    <w:p w14:paraId="20707748" w14:textId="788559C8" w:rsidR="00A5526B" w:rsidRDefault="002C6B17">
      <w:pPr>
        <w:pStyle w:val="TableofFigures"/>
        <w:tabs>
          <w:tab w:val="right" w:leader="dot" w:pos="9016"/>
        </w:tabs>
        <w:rPr>
          <w:noProof/>
          <w:sz w:val="22"/>
          <w:szCs w:val="22"/>
          <w:lang w:val="en-NZ" w:eastAsia="en-NZ"/>
        </w:rPr>
      </w:pPr>
      <w:hyperlink w:anchor="_Toc469405590" w:history="1">
        <w:r w:rsidR="00A5526B" w:rsidRPr="002D7498">
          <w:rPr>
            <w:rStyle w:val="Hyperlink"/>
            <w:noProof/>
            <w:lang w:val="en-AU" w:eastAsia="en-US"/>
          </w:rPr>
          <w:t xml:space="preserve">Figure 13: Beanplots for region 1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_Toc469405590 \h </w:instrText>
        </w:r>
        <w:r w:rsidR="00A5526B">
          <w:rPr>
            <w:noProof/>
            <w:webHidden/>
          </w:rPr>
        </w:r>
        <w:r w:rsidR="00A5526B">
          <w:rPr>
            <w:noProof/>
            <w:webHidden/>
          </w:rPr>
          <w:fldChar w:fldCharType="separate"/>
        </w:r>
        <w:r w:rsidR="00A5526B">
          <w:rPr>
            <w:noProof/>
            <w:webHidden/>
          </w:rPr>
          <w:t>60</w:t>
        </w:r>
        <w:r w:rsidR="00A5526B">
          <w:rPr>
            <w:noProof/>
            <w:webHidden/>
          </w:rPr>
          <w:fldChar w:fldCharType="end"/>
        </w:r>
      </w:hyperlink>
    </w:p>
    <w:p w14:paraId="159CC17A" w14:textId="12737FBA" w:rsidR="00A5526B" w:rsidRDefault="002C6B17">
      <w:pPr>
        <w:pStyle w:val="TableofFigures"/>
        <w:tabs>
          <w:tab w:val="right" w:leader="dot" w:pos="9016"/>
        </w:tabs>
        <w:rPr>
          <w:noProof/>
          <w:sz w:val="22"/>
          <w:szCs w:val="22"/>
          <w:lang w:val="en-NZ" w:eastAsia="en-NZ"/>
        </w:rPr>
      </w:pPr>
      <w:hyperlink w:anchor="_Toc469405591" w:history="1">
        <w:r w:rsidR="00A5526B" w:rsidRPr="002D7498">
          <w:rPr>
            <w:rStyle w:val="Hyperlink"/>
            <w:noProof/>
            <w:lang w:val="en-AU" w:eastAsia="en-US"/>
          </w:rPr>
          <w:t xml:space="preserve">Figure 14: Beanplots for </w:t>
        </w:r>
        <w:r w:rsidR="00A5526B" w:rsidRPr="002D7498">
          <w:rPr>
            <w:rStyle w:val="Hyperlink"/>
            <w:noProof/>
          </w:rPr>
          <w:t>region 1 of regional structure A3 showing number of sets versus covariate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_Toc469405591 \h </w:instrText>
        </w:r>
        <w:r w:rsidR="00A5526B">
          <w:rPr>
            <w:noProof/>
            <w:webHidden/>
          </w:rPr>
        </w:r>
        <w:r w:rsidR="00A5526B">
          <w:rPr>
            <w:noProof/>
            <w:webHidden/>
          </w:rPr>
          <w:fldChar w:fldCharType="separate"/>
        </w:r>
        <w:r w:rsidR="00A5526B">
          <w:rPr>
            <w:noProof/>
            <w:webHidden/>
          </w:rPr>
          <w:t>62</w:t>
        </w:r>
        <w:r w:rsidR="00A5526B">
          <w:rPr>
            <w:noProof/>
            <w:webHidden/>
          </w:rPr>
          <w:fldChar w:fldCharType="end"/>
        </w:r>
      </w:hyperlink>
    </w:p>
    <w:p w14:paraId="39B72143" w14:textId="0407358E" w:rsidR="00A5526B" w:rsidRDefault="002C6B17">
      <w:pPr>
        <w:pStyle w:val="TableofFigures"/>
        <w:tabs>
          <w:tab w:val="right" w:leader="dot" w:pos="9016"/>
        </w:tabs>
        <w:rPr>
          <w:noProof/>
          <w:sz w:val="22"/>
          <w:szCs w:val="22"/>
          <w:lang w:val="en-NZ" w:eastAsia="en-NZ"/>
        </w:rPr>
      </w:pPr>
      <w:hyperlink w:anchor="_Toc469405592" w:history="1">
        <w:r w:rsidR="00A5526B" w:rsidRPr="002D7498">
          <w:rPr>
            <w:rStyle w:val="Hyperlink"/>
            <w:noProof/>
          </w:rPr>
          <w:t xml:space="preserve">Figure 15: Beanplots for </w:t>
        </w:r>
        <w:r w:rsidR="00A5526B" w:rsidRPr="002D7498">
          <w:rPr>
            <w:rStyle w:val="Hyperlink"/>
            <w:noProof/>
            <w:lang w:val="en-AU" w:eastAsia="en-US"/>
          </w:rPr>
          <w:t xml:space="preserve">region 2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_Toc469405592 \h </w:instrText>
        </w:r>
        <w:r w:rsidR="00A5526B">
          <w:rPr>
            <w:noProof/>
            <w:webHidden/>
          </w:rPr>
        </w:r>
        <w:r w:rsidR="00A5526B">
          <w:rPr>
            <w:noProof/>
            <w:webHidden/>
          </w:rPr>
          <w:fldChar w:fldCharType="separate"/>
        </w:r>
        <w:r w:rsidR="00A5526B">
          <w:rPr>
            <w:noProof/>
            <w:webHidden/>
          </w:rPr>
          <w:t>63</w:t>
        </w:r>
        <w:r w:rsidR="00A5526B">
          <w:rPr>
            <w:noProof/>
            <w:webHidden/>
          </w:rPr>
          <w:fldChar w:fldCharType="end"/>
        </w:r>
      </w:hyperlink>
    </w:p>
    <w:p w14:paraId="4183ED2B" w14:textId="12F3A35E" w:rsidR="00A5526B" w:rsidRDefault="002C6B17">
      <w:pPr>
        <w:pStyle w:val="TableofFigures"/>
        <w:tabs>
          <w:tab w:val="right" w:leader="dot" w:pos="9016"/>
        </w:tabs>
        <w:rPr>
          <w:noProof/>
          <w:sz w:val="22"/>
          <w:szCs w:val="22"/>
          <w:lang w:val="en-NZ" w:eastAsia="en-NZ"/>
        </w:rPr>
      </w:pPr>
      <w:hyperlink w:anchor="_Toc469405593" w:history="1">
        <w:r w:rsidR="00A5526B" w:rsidRPr="002D7498">
          <w:rPr>
            <w:rStyle w:val="Hyperlink"/>
            <w:noProof/>
            <w:lang w:val="en-AU" w:eastAsia="en-US"/>
          </w:rPr>
          <w:t>Figure 16</w:t>
        </w:r>
        <w:r w:rsidR="00A5526B" w:rsidRPr="002D7498">
          <w:rPr>
            <w:rStyle w:val="Hyperlink"/>
            <w:noProof/>
          </w:rPr>
          <w:t>: Beanplots for region 2 of regional structure A3 showing number of sets versus covariate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_Toc469405593 \h </w:instrText>
        </w:r>
        <w:r w:rsidR="00A5526B">
          <w:rPr>
            <w:noProof/>
            <w:webHidden/>
          </w:rPr>
        </w:r>
        <w:r w:rsidR="00A5526B">
          <w:rPr>
            <w:noProof/>
            <w:webHidden/>
          </w:rPr>
          <w:fldChar w:fldCharType="separate"/>
        </w:r>
        <w:r w:rsidR="00A5526B">
          <w:rPr>
            <w:noProof/>
            <w:webHidden/>
          </w:rPr>
          <w:t>64</w:t>
        </w:r>
        <w:r w:rsidR="00A5526B">
          <w:rPr>
            <w:noProof/>
            <w:webHidden/>
          </w:rPr>
          <w:fldChar w:fldCharType="end"/>
        </w:r>
      </w:hyperlink>
    </w:p>
    <w:p w14:paraId="7D2E5EB0" w14:textId="045E19E3" w:rsidR="00A5526B" w:rsidRDefault="002C6B17">
      <w:pPr>
        <w:pStyle w:val="TableofFigures"/>
        <w:tabs>
          <w:tab w:val="right" w:leader="dot" w:pos="9016"/>
        </w:tabs>
        <w:rPr>
          <w:noProof/>
          <w:sz w:val="22"/>
          <w:szCs w:val="22"/>
          <w:lang w:val="en-NZ" w:eastAsia="en-NZ"/>
        </w:rPr>
      </w:pPr>
      <w:hyperlink w:anchor="_Toc469405594" w:history="1">
        <w:r w:rsidR="00A5526B" w:rsidRPr="002D7498">
          <w:rPr>
            <w:rStyle w:val="Hyperlink"/>
            <w:noProof/>
          </w:rPr>
          <w:t>Figure 17: Beanplots for</w:t>
        </w:r>
        <w:r w:rsidR="00A5526B" w:rsidRPr="002D7498">
          <w:rPr>
            <w:rStyle w:val="Hyperlink"/>
            <w:noProof/>
            <w:lang w:val="en-AU" w:eastAsia="en-US"/>
          </w:rPr>
          <w:t xml:space="preserve"> region 3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_Toc469405594 \h </w:instrText>
        </w:r>
        <w:r w:rsidR="00A5526B">
          <w:rPr>
            <w:noProof/>
            <w:webHidden/>
          </w:rPr>
        </w:r>
        <w:r w:rsidR="00A5526B">
          <w:rPr>
            <w:noProof/>
            <w:webHidden/>
          </w:rPr>
          <w:fldChar w:fldCharType="separate"/>
        </w:r>
        <w:r w:rsidR="00A5526B">
          <w:rPr>
            <w:noProof/>
            <w:webHidden/>
          </w:rPr>
          <w:t>65</w:t>
        </w:r>
        <w:r w:rsidR="00A5526B">
          <w:rPr>
            <w:noProof/>
            <w:webHidden/>
          </w:rPr>
          <w:fldChar w:fldCharType="end"/>
        </w:r>
      </w:hyperlink>
    </w:p>
    <w:p w14:paraId="76F37E7E" w14:textId="4A240C24" w:rsidR="00A5526B" w:rsidRDefault="002C6B17">
      <w:pPr>
        <w:pStyle w:val="TableofFigures"/>
        <w:tabs>
          <w:tab w:val="right" w:leader="dot" w:pos="9016"/>
        </w:tabs>
        <w:rPr>
          <w:noProof/>
          <w:sz w:val="22"/>
          <w:szCs w:val="22"/>
          <w:lang w:val="en-NZ" w:eastAsia="en-NZ"/>
        </w:rPr>
      </w:pPr>
      <w:hyperlink w:anchor="_Toc469405595" w:history="1">
        <w:r w:rsidR="00A5526B" w:rsidRPr="002D7498">
          <w:rPr>
            <w:rStyle w:val="Hyperlink"/>
            <w:noProof/>
            <w:lang w:val="en-AU" w:eastAsia="en-US"/>
          </w:rPr>
          <w:t>Figure 18</w:t>
        </w:r>
        <w:r w:rsidR="00A5526B" w:rsidRPr="002D7498">
          <w:rPr>
            <w:rStyle w:val="Hyperlink"/>
            <w:noProof/>
          </w:rPr>
          <w:t>: Beanplots for region 3 of regional structure A3 showing number of sets versus covariate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_Toc469405595 \h </w:instrText>
        </w:r>
        <w:r w:rsidR="00A5526B">
          <w:rPr>
            <w:noProof/>
            <w:webHidden/>
          </w:rPr>
        </w:r>
        <w:r w:rsidR="00A5526B">
          <w:rPr>
            <w:noProof/>
            <w:webHidden/>
          </w:rPr>
          <w:fldChar w:fldCharType="separate"/>
        </w:r>
        <w:r w:rsidR="00A5526B">
          <w:rPr>
            <w:noProof/>
            <w:webHidden/>
          </w:rPr>
          <w:t>66</w:t>
        </w:r>
        <w:r w:rsidR="00A5526B">
          <w:rPr>
            <w:noProof/>
            <w:webHidden/>
          </w:rPr>
          <w:fldChar w:fldCharType="end"/>
        </w:r>
      </w:hyperlink>
    </w:p>
    <w:p w14:paraId="7648B203" w14:textId="18E39DDA" w:rsidR="00A5526B" w:rsidRDefault="002C6B17">
      <w:pPr>
        <w:pStyle w:val="TableofFigures"/>
        <w:tabs>
          <w:tab w:val="right" w:leader="dot" w:pos="9016"/>
        </w:tabs>
        <w:rPr>
          <w:noProof/>
          <w:sz w:val="22"/>
          <w:szCs w:val="22"/>
          <w:lang w:val="en-NZ" w:eastAsia="en-NZ"/>
        </w:rPr>
      </w:pPr>
      <w:hyperlink w:anchor="_Toc469405596" w:history="1">
        <w:r w:rsidR="00A5526B" w:rsidRPr="002D7498">
          <w:rPr>
            <w:rStyle w:val="Hyperlink"/>
            <w:noProof/>
          </w:rPr>
          <w:t>Figure 19: Beanplots for</w:t>
        </w:r>
        <w:r w:rsidR="00A5526B" w:rsidRPr="002D7498">
          <w:rPr>
            <w:rStyle w:val="Hyperlink"/>
            <w:noProof/>
            <w:lang w:val="en-AU" w:eastAsia="en-US"/>
          </w:rPr>
          <w:t xml:space="preserve"> region 4 </w:t>
        </w:r>
        <w:r w:rsidR="00A5526B" w:rsidRPr="002D7498">
          <w:rPr>
            <w:rStyle w:val="Hyperlink"/>
            <w:noProof/>
          </w:rPr>
          <w:t>of regional structure A3</w:t>
        </w:r>
        <w:r w:rsidR="00A5526B" w:rsidRPr="002D7498">
          <w:rPr>
            <w:rStyle w:val="Hyperlink"/>
            <w:noProof/>
            <w:lang w:val="en-AU" w:eastAsia="en-US"/>
          </w:rPr>
          <w:t xml:space="preserve"> showing species composition by cluster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_Toc469405596 \h </w:instrText>
        </w:r>
        <w:r w:rsidR="00A5526B">
          <w:rPr>
            <w:noProof/>
            <w:webHidden/>
          </w:rPr>
        </w:r>
        <w:r w:rsidR="00A5526B">
          <w:rPr>
            <w:noProof/>
            <w:webHidden/>
          </w:rPr>
          <w:fldChar w:fldCharType="separate"/>
        </w:r>
        <w:r w:rsidR="00A5526B">
          <w:rPr>
            <w:noProof/>
            <w:webHidden/>
          </w:rPr>
          <w:t>67</w:t>
        </w:r>
        <w:r w:rsidR="00A5526B">
          <w:rPr>
            <w:noProof/>
            <w:webHidden/>
          </w:rPr>
          <w:fldChar w:fldCharType="end"/>
        </w:r>
      </w:hyperlink>
    </w:p>
    <w:p w14:paraId="5DE2223C" w14:textId="5FBD447E" w:rsidR="00A5526B" w:rsidRDefault="002C6B17">
      <w:pPr>
        <w:pStyle w:val="TableofFigures"/>
        <w:tabs>
          <w:tab w:val="right" w:leader="dot" w:pos="9016"/>
        </w:tabs>
        <w:rPr>
          <w:noProof/>
          <w:sz w:val="22"/>
          <w:szCs w:val="22"/>
          <w:lang w:val="en-NZ" w:eastAsia="en-NZ"/>
        </w:rPr>
      </w:pPr>
      <w:hyperlink w:anchor="_Toc469405597" w:history="1">
        <w:r w:rsidR="00A5526B" w:rsidRPr="002D7498">
          <w:rPr>
            <w:rStyle w:val="Hyperlink"/>
            <w:noProof/>
          </w:rPr>
          <w:t>Figure 20: Beanplots for region 4 of regional structure A3 showing number of sets versus covariate by cluster (right) for Japanese (top), Korean (middle) and Taiwanese (bottom) effort. The horizontal bars indicate the medians.</w:t>
        </w:r>
        <w:r w:rsidR="00A5526B">
          <w:rPr>
            <w:noProof/>
            <w:webHidden/>
          </w:rPr>
          <w:tab/>
        </w:r>
        <w:r w:rsidR="00A5526B">
          <w:rPr>
            <w:noProof/>
            <w:webHidden/>
          </w:rPr>
          <w:fldChar w:fldCharType="begin"/>
        </w:r>
        <w:r w:rsidR="00A5526B">
          <w:rPr>
            <w:noProof/>
            <w:webHidden/>
          </w:rPr>
          <w:instrText xml:space="preserve"> PAGEREF _Toc469405597 \h </w:instrText>
        </w:r>
        <w:r w:rsidR="00A5526B">
          <w:rPr>
            <w:noProof/>
            <w:webHidden/>
          </w:rPr>
        </w:r>
        <w:r w:rsidR="00A5526B">
          <w:rPr>
            <w:noProof/>
            <w:webHidden/>
          </w:rPr>
          <w:fldChar w:fldCharType="separate"/>
        </w:r>
        <w:r w:rsidR="00A5526B">
          <w:rPr>
            <w:noProof/>
            <w:webHidden/>
          </w:rPr>
          <w:t>68</w:t>
        </w:r>
        <w:r w:rsidR="00A5526B">
          <w:rPr>
            <w:noProof/>
            <w:webHidden/>
          </w:rPr>
          <w:fldChar w:fldCharType="end"/>
        </w:r>
      </w:hyperlink>
    </w:p>
    <w:p w14:paraId="47484F75" w14:textId="4C93E7C8" w:rsidR="00A5526B" w:rsidRDefault="002C6B17">
      <w:pPr>
        <w:pStyle w:val="TableofFigures"/>
        <w:tabs>
          <w:tab w:val="right" w:leader="dot" w:pos="9016"/>
        </w:tabs>
        <w:rPr>
          <w:noProof/>
          <w:sz w:val="22"/>
          <w:szCs w:val="22"/>
          <w:lang w:val="en-NZ" w:eastAsia="en-NZ"/>
        </w:rPr>
      </w:pPr>
      <w:hyperlink w:anchor="_Toc469405598" w:history="1">
        <w:r w:rsidR="00A5526B" w:rsidRPr="002D7498">
          <w:rPr>
            <w:rStyle w:val="Hyperlink"/>
            <w:noProof/>
            <w:lang w:val="en-AU" w:eastAsia="en-US"/>
          </w:rPr>
          <w:t xml:space="preserve">Figure 21: Maps of the spatial distributions of clusters in region 1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_Toc469405598 \h </w:instrText>
        </w:r>
        <w:r w:rsidR="00A5526B">
          <w:rPr>
            <w:noProof/>
            <w:webHidden/>
          </w:rPr>
        </w:r>
        <w:r w:rsidR="00A5526B">
          <w:rPr>
            <w:noProof/>
            <w:webHidden/>
          </w:rPr>
          <w:fldChar w:fldCharType="separate"/>
        </w:r>
        <w:r w:rsidR="00A5526B">
          <w:rPr>
            <w:noProof/>
            <w:webHidden/>
          </w:rPr>
          <w:t>70</w:t>
        </w:r>
        <w:r w:rsidR="00A5526B">
          <w:rPr>
            <w:noProof/>
            <w:webHidden/>
          </w:rPr>
          <w:fldChar w:fldCharType="end"/>
        </w:r>
      </w:hyperlink>
    </w:p>
    <w:p w14:paraId="3C1D186A" w14:textId="1B5251C1" w:rsidR="00A5526B" w:rsidRDefault="002C6B17">
      <w:pPr>
        <w:pStyle w:val="TableofFigures"/>
        <w:tabs>
          <w:tab w:val="right" w:leader="dot" w:pos="9016"/>
        </w:tabs>
        <w:rPr>
          <w:noProof/>
          <w:sz w:val="22"/>
          <w:szCs w:val="22"/>
          <w:lang w:val="en-NZ" w:eastAsia="en-NZ"/>
        </w:rPr>
      </w:pPr>
      <w:hyperlink w:anchor="_Toc469405599" w:history="1">
        <w:r w:rsidR="00A5526B" w:rsidRPr="002D7498">
          <w:rPr>
            <w:rStyle w:val="Hyperlink"/>
            <w:noProof/>
            <w:lang w:val="en-AU" w:eastAsia="en-US"/>
          </w:rPr>
          <w:t xml:space="preserve">Figure 22: Maps of the spatial distributions of clusters in region 2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_Toc469405599 \h </w:instrText>
        </w:r>
        <w:r w:rsidR="00A5526B">
          <w:rPr>
            <w:noProof/>
            <w:webHidden/>
          </w:rPr>
        </w:r>
        <w:r w:rsidR="00A5526B">
          <w:rPr>
            <w:noProof/>
            <w:webHidden/>
          </w:rPr>
          <w:fldChar w:fldCharType="separate"/>
        </w:r>
        <w:r w:rsidR="00A5526B">
          <w:rPr>
            <w:noProof/>
            <w:webHidden/>
          </w:rPr>
          <w:t>71</w:t>
        </w:r>
        <w:r w:rsidR="00A5526B">
          <w:rPr>
            <w:noProof/>
            <w:webHidden/>
          </w:rPr>
          <w:fldChar w:fldCharType="end"/>
        </w:r>
      </w:hyperlink>
    </w:p>
    <w:p w14:paraId="433E7D57" w14:textId="62CA8FF5" w:rsidR="00A5526B" w:rsidRDefault="002C6B17">
      <w:pPr>
        <w:pStyle w:val="TableofFigures"/>
        <w:tabs>
          <w:tab w:val="right" w:leader="dot" w:pos="9016"/>
        </w:tabs>
        <w:rPr>
          <w:noProof/>
          <w:sz w:val="22"/>
          <w:szCs w:val="22"/>
          <w:lang w:val="en-NZ" w:eastAsia="en-NZ"/>
        </w:rPr>
      </w:pPr>
      <w:hyperlink w:anchor="_Toc469405600" w:history="1">
        <w:r w:rsidR="00A5526B" w:rsidRPr="002D7498">
          <w:rPr>
            <w:rStyle w:val="Hyperlink"/>
            <w:noProof/>
            <w:lang w:val="en-AU" w:eastAsia="en-US"/>
          </w:rPr>
          <w:t xml:space="preserve">Figure 23: Maps of the spatial distributions of clusters in region 3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_Toc469405600 \h </w:instrText>
        </w:r>
        <w:r w:rsidR="00A5526B">
          <w:rPr>
            <w:noProof/>
            <w:webHidden/>
          </w:rPr>
        </w:r>
        <w:r w:rsidR="00A5526B">
          <w:rPr>
            <w:noProof/>
            <w:webHidden/>
          </w:rPr>
          <w:fldChar w:fldCharType="separate"/>
        </w:r>
        <w:r w:rsidR="00A5526B">
          <w:rPr>
            <w:noProof/>
            <w:webHidden/>
          </w:rPr>
          <w:t>72</w:t>
        </w:r>
        <w:r w:rsidR="00A5526B">
          <w:rPr>
            <w:noProof/>
            <w:webHidden/>
          </w:rPr>
          <w:fldChar w:fldCharType="end"/>
        </w:r>
      </w:hyperlink>
    </w:p>
    <w:p w14:paraId="4F5B3C7C" w14:textId="5E5D7990" w:rsidR="00A5526B" w:rsidRDefault="002C6B17">
      <w:pPr>
        <w:pStyle w:val="TableofFigures"/>
        <w:tabs>
          <w:tab w:val="right" w:leader="dot" w:pos="9016"/>
        </w:tabs>
        <w:rPr>
          <w:noProof/>
          <w:sz w:val="22"/>
          <w:szCs w:val="22"/>
          <w:lang w:val="en-NZ" w:eastAsia="en-NZ"/>
        </w:rPr>
      </w:pPr>
      <w:hyperlink w:anchor="_Toc469405601" w:history="1">
        <w:r w:rsidR="00A5526B" w:rsidRPr="002D7498">
          <w:rPr>
            <w:rStyle w:val="Hyperlink"/>
            <w:noProof/>
            <w:lang w:val="en-AU" w:eastAsia="en-US"/>
          </w:rPr>
          <w:t xml:space="preserve">Figure 24: Maps of the spatial distributions of clusters in region 4 of </w:t>
        </w:r>
        <w:r w:rsidR="00A5526B" w:rsidRPr="002D7498">
          <w:rPr>
            <w:rStyle w:val="Hyperlink"/>
            <w:noProof/>
            <w:lang w:val="en-NZ" w:eastAsia="en-US"/>
          </w:rPr>
          <w:t>regional structure A3</w:t>
        </w:r>
        <w:r w:rsidR="00A5526B" w:rsidRPr="002D7498">
          <w:rPr>
            <w:rStyle w:val="Hyperlink"/>
            <w:noProof/>
            <w:lang w:val="en-AU" w:eastAsia="en-US"/>
          </w:rPr>
          <w:t>, for Japanese, Korean, and Taiwanese effort.</w:t>
        </w:r>
        <w:r w:rsidR="00A5526B">
          <w:rPr>
            <w:noProof/>
            <w:webHidden/>
          </w:rPr>
          <w:tab/>
        </w:r>
        <w:r w:rsidR="00A5526B">
          <w:rPr>
            <w:noProof/>
            <w:webHidden/>
          </w:rPr>
          <w:fldChar w:fldCharType="begin"/>
        </w:r>
        <w:r w:rsidR="00A5526B">
          <w:rPr>
            <w:noProof/>
            <w:webHidden/>
          </w:rPr>
          <w:instrText xml:space="preserve"> PAGEREF _Toc469405601 \h </w:instrText>
        </w:r>
        <w:r w:rsidR="00A5526B">
          <w:rPr>
            <w:noProof/>
            <w:webHidden/>
          </w:rPr>
        </w:r>
        <w:r w:rsidR="00A5526B">
          <w:rPr>
            <w:noProof/>
            <w:webHidden/>
          </w:rPr>
          <w:fldChar w:fldCharType="separate"/>
        </w:r>
        <w:r w:rsidR="00A5526B">
          <w:rPr>
            <w:noProof/>
            <w:webHidden/>
          </w:rPr>
          <w:t>73</w:t>
        </w:r>
        <w:r w:rsidR="00A5526B">
          <w:rPr>
            <w:noProof/>
            <w:webHidden/>
          </w:rPr>
          <w:fldChar w:fldCharType="end"/>
        </w:r>
      </w:hyperlink>
    </w:p>
    <w:p w14:paraId="7A2C3EA1" w14:textId="6FAD1806" w:rsidR="00A5526B" w:rsidRDefault="002C6B17">
      <w:pPr>
        <w:pStyle w:val="TableofFigures"/>
        <w:tabs>
          <w:tab w:val="right" w:leader="dot" w:pos="9016"/>
        </w:tabs>
        <w:rPr>
          <w:noProof/>
          <w:sz w:val="22"/>
          <w:szCs w:val="22"/>
          <w:lang w:val="en-NZ" w:eastAsia="en-NZ"/>
        </w:rPr>
      </w:pPr>
      <w:hyperlink w:anchor="_Toc469405602" w:history="1">
        <w:r w:rsidR="00A5526B" w:rsidRPr="002D7498">
          <w:rPr>
            <w:rStyle w:val="Hyperlink"/>
            <w:noProof/>
            <w:lang w:val="en-AU" w:eastAsia="en-US"/>
          </w:rPr>
          <w:t xml:space="preserve">Figure 25: Estimated CPUE series for region 1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_Toc469405602 \h </w:instrText>
        </w:r>
        <w:r w:rsidR="00A5526B">
          <w:rPr>
            <w:noProof/>
            <w:webHidden/>
          </w:rPr>
        </w:r>
        <w:r w:rsidR="00A5526B">
          <w:rPr>
            <w:noProof/>
            <w:webHidden/>
          </w:rPr>
          <w:fldChar w:fldCharType="separate"/>
        </w:r>
        <w:r w:rsidR="00A5526B">
          <w:rPr>
            <w:noProof/>
            <w:webHidden/>
          </w:rPr>
          <w:t>73</w:t>
        </w:r>
        <w:r w:rsidR="00A5526B">
          <w:rPr>
            <w:noProof/>
            <w:webHidden/>
          </w:rPr>
          <w:fldChar w:fldCharType="end"/>
        </w:r>
      </w:hyperlink>
    </w:p>
    <w:p w14:paraId="0E6BA1AC" w14:textId="7ED7CA5B" w:rsidR="00A5526B" w:rsidRDefault="002C6B17">
      <w:pPr>
        <w:pStyle w:val="TableofFigures"/>
        <w:tabs>
          <w:tab w:val="right" w:leader="dot" w:pos="9016"/>
        </w:tabs>
        <w:rPr>
          <w:noProof/>
          <w:sz w:val="22"/>
          <w:szCs w:val="22"/>
          <w:lang w:val="en-NZ" w:eastAsia="en-NZ"/>
        </w:rPr>
      </w:pPr>
      <w:hyperlink w:anchor="_Toc469405603" w:history="1">
        <w:r w:rsidR="00A5526B" w:rsidRPr="002D7498">
          <w:rPr>
            <w:rStyle w:val="Hyperlink"/>
            <w:noProof/>
            <w:lang w:val="en-AU" w:eastAsia="en-US"/>
          </w:rPr>
          <w:t xml:space="preserve">Figure 26: Estimated CPUE series for region 2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_Toc469405603 \h </w:instrText>
        </w:r>
        <w:r w:rsidR="00A5526B">
          <w:rPr>
            <w:noProof/>
            <w:webHidden/>
          </w:rPr>
        </w:r>
        <w:r w:rsidR="00A5526B">
          <w:rPr>
            <w:noProof/>
            <w:webHidden/>
          </w:rPr>
          <w:fldChar w:fldCharType="separate"/>
        </w:r>
        <w:r w:rsidR="00A5526B">
          <w:rPr>
            <w:noProof/>
            <w:webHidden/>
          </w:rPr>
          <w:t>74</w:t>
        </w:r>
        <w:r w:rsidR="00A5526B">
          <w:rPr>
            <w:noProof/>
            <w:webHidden/>
          </w:rPr>
          <w:fldChar w:fldCharType="end"/>
        </w:r>
      </w:hyperlink>
    </w:p>
    <w:p w14:paraId="52260EA3" w14:textId="4174B27D" w:rsidR="00A5526B" w:rsidRDefault="002C6B17">
      <w:pPr>
        <w:pStyle w:val="TableofFigures"/>
        <w:tabs>
          <w:tab w:val="right" w:leader="dot" w:pos="9016"/>
        </w:tabs>
        <w:rPr>
          <w:noProof/>
          <w:sz w:val="22"/>
          <w:szCs w:val="22"/>
          <w:lang w:val="en-NZ" w:eastAsia="en-NZ"/>
        </w:rPr>
      </w:pPr>
      <w:hyperlink w:anchor="_Toc469405604" w:history="1">
        <w:r w:rsidR="00A5526B" w:rsidRPr="002D7498">
          <w:rPr>
            <w:rStyle w:val="Hyperlink"/>
            <w:noProof/>
            <w:lang w:val="en-AU" w:eastAsia="en-US"/>
          </w:rPr>
          <w:t xml:space="preserve">Figure 27: Estimated CPUE series for region 3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_Toc469405604 \h </w:instrText>
        </w:r>
        <w:r w:rsidR="00A5526B">
          <w:rPr>
            <w:noProof/>
            <w:webHidden/>
          </w:rPr>
        </w:r>
        <w:r w:rsidR="00A5526B">
          <w:rPr>
            <w:noProof/>
            <w:webHidden/>
          </w:rPr>
          <w:fldChar w:fldCharType="separate"/>
        </w:r>
        <w:r w:rsidR="00A5526B">
          <w:rPr>
            <w:noProof/>
            <w:webHidden/>
          </w:rPr>
          <w:t>75</w:t>
        </w:r>
        <w:r w:rsidR="00A5526B">
          <w:rPr>
            <w:noProof/>
            <w:webHidden/>
          </w:rPr>
          <w:fldChar w:fldCharType="end"/>
        </w:r>
      </w:hyperlink>
    </w:p>
    <w:p w14:paraId="190C642D" w14:textId="26CDC9AB" w:rsidR="00A5526B" w:rsidRDefault="002C6B17">
      <w:pPr>
        <w:pStyle w:val="TableofFigures"/>
        <w:tabs>
          <w:tab w:val="right" w:leader="dot" w:pos="9016"/>
        </w:tabs>
        <w:rPr>
          <w:noProof/>
          <w:sz w:val="22"/>
          <w:szCs w:val="22"/>
          <w:lang w:val="en-NZ" w:eastAsia="en-NZ"/>
        </w:rPr>
      </w:pPr>
      <w:hyperlink w:anchor="_Toc469405605" w:history="1">
        <w:r w:rsidR="00A5526B" w:rsidRPr="002D7498">
          <w:rPr>
            <w:rStyle w:val="Hyperlink"/>
            <w:noProof/>
            <w:lang w:val="en-AU" w:eastAsia="en-US"/>
          </w:rPr>
          <w:t xml:space="preserve">Figure 28: Estimated CPUE series for region 4 of the </w:t>
        </w:r>
        <w:r w:rsidR="00A5526B" w:rsidRPr="002D7498">
          <w:rPr>
            <w:rStyle w:val="Hyperlink"/>
            <w:noProof/>
            <w:lang w:val="en-NZ" w:eastAsia="en-US"/>
          </w:rPr>
          <w:t>A3</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_Toc469405605 \h </w:instrText>
        </w:r>
        <w:r w:rsidR="00A5526B">
          <w:rPr>
            <w:noProof/>
            <w:webHidden/>
          </w:rPr>
        </w:r>
        <w:r w:rsidR="00A5526B">
          <w:rPr>
            <w:noProof/>
            <w:webHidden/>
          </w:rPr>
          <w:fldChar w:fldCharType="separate"/>
        </w:r>
        <w:r w:rsidR="00A5526B">
          <w:rPr>
            <w:noProof/>
            <w:webHidden/>
          </w:rPr>
          <w:t>76</w:t>
        </w:r>
        <w:r w:rsidR="00A5526B">
          <w:rPr>
            <w:noProof/>
            <w:webHidden/>
          </w:rPr>
          <w:fldChar w:fldCharType="end"/>
        </w:r>
      </w:hyperlink>
    </w:p>
    <w:p w14:paraId="0B6BC77A" w14:textId="4D6D809F" w:rsidR="00A5526B" w:rsidRDefault="002C6B17">
      <w:pPr>
        <w:pStyle w:val="TableofFigures"/>
        <w:tabs>
          <w:tab w:val="right" w:leader="dot" w:pos="9016"/>
        </w:tabs>
        <w:rPr>
          <w:noProof/>
          <w:sz w:val="22"/>
          <w:szCs w:val="22"/>
          <w:lang w:val="en-NZ" w:eastAsia="en-NZ"/>
        </w:rPr>
      </w:pPr>
      <w:hyperlink w:anchor="_Toc469405606" w:history="1">
        <w:r w:rsidR="00A5526B" w:rsidRPr="002D7498">
          <w:rPr>
            <w:rStyle w:val="Hyperlink"/>
            <w:noProof/>
            <w:lang w:val="en-AU" w:eastAsia="en-US"/>
          </w:rPr>
          <w:t xml:space="preserve">Figure 29: Estimated CPUE series for the single region of the </w:t>
        </w:r>
        <w:r w:rsidR="00A5526B" w:rsidRPr="002D7498">
          <w:rPr>
            <w:rStyle w:val="Hyperlink"/>
            <w:noProof/>
            <w:lang w:val="en-NZ" w:eastAsia="en-US"/>
          </w:rPr>
          <w:t>A5</w:t>
        </w:r>
        <w:r w:rsidR="00A5526B" w:rsidRPr="002D7498">
          <w:rPr>
            <w:rStyle w:val="Hyperlink"/>
            <w:noProof/>
            <w:lang w:val="en-AU" w:eastAsia="en-US"/>
          </w:rPr>
          <w:t xml:space="preserve"> regional structure, including time series for all years (top) both with (right) and without (left) vessel effects, and time series for 1952-79 without vessel effects, and 1979-2014 with vessel effects.</w:t>
        </w:r>
        <w:r w:rsidR="00A5526B">
          <w:rPr>
            <w:noProof/>
            <w:webHidden/>
          </w:rPr>
          <w:tab/>
        </w:r>
        <w:r w:rsidR="00A5526B">
          <w:rPr>
            <w:noProof/>
            <w:webHidden/>
          </w:rPr>
          <w:fldChar w:fldCharType="begin"/>
        </w:r>
        <w:r w:rsidR="00A5526B">
          <w:rPr>
            <w:noProof/>
            <w:webHidden/>
          </w:rPr>
          <w:instrText xml:space="preserve"> PAGEREF _Toc469405606 \h </w:instrText>
        </w:r>
        <w:r w:rsidR="00A5526B">
          <w:rPr>
            <w:noProof/>
            <w:webHidden/>
          </w:rPr>
        </w:r>
        <w:r w:rsidR="00A5526B">
          <w:rPr>
            <w:noProof/>
            <w:webHidden/>
          </w:rPr>
          <w:fldChar w:fldCharType="separate"/>
        </w:r>
        <w:r w:rsidR="00A5526B">
          <w:rPr>
            <w:noProof/>
            <w:webHidden/>
          </w:rPr>
          <w:t>77</w:t>
        </w:r>
        <w:r w:rsidR="00A5526B">
          <w:rPr>
            <w:noProof/>
            <w:webHidden/>
          </w:rPr>
          <w:fldChar w:fldCharType="end"/>
        </w:r>
      </w:hyperlink>
    </w:p>
    <w:p w14:paraId="40D03E7B" w14:textId="6E226335" w:rsidR="00A5526B" w:rsidRDefault="002C6B17">
      <w:pPr>
        <w:pStyle w:val="TableofFigures"/>
        <w:tabs>
          <w:tab w:val="right" w:leader="dot" w:pos="9016"/>
        </w:tabs>
        <w:rPr>
          <w:noProof/>
          <w:sz w:val="22"/>
          <w:szCs w:val="22"/>
          <w:lang w:val="en-NZ" w:eastAsia="en-NZ"/>
        </w:rPr>
      </w:pPr>
      <w:hyperlink w:anchor="_Toc469405607" w:history="1">
        <w:r w:rsidR="00A5526B" w:rsidRPr="002D7498">
          <w:rPr>
            <w:rStyle w:val="Hyperlink"/>
            <w:noProof/>
            <w:lang w:val="en-AU" w:eastAsia="en-US"/>
          </w:rPr>
          <w:t xml:space="preserve">Figure 30: Diagnostics plots for lognormal constant models in regions 1 and 2 of the </w:t>
        </w:r>
        <w:r w:rsidR="00A5526B" w:rsidRPr="002D7498">
          <w:rPr>
            <w:rStyle w:val="Hyperlink"/>
            <w:noProof/>
            <w:lang w:val="en-NZ" w:eastAsia="en-US"/>
          </w:rPr>
          <w:t>A3</w:t>
        </w:r>
        <w:r w:rsidR="00A5526B" w:rsidRPr="002D7498">
          <w:rPr>
            <w:rStyle w:val="Hyperlink"/>
            <w:noProof/>
            <w:lang w:val="en-AU" w:eastAsia="en-US"/>
          </w:rPr>
          <w:t xml:space="preserve"> regional structure, </w:t>
        </w:r>
        <w:r w:rsidR="00A5526B" w:rsidRPr="002D7498">
          <w:rPr>
            <w:rStyle w:val="Hyperlink"/>
            <w:noProof/>
            <w:lang w:val="en-NZ" w:eastAsia="en-US"/>
          </w:rPr>
          <w:t>for 1952</w:t>
        </w:r>
        <w:r w:rsidR="00A5526B" w:rsidRPr="002D7498">
          <w:rPr>
            <w:rStyle w:val="Hyperlink"/>
            <w:noProof/>
            <w:lang w:val="en-AU" w:eastAsia="en-US"/>
          </w:rPr>
          <w:t>-79 without vessel effects (left) and for 1979-2014 with vessel effects (right).</w:t>
        </w:r>
        <w:r w:rsidR="00A5526B">
          <w:rPr>
            <w:noProof/>
            <w:webHidden/>
          </w:rPr>
          <w:tab/>
        </w:r>
        <w:r w:rsidR="00A5526B">
          <w:rPr>
            <w:noProof/>
            <w:webHidden/>
          </w:rPr>
          <w:fldChar w:fldCharType="begin"/>
        </w:r>
        <w:r w:rsidR="00A5526B">
          <w:rPr>
            <w:noProof/>
            <w:webHidden/>
          </w:rPr>
          <w:instrText xml:space="preserve"> PAGEREF _Toc469405607 \h </w:instrText>
        </w:r>
        <w:r w:rsidR="00A5526B">
          <w:rPr>
            <w:noProof/>
            <w:webHidden/>
          </w:rPr>
        </w:r>
        <w:r w:rsidR="00A5526B">
          <w:rPr>
            <w:noProof/>
            <w:webHidden/>
          </w:rPr>
          <w:fldChar w:fldCharType="separate"/>
        </w:r>
        <w:r w:rsidR="00A5526B">
          <w:rPr>
            <w:noProof/>
            <w:webHidden/>
          </w:rPr>
          <w:t>78</w:t>
        </w:r>
        <w:r w:rsidR="00A5526B">
          <w:rPr>
            <w:noProof/>
            <w:webHidden/>
          </w:rPr>
          <w:fldChar w:fldCharType="end"/>
        </w:r>
      </w:hyperlink>
    </w:p>
    <w:p w14:paraId="0FF9C024" w14:textId="3B1E505E" w:rsidR="00A5526B" w:rsidRDefault="002C6B17">
      <w:pPr>
        <w:pStyle w:val="TableofFigures"/>
        <w:tabs>
          <w:tab w:val="right" w:leader="dot" w:pos="9016"/>
        </w:tabs>
        <w:rPr>
          <w:noProof/>
          <w:sz w:val="22"/>
          <w:szCs w:val="22"/>
          <w:lang w:val="en-NZ" w:eastAsia="en-NZ"/>
        </w:rPr>
      </w:pPr>
      <w:hyperlink w:anchor="_Toc469405608" w:history="1">
        <w:r w:rsidR="00A5526B" w:rsidRPr="002D7498">
          <w:rPr>
            <w:rStyle w:val="Hyperlink"/>
            <w:noProof/>
            <w:lang w:val="en-AU" w:eastAsia="en-US"/>
          </w:rPr>
          <w:t xml:space="preserve">Figure 31: Diagnostics plots for lognormal constant models in regions 3 and 4 of the </w:t>
        </w:r>
        <w:r w:rsidR="00A5526B" w:rsidRPr="002D7498">
          <w:rPr>
            <w:rStyle w:val="Hyperlink"/>
            <w:noProof/>
            <w:lang w:val="en-NZ" w:eastAsia="en-US"/>
          </w:rPr>
          <w:t>A3</w:t>
        </w:r>
        <w:r w:rsidR="00A5526B" w:rsidRPr="002D7498">
          <w:rPr>
            <w:rStyle w:val="Hyperlink"/>
            <w:noProof/>
            <w:lang w:val="en-AU" w:eastAsia="en-US"/>
          </w:rPr>
          <w:t xml:space="preserve"> regional structure, for1952-79 without vessel effects (left) and for 1979-2014 with vessel effects (right).</w:t>
        </w:r>
        <w:r w:rsidR="00A5526B">
          <w:rPr>
            <w:noProof/>
            <w:webHidden/>
          </w:rPr>
          <w:tab/>
        </w:r>
        <w:r w:rsidR="00A5526B">
          <w:rPr>
            <w:noProof/>
            <w:webHidden/>
          </w:rPr>
          <w:fldChar w:fldCharType="begin"/>
        </w:r>
        <w:r w:rsidR="00A5526B">
          <w:rPr>
            <w:noProof/>
            <w:webHidden/>
          </w:rPr>
          <w:instrText xml:space="preserve"> PAGEREF _Toc469405608 \h </w:instrText>
        </w:r>
        <w:r w:rsidR="00A5526B">
          <w:rPr>
            <w:noProof/>
            <w:webHidden/>
          </w:rPr>
        </w:r>
        <w:r w:rsidR="00A5526B">
          <w:rPr>
            <w:noProof/>
            <w:webHidden/>
          </w:rPr>
          <w:fldChar w:fldCharType="separate"/>
        </w:r>
        <w:r w:rsidR="00A5526B">
          <w:rPr>
            <w:noProof/>
            <w:webHidden/>
          </w:rPr>
          <w:t>79</w:t>
        </w:r>
        <w:r w:rsidR="00A5526B">
          <w:rPr>
            <w:noProof/>
            <w:webHidden/>
          </w:rPr>
          <w:fldChar w:fldCharType="end"/>
        </w:r>
      </w:hyperlink>
    </w:p>
    <w:p w14:paraId="7B4CD52E" w14:textId="5D2B757E" w:rsidR="00A5526B" w:rsidRDefault="002C6B17">
      <w:pPr>
        <w:pStyle w:val="TableofFigures"/>
        <w:tabs>
          <w:tab w:val="right" w:leader="dot" w:pos="9016"/>
        </w:tabs>
        <w:rPr>
          <w:noProof/>
          <w:sz w:val="22"/>
          <w:szCs w:val="22"/>
          <w:lang w:val="en-NZ" w:eastAsia="en-NZ"/>
        </w:rPr>
      </w:pPr>
      <w:hyperlink w:anchor="_Toc469405609" w:history="1">
        <w:r w:rsidR="00A5526B" w:rsidRPr="002D7498">
          <w:rPr>
            <w:rStyle w:val="Hyperlink"/>
            <w:noProof/>
            <w:lang w:val="en-AU" w:eastAsia="en-US"/>
          </w:rPr>
          <w:t xml:space="preserve">Figure 32: Diagnostics plots for lognormal constant models in the single region of the </w:t>
        </w:r>
        <w:r w:rsidR="00A5526B" w:rsidRPr="002D7498">
          <w:rPr>
            <w:rStyle w:val="Hyperlink"/>
            <w:noProof/>
            <w:lang w:val="en-NZ" w:eastAsia="en-US"/>
          </w:rPr>
          <w:t>A5</w:t>
        </w:r>
        <w:r w:rsidR="00A5526B" w:rsidRPr="002D7498">
          <w:rPr>
            <w:rStyle w:val="Hyperlink"/>
            <w:noProof/>
            <w:lang w:val="en-AU" w:eastAsia="en-US"/>
          </w:rPr>
          <w:t xml:space="preserve"> regional structure, for1952-79 without vessel effects (left) and for 1979-2014 with vessel effects (right).</w:t>
        </w:r>
        <w:r w:rsidR="00A5526B">
          <w:rPr>
            <w:noProof/>
            <w:webHidden/>
          </w:rPr>
          <w:tab/>
        </w:r>
        <w:r w:rsidR="00A5526B">
          <w:rPr>
            <w:noProof/>
            <w:webHidden/>
          </w:rPr>
          <w:fldChar w:fldCharType="begin"/>
        </w:r>
        <w:r w:rsidR="00A5526B">
          <w:rPr>
            <w:noProof/>
            <w:webHidden/>
          </w:rPr>
          <w:instrText xml:space="preserve"> PAGEREF _Toc469405609 \h </w:instrText>
        </w:r>
        <w:r w:rsidR="00A5526B">
          <w:rPr>
            <w:noProof/>
            <w:webHidden/>
          </w:rPr>
        </w:r>
        <w:r w:rsidR="00A5526B">
          <w:rPr>
            <w:noProof/>
            <w:webHidden/>
          </w:rPr>
          <w:fldChar w:fldCharType="separate"/>
        </w:r>
        <w:r w:rsidR="00A5526B">
          <w:rPr>
            <w:noProof/>
            <w:webHidden/>
          </w:rPr>
          <w:t>80</w:t>
        </w:r>
        <w:r w:rsidR="00A5526B">
          <w:rPr>
            <w:noProof/>
            <w:webHidden/>
          </w:rPr>
          <w:fldChar w:fldCharType="end"/>
        </w:r>
      </w:hyperlink>
    </w:p>
    <w:p w14:paraId="4754E156" w14:textId="5C42B6BE" w:rsidR="00F83CE2" w:rsidRDefault="00F83CE2" w:rsidP="00F83CE2">
      <w:pPr>
        <w:tabs>
          <w:tab w:val="left" w:pos="0"/>
          <w:tab w:val="right" w:leader="dot" w:pos="9781"/>
          <w:tab w:val="right" w:leader="dot" w:pos="10065"/>
        </w:tabs>
        <w:ind w:right="139"/>
      </w:pPr>
      <w:r w:rsidRPr="00F83CE2">
        <w:fldChar w:fldCharType="end"/>
      </w:r>
    </w:p>
    <w:p w14:paraId="344E9C32" w14:textId="7AFB7A2B" w:rsidR="00852448" w:rsidRPr="00225CA1" w:rsidRDefault="00852448" w:rsidP="00582CF3">
      <w:pPr>
        <w:spacing w:after="200" w:line="276" w:lineRule="auto"/>
      </w:pPr>
      <w:r w:rsidRPr="00225CA1">
        <w:br w:type="page"/>
      </w:r>
    </w:p>
    <w:p w14:paraId="46CB09FF" w14:textId="1C8AC0FB" w:rsidR="00852448" w:rsidRPr="00225CA1" w:rsidRDefault="00852448" w:rsidP="00C03120">
      <w:pPr>
        <w:pStyle w:val="Heading1"/>
      </w:pPr>
      <w:bookmarkStart w:id="2" w:name="_Toc420675527"/>
      <w:bookmarkStart w:id="3" w:name="_Toc420917051"/>
      <w:bookmarkStart w:id="4" w:name="_Toc455059429"/>
      <w:bookmarkStart w:id="5" w:name="_Toc469405535"/>
      <w:r w:rsidRPr="00225CA1">
        <w:lastRenderedPageBreak/>
        <w:t>Executive Summary</w:t>
      </w:r>
      <w:bookmarkEnd w:id="2"/>
      <w:bookmarkEnd w:id="3"/>
      <w:bookmarkEnd w:id="4"/>
      <w:bookmarkEnd w:id="5"/>
    </w:p>
    <w:p w14:paraId="154B64A2" w14:textId="67299F2D" w:rsidR="003E0088" w:rsidRPr="00C01EBE" w:rsidRDefault="003E0088" w:rsidP="003E0088">
      <w:pPr>
        <w:spacing w:after="200" w:line="276" w:lineRule="auto"/>
        <w:rPr>
          <w:lang w:val="en-NZ"/>
        </w:rPr>
      </w:pPr>
      <w:r w:rsidRPr="00C01EBE">
        <w:rPr>
          <w:lang w:val="en-NZ"/>
        </w:rPr>
        <w:t>In March and April 2016 a collaborative study was conducted between national scientists with expertise in Japanese, Taiwanese, and Korean longline fleets, and an independent scientist. The</w:t>
      </w:r>
      <w:r>
        <w:rPr>
          <w:lang w:val="en-NZ"/>
        </w:rPr>
        <w:t xml:space="preserve"> </w:t>
      </w:r>
      <w:ins w:id="6" w:author="simpler" w:date="2016-12-13T14:45:00Z">
        <w:r>
          <w:rPr>
            <w:lang w:val="en-NZ"/>
          </w:rPr>
          <w:t>meetings</w:t>
        </w:r>
      </w:ins>
      <w:r w:rsidRPr="00C01EBE">
        <w:rPr>
          <w:lang w:val="en-NZ"/>
        </w:rPr>
        <w:t xml:space="preserve"> addressed Terms of Reference covering several important issues related to albacore, bigeye and yellowfin tuna CPUE indices in the Indian Ocean. </w:t>
      </w:r>
      <w:ins w:id="7" w:author="simpler" w:date="2016-12-13T14:45:00Z">
        <w:r>
          <w:rPr>
            <w:lang w:val="en-NZ"/>
          </w:rPr>
          <w:t xml:space="preserve">A further meeting between the parties was held in July 2016 to update the tropical tuna indices. </w:t>
        </w:r>
      </w:ins>
      <w:r w:rsidRPr="00C01EBE">
        <w:rPr>
          <w:lang w:val="en-NZ"/>
        </w:rPr>
        <w:t xml:space="preserve">The study was funded by the International Seafood Sustainability Foundation (ISSF) and the Indian Ocean Tuna Commission (IOTC). </w:t>
      </w:r>
    </w:p>
    <w:p w14:paraId="08604CD5" w14:textId="77777777" w:rsidR="003E0088" w:rsidRPr="00C01EBE" w:rsidRDefault="003E0088" w:rsidP="003E0088">
      <w:pPr>
        <w:rPr>
          <w:lang w:val="en-NZ" w:eastAsia="en-US"/>
        </w:rPr>
      </w:pPr>
      <w:r w:rsidRPr="00C01EBE">
        <w:rPr>
          <w:lang w:val="en-NZ" w:eastAsia="en-US"/>
        </w:rPr>
        <w:t xml:space="preserve">Terms of Reference: </w:t>
      </w:r>
    </w:p>
    <w:p w14:paraId="717040C5"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To validate and improve methods for developing indices of abundance for tropical tunas.</w:t>
      </w:r>
    </w:p>
    <w:p w14:paraId="7A71CB03"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To develop methods for providing indices of abundance for albacore tuna.</w:t>
      </w:r>
    </w:p>
    <w:p w14:paraId="7A861F42"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 xml:space="preserve">To provide indices of abundance for albacore tuna, and </w:t>
      </w:r>
      <w:ins w:id="8" w:author="simpler" w:date="2016-12-13T14:45:00Z">
        <w:r>
          <w:rPr>
            <w:rFonts w:hint="eastAsia"/>
            <w:lang w:val="en-NZ" w:eastAsia="ko-KR"/>
          </w:rPr>
          <w:t xml:space="preserve">to </w:t>
        </w:r>
      </w:ins>
      <w:r w:rsidRPr="00C01EBE">
        <w:rPr>
          <w:lang w:val="en-NZ"/>
        </w:rPr>
        <w:t>draft a working paper to be presented at the 2016 WPTmT06 (18 – 21 July 2016).</w:t>
      </w:r>
    </w:p>
    <w:p w14:paraId="066A19D8" w14:textId="2A869DF7" w:rsidR="003E0088" w:rsidRPr="00C01EBE" w:rsidRDefault="003E0088" w:rsidP="003E0088">
      <w:pPr>
        <w:pStyle w:val="ListParagraph"/>
        <w:numPr>
          <w:ilvl w:val="0"/>
          <w:numId w:val="53"/>
        </w:numPr>
        <w:spacing w:after="200" w:line="276" w:lineRule="auto"/>
        <w:jc w:val="both"/>
        <w:rPr>
          <w:lang w:val="en-NZ"/>
        </w:rPr>
      </w:pPr>
      <w:r w:rsidRPr="00C01EBE">
        <w:rPr>
          <w:lang w:val="en-NZ"/>
        </w:rPr>
        <w:t>To provide indices of abundance for bigeye and yellowfin tunas and to draft a working paper to be presented at the WPTT18 (</w:t>
      </w:r>
      <w:r>
        <w:rPr>
          <w:lang w:val="en-NZ"/>
        </w:rPr>
        <w:t>5 – 10</w:t>
      </w:r>
      <w:r w:rsidRPr="00C01EBE">
        <w:rPr>
          <w:lang w:val="en-NZ"/>
        </w:rPr>
        <w:t xml:space="preserve"> November </w:t>
      </w:r>
      <w:del w:id="9" w:author="Simon Hoyle" w:date="2016-12-13T14:12:00Z">
        <w:r w:rsidR="009D2B2F" w:rsidRPr="00C01EBE" w:rsidDel="00B50E42">
          <w:rPr>
            <w:lang w:val="en-NZ"/>
          </w:rPr>
          <w:delText xml:space="preserve">30 October – 3 November </w:delText>
        </w:r>
      </w:del>
      <w:r w:rsidRPr="00C01EBE">
        <w:rPr>
          <w:lang w:val="en-NZ"/>
        </w:rPr>
        <w:t>2016).</w:t>
      </w:r>
    </w:p>
    <w:p w14:paraId="2F6E387B" w14:textId="77777777" w:rsidR="003E0088" w:rsidRPr="00C01EBE" w:rsidRDefault="003E0088" w:rsidP="003E0088">
      <w:pPr>
        <w:pStyle w:val="ListParagraph"/>
        <w:numPr>
          <w:ilvl w:val="0"/>
          <w:numId w:val="53"/>
        </w:numPr>
        <w:spacing w:after="200" w:line="276" w:lineRule="auto"/>
        <w:jc w:val="both"/>
        <w:rPr>
          <w:lang w:val="en-NZ"/>
        </w:rPr>
      </w:pPr>
      <w:r w:rsidRPr="00C01EBE">
        <w:rPr>
          <w:lang w:val="en-NZ"/>
        </w:rPr>
        <w:t>To provide support and training to national scientists in their analyses of catch and effort data.</w:t>
      </w:r>
    </w:p>
    <w:p w14:paraId="32798553" w14:textId="318E6637" w:rsidR="003E0088" w:rsidRPr="00C01EBE" w:rsidRDefault="003E0088" w:rsidP="003E0088">
      <w:pPr>
        <w:spacing w:after="200" w:line="276" w:lineRule="auto"/>
        <w:rPr>
          <w:lang w:val="en-NZ"/>
        </w:rPr>
      </w:pPr>
      <w:r w:rsidRPr="00C01EBE">
        <w:rPr>
          <w:lang w:val="en-NZ"/>
        </w:rPr>
        <w:t xml:space="preserve">This document describes the development of indices of abundance for </w:t>
      </w:r>
      <w:r w:rsidR="005018E7">
        <w:rPr>
          <w:lang w:val="en-NZ"/>
        </w:rPr>
        <w:t>albacore</w:t>
      </w:r>
      <w:r>
        <w:rPr>
          <w:lang w:val="en-NZ"/>
        </w:rPr>
        <w:t xml:space="preserve"> </w:t>
      </w:r>
      <w:r w:rsidR="005018E7">
        <w:rPr>
          <w:lang w:val="en-NZ"/>
        </w:rPr>
        <w:t>tuna</w:t>
      </w:r>
      <w:ins w:id="10" w:author="JPapp" w:date="2016-12-13T14:45:00Z">
        <w:r w:rsidR="006F29BC" w:rsidRPr="00C01EBE">
          <w:rPr>
            <w:lang w:val="en-NZ"/>
          </w:rPr>
          <w:t>s</w:t>
        </w:r>
      </w:ins>
      <w:r w:rsidRPr="00C01EBE">
        <w:rPr>
          <w:lang w:val="en-NZ"/>
        </w:rPr>
        <w:t xml:space="preserve">. </w:t>
      </w:r>
    </w:p>
    <w:p w14:paraId="7AFC954B" w14:textId="4F66259D" w:rsidR="003E0088" w:rsidRPr="00C01EBE" w:rsidRDefault="003E0088" w:rsidP="003E0088">
      <w:pPr>
        <w:spacing w:after="200" w:line="276" w:lineRule="auto"/>
        <w:rPr>
          <w:lang w:val="en-NZ" w:eastAsia="en-US"/>
        </w:rPr>
      </w:pPr>
      <w:r w:rsidRPr="00C01EBE">
        <w:rPr>
          <w:lang w:val="en-NZ" w:eastAsia="en-US"/>
        </w:rPr>
        <w:t xml:space="preserve">Data were provided for the three fleets in similar formats, with varying combinations of species and variables, due to differences between the fisheries’ data collection forms and processes and their changes through time. See </w:t>
      </w:r>
      <w:r w:rsidRPr="00C01EBE">
        <w:rPr>
          <w:lang w:val="en-NZ" w:eastAsia="en-US"/>
        </w:rPr>
        <w:fldChar w:fldCharType="begin"/>
      </w:r>
      <w:r w:rsidRPr="00C01EBE">
        <w:rPr>
          <w:lang w:val="en-NZ" w:eastAsia="en-US"/>
        </w:rPr>
        <w:instrText xml:space="preserve"> REF _Ref417545536 \h  \* MERGEFORMAT </w:instrText>
      </w:r>
      <w:r w:rsidRPr="00C01EBE">
        <w:rPr>
          <w:lang w:val="en-NZ" w:eastAsia="en-US"/>
        </w:rPr>
      </w:r>
      <w:r w:rsidRPr="00C01EBE">
        <w:rPr>
          <w:lang w:val="en-NZ" w:eastAsia="en-US"/>
        </w:rPr>
        <w:fldChar w:fldCharType="separate"/>
      </w:r>
      <w:r w:rsidR="00A5526B" w:rsidRPr="00A5526B">
        <w:rPr>
          <w:lang w:val="en-NZ" w:eastAsia="en-US"/>
        </w:rPr>
        <w:t>Table 9</w:t>
      </w:r>
      <w:r w:rsidRPr="00C01EBE">
        <w:rPr>
          <w:lang w:val="en-NZ" w:eastAsia="en-US"/>
        </w:rPr>
        <w:fldChar w:fldCharType="end"/>
      </w:r>
      <w:r w:rsidRPr="00C01EBE">
        <w:rPr>
          <w:lang w:val="en-NZ" w:eastAsia="en-US"/>
        </w:rPr>
        <w:t xml:space="preserve"> for a comparison of field availabilities among the three fleets. All datasets reported set date, number of hooks, hooks between floats for at least part of the time series, set location at some resolution, vessel identity for part or all of the dataset, and catch in number of albacore, bigeye, yellowfin, southern bluefin tuna, swordfish, blue marlin, striped marlin, and black marlin. </w:t>
      </w:r>
    </w:p>
    <w:p w14:paraId="46F85DC6" w14:textId="65EB3FBE" w:rsidR="003E0088" w:rsidRPr="00C01EBE" w:rsidRDefault="003E0088" w:rsidP="003E0088">
      <w:pPr>
        <w:spacing w:after="200" w:line="276" w:lineRule="auto"/>
        <w:rPr>
          <w:lang w:val="en-NZ" w:eastAsia="en-US"/>
        </w:rPr>
      </w:pPr>
      <w:r w:rsidRPr="00C01EBE">
        <w:rPr>
          <w:lang w:val="en-NZ" w:eastAsia="en-US"/>
        </w:rPr>
        <w:t>Japanese operational data were available from 1952-201</w:t>
      </w:r>
      <w:del w:id="11" w:author="simpler" w:date="2016-12-13T14:45:00Z">
        <w:r w:rsidR="0041547C" w:rsidRPr="00C01EBE">
          <w:rPr>
            <w:lang w:val="en-NZ" w:eastAsia="en-US"/>
          </w:rPr>
          <w:delText>4</w:delText>
        </w:r>
      </w:del>
      <w:ins w:id="12" w:author="simpler" w:date="2016-12-13T14:45:00Z">
        <w:r>
          <w:rPr>
            <w:lang w:val="en-NZ" w:eastAsia="en-US"/>
          </w:rPr>
          <w:t>5</w:t>
        </w:r>
      </w:ins>
      <w:r w:rsidRPr="00C01EBE">
        <w:rPr>
          <w:lang w:val="en-NZ" w:eastAsia="en-US"/>
        </w:rPr>
        <w:t>, with location reported to 1° of latitude and longitude, vessel call sign from 1979, hooks between floats for much of the time series, and date of trip start (</w:t>
      </w:r>
      <w:del w:id="13" w:author="simpler" w:date="2016-12-13T14:45:00Z">
        <w:r w:rsidR="00852448" w:rsidRPr="00C01EBE">
          <w:rPr>
            <w:lang w:val="en-NZ" w:eastAsia="en-US"/>
          </w:rPr>
          <w:delText xml:space="preserve">Table </w:delText>
        </w:r>
        <w:r w:rsidR="00852448" w:rsidRPr="00C01EBE">
          <w:rPr>
            <w:noProof/>
            <w:lang w:val="en-NZ" w:eastAsia="en-US"/>
          </w:rPr>
          <w:delText>1</w:delText>
        </w:r>
      </w:del>
      <w:ins w:id="14" w:author="simpler" w:date="2016-12-13T14:45:00Z">
        <w:r>
          <w:rPr>
            <w:lang w:val="en-NZ" w:eastAsia="en-US"/>
          </w:rPr>
          <w:t xml:space="preserve">Tables </w:t>
        </w:r>
        <w:r>
          <w:rPr>
            <w:lang w:val="en-NZ" w:eastAsia="en-US"/>
          </w:rPr>
          <w:fldChar w:fldCharType="begin"/>
        </w:r>
        <w:r>
          <w:rPr>
            <w:lang w:val="en-NZ" w:eastAsia="en-US"/>
          </w:rPr>
          <w:instrText xml:space="preserve"> REF _Ref416359535 \#0 \h </w:instrText>
        </w:r>
      </w:ins>
      <w:r>
        <w:rPr>
          <w:lang w:val="en-NZ" w:eastAsia="en-US"/>
        </w:rPr>
      </w:r>
      <w:ins w:id="15" w:author="simpler" w:date="2016-12-13T14:45:00Z">
        <w:r>
          <w:rPr>
            <w:lang w:val="en-NZ" w:eastAsia="en-US"/>
          </w:rPr>
          <w:fldChar w:fldCharType="separate"/>
        </w:r>
      </w:ins>
      <w:r w:rsidR="00A5526B">
        <w:rPr>
          <w:lang w:val="en-NZ" w:eastAsia="en-US"/>
        </w:rPr>
        <w:t>2</w:t>
      </w:r>
      <w:ins w:id="16" w:author="simpler" w:date="2016-12-13T14:45:00Z">
        <w:r>
          <w:rPr>
            <w:lang w:val="en-NZ" w:eastAsia="en-US"/>
          </w:rPr>
          <w:fldChar w:fldCharType="end"/>
        </w:r>
      </w:ins>
      <w:r>
        <w:rPr>
          <w:lang w:val="en-NZ" w:eastAsia="en-US"/>
        </w:rPr>
        <w:t xml:space="preserve"> and </w:t>
      </w:r>
      <w:del w:id="17" w:author="simpler" w:date="2016-12-13T14:45:00Z">
        <w:r w:rsidR="00852448" w:rsidRPr="00C01EBE">
          <w:rPr>
            <w:lang w:val="en-NZ" w:eastAsia="en-US"/>
          </w:rPr>
          <w:delText xml:space="preserve">Table </w:delText>
        </w:r>
        <w:r w:rsidR="00852448" w:rsidRPr="00C01EBE">
          <w:rPr>
            <w:noProof/>
            <w:lang w:val="en-NZ" w:eastAsia="en-US"/>
          </w:rPr>
          <w:delText>2</w:delText>
        </w:r>
        <w:r w:rsidR="00852448" w:rsidRPr="00C01EBE">
          <w:rPr>
            <w:lang w:val="en-NZ" w:eastAsia="en-US"/>
          </w:rPr>
          <w:delText>).</w:delText>
        </w:r>
      </w:del>
      <w:ins w:id="18" w:author="simpler" w:date="2016-12-13T14:45:00Z">
        <w:r>
          <w:rPr>
            <w:lang w:val="en-NZ" w:eastAsia="en-US"/>
          </w:rPr>
          <w:fldChar w:fldCharType="begin"/>
        </w:r>
        <w:r>
          <w:rPr>
            <w:lang w:val="en-NZ" w:eastAsia="en-US"/>
          </w:rPr>
          <w:instrText xml:space="preserve"> REF _Ref416359537 \#0 \h </w:instrText>
        </w:r>
      </w:ins>
      <w:r>
        <w:rPr>
          <w:lang w:val="en-NZ" w:eastAsia="en-US"/>
        </w:rPr>
      </w:r>
      <w:ins w:id="19" w:author="simpler" w:date="2016-12-13T14:45:00Z">
        <w:r>
          <w:rPr>
            <w:lang w:val="en-NZ" w:eastAsia="en-US"/>
          </w:rPr>
          <w:fldChar w:fldCharType="separate"/>
        </w:r>
      </w:ins>
      <w:r w:rsidR="00A5526B">
        <w:rPr>
          <w:lang w:val="en-NZ" w:eastAsia="en-US"/>
        </w:rPr>
        <w:t>3</w:t>
      </w:r>
      <w:ins w:id="20" w:author="simpler" w:date="2016-12-13T14:45:00Z">
        <w:r>
          <w:rPr>
            <w:lang w:val="en-NZ" w:eastAsia="en-US"/>
          </w:rPr>
          <w:fldChar w:fldCharType="end"/>
        </w:r>
        <w:r w:rsidRPr="00C01EBE">
          <w:rPr>
            <w:lang w:val="en-NZ" w:eastAsia="en-US"/>
          </w:rPr>
          <w:t>).</w:t>
        </w:r>
      </w:ins>
      <w:r w:rsidRPr="00C01EBE">
        <w:rPr>
          <w:lang w:val="en-NZ" w:eastAsia="en-US"/>
        </w:rPr>
        <w:t xml:space="preserve"> The Taiwanese operational data were available 1979-</w:t>
      </w:r>
      <w:del w:id="21" w:author="simpler" w:date="2016-12-13T14:45:00Z">
        <w:r w:rsidR="00852448" w:rsidRPr="00C01EBE">
          <w:rPr>
            <w:lang w:val="en-NZ" w:eastAsia="en-US"/>
          </w:rPr>
          <w:delText>201</w:delText>
        </w:r>
        <w:r w:rsidR="0041547C" w:rsidRPr="00C01EBE">
          <w:rPr>
            <w:lang w:val="en-NZ" w:eastAsia="en-US"/>
          </w:rPr>
          <w:delText>4</w:delText>
        </w:r>
        <w:r w:rsidR="00852448" w:rsidRPr="00C01EBE">
          <w:rPr>
            <w:lang w:val="en-NZ" w:eastAsia="en-US"/>
          </w:rPr>
          <w:delText>, with vessel call sign</w:delText>
        </w:r>
      </w:del>
      <w:ins w:id="22" w:author="simpler" w:date="2016-12-13T14:45:00Z">
        <w:r w:rsidRPr="00C01EBE">
          <w:rPr>
            <w:lang w:val="en-NZ" w:eastAsia="en-US"/>
          </w:rPr>
          <w:t>201</w:t>
        </w:r>
        <w:r>
          <w:rPr>
            <w:lang w:val="en-NZ" w:eastAsia="en-US"/>
          </w:rPr>
          <w:t>5, but data prior to 2005 were not used in tropical tuna analyses, due to concerns about data quality. Taiwanese v</w:t>
        </w:r>
        <w:r w:rsidRPr="00C01EBE">
          <w:rPr>
            <w:lang w:val="en-NZ" w:eastAsia="en-US"/>
          </w:rPr>
          <w:t xml:space="preserve">essel call sign </w:t>
        </w:r>
        <w:r>
          <w:rPr>
            <w:lang w:val="en-NZ" w:eastAsia="en-US"/>
          </w:rPr>
          <w:t>was</w:t>
        </w:r>
      </w:ins>
      <w:r>
        <w:rPr>
          <w:lang w:val="en-NZ" w:eastAsia="en-US"/>
        </w:rPr>
        <w:t xml:space="preserve"> </w:t>
      </w:r>
      <w:r w:rsidRPr="00C01EBE">
        <w:rPr>
          <w:lang w:val="en-NZ" w:eastAsia="en-US"/>
        </w:rPr>
        <w:t>available for the whole time period along with information on vessel size; set location at 5° resolution until 1994, and 1° subsequently; number of hooks between floats from 1995; and catches in number for the species above plus other tuna, other billfish, skipjack, shark, and other species; equivalent values in weight for all species; SST; bait type fields (‘Pacific saury’, ‘mackerel’, ‘squid’, ‘milkfish’, and ‘other’); depth of hooks (m); set type (type of target); remarks (indicating outliers); departure date from port; starting date of operations on a trip; stopping date of operations on a trip; and arrival date at port (</w:t>
      </w:r>
      <w:ins w:id="23" w:author="JPapp" w:date="2016-12-13T14:45:00Z">
        <w:r w:rsidR="00852448" w:rsidRPr="00C01EBE">
          <w:rPr>
            <w:lang w:val="en-NZ" w:eastAsia="en-US"/>
          </w:rPr>
          <w:fldChar w:fldCharType="begin"/>
        </w:r>
        <w:r w:rsidR="00852448" w:rsidRPr="00C01EBE">
          <w:rPr>
            <w:lang w:val="en-NZ" w:eastAsia="en-US"/>
          </w:rPr>
          <w:instrText xml:space="preserve"> REF _Ref416422355 \h </w:instrText>
        </w:r>
        <w:r w:rsidR="00225CA1" w:rsidRPr="00C01EBE">
          <w:rPr>
            <w:lang w:val="en-NZ" w:eastAsia="en-US"/>
          </w:rPr>
          <w:instrText xml:space="preserve"> \* MERGEFORMAT </w:instrText>
        </w:r>
      </w:ins>
      <w:r w:rsidR="00852448" w:rsidRPr="00C01EBE">
        <w:rPr>
          <w:lang w:val="en-NZ" w:eastAsia="en-US"/>
        </w:rPr>
      </w:r>
      <w:ins w:id="24" w:author="JPapp" w:date="2016-12-13T14:45:00Z">
        <w:r w:rsidR="00852448" w:rsidRPr="00C01EBE">
          <w:rPr>
            <w:lang w:val="en-NZ" w:eastAsia="en-US"/>
          </w:rPr>
          <w:fldChar w:fldCharType="separate"/>
        </w:r>
      </w:ins>
      <w:r w:rsidR="00A5526B" w:rsidRPr="00A5526B">
        <w:rPr>
          <w:lang w:val="en-NZ" w:eastAsia="en-US"/>
        </w:rPr>
        <w:t>Table 4</w:t>
      </w:r>
      <w:ins w:id="25" w:author="JPapp" w:date="2016-12-13T14:45:00Z">
        <w:r w:rsidR="00852448" w:rsidRPr="00C01EBE">
          <w:rPr>
            <w:lang w:val="en-NZ" w:eastAsia="en-US"/>
          </w:rPr>
          <w:fldChar w:fldCharType="end"/>
        </w:r>
      </w:ins>
      <w:ins w:id="26" w:author="simpler" w:date="2016-12-13T14:45:00Z">
        <w:r w:rsidRPr="00C01EBE">
          <w:rPr>
            <w:lang w:val="en-NZ" w:eastAsia="en-US"/>
          </w:rPr>
          <w:t>).</w:t>
        </w:r>
      </w:ins>
      <w:r w:rsidRPr="00C01EBE">
        <w:rPr>
          <w:lang w:val="en-NZ" w:eastAsia="en-US"/>
        </w:rPr>
        <w:t xml:space="preserve"> Korean data were available for 1971 to </w:t>
      </w:r>
      <w:del w:id="27" w:author="simpler" w:date="2016-12-13T14:45:00Z">
        <w:r w:rsidR="00852448" w:rsidRPr="00C01EBE">
          <w:rPr>
            <w:lang w:val="en-NZ" w:eastAsia="en-US"/>
          </w:rPr>
          <w:delText>2014 (Table 7),</w:delText>
        </w:r>
      </w:del>
      <w:ins w:id="28" w:author="simpler" w:date="2016-12-13T14:45:00Z">
        <w:r w:rsidRPr="00C01EBE">
          <w:rPr>
            <w:lang w:val="en-NZ" w:eastAsia="en-US"/>
          </w:rPr>
          <w:t>201</w:t>
        </w:r>
        <w:r>
          <w:rPr>
            <w:lang w:val="en-NZ" w:eastAsia="en-US"/>
          </w:rPr>
          <w:t>5</w:t>
        </w:r>
        <w:r w:rsidRPr="00C01EBE">
          <w:rPr>
            <w:lang w:val="en-NZ" w:eastAsia="en-US"/>
          </w:rPr>
          <w:t xml:space="preserve"> (</w:t>
        </w:r>
        <w:r w:rsidRPr="001155B5">
          <w:rPr>
            <w:lang w:val="en-NZ" w:eastAsia="en-US"/>
          </w:rPr>
          <w:fldChar w:fldCharType="begin"/>
        </w:r>
        <w:r>
          <w:rPr>
            <w:lang w:val="en-NZ" w:eastAsia="en-US"/>
          </w:rPr>
          <w:instrText xml:space="preserve"> REF _Ref416459671 \h </w:instrText>
        </w:r>
      </w:ins>
      <w:r w:rsidR="001155B5">
        <w:rPr>
          <w:lang w:val="en-NZ" w:eastAsia="en-US"/>
        </w:rPr>
        <w:instrText xml:space="preserve"> \* MERGEFORMAT </w:instrText>
      </w:r>
      <w:r w:rsidRPr="001155B5">
        <w:rPr>
          <w:lang w:val="en-NZ" w:eastAsia="en-US"/>
        </w:rPr>
      </w:r>
      <w:ins w:id="29" w:author="simpler" w:date="2016-12-13T14:45:00Z">
        <w:r w:rsidRPr="001155B5">
          <w:rPr>
            <w:lang w:val="en-NZ" w:eastAsia="en-US"/>
          </w:rPr>
          <w:fldChar w:fldCharType="separate"/>
        </w:r>
      </w:ins>
      <w:r w:rsidR="00A5526B" w:rsidRPr="001155B5">
        <w:rPr>
          <w:lang w:val="en-NZ" w:eastAsia="en-US"/>
        </w:rPr>
        <w:t>Table 8</w:t>
      </w:r>
      <w:ins w:id="30" w:author="simpler" w:date="2016-12-13T14:45:00Z">
        <w:r w:rsidRPr="001155B5">
          <w:rPr>
            <w:lang w:val="en-NZ" w:eastAsia="en-US"/>
          </w:rPr>
          <w:fldChar w:fldCharType="end"/>
        </w:r>
        <w:r w:rsidRPr="00C01EBE">
          <w:rPr>
            <w:lang w:val="en-NZ" w:eastAsia="en-US"/>
          </w:rPr>
          <w:t>),</w:t>
        </w:r>
      </w:ins>
      <w:r w:rsidRPr="00C01EBE">
        <w:rPr>
          <w:lang w:val="en-NZ" w:eastAsia="en-US"/>
        </w:rPr>
        <w:t xml:space="preserve"> with the standard fields and vessel id, operation location to 1°, hooks between floats calculated for each set, and additional species ‘other’, sailfish, shark, and skipjack. </w:t>
      </w:r>
      <w:ins w:id="31" w:author="農林水産省" w:date="2016-12-07T12:00:00Z">
        <w:r w:rsidR="0077473F">
          <w:rPr>
            <w:lang w:val="en-NZ" w:eastAsia="en-US"/>
          </w:rPr>
          <w:t>A</w:t>
        </w:r>
      </w:ins>
      <w:ins w:id="32" w:author="農林水産省" w:date="2016-12-07T11:28:00Z">
        <w:r w:rsidR="0077473F">
          <w:rPr>
            <w:lang w:val="en-NZ" w:eastAsia="en-US"/>
          </w:rPr>
          <w:t xml:space="preserve">ll operational data was </w:t>
        </w:r>
      </w:ins>
      <w:ins w:id="33" w:author="農林水産省" w:date="2016-12-07T11:57:00Z">
        <w:r w:rsidR="0077473F">
          <w:rPr>
            <w:lang w:val="en-NZ" w:eastAsia="en-US"/>
          </w:rPr>
          <w:t xml:space="preserve">available only for </w:t>
        </w:r>
      </w:ins>
      <w:ins w:id="34" w:author="農林水産省" w:date="2016-12-07T11:28:00Z">
        <w:r w:rsidR="0077473F">
          <w:rPr>
            <w:lang w:val="en-NZ" w:eastAsia="en-US"/>
          </w:rPr>
          <w:t xml:space="preserve">the purpose of </w:t>
        </w:r>
      </w:ins>
      <w:ins w:id="35" w:author="農林水産省" w:date="2016-12-07T11:29:00Z">
        <w:r w:rsidR="0077473F">
          <w:rPr>
            <w:lang w:val="en-NZ" w:eastAsia="en-US"/>
          </w:rPr>
          <w:t>this</w:t>
        </w:r>
      </w:ins>
      <w:ins w:id="36" w:author="農林水産省" w:date="2016-12-07T11:51:00Z">
        <w:r w:rsidR="0077473F">
          <w:rPr>
            <w:lang w:val="en-NZ" w:eastAsia="en-US"/>
          </w:rPr>
          <w:t xml:space="preserve"> collaborating work</w:t>
        </w:r>
      </w:ins>
      <w:ins w:id="37" w:author="農林水産省" w:date="2016-12-07T11:53:00Z">
        <w:r w:rsidR="0077473F">
          <w:rPr>
            <w:lang w:val="en-NZ" w:eastAsia="en-US"/>
          </w:rPr>
          <w:t>.</w:t>
        </w:r>
      </w:ins>
      <w:ins w:id="38" w:author="農林水産省" w:date="2016-12-07T11:57:00Z">
        <w:r w:rsidR="0077473F">
          <w:rPr>
            <w:lang w:val="en-NZ" w:eastAsia="en-US"/>
          </w:rPr>
          <w:t xml:space="preserve"> </w:t>
        </w:r>
      </w:ins>
      <w:ins w:id="39" w:author="農林水産省" w:date="2016-12-07T12:01:00Z">
        <w:r w:rsidR="0077473F">
          <w:rPr>
            <w:lang w:val="en-NZ" w:eastAsia="en-US"/>
          </w:rPr>
          <w:t>No operational data is available after this collaborating work</w:t>
        </w:r>
      </w:ins>
      <w:ins w:id="40" w:author="農林水産省" w:date="2016-12-07T11:57:00Z">
        <w:r w:rsidR="0077473F">
          <w:rPr>
            <w:lang w:val="en-NZ" w:eastAsia="en-US"/>
          </w:rPr>
          <w:t>.</w:t>
        </w:r>
      </w:ins>
      <w:ins w:id="41" w:author="農林水産省" w:date="2016-12-07T11:51:00Z">
        <w:r w:rsidR="0077473F">
          <w:rPr>
            <w:lang w:val="en-NZ" w:eastAsia="en-US"/>
          </w:rPr>
          <w:t xml:space="preserve"> </w:t>
        </w:r>
      </w:ins>
      <w:ins w:id="42" w:author="農林水産省" w:date="2016-12-07T11:29:00Z">
        <w:r w:rsidR="0077473F">
          <w:rPr>
            <w:lang w:val="en-NZ" w:eastAsia="en-US"/>
          </w:rPr>
          <w:t xml:space="preserve"> </w:t>
        </w:r>
      </w:ins>
      <w:ins w:id="43" w:author="農林水産省" w:date="2016-12-07T11:28:00Z">
        <w:r w:rsidR="0077473F">
          <w:rPr>
            <w:lang w:val="en-NZ" w:eastAsia="en-US"/>
          </w:rPr>
          <w:t xml:space="preserve"> </w:t>
        </w:r>
      </w:ins>
    </w:p>
    <w:p w14:paraId="413254C3" w14:textId="7C3DD273" w:rsidR="003E0088" w:rsidRPr="00C01EBE" w:rsidRDefault="003E0088" w:rsidP="003E0088">
      <w:pPr>
        <w:spacing w:after="200" w:line="276" w:lineRule="auto"/>
        <w:rPr>
          <w:lang w:val="en-NZ" w:eastAsia="en-US"/>
        </w:rPr>
      </w:pPr>
      <w:r w:rsidRPr="00C01EBE">
        <w:rPr>
          <w:lang w:val="en-NZ" w:eastAsia="en-US"/>
        </w:rPr>
        <w:t>Data were cleaned by removing obvious errors and missing values (</w:t>
      </w:r>
      <w:r w:rsidRPr="00C01EBE">
        <w:rPr>
          <w:lang w:val="en-NZ" w:eastAsia="en-US"/>
        </w:rPr>
        <w:fldChar w:fldCharType="begin"/>
      </w:r>
      <w:r w:rsidRPr="00C01EBE">
        <w:rPr>
          <w:lang w:val="en-NZ" w:eastAsia="en-US"/>
        </w:rPr>
        <w:instrText xml:space="preserve"> REF _Ref420398762 \h  \* MERGEFORMAT </w:instrText>
      </w:r>
      <w:r w:rsidRPr="00C01EBE">
        <w:rPr>
          <w:lang w:val="en-NZ" w:eastAsia="en-US"/>
        </w:rPr>
      </w:r>
      <w:r w:rsidRPr="00C01EBE">
        <w:rPr>
          <w:lang w:val="en-NZ" w:eastAsia="en-US"/>
        </w:rPr>
        <w:fldChar w:fldCharType="separate"/>
      </w:r>
      <w:r w:rsidR="00A5526B" w:rsidRPr="00A5526B">
        <w:rPr>
          <w:lang w:val="en-NZ" w:eastAsia="en-US"/>
        </w:rPr>
        <w:t xml:space="preserve">Figure </w:t>
      </w:r>
      <w:r w:rsidR="00A5526B" w:rsidRPr="00A5526B">
        <w:rPr>
          <w:noProof/>
          <w:lang w:val="en-NZ" w:eastAsia="en-US"/>
        </w:rPr>
        <w:t>5</w:t>
      </w:r>
      <w:r w:rsidRPr="00C01EBE">
        <w:rPr>
          <w:lang w:val="en-NZ" w:eastAsia="en-US"/>
        </w:rPr>
        <w:fldChar w:fldCharType="end"/>
      </w:r>
      <w:r w:rsidRPr="00C01EBE">
        <w:rPr>
          <w:lang w:val="en-NZ" w:eastAsia="en-US"/>
        </w:rPr>
        <w:t xml:space="preserve">). Unlikely but potentially plausible values (e.g. sets with very large catches of a species) were retained. Each set was allocated to </w:t>
      </w:r>
      <w:del w:id="44" w:author="simpler" w:date="2016-12-13T14:45:00Z">
        <w:r w:rsidR="00852448" w:rsidRPr="00C01EBE">
          <w:rPr>
            <w:lang w:val="en-NZ" w:eastAsia="en-US"/>
          </w:rPr>
          <w:delText>a</w:delText>
        </w:r>
        <w:r w:rsidR="0041547C" w:rsidRPr="00C01EBE">
          <w:rPr>
            <w:lang w:val="en-NZ" w:eastAsia="en-US"/>
          </w:rPr>
          <w:delText xml:space="preserve">n </w:delText>
        </w:r>
      </w:del>
      <w:r w:rsidR="005018E7">
        <w:rPr>
          <w:lang w:val="en-NZ" w:eastAsia="en-US"/>
        </w:rPr>
        <w:t>albacore</w:t>
      </w:r>
      <w:r>
        <w:rPr>
          <w:lang w:val="en-NZ" w:eastAsia="en-US"/>
        </w:rPr>
        <w:t xml:space="preserve"> </w:t>
      </w:r>
      <w:r w:rsidRPr="00C01EBE">
        <w:rPr>
          <w:lang w:val="en-NZ" w:eastAsia="en-US"/>
        </w:rPr>
        <w:t>region</w:t>
      </w:r>
      <w:ins w:id="45" w:author="simpler" w:date="2016-12-13T14:45:00Z">
        <w:r>
          <w:rPr>
            <w:lang w:val="en-NZ" w:eastAsia="en-US"/>
          </w:rPr>
          <w:t>s</w:t>
        </w:r>
      </w:ins>
      <w:r w:rsidRPr="00C01EBE">
        <w:rPr>
          <w:lang w:val="en-NZ" w:eastAsia="en-US"/>
        </w:rPr>
        <w:t xml:space="preserve"> according to </w:t>
      </w:r>
      <w:del w:id="46" w:author="simpler" w:date="2016-12-13T14:45:00Z">
        <w:r w:rsidR="0041547C" w:rsidRPr="00C01EBE">
          <w:rPr>
            <w:lang w:val="en-NZ" w:eastAsia="en-US"/>
          </w:rPr>
          <w:delText>4 alternate</w:delText>
        </w:r>
      </w:del>
      <w:ins w:id="47" w:author="simpler" w:date="2016-12-13T14:45:00Z">
        <w:r>
          <w:rPr>
            <w:lang w:val="en-NZ" w:eastAsia="en-US"/>
          </w:rPr>
          <w:t>several alternative regional</w:t>
        </w:r>
      </w:ins>
      <w:r>
        <w:rPr>
          <w:lang w:val="en-NZ" w:eastAsia="en-US"/>
        </w:rPr>
        <w:t xml:space="preserve"> </w:t>
      </w:r>
      <w:r w:rsidRPr="00C01EBE">
        <w:rPr>
          <w:lang w:val="en-NZ" w:eastAsia="en-US"/>
        </w:rPr>
        <w:t xml:space="preserve">definitions, and data outside these areas ignored. </w:t>
      </w:r>
      <w:del w:id="48" w:author="simpler" w:date="2016-12-13T14:45:00Z">
        <w:r w:rsidR="00852448" w:rsidRPr="00C01EBE">
          <w:rPr>
            <w:lang w:val="en-NZ" w:eastAsia="en-US"/>
          </w:rPr>
          <w:delText xml:space="preserve">A standard dataset was </w:delText>
        </w:r>
      </w:del>
      <w:ins w:id="49" w:author="simpler" w:date="2016-12-13T14:45:00Z">
        <w:r>
          <w:rPr>
            <w:lang w:val="en-NZ" w:eastAsia="en-US"/>
          </w:rPr>
          <w:t>S</w:t>
        </w:r>
        <w:r w:rsidRPr="00C01EBE">
          <w:rPr>
            <w:lang w:val="en-NZ" w:eastAsia="en-US"/>
          </w:rPr>
          <w:t>tandard dataset</w:t>
        </w:r>
        <w:r>
          <w:rPr>
            <w:lang w:val="en-NZ" w:eastAsia="en-US"/>
          </w:rPr>
          <w:t>s</w:t>
        </w:r>
        <w:r w:rsidRPr="00C01EBE">
          <w:rPr>
            <w:lang w:val="en-NZ" w:eastAsia="en-US"/>
          </w:rPr>
          <w:t xml:space="preserve"> </w:t>
        </w:r>
        <w:r>
          <w:rPr>
            <w:lang w:val="en-NZ" w:eastAsia="en-US"/>
          </w:rPr>
          <w:t xml:space="preserve">were </w:t>
        </w:r>
      </w:ins>
      <w:r w:rsidRPr="00C01EBE">
        <w:rPr>
          <w:lang w:val="en-NZ" w:eastAsia="en-US"/>
        </w:rPr>
        <w:t xml:space="preserve">produced for each fleet. </w:t>
      </w:r>
    </w:p>
    <w:p w14:paraId="42EAA2E4" w14:textId="3FD53411" w:rsidR="003E0088" w:rsidRDefault="003E0088" w:rsidP="003E0088">
      <w:pPr>
        <w:spacing w:after="200" w:line="276" w:lineRule="auto"/>
        <w:rPr>
          <w:ins w:id="50" w:author="simpler" w:date="2016-12-13T14:45:00Z"/>
          <w:lang w:val="en-NZ" w:eastAsia="en-US"/>
        </w:rPr>
      </w:pPr>
      <w:ins w:id="51" w:author="simpler" w:date="2016-12-13T14:45:00Z">
        <w:r w:rsidRPr="00C01EBE">
          <w:rPr>
            <w:lang w:val="en-NZ" w:eastAsia="en-US"/>
          </w:rPr>
          <w:t xml:space="preserve">We applied cluster analysis methods to identify effort associated with different fishing strategies, using </w:t>
        </w:r>
        <w:r>
          <w:rPr>
            <w:lang w:val="en-NZ" w:eastAsia="en-US"/>
          </w:rPr>
          <w:t xml:space="preserve">the approaches developed in the 2015 IOTC CPUE standardization workshop </w:t>
        </w:r>
        <w:r>
          <w:rPr>
            <w:lang w:val="en-NZ" w:eastAsia="en-US"/>
          </w:rPr>
          <w:fldChar w:fldCharType="begin"/>
        </w:r>
      </w:ins>
      <w:r w:rsidR="009A6659">
        <w:rPr>
          <w:lang w:val="en-NZ" w:eastAsia="en-US"/>
        </w:rPr>
        <w:instrText xml:space="preserve"> ADDIN EN.CITE &lt;EndNote&gt;&lt;Cite&gt;&lt;Author&gt;Hoyle&lt;/Author&gt;&lt;Year&gt;2015&lt;/Year&gt;&lt;RecNum&gt;14804&lt;/RecNum&gt;&lt;DisplayText&gt;(Hoyle&lt;style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ins w:id="52" w:author="simpler" w:date="2016-12-13T14:45:00Z">
        <w:r>
          <w:rPr>
            <w:lang w:val="en-NZ" w:eastAsia="en-US"/>
          </w:rPr>
          <w:fldChar w:fldCharType="separate"/>
        </w:r>
        <w:r>
          <w:rPr>
            <w:noProof/>
            <w:lang w:val="en-NZ" w:eastAsia="en-US"/>
          </w:rPr>
          <w:t>(Hoyle</w:t>
        </w:r>
        <w:r w:rsidRPr="003E0088">
          <w:rPr>
            <w:i/>
            <w:noProof/>
            <w:lang w:val="en-NZ" w:eastAsia="en-US"/>
          </w:rPr>
          <w:t xml:space="preserve"> et al.</w:t>
        </w:r>
        <w:r>
          <w:rPr>
            <w:noProof/>
            <w:lang w:val="en-NZ" w:eastAsia="en-US"/>
          </w:rPr>
          <w:t xml:space="preserve"> 2015)</w:t>
        </w:r>
        <w:r>
          <w:rPr>
            <w:lang w:val="en-NZ" w:eastAsia="en-US"/>
          </w:rPr>
          <w:fldChar w:fldCharType="end"/>
        </w:r>
        <w:r>
          <w:rPr>
            <w:lang w:val="en-NZ" w:eastAsia="en-US"/>
          </w:rPr>
          <w:t>. Data were aggregated by vessel-month and then clustered on species composition in the catch, using the Ward hclust method</w:t>
        </w:r>
        <w:r w:rsidRPr="00C01EBE">
          <w:rPr>
            <w:lang w:val="en-NZ" w:eastAsia="en-US"/>
          </w:rPr>
          <w:t xml:space="preserve">. </w:t>
        </w:r>
        <w:r>
          <w:rPr>
            <w:lang w:val="en-NZ" w:eastAsia="en-US"/>
          </w:rPr>
          <w:t xml:space="preserve">Clustering was carried out by fleet and region, and a fleet/cluster group parameter was assigned to </w:t>
        </w:r>
        <w:r>
          <w:rPr>
            <w:lang w:val="en-NZ" w:eastAsia="en-US"/>
          </w:rPr>
          <w:lastRenderedPageBreak/>
          <w:t xml:space="preserve">each set. The clustered data for all fleets </w:t>
        </w:r>
        <w:r w:rsidR="005018E7">
          <w:rPr>
            <w:lang w:val="en-NZ" w:eastAsia="en-US"/>
          </w:rPr>
          <w:t xml:space="preserve">in a region </w:t>
        </w:r>
        <w:r>
          <w:rPr>
            <w:lang w:val="en-NZ" w:eastAsia="en-US"/>
          </w:rPr>
          <w:t>wer</w:t>
        </w:r>
        <w:r w:rsidR="005018E7">
          <w:rPr>
            <w:lang w:val="en-NZ" w:eastAsia="en-US"/>
          </w:rPr>
          <w:t>e combined into a joint dataset</w:t>
        </w:r>
        <w:r>
          <w:rPr>
            <w:lang w:val="en-NZ" w:eastAsia="en-US"/>
          </w:rPr>
          <w:t xml:space="preserve">. For each region and fleet, clusters were removed if the species of interest was a very small component of the catch. </w:t>
        </w:r>
      </w:ins>
    </w:p>
    <w:p w14:paraId="3E77EDCE" w14:textId="5AF54135" w:rsidR="003E0088" w:rsidRDefault="003E0088" w:rsidP="003E0088">
      <w:pPr>
        <w:spacing w:after="200" w:line="276" w:lineRule="auto"/>
        <w:rPr>
          <w:ins w:id="53" w:author="simpler" w:date="2016-12-13T14:45:00Z"/>
          <w:lang w:val="en-NZ" w:eastAsia="en-US"/>
        </w:rPr>
      </w:pPr>
      <w:ins w:id="54" w:author="simpler" w:date="2016-12-13T14:45:00Z">
        <w:r>
          <w:rPr>
            <w:lang w:val="en-NZ" w:eastAsia="en-US"/>
          </w:rPr>
          <w:t>Data for each region were standardized using regression techniques to estimate indices of abundance. The dependent variable was the presence/absence of the species of interest in the catch (binomial models), or the positive catch of the species of interest in numbers of fish (lognormal models). All models included the explanatory variables year-quarter and 5° cell as categorical variables, a cubic spline on hooks as a covariate</w:t>
        </w:r>
        <w:r w:rsidR="005018E7">
          <w:rPr>
            <w:lang w:val="en-NZ" w:eastAsia="en-US"/>
          </w:rPr>
          <w:t xml:space="preserve">, and </w:t>
        </w:r>
        <w:r>
          <w:rPr>
            <w:lang w:val="en-NZ" w:eastAsia="en-US"/>
          </w:rPr>
          <w:t xml:space="preserve">a categorical variable for cluster. Some models were run with vessel identity as a categorical variable. Models were run for the period 1952-1979 without vessel identity, for the later period 1979-2015 with vessel identity, and for the whole period 1952-2015 both with and without vessel identity. Indices were estimated using both a delta lognormal approach, and lognormal constant generalized linear models. </w:t>
        </w:r>
      </w:ins>
    </w:p>
    <w:p w14:paraId="19EABDAC" w14:textId="77777777" w:rsidR="003E0088" w:rsidRDefault="003E0088" w:rsidP="003E0088">
      <w:pPr>
        <w:spacing w:after="200" w:line="276" w:lineRule="auto"/>
        <w:rPr>
          <w:ins w:id="55" w:author="simpler" w:date="2016-12-13T14:45:00Z"/>
          <w:lang w:val="en-NZ" w:eastAsia="en-US"/>
        </w:rPr>
      </w:pPr>
      <w:ins w:id="56" w:author="simpler" w:date="2016-12-13T14:45:00Z">
        <w:r>
          <w:rPr>
            <w:lang w:val="en-NZ" w:eastAsia="en-US"/>
          </w:rPr>
          <w:t xml:space="preserve">Figures and tables are provided for each set of indices, including both quarterly and annual indices. Diagnostic plots are also presented. </w:t>
        </w:r>
      </w:ins>
    </w:p>
    <w:p w14:paraId="42C19FDE" w14:textId="280BD628" w:rsidR="00852448" w:rsidRPr="00225CA1" w:rsidRDefault="00852448" w:rsidP="00852448">
      <w:pPr>
        <w:spacing w:after="200" w:line="276" w:lineRule="auto"/>
        <w:rPr>
          <w:lang w:val="en-AU" w:eastAsia="en-US"/>
        </w:rPr>
      </w:pPr>
    </w:p>
    <w:p w14:paraId="191ED8CC" w14:textId="140A9AAC" w:rsidR="00852448" w:rsidRPr="00225CA1" w:rsidRDefault="00852448" w:rsidP="00852448">
      <w:pPr>
        <w:spacing w:after="160" w:line="259" w:lineRule="auto"/>
        <w:rPr>
          <w:rFonts w:eastAsia="PMingLiU"/>
          <w:color w:val="2E74B5"/>
          <w:sz w:val="26"/>
          <w:szCs w:val="26"/>
        </w:rPr>
      </w:pPr>
      <w:r w:rsidRPr="00225CA1">
        <w:br w:type="page"/>
      </w:r>
    </w:p>
    <w:p w14:paraId="4F6FD915" w14:textId="75DC6CB5" w:rsidR="00852448" w:rsidRPr="00225CA1" w:rsidRDefault="00852448" w:rsidP="00C03120">
      <w:pPr>
        <w:pStyle w:val="Heading1"/>
      </w:pPr>
      <w:bookmarkStart w:id="57" w:name="_Toc420675528"/>
      <w:bookmarkStart w:id="58" w:name="_Toc420917052"/>
      <w:bookmarkStart w:id="59" w:name="_Toc455059430"/>
      <w:bookmarkStart w:id="60" w:name="_Toc469405536"/>
      <w:r w:rsidRPr="00225CA1">
        <w:lastRenderedPageBreak/>
        <w:t>Introduction</w:t>
      </w:r>
      <w:bookmarkEnd w:id="57"/>
      <w:bookmarkEnd w:id="58"/>
      <w:bookmarkEnd w:id="59"/>
      <w:bookmarkEnd w:id="60"/>
    </w:p>
    <w:p w14:paraId="7AE44538" w14:textId="77777777" w:rsidR="00CF3F22" w:rsidRPr="00C01EBE" w:rsidRDefault="00CF3F22" w:rsidP="00CF3F22">
      <w:pPr>
        <w:rPr>
          <w:lang w:val="en-NZ"/>
        </w:rPr>
      </w:pPr>
      <w:r w:rsidRPr="00C01EBE">
        <w:rPr>
          <w:lang w:val="en-NZ"/>
        </w:rPr>
        <w:t>In March and April 2016 a collaborative study of longline data and CPUE standardization for bigeye</w:t>
      </w:r>
      <w:del w:id="61" w:author="simpler" w:date="2016-12-13T14:45:00Z">
        <w:r w:rsidR="00852448" w:rsidRPr="00C01EBE">
          <w:rPr>
            <w:lang w:val="en-NZ"/>
          </w:rPr>
          <w:delText xml:space="preserve"> and</w:delText>
        </w:r>
      </w:del>
      <w:ins w:id="62" w:author="simpler" w:date="2016-12-13T14:45:00Z">
        <w:r>
          <w:rPr>
            <w:lang w:val="en-NZ"/>
          </w:rPr>
          <w:t>,</w:t>
        </w:r>
      </w:ins>
      <w:r w:rsidRPr="00C01EBE">
        <w:rPr>
          <w:lang w:val="en-NZ"/>
        </w:rPr>
        <w:t xml:space="preserve"> yellowfin</w:t>
      </w:r>
      <w:ins w:id="63" w:author="simpler" w:date="2016-12-13T14:45:00Z">
        <w:r>
          <w:rPr>
            <w:lang w:val="en-NZ"/>
          </w:rPr>
          <w:t>, and albacore</w:t>
        </w:r>
      </w:ins>
      <w:r w:rsidRPr="00C01EBE">
        <w:rPr>
          <w:lang w:val="en-NZ"/>
        </w:rPr>
        <w:t xml:space="preserve"> tuna was conducted between scientists with expertise in Japanese, Taiwanese, and Korean fleets, and an independent scientist. </w:t>
      </w:r>
      <w:ins w:id="64" w:author="simpler" w:date="2016-12-13T14:45:00Z">
        <w:r>
          <w:rPr>
            <w:lang w:val="en-NZ"/>
          </w:rPr>
          <w:t xml:space="preserve">A further meeting was held in July 2016 to update the tropical tuna analyses with the most recent data. </w:t>
        </w:r>
      </w:ins>
      <w:r w:rsidRPr="00C01EBE">
        <w:rPr>
          <w:lang w:val="en-NZ"/>
        </w:rPr>
        <w:t>The study was funded by the International Seafood Sustainability Foundation (ISSF</w:t>
      </w:r>
      <w:del w:id="65" w:author="simpler" w:date="2016-12-13T14:45:00Z">
        <w:r w:rsidR="00852448" w:rsidRPr="00C01EBE">
          <w:rPr>
            <w:lang w:val="en-NZ"/>
          </w:rPr>
          <w:delText>).</w:delText>
        </w:r>
      </w:del>
      <w:ins w:id="66" w:author="simpler" w:date="2016-12-13T14:45:00Z">
        <w:r w:rsidRPr="00C01EBE">
          <w:rPr>
            <w:lang w:val="en-NZ"/>
          </w:rPr>
          <w:t>)</w:t>
        </w:r>
        <w:r>
          <w:rPr>
            <w:lang w:val="en-NZ"/>
          </w:rPr>
          <w:t xml:space="preserve"> and the Indian Ocean Tuna Commission (IOTC)</w:t>
        </w:r>
        <w:r w:rsidRPr="00C01EBE">
          <w:rPr>
            <w:lang w:val="en-NZ"/>
          </w:rPr>
          <w:t>.</w:t>
        </w:r>
      </w:ins>
      <w:r w:rsidRPr="00C01EBE">
        <w:rPr>
          <w:lang w:val="en-NZ"/>
        </w:rPr>
        <w:t xml:space="preserve"> The study addressed the Terms of Reference outlined below, which cover the most important issues that had previously been highlighted by different working parties. Work was carried out, for those factors relevant to them, for the following:</w:t>
      </w:r>
    </w:p>
    <w:p w14:paraId="2240709A" w14:textId="77777777" w:rsidR="00CF3F22" w:rsidRPr="00C01EBE" w:rsidRDefault="00CF3F22" w:rsidP="00CF3F22">
      <w:pPr>
        <w:ind w:left="1134" w:hanging="567"/>
        <w:rPr>
          <w:lang w:val="en-NZ"/>
        </w:rPr>
      </w:pPr>
      <w:r w:rsidRPr="00C01EBE">
        <w:rPr>
          <w:lang w:val="en-NZ"/>
        </w:rPr>
        <w:t>• Area: Indian Ocean</w:t>
      </w:r>
    </w:p>
    <w:p w14:paraId="1D2C9625" w14:textId="77777777" w:rsidR="00CF3F22" w:rsidRPr="00C01EBE" w:rsidRDefault="00CF3F22" w:rsidP="00CF3F22">
      <w:pPr>
        <w:ind w:left="1134" w:hanging="567"/>
        <w:rPr>
          <w:lang w:val="en-NZ"/>
        </w:rPr>
      </w:pPr>
      <w:r w:rsidRPr="00C01EBE">
        <w:rPr>
          <w:lang w:val="en-NZ"/>
        </w:rPr>
        <w:t>• Fleets: Japanese longline; Taiwanese longline, Korean longline</w:t>
      </w:r>
    </w:p>
    <w:p w14:paraId="5288C6E2" w14:textId="77777777" w:rsidR="00CF3F22" w:rsidRDefault="00CF3F22" w:rsidP="00CF3F22">
      <w:pPr>
        <w:ind w:left="1134" w:hanging="567"/>
        <w:rPr>
          <w:ins w:id="67" w:author="simpler" w:date="2016-12-13T14:45:00Z"/>
          <w:lang w:val="en-NZ"/>
        </w:rPr>
      </w:pPr>
      <w:r w:rsidRPr="00C01EBE">
        <w:rPr>
          <w:lang w:val="en-NZ"/>
        </w:rPr>
        <w:t>• Stocks: Bigeye tuna</w:t>
      </w:r>
      <w:del w:id="68" w:author="simpler" w:date="2016-12-13T14:45:00Z">
        <w:r w:rsidR="00852448" w:rsidRPr="00C01EBE">
          <w:rPr>
            <w:lang w:val="en-NZ"/>
          </w:rPr>
          <w:delText xml:space="preserve"> and</w:delText>
        </w:r>
      </w:del>
      <w:ins w:id="69" w:author="simpler" w:date="2016-12-13T14:45:00Z">
        <w:r>
          <w:rPr>
            <w:lang w:val="en-NZ"/>
          </w:rPr>
          <w:t>,</w:t>
        </w:r>
      </w:ins>
      <w:r w:rsidRPr="00C01EBE">
        <w:rPr>
          <w:lang w:val="en-NZ"/>
        </w:rPr>
        <w:t xml:space="preserve"> yellowfin tuna</w:t>
      </w:r>
      <w:ins w:id="70" w:author="simpler" w:date="2016-12-13T14:45:00Z">
        <w:r>
          <w:rPr>
            <w:lang w:val="en-NZ"/>
          </w:rPr>
          <w:t xml:space="preserve">, </w:t>
        </w:r>
        <w:r>
          <w:rPr>
            <w:rFonts w:hint="eastAsia"/>
            <w:lang w:val="en-NZ" w:eastAsia="ko-KR"/>
          </w:rPr>
          <w:t>albacore</w:t>
        </w:r>
        <w:r>
          <w:rPr>
            <w:lang w:val="en-NZ"/>
          </w:rPr>
          <w:t xml:space="preserve"> tuna. </w:t>
        </w:r>
      </w:ins>
    </w:p>
    <w:p w14:paraId="6442A3D7" w14:textId="3BEFA67B" w:rsidR="00CF3F22" w:rsidRPr="00C01EBE" w:rsidRDefault="00CF3F22" w:rsidP="00CF3F22">
      <w:pPr>
        <w:rPr>
          <w:lang w:val="en-NZ"/>
        </w:rPr>
      </w:pPr>
      <w:ins w:id="71" w:author="simpler" w:date="2016-12-13T14:45:00Z">
        <w:r>
          <w:rPr>
            <w:lang w:val="en-NZ"/>
          </w:rPr>
          <w:t>The current document addresses CPUE standardizations for albacore tuna. The methods description includes approaches used for bigeye, yellowfin, and albacore tunas in order to generalize the report, but to conserve space only albacore tuna results are reported.</w:t>
        </w:r>
      </w:ins>
      <w:r>
        <w:rPr>
          <w:lang w:val="en-NZ"/>
        </w:rPr>
        <w:t xml:space="preserve"> </w:t>
      </w:r>
    </w:p>
    <w:p w14:paraId="33968B89" w14:textId="48391DB5" w:rsidR="00852448" w:rsidRPr="00225CA1" w:rsidRDefault="00852448" w:rsidP="00852448"/>
    <w:p w14:paraId="499A391D" w14:textId="77777777" w:rsidR="00CF3F22" w:rsidRDefault="00CF3F22" w:rsidP="00CF3F22">
      <w:pPr>
        <w:pStyle w:val="Heading2"/>
        <w:rPr>
          <w:lang w:val="en-NZ" w:eastAsia="en-US"/>
        </w:rPr>
      </w:pPr>
      <w:bookmarkStart w:id="72" w:name="_Toc461993068"/>
      <w:bookmarkStart w:id="73" w:name="_Toc465021834"/>
      <w:bookmarkStart w:id="74" w:name="_Toc455059431"/>
      <w:bookmarkStart w:id="75" w:name="_Toc469405537"/>
      <w:bookmarkStart w:id="76" w:name="_Toc420675534"/>
      <w:bookmarkStart w:id="77" w:name="_Toc420917058"/>
      <w:r>
        <w:rPr>
          <w:lang w:val="en-NZ" w:eastAsia="en-US"/>
        </w:rPr>
        <w:t>Terms of Reference</w:t>
      </w:r>
      <w:bookmarkEnd w:id="72"/>
      <w:bookmarkEnd w:id="73"/>
      <w:bookmarkEnd w:id="74"/>
      <w:bookmarkEnd w:id="75"/>
    </w:p>
    <w:p w14:paraId="3C8DFB61" w14:textId="77777777" w:rsidR="00CF3F22" w:rsidRDefault="00CF3F22" w:rsidP="00CF3F22">
      <w:pPr>
        <w:numPr>
          <w:ilvl w:val="0"/>
          <w:numId w:val="55"/>
        </w:numPr>
        <w:spacing w:before="120" w:after="0" w:line="240" w:lineRule="auto"/>
        <w:ind w:left="360"/>
        <w:jc w:val="both"/>
      </w:pPr>
      <w:r>
        <w:t xml:space="preserve">To organize a series of meetings between data holders and the consultant. </w:t>
      </w:r>
    </w:p>
    <w:p w14:paraId="2DF19D05" w14:textId="77777777" w:rsidR="00CF3F22" w:rsidRDefault="00CF3F22" w:rsidP="00CF3F22">
      <w:pPr>
        <w:numPr>
          <w:ilvl w:val="0"/>
          <w:numId w:val="55"/>
        </w:numPr>
        <w:spacing w:before="120" w:after="0" w:line="240" w:lineRule="auto"/>
        <w:ind w:left="360"/>
        <w:jc w:val="both"/>
      </w:pPr>
      <w:r>
        <w:t xml:space="preserve">To validate and improve methods for developing indices of abundance for tropical tunas. </w:t>
      </w:r>
    </w:p>
    <w:p w14:paraId="2921880F" w14:textId="77777777" w:rsidR="00CF3F22" w:rsidRDefault="00CF3F22" w:rsidP="00CF3F22">
      <w:pPr>
        <w:numPr>
          <w:ilvl w:val="0"/>
          <w:numId w:val="55"/>
        </w:numPr>
        <w:spacing w:before="120" w:after="0" w:line="240" w:lineRule="auto"/>
        <w:ind w:left="360"/>
        <w:jc w:val="both"/>
      </w:pPr>
      <w:r>
        <w:t xml:space="preserve">To develop methods for providing indices of abundance for albacore tuna. </w:t>
      </w:r>
    </w:p>
    <w:p w14:paraId="066D669E" w14:textId="77777777" w:rsidR="00CF3F22" w:rsidRPr="00D702A6" w:rsidRDefault="00CF3F22" w:rsidP="00CF3F22">
      <w:pPr>
        <w:numPr>
          <w:ilvl w:val="0"/>
          <w:numId w:val="55"/>
        </w:numPr>
        <w:spacing w:before="120" w:after="0" w:line="240" w:lineRule="auto"/>
        <w:ind w:left="360"/>
        <w:jc w:val="both"/>
      </w:pPr>
      <w:r>
        <w:t xml:space="preserve">To provide indices of abundance for albacore tuna, and </w:t>
      </w:r>
      <w:ins w:id="78" w:author="simpler" w:date="2016-12-13T14:45:00Z">
        <w:r>
          <w:rPr>
            <w:rFonts w:hint="eastAsia"/>
            <w:lang w:eastAsia="ko-KR"/>
          </w:rPr>
          <w:t xml:space="preserve">to </w:t>
        </w:r>
      </w:ins>
      <w:r>
        <w:t xml:space="preserve">draft a working paper to be presented at the 2016 </w:t>
      </w:r>
      <w:ins w:id="79" w:author="simpler" w:date="2016-12-13T14:45:00Z">
        <w:r>
          <w:t xml:space="preserve">IOTC </w:t>
        </w:r>
      </w:ins>
      <w:r>
        <w:t>WPTmT06 (</w:t>
      </w:r>
      <w:r w:rsidRPr="00777169">
        <w:t>18 – 21 July 2016</w:t>
      </w:r>
      <w:r>
        <w:t>)</w:t>
      </w:r>
      <w:r w:rsidRPr="00D702A6">
        <w:t>.</w:t>
      </w:r>
    </w:p>
    <w:p w14:paraId="2E067399" w14:textId="7533766D" w:rsidR="00CF3F22" w:rsidRDefault="00CF3F22" w:rsidP="00CF3F22">
      <w:pPr>
        <w:numPr>
          <w:ilvl w:val="0"/>
          <w:numId w:val="55"/>
        </w:numPr>
        <w:spacing w:before="120" w:after="0" w:line="240" w:lineRule="auto"/>
        <w:ind w:left="360"/>
        <w:jc w:val="both"/>
      </w:pPr>
      <w:r>
        <w:t xml:space="preserve">To provide indices of abundance for bigeye and yellowfin tunas and to draft a working paper to be presented at the </w:t>
      </w:r>
      <w:ins w:id="80" w:author="simpler" w:date="2016-12-13T14:45:00Z">
        <w:r>
          <w:t xml:space="preserve">IOTC </w:t>
        </w:r>
      </w:ins>
      <w:r>
        <w:t xml:space="preserve">WPTT18 </w:t>
      </w:r>
      <w:r w:rsidRPr="00D702A6">
        <w:t>(</w:t>
      </w:r>
      <w:ins w:id="81" w:author="simpler" w:date="2016-12-13T14:45:00Z">
        <w:r>
          <w:t>5 – 10</w:t>
        </w:r>
      </w:ins>
      <w:r w:rsidRPr="00777169">
        <w:t xml:space="preserve"> November 2016</w:t>
      </w:r>
      <w:r w:rsidRPr="00D702A6">
        <w:t>)</w:t>
      </w:r>
      <w:r>
        <w:t xml:space="preserve">. </w:t>
      </w:r>
    </w:p>
    <w:p w14:paraId="488D70E6" w14:textId="77777777" w:rsidR="00CF3F22" w:rsidRDefault="00CF3F22" w:rsidP="00CF3F22">
      <w:pPr>
        <w:numPr>
          <w:ilvl w:val="0"/>
          <w:numId w:val="55"/>
        </w:numPr>
        <w:spacing w:before="120" w:after="0" w:line="240" w:lineRule="auto"/>
        <w:ind w:left="360"/>
        <w:jc w:val="both"/>
      </w:pPr>
      <w:r>
        <w:t xml:space="preserve">To provide support and training to national scientists in their analyses of catch and effort data. </w:t>
      </w:r>
    </w:p>
    <w:p w14:paraId="753109DC" w14:textId="77777777" w:rsidR="00CF3F22" w:rsidRDefault="00CF3F22" w:rsidP="00CF3F22">
      <w:pPr>
        <w:numPr>
          <w:ilvl w:val="0"/>
          <w:numId w:val="55"/>
        </w:numPr>
        <w:spacing w:before="120" w:after="0" w:line="240" w:lineRule="auto"/>
        <w:ind w:left="360"/>
        <w:jc w:val="both"/>
      </w:pPr>
      <w:r>
        <w:t xml:space="preserve">The analyses will consider data to be provided by Japanese, Taiwanese, and Korean research agencies. </w:t>
      </w:r>
    </w:p>
    <w:p w14:paraId="755422BF" w14:textId="119280B0" w:rsidR="00CF3F22" w:rsidRDefault="00CF3F22" w:rsidP="00CF3F22">
      <w:pPr>
        <w:numPr>
          <w:ilvl w:val="0"/>
          <w:numId w:val="55"/>
        </w:numPr>
        <w:spacing w:before="120" w:after="0" w:line="240" w:lineRule="auto"/>
        <w:ind w:left="360"/>
        <w:jc w:val="both"/>
      </w:pPr>
      <w:r>
        <w:t xml:space="preserve">Analyses will be carried out in a series of meetings in March and April, and in a final meeting focusing on tropical tunas following update of the data. After preliminary meetings between the consultant and each participating data provider to prepare each dataset and develop methods, there will be a first joint meeting between all participating </w:t>
      </w:r>
      <w:ins w:id="82" w:author="simpler" w:date="2016-12-13T14:45:00Z">
        <w:r>
          <w:t>parties</w:t>
        </w:r>
      </w:ins>
      <w:r>
        <w:t xml:space="preserve"> and the consultant. This joint meeting will develop indices for albacore tuna and develop draft indices for bigeye and yellowfin tunas. A second joint meeting will occur in July or August to prepare final indices for bigeye and yellowfin tuna, and to provide training to national scientists in their analyses of catch and effort data. </w:t>
      </w:r>
    </w:p>
    <w:p w14:paraId="37C5F3E5" w14:textId="77777777" w:rsidR="00CF3F22" w:rsidRDefault="00CF3F22" w:rsidP="00CF3F22">
      <w:pPr>
        <w:numPr>
          <w:ilvl w:val="0"/>
          <w:numId w:val="55"/>
        </w:numPr>
        <w:spacing w:before="120" w:after="0" w:line="240" w:lineRule="auto"/>
        <w:ind w:left="360"/>
        <w:jc w:val="both"/>
      </w:pPr>
      <w:r w:rsidRPr="00175064">
        <w:rPr>
          <w:b/>
          <w:i/>
        </w:rPr>
        <w:t>Data analysis tasks will include the following</w:t>
      </w:r>
      <w:r>
        <w:t xml:space="preserve">: </w:t>
      </w:r>
    </w:p>
    <w:p w14:paraId="402A716E" w14:textId="77777777" w:rsidR="00CF3F22" w:rsidRPr="00175064" w:rsidRDefault="00CF3F22" w:rsidP="00CF3F22">
      <w:pPr>
        <w:numPr>
          <w:ilvl w:val="0"/>
          <w:numId w:val="55"/>
        </w:numPr>
        <w:spacing w:after="60" w:line="240" w:lineRule="auto"/>
        <w:ind w:left="360"/>
        <w:contextualSpacing/>
        <w:jc w:val="both"/>
      </w:pPr>
      <w:r w:rsidRPr="00175064">
        <w:t xml:space="preserve">Load, prepare, and check each dataset, </w:t>
      </w:r>
      <w:r>
        <w:t xml:space="preserve">given that </w:t>
      </w:r>
      <w:r w:rsidRPr="00175064">
        <w:t>data formats and pre-processing often change between years</w:t>
      </w:r>
      <w:r>
        <w:t xml:space="preserve"> and data extracts</w:t>
      </w:r>
      <w:r w:rsidRPr="00175064">
        <w:t>, and important changes to fleets and reporti</w:t>
      </w:r>
      <w:r>
        <w:t xml:space="preserve">ng sometimes occur in new data. The format of the Japanese data is expected to change before the second joint meeting which will require additional time during this meeting. </w:t>
      </w:r>
    </w:p>
    <w:p w14:paraId="374E6F9D" w14:textId="77777777" w:rsidR="00CF3F22" w:rsidRPr="00175064" w:rsidRDefault="00CF3F22" w:rsidP="00CF3F22">
      <w:pPr>
        <w:numPr>
          <w:ilvl w:val="0"/>
          <w:numId w:val="55"/>
        </w:numPr>
        <w:spacing w:before="120" w:after="0" w:line="240" w:lineRule="auto"/>
        <w:ind w:left="360"/>
        <w:jc w:val="both"/>
      </w:pPr>
      <w:r w:rsidRPr="00175064">
        <w:t>Explore albacore catch and effort data from each CPC to check the reliability and coverage of reporting, as we did for tropical tunas </w:t>
      </w:r>
    </w:p>
    <w:p w14:paraId="571CAE07" w14:textId="77777777" w:rsidR="00CF3F22" w:rsidRPr="00175064" w:rsidRDefault="00CF3F22" w:rsidP="00CF3F22">
      <w:pPr>
        <w:numPr>
          <w:ilvl w:val="0"/>
          <w:numId w:val="55"/>
        </w:numPr>
        <w:spacing w:before="120" w:after="0" w:line="240" w:lineRule="auto"/>
        <w:ind w:left="360"/>
        <w:jc w:val="both"/>
      </w:pPr>
      <w:r w:rsidRPr="00175064">
        <w:t>Apply cluster analyses and BET + YFT CPUE standardization using reliable data from each CPC. Change regional structures from the generic 2015 approach to regions that are appropriate for each assessment, including alternate options. </w:t>
      </w:r>
    </w:p>
    <w:p w14:paraId="024D3423" w14:textId="77777777" w:rsidR="00CF3F22" w:rsidRDefault="00CF3F22" w:rsidP="00CF3F22">
      <w:pPr>
        <w:numPr>
          <w:ilvl w:val="0"/>
          <w:numId w:val="55"/>
        </w:numPr>
        <w:spacing w:before="120" w:after="0" w:line="240" w:lineRule="auto"/>
        <w:ind w:left="360"/>
        <w:jc w:val="both"/>
      </w:pPr>
      <w:r w:rsidRPr="00175064">
        <w:t xml:space="preserve">Address outstanding issues from 2015 tropical tuna analyses, including </w:t>
      </w:r>
      <w:r>
        <w:t xml:space="preserve">a) </w:t>
      </w:r>
      <w:r w:rsidRPr="00175064">
        <w:t xml:space="preserve">adjusting for the introduction of vessel effects in late-1970s Japanese data, and </w:t>
      </w:r>
      <w:r>
        <w:t xml:space="preserve">b) </w:t>
      </w:r>
      <w:r w:rsidRPr="00175064">
        <w:t xml:space="preserve">producing joint indices for temperate areas. </w:t>
      </w:r>
    </w:p>
    <w:p w14:paraId="66D5E446" w14:textId="77777777" w:rsidR="00CF3F22" w:rsidRPr="00175064" w:rsidRDefault="00CF3F22" w:rsidP="00CF3F22">
      <w:pPr>
        <w:numPr>
          <w:ilvl w:val="0"/>
          <w:numId w:val="55"/>
        </w:numPr>
        <w:spacing w:before="120" w:after="0" w:line="240" w:lineRule="auto"/>
        <w:ind w:left="360"/>
        <w:jc w:val="both"/>
      </w:pPr>
      <w:r w:rsidRPr="00175064">
        <w:lastRenderedPageBreak/>
        <w:t>Add functionality to provide estimates of relative observation error (CIs) by time period. </w:t>
      </w:r>
    </w:p>
    <w:p w14:paraId="36A34F2A" w14:textId="77777777" w:rsidR="00CF3F22" w:rsidRPr="00175064" w:rsidRDefault="00CF3F22" w:rsidP="00CF3F22">
      <w:pPr>
        <w:numPr>
          <w:ilvl w:val="0"/>
          <w:numId w:val="55"/>
        </w:numPr>
        <w:spacing w:before="120" w:after="0" w:line="240" w:lineRule="auto"/>
        <w:ind w:left="360"/>
        <w:jc w:val="both"/>
      </w:pPr>
      <w:r w:rsidRPr="00175064">
        <w:t>Extend the approach to albacore standardization, i.e. cluster analyses and CPUE standardization with appropriate spatial structures. </w:t>
      </w:r>
    </w:p>
    <w:p w14:paraId="3220C0CC" w14:textId="77777777" w:rsidR="00CF3F22" w:rsidRPr="00175064" w:rsidRDefault="00CF3F22" w:rsidP="00CF3F22">
      <w:pPr>
        <w:numPr>
          <w:ilvl w:val="0"/>
          <w:numId w:val="55"/>
        </w:numPr>
        <w:spacing w:before="120" w:after="0" w:line="240" w:lineRule="auto"/>
        <w:ind w:left="360"/>
        <w:jc w:val="both"/>
      </w:pPr>
      <w:r w:rsidRPr="00175064">
        <w:t xml:space="preserve">Thoroughly check </w:t>
      </w:r>
      <w:r>
        <w:t xml:space="preserve">all </w:t>
      </w:r>
      <w:r w:rsidRPr="00175064">
        <w:t xml:space="preserve">code and results </w:t>
      </w:r>
      <w:r>
        <w:t xml:space="preserve">in order </w:t>
      </w:r>
      <w:r w:rsidRPr="00175064">
        <w:t>to validate indices. </w:t>
      </w:r>
    </w:p>
    <w:p w14:paraId="67956043" w14:textId="77777777" w:rsidR="00412750" w:rsidRDefault="00412750" w:rsidP="00412750">
      <w:pPr>
        <w:numPr>
          <w:ilvl w:val="0"/>
          <w:numId w:val="55"/>
        </w:numPr>
        <w:spacing w:before="120" w:after="0" w:line="240" w:lineRule="auto"/>
        <w:ind w:left="360"/>
        <w:jc w:val="both"/>
        <w:rPr>
          <w:ins w:id="83" w:author="JPapp" w:date="2016-12-13T14:45:00Z"/>
        </w:rPr>
      </w:pPr>
    </w:p>
    <w:p w14:paraId="2D9110FA" w14:textId="77777777" w:rsidR="00CF3F22" w:rsidRDefault="00CF3F22" w:rsidP="00CF3F22">
      <w:pPr>
        <w:numPr>
          <w:ilvl w:val="0"/>
          <w:numId w:val="55"/>
        </w:numPr>
        <w:spacing w:before="120" w:after="0" w:line="240" w:lineRule="auto"/>
        <w:ind w:left="360"/>
        <w:jc w:val="both"/>
      </w:pPr>
      <w:r>
        <w:t xml:space="preserve">All work is subject to the agreement of the respective fisheries agencies to make the data available. </w:t>
      </w:r>
    </w:p>
    <w:p w14:paraId="31450982" w14:textId="4BE6FC14" w:rsidR="00CF3F22" w:rsidRPr="00D702A6" w:rsidRDefault="00CF3F22" w:rsidP="00CF3F22">
      <w:pPr>
        <w:numPr>
          <w:ilvl w:val="0"/>
          <w:numId w:val="55"/>
        </w:numPr>
        <w:spacing w:before="120" w:after="0" w:line="240" w:lineRule="auto"/>
        <w:ind w:left="360"/>
        <w:jc w:val="both"/>
      </w:pPr>
      <w:r w:rsidRPr="00D702A6">
        <w:t xml:space="preserve">To document the </w:t>
      </w:r>
      <w:r>
        <w:t>analyses</w:t>
      </w:r>
      <w:r w:rsidRPr="00D702A6">
        <w:t xml:space="preserve"> in accordance with the IOTC “</w:t>
      </w:r>
      <w:r w:rsidRPr="00D702A6">
        <w:rPr>
          <w:i/>
        </w:rPr>
        <w:t>Guidelines for the presentation of CPUE standardisations and stock assessment models</w:t>
      </w:r>
      <w:r w:rsidRPr="00D702A6">
        <w:t>”, adopted by the IOTC Scientific Committee in 2014; and to provide draft report</w:t>
      </w:r>
      <w:r>
        <w:t>s</w:t>
      </w:r>
      <w:r w:rsidRPr="00D702A6">
        <w:t xml:space="preserve"> to the IOTC Secretariat no later than </w:t>
      </w:r>
      <w:r>
        <w:t>6</w:t>
      </w:r>
      <w:r w:rsidRPr="00D702A6">
        <w:t xml:space="preserve">0 days prior to </w:t>
      </w:r>
      <w:r>
        <w:t xml:space="preserve">the </w:t>
      </w:r>
      <w:r w:rsidRPr="00D702A6">
        <w:t>meeting</w:t>
      </w:r>
      <w:r>
        <w:t>s</w:t>
      </w:r>
      <w:r w:rsidRPr="00D702A6">
        <w:t xml:space="preserve"> of the </w:t>
      </w:r>
      <w:r>
        <w:t xml:space="preserve">WPTmT06, i.e. </w:t>
      </w:r>
      <w:r w:rsidRPr="008B2CC3">
        <w:rPr>
          <w:b/>
        </w:rPr>
        <w:t>18 May 2016</w:t>
      </w:r>
      <w:r>
        <w:t xml:space="preserve">, and </w:t>
      </w:r>
      <w:r w:rsidRPr="00D702A6">
        <w:t>WPTT</w:t>
      </w:r>
      <w:r w:rsidRPr="0093794F">
        <w:t>18</w:t>
      </w:r>
      <w:r w:rsidRPr="00D702A6">
        <w:t xml:space="preserve">, i.e. </w:t>
      </w:r>
      <w:ins w:id="84" w:author="simpler" w:date="2016-12-13T14:45:00Z">
        <w:r>
          <w:rPr>
            <w:b/>
          </w:rPr>
          <w:t>6 September</w:t>
        </w:r>
      </w:ins>
      <w:r>
        <w:rPr>
          <w:b/>
        </w:rPr>
        <w:t xml:space="preserve"> </w:t>
      </w:r>
      <w:r w:rsidRPr="00D702A6">
        <w:rPr>
          <w:b/>
        </w:rPr>
        <w:t>2016</w:t>
      </w:r>
      <w:r w:rsidRPr="00D702A6">
        <w:t>, and the final report no later than 15 days prior to the meeting of the WPTT</w:t>
      </w:r>
      <w:r w:rsidRPr="0093794F">
        <w:t>18</w:t>
      </w:r>
      <w:r w:rsidRPr="00D702A6">
        <w:t>, i.e</w:t>
      </w:r>
      <w:r w:rsidRPr="00D702A6">
        <w:rPr>
          <w:i/>
        </w:rPr>
        <w:t>.</w:t>
      </w:r>
      <w:r w:rsidRPr="00D702A6">
        <w:t xml:space="preserve"> </w:t>
      </w:r>
      <w:ins w:id="85" w:author="simpler" w:date="2016-12-13T14:45:00Z">
        <w:r>
          <w:rPr>
            <w:b/>
          </w:rPr>
          <w:t>21</w:t>
        </w:r>
      </w:ins>
      <w:r w:rsidRPr="0093794F">
        <w:rPr>
          <w:b/>
        </w:rPr>
        <w:t xml:space="preserve"> October</w:t>
      </w:r>
      <w:r w:rsidRPr="00D702A6">
        <w:rPr>
          <w:b/>
        </w:rPr>
        <w:t xml:space="preserve"> 2016</w:t>
      </w:r>
      <w:r w:rsidRPr="00D702A6">
        <w:t>.</w:t>
      </w:r>
    </w:p>
    <w:p w14:paraId="408A8D07" w14:textId="77777777" w:rsidR="00CF3F22" w:rsidRPr="00D702A6" w:rsidRDefault="00CF3F22" w:rsidP="00CF3F22">
      <w:pPr>
        <w:numPr>
          <w:ilvl w:val="0"/>
          <w:numId w:val="55"/>
        </w:numPr>
        <w:spacing w:before="120" w:after="0" w:line="240" w:lineRule="auto"/>
        <w:ind w:left="360"/>
        <w:jc w:val="both"/>
      </w:pPr>
      <w:r w:rsidRPr="00D702A6">
        <w:t>To undertake any additional analyses deemed relevant by the WPTT</w:t>
      </w:r>
      <w:r w:rsidRPr="0093794F">
        <w:t>18</w:t>
      </w:r>
      <w:r w:rsidRPr="00D702A6">
        <w:t xml:space="preserve"> or the IOTC Secretariat up to 60 days after the start date of the contract.</w:t>
      </w:r>
    </w:p>
    <w:p w14:paraId="4DA5043F" w14:textId="312B1E82" w:rsidR="00852448" w:rsidRPr="00225CA1" w:rsidRDefault="00852448" w:rsidP="00704388">
      <w:pPr>
        <w:pStyle w:val="Heading1"/>
        <w:rPr>
          <w:lang w:val="en-AU" w:eastAsia="en-US"/>
        </w:rPr>
      </w:pPr>
      <w:bookmarkStart w:id="86" w:name="_Toc455059432"/>
      <w:bookmarkStart w:id="87" w:name="_Toc469405538"/>
      <w:r w:rsidRPr="00225CA1">
        <w:rPr>
          <w:lang w:val="en-AU" w:eastAsia="en-US"/>
        </w:rPr>
        <w:t>Methods</w:t>
      </w:r>
      <w:bookmarkEnd w:id="76"/>
      <w:bookmarkEnd w:id="77"/>
      <w:bookmarkEnd w:id="86"/>
      <w:bookmarkEnd w:id="87"/>
    </w:p>
    <w:p w14:paraId="4EA0B715" w14:textId="5E3E4002" w:rsidR="00852448" w:rsidRPr="00225CA1" w:rsidRDefault="00852448" w:rsidP="00704388">
      <w:pPr>
        <w:pStyle w:val="Heading2"/>
        <w:rPr>
          <w:lang w:val="en-AU" w:eastAsia="en-US"/>
        </w:rPr>
      </w:pPr>
      <w:bookmarkStart w:id="88" w:name="_Toc420675535"/>
      <w:bookmarkStart w:id="89" w:name="_Toc420917059"/>
      <w:bookmarkStart w:id="90" w:name="_Toc455059433"/>
      <w:bookmarkStart w:id="91" w:name="_Toc469405539"/>
      <w:r w:rsidRPr="00225CA1">
        <w:rPr>
          <w:lang w:val="en-AU" w:eastAsia="en-US"/>
        </w:rPr>
        <w:t>Data cleaning and preparation</w:t>
      </w:r>
      <w:bookmarkEnd w:id="88"/>
      <w:bookmarkEnd w:id="89"/>
      <w:bookmarkEnd w:id="90"/>
      <w:bookmarkEnd w:id="91"/>
    </w:p>
    <w:p w14:paraId="1F44ED9B" w14:textId="77777777" w:rsidR="00CF3F22" w:rsidRPr="00C01EBE" w:rsidRDefault="00CF3F22" w:rsidP="00CF3F22">
      <w:pPr>
        <w:spacing w:after="200" w:line="276" w:lineRule="auto"/>
        <w:rPr>
          <w:lang w:val="en-NZ" w:eastAsia="en-US"/>
        </w:rPr>
      </w:pPr>
      <w:r w:rsidRPr="00C01EBE">
        <w:rPr>
          <w:lang w:val="en-NZ" w:eastAsia="en-US"/>
        </w:rPr>
        <w:t xml:space="preserve">The three datasets had many similarities but also significant differences. The variables differed somewhat among datasets, as did other aspects such as the sample sizes, the data coverage and the natures of the fleets. </w:t>
      </w:r>
    </w:p>
    <w:p w14:paraId="325C0B0E" w14:textId="04EB7F14" w:rsidR="00CF3F22" w:rsidRPr="00C01EBE" w:rsidRDefault="00CF3F22" w:rsidP="00CF3F22">
      <w:pPr>
        <w:spacing w:after="200" w:line="276" w:lineRule="auto"/>
        <w:rPr>
          <w:ins w:id="92" w:author="simpler" w:date="2016-12-13T14:45:00Z"/>
          <w:lang w:val="en-NZ" w:eastAsia="en-US"/>
        </w:rPr>
      </w:pPr>
      <w:ins w:id="93" w:author="simpler" w:date="2016-12-13T14:45:00Z">
        <w:r w:rsidRPr="00C01EBE">
          <w:rPr>
            <w:lang w:val="en-NZ" w:eastAsia="en-US"/>
          </w:rPr>
          <w:t>Data preparation and analyses were carried out using R version 3.</w:t>
        </w:r>
        <w:r>
          <w:rPr>
            <w:lang w:val="en-NZ" w:eastAsia="en-US"/>
          </w:rPr>
          <w:t xml:space="preserve">3.0 </w:t>
        </w:r>
        <w:r>
          <w:rPr>
            <w:lang w:val="en-NZ" w:eastAsia="en-US"/>
          </w:rPr>
          <w:fldChar w:fldCharType="begin"/>
        </w:r>
      </w:ins>
      <w:r w:rsidR="009A6659">
        <w:rPr>
          <w:lang w:val="en-NZ" w:eastAsia="en-US"/>
        </w:rPr>
        <w:instrText xml:space="preserve"> ADDIN EN.CITE &lt;EndNote&gt;&lt;Cite&gt;&lt;Author&gt;R Core Team&lt;/Author&gt;&lt;Year&gt;2016&lt;/Year&gt;&lt;RecNum&gt;14891&lt;/RecNum&gt;&lt;DisplayText&gt;(R Core Team 2016)&lt;/DisplayText&gt;&lt;record&gt;&lt;rec-number&gt;14891&lt;/rec-number&gt;&lt;foreign-keys&gt;&lt;key app="EN" db-id="095e205sv0fr59e2zprxfetzetwtdrsp2df2" timestamp="1472613516"&gt;14891&lt;/key&gt;&lt;/foreign-keys&gt;&lt;ref-type name="Computer Program"&gt;9&lt;/ref-type&gt;&lt;contributors&gt;&lt;authors&gt;&lt;author&gt;R Core Team,&lt;/author&gt;&lt;/authors&gt;&lt;/contributors&gt;&lt;titles&gt;&lt;title&gt;R: A Language and Environment for Statistical Computing&lt;/title&gt;&lt;/titles&gt;&lt;dates&gt;&lt;year&gt;2016&lt;/year&gt;&lt;/dates&gt;&lt;pub-location&gt;Vienna, Austria&lt;/pub-location&gt;&lt;publisher&gt;R Foundation for Statistical Computing&lt;/publisher&gt;&lt;urls&gt;&lt;related-urls&gt;&lt;url&gt;https://www.R-project.org/&lt;/url&gt;&lt;/related-urls&gt;&lt;/urls&gt;&lt;/record&gt;&lt;/Cite&gt;&lt;/EndNote&gt;</w:instrText>
      </w:r>
      <w:ins w:id="94" w:author="simpler" w:date="2016-12-13T14:45:00Z">
        <w:r>
          <w:rPr>
            <w:lang w:val="en-NZ" w:eastAsia="en-US"/>
          </w:rPr>
          <w:fldChar w:fldCharType="separate"/>
        </w:r>
        <w:r>
          <w:rPr>
            <w:noProof/>
            <w:lang w:val="en-NZ" w:eastAsia="en-US"/>
          </w:rPr>
          <w:t>(R Core Team 2016)</w:t>
        </w:r>
        <w:r>
          <w:rPr>
            <w:lang w:val="en-NZ" w:eastAsia="en-US"/>
          </w:rPr>
          <w:fldChar w:fldCharType="end"/>
        </w:r>
        <w:r w:rsidRPr="00C01EBE">
          <w:rPr>
            <w:lang w:val="en-NZ" w:eastAsia="en-US"/>
          </w:rPr>
          <w:t xml:space="preserve">. </w:t>
        </w:r>
      </w:ins>
    </w:p>
    <w:p w14:paraId="1020F753" w14:textId="051C20C1" w:rsidR="00CF3F22" w:rsidRPr="00C01EBE" w:rsidRDefault="00CF3F22" w:rsidP="00CF3F22">
      <w:pPr>
        <w:spacing w:after="200" w:line="276" w:lineRule="auto"/>
        <w:rPr>
          <w:ins w:id="95" w:author="simpler" w:date="2016-12-13T14:45:00Z"/>
          <w:lang w:val="en-NZ" w:eastAsia="en-US"/>
        </w:rPr>
      </w:pPr>
      <w:ins w:id="96" w:author="simpler" w:date="2016-12-13T14:45:00Z">
        <w:r>
          <w:rPr>
            <w:lang w:val="en-NZ" w:eastAsia="en-US"/>
          </w:rPr>
          <w:t>The approaches used here are based on those applied by</w:t>
        </w:r>
        <w:r w:rsidR="00341340">
          <w:rPr>
            <w:lang w:val="en-NZ" w:eastAsia="en-US"/>
          </w:rPr>
          <w:t xml:space="preserve"> </w:t>
        </w:r>
        <w:r w:rsidR="00341340">
          <w:rPr>
            <w:lang w:val="en-NZ" w:eastAsia="en-US"/>
          </w:rPr>
          <w:fldChar w:fldCharType="begin"/>
        </w:r>
      </w:ins>
      <w:r w:rsidR="009A6659">
        <w:rPr>
          <w:lang w:val="en-NZ" w:eastAsia="en-US"/>
        </w:rPr>
        <w:instrText xml:space="preserve"> ADDIN EN.CITE &lt;EndNote&gt;&lt;Cite AuthorYear="1"&gt;&lt;Author&gt;Hoyle&lt;/Author&gt;&lt;Year&gt;2015&lt;/Year&gt;&lt;RecNum&gt;14804&lt;/RecNum&gt;&lt;DisplayText&gt;Hoyle&lt;style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ins w:id="97" w:author="simpler" w:date="2016-12-13T14:45:00Z">
        <w:r w:rsidR="00341340">
          <w:rPr>
            <w:lang w:val="en-NZ" w:eastAsia="en-US"/>
          </w:rPr>
          <w:fldChar w:fldCharType="separate"/>
        </w:r>
        <w:r w:rsidR="00341340">
          <w:rPr>
            <w:noProof/>
            <w:lang w:val="en-NZ" w:eastAsia="en-US"/>
          </w:rPr>
          <w:t>Hoyle</w:t>
        </w:r>
        <w:r w:rsidR="00341340" w:rsidRPr="00341340">
          <w:rPr>
            <w:i/>
            <w:noProof/>
            <w:lang w:val="en-NZ" w:eastAsia="en-US"/>
          </w:rPr>
          <w:t xml:space="preserve"> et al.</w:t>
        </w:r>
        <w:r w:rsidR="00341340">
          <w:rPr>
            <w:noProof/>
            <w:lang w:val="en-NZ" w:eastAsia="en-US"/>
          </w:rPr>
          <w:t xml:space="preserve"> (2015)</w:t>
        </w:r>
        <w:r w:rsidR="00341340">
          <w:rPr>
            <w:lang w:val="en-NZ" w:eastAsia="en-US"/>
          </w:rPr>
          <w:fldChar w:fldCharType="end"/>
        </w:r>
        <w:r>
          <w:rPr>
            <w:lang w:val="en-NZ" w:eastAsia="en-US"/>
          </w:rPr>
          <w:t xml:space="preserve">, with modifications where required. For more detail about the Japanese, Korean, and Taiwanese fleets, see the descriptive figures in the following papers </w:t>
        </w:r>
        <w:r>
          <w:rPr>
            <w:lang w:val="en-NZ" w:eastAsia="en-US"/>
          </w:rPr>
          <w:fldChar w:fldCharType="begin">
            <w:fldData xml:space="preserve">PEVuZE5vdGU+PENpdGU+PEF1dGhvcj5Ib3lsZTwvQXV0aG9yPjxZZWFyPjIwMTU8L1llYXI+PFJl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</w:fldData>
          </w:fldChar>
        </w:r>
      </w:ins>
      <w:r w:rsidR="009A6659">
        <w:rPr>
          <w:lang w:val="en-NZ" w:eastAsia="en-US"/>
        </w:rPr>
        <w:instrText xml:space="preserve"> ADDIN EN.CITE </w:instrText>
      </w:r>
      <w:r w:rsidR="009A6659">
        <w:rPr>
          <w:lang w:val="en-NZ" w:eastAsia="en-US"/>
        </w:rPr>
        <w:fldChar w:fldCharType="begin">
          <w:fldData xml:space="preserve">PEVuZE5vdGU+PENpdGU+PEF1dGhvcj5Ib3lsZTwvQXV0aG9yPjxZZWFyPjIwMTU8L1llYXI+PFJl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ins w:id="98" w:author="simpler" w:date="2016-12-13T14:45:00Z">
        <w:r>
          <w:rPr>
            <w:lang w:val="en-NZ" w:eastAsia="en-US"/>
          </w:rPr>
        </w:r>
        <w:r>
          <w:rPr>
            <w:lang w:val="en-NZ" w:eastAsia="en-US"/>
          </w:rPr>
          <w:fldChar w:fldCharType="separate"/>
        </w:r>
      </w:ins>
      <w:r w:rsidR="009A6659">
        <w:rPr>
          <w:noProof/>
          <w:lang w:val="en-NZ" w:eastAsia="en-US"/>
        </w:rPr>
        <w:t>(Hoyle</w:t>
      </w:r>
      <w:r w:rsidR="009A6659" w:rsidRPr="009A6659">
        <w:rPr>
          <w:i/>
          <w:noProof/>
          <w:lang w:val="en-NZ" w:eastAsia="en-US"/>
        </w:rPr>
        <w:t xml:space="preserve"> et al.</w:t>
      </w:r>
      <w:r w:rsidR="009A6659">
        <w:rPr>
          <w:noProof/>
          <w:lang w:val="en-NZ" w:eastAsia="en-US"/>
        </w:rPr>
        <w:t xml:space="preserve"> 2015, Hoyle</w:t>
      </w:r>
      <w:r w:rsidR="009A6659" w:rsidRPr="009A6659">
        <w:rPr>
          <w:i/>
          <w:noProof/>
          <w:lang w:val="en-NZ" w:eastAsia="en-US"/>
        </w:rPr>
        <w:t xml:space="preserve"> et al.</w:t>
      </w:r>
      <w:r w:rsidR="009A6659">
        <w:rPr>
          <w:noProof/>
          <w:lang w:val="en-NZ" w:eastAsia="en-US"/>
        </w:rPr>
        <w:t xml:space="preserve"> 2015)</w:t>
      </w:r>
      <w:ins w:id="99" w:author="simpler" w:date="2016-12-13T14:45:00Z">
        <w:r>
          <w:rPr>
            <w:lang w:val="en-NZ" w:eastAsia="en-US"/>
          </w:rPr>
          <w:fldChar w:fldCharType="end"/>
        </w:r>
        <w:r>
          <w:rPr>
            <w:lang w:val="en-NZ" w:eastAsia="en-US"/>
          </w:rPr>
          <w:t xml:space="preserve"> </w:t>
        </w:r>
      </w:ins>
    </w:p>
    <w:p w14:paraId="0F38508E" w14:textId="0A98BB35" w:rsidR="00852448" w:rsidRPr="00225CA1" w:rsidRDefault="00852448" w:rsidP="00704388">
      <w:pPr>
        <w:pStyle w:val="Heading3"/>
        <w:rPr>
          <w:lang w:val="en-AU" w:eastAsia="en-US"/>
        </w:rPr>
      </w:pPr>
      <w:bookmarkStart w:id="100" w:name="_Toc455059434"/>
      <w:bookmarkStart w:id="101" w:name="_Toc469405540"/>
      <w:r w:rsidRPr="00225CA1">
        <w:rPr>
          <w:lang w:val="en-AU" w:eastAsia="en-US"/>
        </w:rPr>
        <w:t>Data</w:t>
      </w:r>
      <w:bookmarkEnd w:id="100"/>
      <w:bookmarkEnd w:id="101"/>
    </w:p>
    <w:p w14:paraId="7E770AE9" w14:textId="7440E1B2" w:rsidR="00852448" w:rsidRPr="00C01EBE" w:rsidRDefault="00341340" w:rsidP="00852448">
      <w:pPr>
        <w:spacing w:after="200" w:line="276" w:lineRule="auto"/>
        <w:rPr>
          <w:lang w:val="en-NZ" w:eastAsia="en-US"/>
        </w:rPr>
      </w:pPr>
      <w:r w:rsidRPr="00C01EBE">
        <w:rPr>
          <w:lang w:val="en-NZ" w:eastAsia="en-US"/>
        </w:rPr>
        <w:t xml:space="preserve">In this section we describe the datasets provided by Japanese, Taiwanese, and Korean data managers, and the methods that we used to prepare and clean the data for analysis. As the provided datasets were prepared for this collaborative study, the data do not include all information potentially included in logbook data. The cleaning described here differs from the standard cleaning procedures by national scientists when producing CPUE indices. </w:t>
      </w:r>
      <w:ins w:id="102" w:author="農林水産省" w:date="2016-12-07T12:02:00Z">
        <w:r w:rsidR="008A3009" w:rsidRPr="008A3009">
          <w:rPr>
            <w:lang w:val="en-NZ" w:eastAsia="en-US"/>
          </w:rPr>
          <w:t>All operational</w:t>
        </w:r>
      </w:ins>
      <w:r w:rsidR="009A6659">
        <w:rPr>
          <w:lang w:val="en-NZ" w:eastAsia="en-US"/>
        </w:rPr>
        <w:t xml:space="preserve"> </w:t>
      </w:r>
      <w:r w:rsidRPr="00C01EBE">
        <w:rPr>
          <w:lang w:val="en-NZ" w:eastAsia="en-US"/>
        </w:rPr>
        <w:t xml:space="preserve">data </w:t>
      </w:r>
      <w:ins w:id="103" w:author="simpler" w:date="2016-12-13T14:45:00Z">
        <w:r w:rsidRPr="00C01EBE">
          <w:rPr>
            <w:lang w:val="en-NZ" w:eastAsia="en-US"/>
          </w:rPr>
          <w:t>were</w:t>
        </w:r>
      </w:ins>
      <w:r w:rsidRPr="00C01EBE">
        <w:rPr>
          <w:lang w:val="en-NZ" w:eastAsia="en-US"/>
        </w:rPr>
        <w:t xml:space="preserve"> available </w:t>
      </w:r>
      <w:ins w:id="104" w:author="農林水産省" w:date="2016-12-07T12:02:00Z">
        <w:r w:rsidR="008A3009" w:rsidRPr="008A3009">
          <w:rPr>
            <w:lang w:val="en-NZ" w:eastAsia="en-US"/>
          </w:rPr>
          <w:t xml:space="preserve">only for the purpose of this collaborating work. No operational data is available after this collaborating work.  </w:t>
        </w:r>
      </w:ins>
    </w:p>
    <w:p w14:paraId="6D87C4C2" w14:textId="083BA9F3" w:rsidR="00341340" w:rsidRPr="00C01EBE" w:rsidRDefault="00852448" w:rsidP="00341340">
      <w:pPr>
        <w:spacing w:after="200" w:line="276" w:lineRule="auto"/>
        <w:rPr>
          <w:lang w:val="en-NZ" w:eastAsia="en-US"/>
        </w:rPr>
      </w:pPr>
      <w:r w:rsidRPr="00C01EBE">
        <w:rPr>
          <w:lang w:val="en-NZ" w:eastAsia="en-US"/>
        </w:rPr>
        <w:t xml:space="preserve">Japanese data were available </w:t>
      </w:r>
      <w:r w:rsidR="00341340" w:rsidRPr="00C01EBE">
        <w:rPr>
          <w:lang w:val="en-NZ" w:eastAsia="en-US"/>
        </w:rPr>
        <w:t>from 1952-201</w:t>
      </w:r>
      <w:del w:id="105" w:author="simpler" w:date="2016-12-13T14:45:00Z">
        <w:r w:rsidR="00932BC6" w:rsidRPr="00C01EBE">
          <w:rPr>
            <w:lang w:val="en-NZ" w:eastAsia="en-US"/>
          </w:rPr>
          <w:delText>4</w:delText>
        </w:r>
      </w:del>
      <w:ins w:id="106" w:author="simpler" w:date="2016-12-13T14:45:00Z">
        <w:r w:rsidR="00341340">
          <w:rPr>
            <w:lang w:val="en-NZ" w:eastAsia="en-US"/>
          </w:rPr>
          <w:t>5</w:t>
        </w:r>
      </w:ins>
      <w:r w:rsidR="00341340" w:rsidRPr="00C01EBE">
        <w:rPr>
          <w:lang w:val="en-NZ" w:eastAsia="en-US"/>
        </w:rPr>
        <w:t xml:space="preserve"> (</w:t>
      </w:r>
      <w:r w:rsidR="00341340" w:rsidRPr="00C01EBE">
        <w:rPr>
          <w:lang w:val="en-NZ" w:eastAsia="en-US"/>
        </w:rPr>
        <w:fldChar w:fldCharType="begin"/>
      </w:r>
      <w:r w:rsidR="00341340" w:rsidRPr="00C01EBE">
        <w:rPr>
          <w:lang w:val="en-NZ" w:eastAsia="en-US"/>
        </w:rPr>
        <w:instrText xml:space="preserve"> REF _Ref420404375 \h  \* MERGEFORMAT </w:instrText>
      </w:r>
      <w:r w:rsidR="00341340" w:rsidRPr="00C01EBE">
        <w:rPr>
          <w:lang w:val="en-NZ" w:eastAsia="en-US"/>
        </w:rPr>
      </w:r>
      <w:r w:rsidR="00341340" w:rsidRPr="00C01EBE">
        <w:rPr>
          <w:lang w:val="en-NZ" w:eastAsia="en-US"/>
        </w:rPr>
        <w:fldChar w:fldCharType="separate"/>
      </w:r>
      <w:r w:rsidR="00A5526B" w:rsidRPr="00A5526B">
        <w:rPr>
          <w:lang w:val="en-NZ" w:eastAsia="en-US"/>
        </w:rPr>
        <w:t xml:space="preserve">Figure </w:t>
      </w:r>
      <w:r w:rsidR="00A5526B" w:rsidRPr="00A5526B">
        <w:rPr>
          <w:noProof/>
          <w:lang w:val="en-NZ" w:eastAsia="en-US"/>
        </w:rPr>
        <w:t>2</w:t>
      </w:r>
      <w:r w:rsidR="00341340" w:rsidRPr="00C01EBE">
        <w:rPr>
          <w:lang w:val="en-NZ" w:eastAsia="en-US"/>
        </w:rPr>
        <w:fldChar w:fldCharType="end"/>
      </w:r>
      <w:r w:rsidR="00341340" w:rsidRPr="00C01EBE">
        <w:rPr>
          <w:lang w:val="en-NZ" w:eastAsia="en-US"/>
        </w:rPr>
        <w:t>), with fields year, month and day of operation, location to 1° of latitude and longitude, vessel call sign, no. of hooks between floats, number of hooks per set, date of the start of the fishing cruise, and catch in number of southern bluefin tuna, albacore, bigeye, yellowfin, swordfish, striped marlin, blue marlin, and black marlin</w:t>
      </w:r>
      <w:del w:id="107" w:author="simpler" w:date="2016-12-13T14:45:00Z">
        <w:r w:rsidRPr="00C01EBE">
          <w:rPr>
            <w:lang w:val="en-NZ" w:eastAsia="en-US"/>
          </w:rPr>
          <w:delText xml:space="preserve"> (Table </w:delText>
        </w:r>
        <w:r w:rsidRPr="00C01EBE">
          <w:rPr>
            <w:noProof/>
            <w:lang w:val="en-NZ" w:eastAsia="en-US"/>
          </w:rPr>
          <w:delText>1</w:delText>
        </w:r>
        <w:r w:rsidRPr="00C01EBE">
          <w:rPr>
            <w:lang w:val="en-NZ" w:eastAsia="en-US"/>
          </w:rPr>
          <w:delText xml:space="preserve"> and Table </w:delText>
        </w:r>
        <w:r w:rsidRPr="00C01EBE">
          <w:rPr>
            <w:noProof/>
            <w:lang w:val="en-NZ" w:eastAsia="en-US"/>
          </w:rPr>
          <w:delText>2</w:delText>
        </w:r>
        <w:r w:rsidRPr="00C01EBE">
          <w:rPr>
            <w:lang w:val="en-NZ" w:eastAsia="en-US"/>
          </w:rPr>
          <w:delText>).</w:delText>
        </w:r>
      </w:del>
      <w:ins w:id="108" w:author="simpler" w:date="2016-12-13T14:45:00Z">
        <w:r w:rsidR="00341340" w:rsidRPr="00C01EBE">
          <w:rPr>
            <w:lang w:val="en-NZ" w:eastAsia="en-US"/>
          </w:rPr>
          <w:t>.</w:t>
        </w:r>
      </w:ins>
      <w:r w:rsidR="00341340" w:rsidRPr="00C01EBE">
        <w:rPr>
          <w:lang w:val="en-NZ" w:eastAsia="en-US"/>
        </w:rPr>
        <w:t xml:space="preserve"> </w:t>
      </w:r>
    </w:p>
    <w:p w14:paraId="0C944110" w14:textId="673E5B19" w:rsidR="00341340" w:rsidRPr="00C01EBE" w:rsidRDefault="00341340" w:rsidP="00341340">
      <w:pPr>
        <w:spacing w:after="200" w:line="276" w:lineRule="auto"/>
        <w:rPr>
          <w:lang w:val="en-NZ" w:eastAsia="en-US"/>
        </w:rPr>
      </w:pPr>
      <w:r w:rsidRPr="00C01EBE">
        <w:rPr>
          <w:lang w:val="en-NZ" w:eastAsia="en-US"/>
        </w:rPr>
        <w:t>The Taiwanese operational data were available 1979-201</w:t>
      </w:r>
      <w:del w:id="109" w:author="simpler" w:date="2016-12-13T14:45:00Z">
        <w:r w:rsidR="00932BC6" w:rsidRPr="00C01EBE">
          <w:rPr>
            <w:lang w:val="en-NZ" w:eastAsia="en-US"/>
          </w:rPr>
          <w:delText>4</w:delText>
        </w:r>
      </w:del>
      <w:ins w:id="110" w:author="simpler" w:date="2016-12-13T14:45:00Z">
        <w:r>
          <w:rPr>
            <w:lang w:val="en-NZ" w:eastAsia="en-US"/>
          </w:rPr>
          <w:t>5</w:t>
        </w:r>
      </w:ins>
      <w:r w:rsidR="00AE0223">
        <w:rPr>
          <w:lang w:val="en-NZ" w:eastAsia="en-US"/>
        </w:rPr>
        <w:t xml:space="preserve"> </w:t>
      </w:r>
      <w:r w:rsidRPr="00C01EBE">
        <w:rPr>
          <w:lang w:val="en-NZ" w:eastAsia="en-US"/>
        </w:rPr>
        <w:t>(</w:t>
      </w:r>
      <w:r w:rsidRPr="00C01EBE">
        <w:rPr>
          <w:lang w:val="en-NZ" w:eastAsia="en-US"/>
        </w:rPr>
        <w:fldChar w:fldCharType="begin"/>
      </w:r>
      <w:r w:rsidRPr="00C01EBE">
        <w:rPr>
          <w:lang w:val="en-NZ" w:eastAsia="en-US"/>
        </w:rPr>
        <w:instrText xml:space="preserve"> REF _Ref420404395 \h  \* MERGEFORMAT </w:instrText>
      </w:r>
      <w:r w:rsidRPr="00C01EBE">
        <w:rPr>
          <w:lang w:val="en-NZ" w:eastAsia="en-US"/>
        </w:rPr>
      </w:r>
      <w:r w:rsidRPr="00C01EBE">
        <w:rPr>
          <w:lang w:val="en-NZ" w:eastAsia="en-US"/>
        </w:rPr>
        <w:fldChar w:fldCharType="separate"/>
      </w:r>
      <w:r w:rsidR="00A5526B" w:rsidRPr="00A5526B">
        <w:rPr>
          <w:lang w:val="en-NZ" w:eastAsia="en-US"/>
        </w:rPr>
        <w:t xml:space="preserve">Figure </w:t>
      </w:r>
      <w:r w:rsidR="00A5526B" w:rsidRPr="00A5526B">
        <w:rPr>
          <w:noProof/>
          <w:lang w:val="en-NZ" w:eastAsia="en-US"/>
        </w:rPr>
        <w:t>3</w:t>
      </w:r>
      <w:r w:rsidRPr="00C01EBE">
        <w:rPr>
          <w:lang w:val="en-NZ" w:eastAsia="en-US"/>
        </w:rPr>
        <w:fldChar w:fldCharType="end"/>
      </w:r>
      <w:r w:rsidRPr="00C01EBE">
        <w:rPr>
          <w:lang w:val="en-NZ" w:eastAsia="en-US"/>
        </w:rPr>
        <w:t xml:space="preserve">), </w:t>
      </w:r>
      <w:del w:id="111" w:author="simpler" w:date="2016-12-13T14:45:00Z">
        <w:r w:rsidR="00852448" w:rsidRPr="00C01EBE">
          <w:rPr>
            <w:lang w:val="en-NZ" w:eastAsia="en-US"/>
          </w:rPr>
          <w:delText>with fields</w:delText>
        </w:r>
      </w:del>
      <w:ins w:id="112" w:author="simpler" w:date="2016-12-13T14:45:00Z">
        <w:r>
          <w:rPr>
            <w:lang w:val="en-NZ" w:eastAsia="en-US"/>
          </w:rPr>
          <w:t xml:space="preserve">but data prior to 2005 were not used in tropical tuna analyses, due to concerns about data quality applying to bigeye tuna in particular (see details in </w:t>
        </w:r>
        <w:r>
          <w:rPr>
            <w:lang w:val="en-NZ" w:eastAsia="en-US"/>
          </w:rPr>
          <w:fldChar w:fldCharType="begin"/>
        </w:r>
      </w:ins>
      <w:r w:rsidR="009A6659">
        <w:rPr>
          <w:lang w:val="en-NZ" w:eastAsia="en-US"/>
        </w:rPr>
        <w:instrText xml:space="preserve"> ADDIN EN.CITE &lt;EndNote&gt;&lt;Cite AuthorYear="1"&gt;&lt;Author&gt;Hoyle&lt;/Author&gt;&lt;Year&gt;2015&lt;/Year&gt;&lt;RecNum&gt;14804&lt;/RecNum&gt;&lt;DisplayText&gt;Hoyle&lt;style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ins w:id="113" w:author="simpler" w:date="2016-12-13T14:45:00Z">
        <w:r>
          <w:rPr>
            <w:lang w:val="en-NZ" w:eastAsia="en-US"/>
          </w:rPr>
          <w:fldChar w:fldCharType="separate"/>
        </w:r>
      </w:ins>
      <w:r w:rsidR="009A6659">
        <w:rPr>
          <w:noProof/>
          <w:lang w:val="en-NZ" w:eastAsia="en-US"/>
        </w:rPr>
        <w:t>Hoyle</w:t>
      </w:r>
      <w:r w:rsidR="009A6659" w:rsidRPr="009A6659">
        <w:rPr>
          <w:i/>
          <w:noProof/>
          <w:lang w:val="en-NZ" w:eastAsia="en-US"/>
        </w:rPr>
        <w:t xml:space="preserve"> et al.</w:t>
      </w:r>
      <w:r w:rsidR="009A6659">
        <w:rPr>
          <w:noProof/>
          <w:lang w:val="en-NZ" w:eastAsia="en-US"/>
        </w:rPr>
        <w:t xml:space="preserve"> (2015)</w:t>
      </w:r>
      <w:ins w:id="114" w:author="simpler" w:date="2016-12-13T14:45:00Z">
        <w:r>
          <w:rPr>
            <w:lang w:val="en-NZ" w:eastAsia="en-US"/>
          </w:rPr>
          <w:fldChar w:fldCharType="end"/>
        </w:r>
        <w:r>
          <w:rPr>
            <w:lang w:val="en-NZ" w:eastAsia="en-US"/>
          </w:rPr>
          <w:t xml:space="preserve">). Available </w:t>
        </w:r>
        <w:r w:rsidRPr="00C01EBE">
          <w:rPr>
            <w:lang w:val="en-NZ" w:eastAsia="en-US"/>
          </w:rPr>
          <w:t xml:space="preserve">fields </w:t>
        </w:r>
        <w:r>
          <w:rPr>
            <w:lang w:val="en-NZ" w:eastAsia="en-US"/>
          </w:rPr>
          <w:t>were</w:t>
        </w:r>
      </w:ins>
      <w:r>
        <w:rPr>
          <w:lang w:val="en-NZ" w:eastAsia="en-US"/>
        </w:rPr>
        <w:t xml:space="preserve"> </w:t>
      </w:r>
      <w:r w:rsidRPr="00C01EBE">
        <w:rPr>
          <w:lang w:val="en-NZ" w:eastAsia="en-US"/>
        </w:rPr>
        <w:t xml:space="preserve">year, month and day of operation; vessel call sign; operational area (a code indicating fishing location at 5° resolution); operation location at 1° resolution (from 1994); number of hooks between floats (from 1995); number of hooks per set; catches in number for the species albacore, bigeye, yellowfin, bluefin (from 1993), southern bluefin (from 1994), other tuna, swordfish, striped marlin, blue marlin, black marlin, other billfish, skipjack, shark, and other species; equivalent values in weight for all species; SST; bait type fields for ‘Pacific saury’, ‘mackerel’, ‘squid’, ‘milkfish’, and ‘other’; depth of hooks (m); set type (type of target, from 2006); remarks (indicating outliers); departure date from port; starting date of operations on a trip; stopping date of operations </w:t>
      </w:r>
      <w:r w:rsidR="001155B5">
        <w:rPr>
          <w:lang w:val="en-NZ" w:eastAsia="en-US"/>
        </w:rPr>
        <w:t xml:space="preserve">on a trip; arrival date at port </w:t>
      </w:r>
      <w:r w:rsidRPr="00C01EBE">
        <w:rPr>
          <w:lang w:val="en-NZ" w:eastAsia="en-US"/>
        </w:rPr>
        <w:t>(</w:t>
      </w:r>
      <w:r w:rsidR="00AE0223">
        <w:rPr>
          <w:lang w:val="en-NZ" w:eastAsia="en-US"/>
        </w:rPr>
        <w:fldChar w:fldCharType="begin"/>
      </w:r>
      <w:r w:rsidR="00AE0223">
        <w:rPr>
          <w:lang w:val="en-NZ" w:eastAsia="en-US"/>
        </w:rPr>
        <w:instrText xml:space="preserve"> REF _Ref416422355 \h </w:instrText>
      </w:r>
      <w:r w:rsidR="001155B5">
        <w:rPr>
          <w:lang w:val="en-NZ" w:eastAsia="en-US"/>
        </w:rPr>
        <w:instrText xml:space="preserve"> \* MERGEFORMAT </w:instrText>
      </w:r>
      <w:r w:rsidR="00AE0223">
        <w:rPr>
          <w:lang w:val="en-NZ" w:eastAsia="en-US"/>
        </w:rPr>
      </w:r>
      <w:r w:rsidR="00AE0223">
        <w:rPr>
          <w:lang w:val="en-NZ" w:eastAsia="en-US"/>
        </w:rPr>
        <w:fldChar w:fldCharType="separate"/>
      </w:r>
      <w:r w:rsidR="00A5526B" w:rsidRPr="001155B5">
        <w:rPr>
          <w:lang w:val="en-NZ" w:eastAsia="en-US"/>
        </w:rPr>
        <w:t>Table 4</w:t>
      </w:r>
      <w:r w:rsidR="00AE0223">
        <w:rPr>
          <w:lang w:val="en-NZ" w:eastAsia="en-US"/>
        </w:rPr>
        <w:fldChar w:fldCharType="end"/>
      </w:r>
      <w:r w:rsidRPr="00C01EBE">
        <w:rPr>
          <w:lang w:val="en-NZ" w:eastAsia="en-US"/>
        </w:rPr>
        <w:t xml:space="preserve">). </w:t>
      </w:r>
    </w:p>
    <w:p w14:paraId="2E90BC95" w14:textId="06FB4690" w:rsidR="00341340" w:rsidRPr="00C01EBE" w:rsidRDefault="00341340" w:rsidP="00341340">
      <w:pPr>
        <w:spacing w:after="200" w:line="276" w:lineRule="auto"/>
        <w:rPr>
          <w:lang w:val="en-NZ" w:eastAsia="en-US"/>
        </w:rPr>
      </w:pPr>
      <w:r w:rsidRPr="00C01EBE">
        <w:rPr>
          <w:lang w:val="en-NZ" w:eastAsia="en-US"/>
        </w:rPr>
        <w:lastRenderedPageBreak/>
        <w:t xml:space="preserve">Korean operational data were available for 1971 to 2015 </w:t>
      </w:r>
      <w:del w:id="115" w:author="simpler" w:date="2016-12-13T14:45:00Z">
        <w:r w:rsidR="00852448" w:rsidRPr="00C01EBE">
          <w:rPr>
            <w:lang w:val="en-NZ" w:eastAsia="en-US"/>
          </w:rPr>
          <w:delText xml:space="preserve">(Table </w:delText>
        </w:r>
        <w:r w:rsidR="00852448" w:rsidRPr="00C01EBE">
          <w:rPr>
            <w:noProof/>
            <w:lang w:val="en-NZ" w:eastAsia="en-US"/>
          </w:rPr>
          <w:delText>7,</w:delText>
        </w:r>
      </w:del>
      <w:ins w:id="116" w:author="simpler" w:date="2016-12-13T14:45:00Z">
        <w:r w:rsidRPr="00C01EBE">
          <w:rPr>
            <w:lang w:val="en-NZ" w:eastAsia="en-US"/>
          </w:rPr>
          <w:t>(</w:t>
        </w:r>
        <w:r w:rsidR="00AE0223">
          <w:rPr>
            <w:lang w:val="en-NZ" w:eastAsia="en-US"/>
          </w:rPr>
          <w:fldChar w:fldCharType="begin"/>
        </w:r>
        <w:r w:rsidR="00AE0223">
          <w:rPr>
            <w:lang w:val="en-NZ" w:eastAsia="en-US"/>
          </w:rPr>
          <w:instrText xml:space="preserve"> REF _Ref416459671 \h  \* MERGEFORMAT </w:instrText>
        </w:r>
      </w:ins>
      <w:r w:rsidR="00AE0223">
        <w:rPr>
          <w:lang w:val="en-NZ" w:eastAsia="en-US"/>
        </w:rPr>
      </w:r>
      <w:ins w:id="117" w:author="simpler" w:date="2016-12-13T14:45:00Z">
        <w:r w:rsidR="00AE0223">
          <w:rPr>
            <w:lang w:val="en-NZ" w:eastAsia="en-US"/>
          </w:rPr>
          <w:fldChar w:fldCharType="separate"/>
        </w:r>
      </w:ins>
      <w:r w:rsidR="00A5526B" w:rsidRPr="00A5526B">
        <w:rPr>
          <w:lang w:val="en-NZ" w:eastAsia="en-US"/>
        </w:rPr>
        <w:t>Table 8</w:t>
      </w:r>
      <w:ins w:id="118" w:author="simpler" w:date="2016-12-13T14:45:00Z">
        <w:r w:rsidR="00AE0223">
          <w:rPr>
            <w:lang w:val="en-NZ" w:eastAsia="en-US"/>
          </w:rPr>
          <w:fldChar w:fldCharType="end"/>
        </w:r>
        <w:r w:rsidRPr="00C01EBE">
          <w:rPr>
            <w:lang w:val="en-NZ" w:eastAsia="en-US"/>
          </w:rPr>
          <w:t>,</w:t>
        </w:r>
      </w:ins>
      <w:r w:rsidRPr="00C01EBE">
        <w:rPr>
          <w:lang w:val="en-NZ" w:eastAsia="en-US"/>
        </w:rPr>
        <w:t xml:space="preserve"> </w:t>
      </w:r>
      <w:r w:rsidRPr="00C01EBE">
        <w:rPr>
          <w:lang w:val="en-NZ" w:eastAsia="en-US"/>
        </w:rPr>
        <w:fldChar w:fldCharType="begin"/>
      </w:r>
      <w:r w:rsidRPr="00C01EBE">
        <w:rPr>
          <w:lang w:val="en-NZ" w:eastAsia="en-US"/>
        </w:rPr>
        <w:instrText xml:space="preserve"> REF _Ref420404410 \h  \* MERGEFORMAT </w:instrText>
      </w:r>
      <w:r w:rsidRPr="00C01EBE">
        <w:rPr>
          <w:lang w:val="en-NZ" w:eastAsia="en-US"/>
        </w:rPr>
      </w:r>
      <w:r w:rsidRPr="00C01EBE">
        <w:rPr>
          <w:lang w:val="en-NZ" w:eastAsia="en-US"/>
        </w:rPr>
        <w:fldChar w:fldCharType="separate"/>
      </w:r>
      <w:r w:rsidR="00A5526B" w:rsidRPr="00A5526B">
        <w:rPr>
          <w:lang w:val="en-NZ" w:eastAsia="en-US"/>
        </w:rPr>
        <w:t>Figure 4</w:t>
      </w:r>
      <w:r w:rsidRPr="00C01EBE">
        <w:rPr>
          <w:lang w:val="en-NZ" w:eastAsia="en-US"/>
        </w:rPr>
        <w:fldChar w:fldCharType="end"/>
      </w:r>
      <w:r w:rsidRPr="00C01EBE">
        <w:rPr>
          <w:lang w:val="en-NZ" w:eastAsia="en-US"/>
        </w:rPr>
        <w:t xml:space="preserve">), with fields vessel id, operation date, operation location to 1°, number of hooks, number of floats, and catch by species in number for albacore, bigeye, black marlin, blue marlin, striped marlin, other species, </w:t>
      </w:r>
      <w:del w:id="119" w:author="simpler" w:date="2016-12-13T14:45:00Z">
        <w:r w:rsidR="00852448" w:rsidRPr="00C01EBE">
          <w:rPr>
            <w:lang w:val="en-NZ" w:eastAsia="en-US"/>
          </w:rPr>
          <w:delText xml:space="preserve">Pacific bluefin, </w:delText>
        </w:r>
      </w:del>
      <w:r w:rsidRPr="00C01EBE">
        <w:rPr>
          <w:lang w:val="en-NZ" w:eastAsia="en-US"/>
        </w:rPr>
        <w:t xml:space="preserve">southern bluefin, sailfish, shark, skipjack, swordfish, and yellowfin. </w:t>
      </w:r>
    </w:p>
    <w:p w14:paraId="019F7BB2" w14:textId="6C69B70B" w:rsidR="00341340" w:rsidRPr="00C01EBE" w:rsidRDefault="00341340" w:rsidP="00341340">
      <w:pPr>
        <w:rPr>
          <w:lang w:val="en-NZ" w:eastAsia="en-US"/>
        </w:rPr>
      </w:pPr>
      <w:r w:rsidRPr="00C01EBE">
        <w:rPr>
          <w:lang w:val="en-NZ" w:eastAsia="en-US"/>
        </w:rPr>
        <w:t xml:space="preserve">The contents and preparation of logbook data is described below for each variable. See Table </w:t>
      </w:r>
      <w:r w:rsidR="001155B5">
        <w:rPr>
          <w:noProof/>
          <w:lang w:val="en-NZ" w:eastAsia="en-US"/>
        </w:rPr>
        <w:t>9</w:t>
      </w:r>
      <w:r w:rsidRPr="00C01EBE">
        <w:rPr>
          <w:lang w:val="en-NZ" w:eastAsia="en-US"/>
        </w:rPr>
        <w:t xml:space="preserve"> for a comparison of field availability among the three fleets. </w:t>
      </w:r>
    </w:p>
    <w:p w14:paraId="5E590DCA" w14:textId="2B7B96EB" w:rsidR="00341340" w:rsidRPr="00C01EBE" w:rsidRDefault="00341340" w:rsidP="00341340">
      <w:pPr>
        <w:spacing w:after="200" w:line="276" w:lineRule="auto"/>
        <w:rPr>
          <w:lang w:val="en-NZ" w:eastAsia="en-US"/>
        </w:rPr>
      </w:pPr>
      <w:r w:rsidRPr="00C01EBE">
        <w:rPr>
          <w:lang w:val="en-NZ" w:eastAsia="en-US"/>
        </w:rPr>
        <w:t>In the Japanese data international call sign was available 1979 - present, and was selected as the vessel identifier. Call sign is unique to the vessel and held throughout the vessel’s working life. In the Taiwanese data, the international call sign was available for each set, and was also selected as the vessel identifier. The first digit of the Taiwanese callsign indicated the tonnage of the vessel (</w:t>
      </w:r>
      <w:r w:rsidR="00AE0223">
        <w:rPr>
          <w:lang w:val="en-NZ" w:eastAsia="en-US"/>
        </w:rPr>
        <w:fldChar w:fldCharType="begin"/>
      </w:r>
      <w:r w:rsidR="00AE0223">
        <w:rPr>
          <w:lang w:val="en-NZ" w:eastAsia="en-US"/>
        </w:rPr>
        <w:instrText xml:space="preserve"> REF _Ref467426293 \h </w:instrText>
      </w:r>
      <w:r w:rsidR="001155B5">
        <w:rPr>
          <w:lang w:val="en-NZ" w:eastAsia="en-US"/>
        </w:rPr>
        <w:instrText xml:space="preserve"> \* MERGEFORMAT </w:instrText>
      </w:r>
      <w:r w:rsidR="00AE0223">
        <w:rPr>
          <w:lang w:val="en-NZ" w:eastAsia="en-US"/>
        </w:rPr>
      </w:r>
      <w:r w:rsidR="00AE0223">
        <w:rPr>
          <w:lang w:val="en-NZ" w:eastAsia="en-US"/>
        </w:rPr>
        <w:fldChar w:fldCharType="separate"/>
      </w:r>
      <w:r w:rsidR="00A5526B" w:rsidRPr="001155B5">
        <w:rPr>
          <w:lang w:val="en-NZ" w:eastAsia="en-US"/>
        </w:rPr>
        <w:t>Table 5</w:t>
      </w:r>
      <w:r w:rsidR="00AE0223">
        <w:rPr>
          <w:lang w:val="en-NZ" w:eastAsia="en-US"/>
        </w:rPr>
        <w:fldChar w:fldCharType="end"/>
      </w:r>
      <w:r w:rsidRPr="00C01EBE">
        <w:rPr>
          <w:lang w:val="en-NZ" w:eastAsia="en-US"/>
        </w:rPr>
        <w:t xml:space="preserve">). In the Korean data the callsigns were understood to have changed through time to some extent, and so vessel ids were assigned based on a combination of vessel names and vessel callsigns. For all fleets, the vessel id was rendered anonymous by changing it to an arbitrary integer. Sets without a vessel call sign were allocated a vessel id of ‘1’. For joint analyses, a fleet code was added to differentiate vessels from different fleets. </w:t>
      </w:r>
    </w:p>
    <w:p w14:paraId="1972EC15" w14:textId="00AE3B03" w:rsidR="00341340" w:rsidRPr="00C01EBE" w:rsidRDefault="00341340" w:rsidP="00341340">
      <w:pPr>
        <w:spacing w:after="200" w:line="276" w:lineRule="auto"/>
        <w:rPr>
          <w:lang w:val="en-NZ" w:eastAsia="en-US"/>
        </w:rPr>
      </w:pPr>
      <w:r w:rsidRPr="00C01EBE">
        <w:rPr>
          <w:lang w:val="en-NZ" w:eastAsia="en-US"/>
        </w:rPr>
        <w:t xml:space="preserve">In all Japanese and Korean data, and in most Taiwanese data from 1994, latitude and longitude were reported at 1° resolution, with a code to indicate north or south, west or east. Taiwanese fishing locations were otherwise reported at 5° square resolution using a logbook code. All data were adjusted to represent the south-western corner of the 1 x 1° square, and longitudes translated into 360° format. </w:t>
      </w:r>
      <w:ins w:id="120" w:author="simpler" w:date="2016-12-13T14:45:00Z">
        <w:r w:rsidRPr="00C01EBE">
          <w:rPr>
            <w:lang w:val="en-NZ" w:eastAsia="en-US"/>
          </w:rPr>
          <w:t xml:space="preserve">Each set was allocated to regions according to various alternative region definitions, including 2 definitions for yellowfin </w:t>
        </w:r>
        <w:r w:rsidRPr="00C01EBE">
          <w:rPr>
            <w:lang w:val="en-NZ" w:eastAsia="en-US"/>
          </w:rPr>
          <w:fldChar w:fldCharType="begin"/>
        </w:r>
      </w:ins>
      <w:r w:rsidR="009A6659">
        <w:rPr>
          <w:lang w:val="en-NZ" w:eastAsia="en-US"/>
        </w:rPr>
        <w:instrText xml:space="preserve"> ADDIN EN.CITE &lt;EndNote&gt;&lt;Cite&gt;&lt;Author&gt;Langley&lt;/Author&gt;&lt;Year&gt;2015&lt;/Year&gt;&lt;RecNum&gt;14880&lt;/RecNum&gt;&lt;DisplayText&gt;(Langley 2015)&lt;/DisplayText&gt;&lt;record&gt;&lt;rec-number&gt;14880&lt;/rec-number&gt;&lt;foreign-keys&gt;&lt;key app="EN" db-id="095e205sv0fr59e2zprxfetzetwtdrsp2df2" timestamp="1461540954"&gt;14880&lt;/key&gt;&lt;/foreign-keys&gt;&lt;ref-type name="Report"&gt;27&lt;/ref-type&gt;&lt;contributors&gt;&lt;authors&gt;&lt;author&gt;Langley, Adam&lt;/author&gt;&lt;/authors&gt;&lt;/contributors&gt;&lt;titles&gt;&lt;title&gt;Stock assessment of yellowfin tuna in the Indian Ocean using Stock Synthesis, IOTC–2015–WPTT17–30&lt;/title&gt;&lt;secondary-title&gt;IOTC Working Party on Tropical Tunas&lt;/secondary-title&gt;&lt;/titles&gt;&lt;dates&gt;&lt;year&gt;2015&lt;/year&gt;&lt;/dates&gt;&lt;urls&gt;&lt;/urls&gt;&lt;/record&gt;&lt;/Cite&gt;&lt;Cite&gt;&lt;Author&gt;Langley&lt;/Author&gt;&lt;Year&gt;2015&lt;/Year&gt;&lt;RecNum&gt;14880&lt;/RecNum&gt;&lt;record&gt;&lt;rec-number&gt;14880&lt;/rec-number&gt;&lt;foreign-keys&gt;&lt;key app="EN" db-id="095e205sv0fr59e2zprxfetzetwtdrsp2df2" timestamp="1461540954"&gt;14880&lt;/key&gt;&lt;/foreign-keys&gt;&lt;ref-type name="Report"&gt;27&lt;/ref-type&gt;&lt;contributors&gt;&lt;authors&gt;&lt;author&gt;Langley, Adam&lt;/author&gt;&lt;/authors&gt;&lt;/contributors&gt;&lt;titles&gt;&lt;title&gt;Stock assessment of yellowfin tuna in the Indian Ocean using Stock Synthesis, IOTC–2015–WPTT17–30&lt;/title&gt;&lt;secondary-title&gt;IOTC Working Party on Tropical Tunas&lt;/secondary-title&gt;&lt;/titles&gt;&lt;dates&gt;&lt;year&gt;2015&lt;/year&gt;&lt;/dates&gt;&lt;urls&gt;&lt;/urls&gt;&lt;/record&gt;&lt;/Cite&gt;&lt;/EndNote&gt;</w:instrText>
      </w:r>
      <w:ins w:id="121" w:author="simpler" w:date="2016-12-13T14:45:00Z">
        <w:r w:rsidRPr="00C01EBE">
          <w:rPr>
            <w:lang w:val="en-NZ" w:eastAsia="en-US"/>
          </w:rPr>
          <w:fldChar w:fldCharType="separate"/>
        </w:r>
        <w:r>
          <w:rPr>
            <w:noProof/>
            <w:lang w:val="en-NZ" w:eastAsia="en-US"/>
          </w:rPr>
          <w:t>(Langley 2015)</w:t>
        </w:r>
        <w:r w:rsidRPr="00C01EBE">
          <w:rPr>
            <w:lang w:val="en-NZ" w:eastAsia="en-US"/>
          </w:rPr>
          <w:fldChar w:fldCharType="end"/>
        </w:r>
        <w:r w:rsidRPr="00C01EBE">
          <w:rPr>
            <w:lang w:val="en-NZ" w:eastAsia="en-US"/>
          </w:rPr>
          <w:t xml:space="preserve">, 3 for bigeye </w:t>
        </w:r>
        <w:r w:rsidRPr="00C01EBE">
          <w:rPr>
            <w:lang w:val="en-NZ" w:eastAsia="en-US"/>
          </w:rPr>
          <w:fldChar w:fldCharType="begin"/>
        </w:r>
      </w:ins>
      <w:r w:rsidR="009A6659">
        <w:rPr>
          <w:lang w:val="en-NZ" w:eastAsia="en-US"/>
        </w:rPr>
        <w:instrText xml:space="preserve"> ADDIN EN.CITE &lt;EndNote&gt;&lt;Cite&gt;&lt;Author&gt;Langley&lt;/Author&gt;&lt;Year&gt;2013&lt;/Year&gt;&lt;RecNum&gt;14751&lt;/RecNum&gt;&lt;DisplayText&gt;(Langley&lt;style face="italic"&gt; et al.&lt;/style&gt; 2013)&lt;/DisplayText&gt;&lt;record&gt;&lt;rec-number&gt;14751&lt;/rec-number&gt;&lt;foreign-keys&gt;&lt;key app="EN" db-id="095e205sv0fr59e2zprxfetzetwtdrsp2df2" timestamp="1414618510"&gt;14751&lt;/key&gt;&lt;/foreign-keys&gt;&lt;ref-type name="Journal Article"&gt;17&lt;/ref-type&gt;&lt;contributors&gt;&lt;authors&gt;&lt;author&gt;Langley, Adam&lt;/author&gt;&lt;author&gt;Herrera, Miguel&lt;/author&gt;&lt;author&gt;Sharma, Rishi&lt;/author&gt;&lt;/authors&gt;&lt;/contributors&gt;&lt;titles&gt;&lt;title&gt;Stock assessment of bigeye tuna in the Indian Ocean for 2012&lt;/title&gt;&lt;secondary-title&gt;IOTC Working Party Document&lt;/secondary-title&gt;&lt;/titles&gt;&lt;periodical&gt;&lt;full-title&gt;IOTC Working Party Document&lt;/full-title&gt;&lt;/periodical&gt;&lt;dates&gt;&lt;year&gt;2013&lt;/year&gt;&lt;/dates&gt;&lt;urls&gt;&lt;/urls&gt;&lt;/record&gt;&lt;/Cite&gt;&lt;Cite&gt;&lt;Author&gt;Langley&lt;/Author&gt;&lt;Year&gt;2013&lt;/Year&gt;&lt;RecNum&gt;14751&lt;/RecNum&gt;&lt;record&gt;&lt;rec-number&gt;14751&lt;/rec-number&gt;&lt;foreign-keys&gt;&lt;key app="EN" db-id="095e205sv0fr59e2zprxfetzetwtdrsp2df2" timestamp="1414618510"&gt;14751&lt;/key&gt;&lt;/foreign-keys&gt;&lt;ref-type name="Journal Article"&gt;17&lt;/ref-type&gt;&lt;contributors&gt;&lt;authors&gt;&lt;author&gt;Langley, Adam&lt;/author&gt;&lt;author&gt;Herrera, Miguel&lt;/author&gt;&lt;author&gt;Sharma, Rishi&lt;/author&gt;&lt;/authors&gt;&lt;/contributors&gt;&lt;titles&gt;&lt;title&gt;Stock assessment of bigeye tuna in the Indian Ocean for 2012&lt;/title&gt;&lt;secondary-title&gt;IOTC Working Party Document&lt;/secondary-title&gt;&lt;/titles&gt;&lt;periodical&gt;&lt;full-title&gt;IOTC Working Party Document&lt;/full-title&gt;&lt;/periodical&gt;&lt;dates&gt;&lt;year&gt;2013&lt;/year&gt;&lt;/dates&gt;&lt;urls&gt;&lt;/urls&gt;&lt;/record&gt;&lt;/Cite&gt;&lt;/EndNote&gt;</w:instrText>
      </w:r>
      <w:ins w:id="122" w:author="simpler" w:date="2016-12-13T14:45:00Z">
        <w:r w:rsidRPr="00C01EBE">
          <w:rPr>
            <w:lang w:val="en-NZ" w:eastAsia="en-US"/>
          </w:rPr>
          <w:fldChar w:fldCharType="separate"/>
        </w:r>
        <w:r>
          <w:rPr>
            <w:noProof/>
            <w:lang w:val="en-NZ" w:eastAsia="en-US"/>
          </w:rPr>
          <w:t>(Langley</w:t>
        </w:r>
        <w:r w:rsidRPr="00341340">
          <w:rPr>
            <w:i/>
            <w:noProof/>
            <w:lang w:val="en-NZ" w:eastAsia="en-US"/>
          </w:rPr>
          <w:t xml:space="preserve"> et al.</w:t>
        </w:r>
        <w:r>
          <w:rPr>
            <w:noProof/>
            <w:lang w:val="en-NZ" w:eastAsia="en-US"/>
          </w:rPr>
          <w:t xml:space="preserve"> 2013)</w:t>
        </w:r>
        <w:r w:rsidRPr="00C01EBE">
          <w:rPr>
            <w:lang w:val="en-NZ" w:eastAsia="en-US"/>
          </w:rPr>
          <w:fldChar w:fldCharType="end"/>
        </w:r>
        <w:r w:rsidRPr="00C01EBE">
          <w:rPr>
            <w:lang w:val="en-NZ" w:eastAsia="en-US"/>
          </w:rPr>
          <w:t>, and 6 for albacore. Data outside these areas were ignored. Location information was used to calculate the 5° square (latitude and longitude).</w:t>
        </w:r>
        <w:r>
          <w:rPr>
            <w:lang w:val="en-NZ" w:eastAsia="en-US"/>
          </w:rPr>
          <w:t xml:space="preserve"> </w:t>
        </w:r>
      </w:ins>
    </w:p>
    <w:p w14:paraId="68D79D92" w14:textId="77777777" w:rsidR="00341340" w:rsidRPr="00C01EBE" w:rsidRDefault="00341340" w:rsidP="00341340">
      <w:pPr>
        <w:spacing w:after="200" w:line="276" w:lineRule="auto"/>
        <w:rPr>
          <w:lang w:val="en-NZ" w:eastAsia="en-US"/>
        </w:rPr>
      </w:pPr>
      <w:r w:rsidRPr="00C01EBE">
        <w:rPr>
          <w:lang w:val="en-NZ" w:eastAsia="en-US"/>
        </w:rPr>
        <w:t xml:space="preserve">Hooks per set </w:t>
      </w:r>
      <w:del w:id="123" w:author="simpler" w:date="2016-12-13T14:45:00Z">
        <w:r w:rsidR="00852448" w:rsidRPr="00C01EBE">
          <w:rPr>
            <w:lang w:val="en-NZ" w:eastAsia="en-US"/>
          </w:rPr>
          <w:delText>was</w:delText>
        </w:r>
      </w:del>
      <w:ins w:id="124" w:author="simpler" w:date="2016-12-13T14:45:00Z">
        <w:r>
          <w:rPr>
            <w:lang w:val="en-NZ" w:eastAsia="en-US"/>
          </w:rPr>
          <w:t>were</w:t>
        </w:r>
      </w:ins>
      <w:r w:rsidRPr="00C01EBE">
        <w:rPr>
          <w:lang w:val="en-NZ" w:eastAsia="en-US"/>
        </w:rPr>
        <w:t xml:space="preserve"> reported in all datasets, and the few sets without hooks were deleted. For the purposes of further analyses, we cleaned the data by removing data likely to be in error. The criteria were selected after discussion with experts in the respective datasets. In the Japanese and Korean data, hooks per set above 5000 and less than 200 were removed. In the Taiwanese data hooks per set over 4500 and less than 200 were removed. The difference between fleets was unintentional, but there were very few sets with 4500-5000 sets, so there was little or no impact on results. A very high proportion of Taiwanese sets reported 3000 hooks per set, to an increasing degree through time. This difference from the other fleets and remarkable uniformity may be genuine, or may indicate a reporting problem, and warrants further investigation. </w:t>
      </w:r>
    </w:p>
    <w:p w14:paraId="32C4CFDE" w14:textId="5FEC4444" w:rsidR="00341340" w:rsidRPr="00C01EBE" w:rsidRDefault="00341340" w:rsidP="00341340">
      <w:pPr>
        <w:spacing w:after="200" w:line="276" w:lineRule="auto"/>
        <w:rPr>
          <w:lang w:val="en-NZ" w:eastAsia="en-US"/>
        </w:rPr>
      </w:pPr>
      <w:r w:rsidRPr="00C01EBE">
        <w:rPr>
          <w:lang w:val="en-NZ" w:eastAsia="en-US"/>
        </w:rPr>
        <w:t xml:space="preserve">The three fleets all reported catch by species in numbers, but for slightly different species. The Japanese reported bigeye, yellowfin, albacore, southern bluefin tuna, swordfish, striped marlin, blue marlin, black marlin. The Taiwanese reported all these but included fields for skipjack, bluefin, sharks, other tunas, other billfish, and other species. The Taiwanese also reported catch by species in weight, but we used only the number information. Korea reported the same species as Japan and also skipjack, sailfish, sharks, and other species. The sailfish category may include shortbill spearfish </w:t>
      </w:r>
      <w:r w:rsidRPr="00C01EBE">
        <w:rPr>
          <w:lang w:val="en-NZ" w:eastAsia="en-US"/>
        </w:rPr>
        <w:fldChar w:fldCharType="begin"/>
      </w:r>
      <w:r w:rsidR="009A6659">
        <w:rPr>
          <w:lang w:val="en-NZ" w:eastAsia="en-US"/>
        </w:rPr>
        <w:instrText xml:space="preserve"> ADDIN EN.CITE &lt;EndNote&gt;&lt;Cite&gt;&lt;Author&gt;Uozumi&lt;/Author&gt;&lt;Year&gt;1999&lt;/Year&gt;&lt;RecNum&gt;14780&lt;/RecNum&gt;&lt;DisplayText&gt;(Uozumi 1999)&lt;/DisplayText&gt;&lt;record&gt;&lt;rec-number&gt;14780&lt;/rec-number&gt;&lt;foreign-keys&gt;&lt;key app="EN" db-id="095e205sv0fr59e2zprxfetzetwtdrsp2df2" timestamp="1428906539"&gt;14780&lt;/key&gt;&lt;/foreign-keys&gt;&lt;ref-type name="Conference Paper"&gt;47&lt;/ref-type&gt;&lt;contributors&gt;&lt;authors&gt;&lt;author&gt;Uozumi, Yuji&lt;/author&gt;&lt;/authors&gt;&lt;/contributors&gt;&lt;titles&gt;&lt;title&gt;BBRG-6. Review of Problems on Stock Assessment of Marlins Laying Stress on the Coverage of landing and Catch and Effort Information in the Pacific Ocean&lt;/title&gt;&lt;secondary-title&gt;12th Standing Committee on Tuna and Billfish (SCTB)&lt;/secondary-title&gt;&lt;/titles&gt;&lt;pages&gt;9 pages&lt;/pages&gt;&lt;dates&gt;&lt;year&gt;1999&lt;/year&gt;&lt;/dates&gt;&lt;pub-location&gt;Tahiti, French Polynesia&lt;/pub-location&gt;&lt;urls&gt;&lt;/urls&gt;&lt;/record&gt;&lt;/Cite&gt;&lt;/EndNote&gt;</w:instrText>
      </w:r>
      <w:r w:rsidRPr="00C01EBE">
        <w:rPr>
          <w:lang w:val="en-NZ" w:eastAsia="en-US"/>
        </w:rPr>
        <w:fldChar w:fldCharType="separate"/>
      </w:r>
      <w:r w:rsidRPr="00C01EBE">
        <w:rPr>
          <w:noProof/>
          <w:lang w:val="en-NZ" w:eastAsia="en-US"/>
        </w:rPr>
        <w:t>(Uozumi 1999)</w:t>
      </w:r>
      <w:r w:rsidRPr="00C01EBE">
        <w:rPr>
          <w:lang w:val="en-NZ" w:eastAsia="en-US"/>
        </w:rPr>
        <w:fldChar w:fldCharType="end"/>
      </w:r>
      <w:r>
        <w:rPr>
          <w:lang w:val="en-NZ" w:eastAsia="en-US"/>
        </w:rPr>
        <w:t xml:space="preserve">. </w:t>
      </w:r>
    </w:p>
    <w:p w14:paraId="43674BB8" w14:textId="77777777" w:rsidR="00341340" w:rsidRPr="00C01EBE" w:rsidRDefault="00341340" w:rsidP="00341340">
      <w:pPr>
        <w:spacing w:after="200" w:line="276" w:lineRule="auto"/>
        <w:rPr>
          <w:lang w:val="en-NZ" w:eastAsia="en-US"/>
        </w:rPr>
      </w:pPr>
      <w:r w:rsidRPr="00C01EBE">
        <w:rPr>
          <w:lang w:val="en-NZ" w:eastAsia="en-US"/>
        </w:rPr>
        <w:t xml:space="preserve">In the Taiwanese logbook, columns for bluefin and southern bluefin tuna were added in 1994. Prior to this bluefin were only recorded in the database when individuals changed the heading in the logbook. The number of reported bluefin increased substantially in 1994. We reassigned any fish reported as bluefin to the southern bluefin tuna category. The field labelled ‘white marlin’ represents striped marlin in the Indian Ocean. With the three fields for ‘other’ species, ‘other tunas’ are thought to be mostly neritic tunas, ‘other billfish’ may represent mostly sailfish and possibly shortbill spearfish, and ‘other fish’ particularly in recent years mostly oilfish. </w:t>
      </w:r>
    </w:p>
    <w:p w14:paraId="6CD0A40A" w14:textId="77777777" w:rsidR="00341340" w:rsidRPr="00C01EBE" w:rsidRDefault="00341340" w:rsidP="00341340">
      <w:pPr>
        <w:spacing w:after="200" w:line="276" w:lineRule="auto"/>
        <w:rPr>
          <w:lang w:val="en-NZ" w:eastAsia="en-US"/>
        </w:rPr>
      </w:pPr>
      <w:r w:rsidRPr="00C01EBE">
        <w:rPr>
          <w:lang w:val="en-NZ" w:eastAsia="en-US"/>
        </w:rPr>
        <w:t xml:space="preserve">In the logbooks of each fleet some very large catches were reported at times for individual species, but were not removed since there was anecdotal evidence that they may be genuine, and because they are unlikely to affect results substantially. Further investigation should consider the pros and cons of retaining these values. </w:t>
      </w:r>
    </w:p>
    <w:p w14:paraId="1B31F771" w14:textId="388F6EAC" w:rsidR="00341340" w:rsidRPr="00C01EBE" w:rsidRDefault="00341340" w:rsidP="00341340">
      <w:pPr>
        <w:spacing w:after="200" w:line="276" w:lineRule="auto"/>
        <w:rPr>
          <w:lang w:val="en-NZ" w:eastAsia="en-US"/>
        </w:rPr>
      </w:pPr>
      <w:r w:rsidRPr="00C01EBE">
        <w:rPr>
          <w:lang w:val="en-NZ" w:eastAsia="en-US"/>
        </w:rPr>
        <w:lastRenderedPageBreak/>
        <w:t>In the Japanese logbook hooks between floats (HBF) were available for almost all sets 1971-</w:t>
      </w:r>
      <w:r>
        <w:rPr>
          <w:lang w:val="en-NZ" w:eastAsia="en-US"/>
        </w:rPr>
        <w:t>201</w:t>
      </w:r>
      <w:del w:id="125" w:author="simpler" w:date="2016-12-13T14:45:00Z">
        <w:r w:rsidR="00852448" w:rsidRPr="00C01EBE">
          <w:rPr>
            <w:lang w:val="en-NZ" w:eastAsia="en-US"/>
          </w:rPr>
          <w:delText>0</w:delText>
        </w:r>
      </w:del>
      <w:ins w:id="126" w:author="simpler" w:date="2016-12-13T14:45:00Z">
        <w:r>
          <w:rPr>
            <w:lang w:val="en-NZ" w:eastAsia="en-US"/>
          </w:rPr>
          <w:t>5</w:t>
        </w:r>
      </w:ins>
      <w:r w:rsidRPr="00C01EBE">
        <w:rPr>
          <w:lang w:val="en-NZ" w:eastAsia="en-US"/>
        </w:rPr>
        <w:t xml:space="preserve"> (Table </w:t>
      </w:r>
      <w:del w:id="127" w:author="simpler" w:date="2016-12-13T14:45:00Z">
        <w:r w:rsidR="00852448" w:rsidRPr="00C01EBE">
          <w:rPr>
            <w:noProof/>
            <w:lang w:val="en-NZ" w:eastAsia="en-US"/>
          </w:rPr>
          <w:delText>2</w:delText>
        </w:r>
      </w:del>
      <w:ins w:id="128" w:author="simpler" w:date="2016-12-13T14:45:00Z">
        <w:r w:rsidR="00AE0223">
          <w:rPr>
            <w:lang w:val="en-NZ" w:eastAsia="en-US"/>
          </w:rPr>
          <w:t>3</w:t>
        </w:r>
      </w:ins>
      <w:r w:rsidRPr="00C01EBE">
        <w:rPr>
          <w:lang w:val="en-NZ" w:eastAsia="en-US"/>
        </w:rPr>
        <w:t xml:space="preserve">), and for a high proportion of sets 1958-1966. Sets after 1975 with HBF missing or &gt; 25 were removed. Sets before 1975 with missing HBF were allocated HBF of 5, according to standard practice with Japanese longline data </w:t>
      </w:r>
      <w:r w:rsidRPr="00C01EBE">
        <w:rPr>
          <w:lang w:val="en-NZ" w:eastAsia="en-US"/>
        </w:rPr>
        <w:fldChar w:fldCharType="begin">
          <w:fldData xml:space="preserve">PEVuZE5vdGU+PENpdGU+PEF1dGhvcj5MYW5nbGV5PC9BdXRob3I+PFllYXI+MjAwNTwvWWVhcj48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</w:fldData>
        </w:fldChar>
      </w:r>
      <w:r w:rsidR="009A6659">
        <w:rPr>
          <w:lang w:val="en-NZ" w:eastAsia="en-US"/>
        </w:rPr>
        <w:instrText xml:space="preserve"> ADDIN EN.CITE </w:instrText>
      </w:r>
      <w:r w:rsidR="009A6659">
        <w:rPr>
          <w:lang w:val="en-NZ" w:eastAsia="en-US"/>
        </w:rPr>
        <w:fldChar w:fldCharType="begin">
          <w:fldData xml:space="preserve">PEVuZE5vdGU+PENpdGU+PEF1dGhvcj5MYW5nbGV5PC9BdXRob3I+PFllYXI+MjAwNTwvWWVhcj48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Pr="00C01EBE">
        <w:rPr>
          <w:lang w:val="en-NZ" w:eastAsia="en-US"/>
        </w:rPr>
      </w:r>
      <w:r w:rsidRPr="00C01EBE">
        <w:rPr>
          <w:lang w:val="en-NZ" w:eastAsia="en-US"/>
        </w:rPr>
        <w:fldChar w:fldCharType="separate"/>
      </w:r>
      <w:r>
        <w:rPr>
          <w:noProof/>
          <w:lang w:val="en-NZ" w:eastAsia="en-US"/>
        </w:rPr>
        <w:t>(e.g. Langley</w:t>
      </w:r>
      <w:r w:rsidRPr="00341340">
        <w:rPr>
          <w:i/>
          <w:noProof/>
          <w:lang w:val="en-NZ" w:eastAsia="en-US"/>
        </w:rPr>
        <w:t xml:space="preserve"> et al.</w:t>
      </w:r>
      <w:r>
        <w:rPr>
          <w:noProof/>
          <w:lang w:val="en-NZ" w:eastAsia="en-US"/>
        </w:rPr>
        <w:t xml:space="preserve"> 2005, Hoyle</w:t>
      </w:r>
      <w:r w:rsidRPr="00341340">
        <w:rPr>
          <w:i/>
          <w:noProof/>
          <w:lang w:val="en-NZ" w:eastAsia="en-US"/>
        </w:rPr>
        <w:t xml:space="preserve"> et al.</w:t>
      </w:r>
      <w:r>
        <w:rPr>
          <w:noProof/>
          <w:lang w:val="en-NZ" w:eastAsia="en-US"/>
        </w:rPr>
        <w:t xml:space="preserve"> 2013, Ochi</w:t>
      </w:r>
      <w:r w:rsidRPr="00341340">
        <w:rPr>
          <w:i/>
          <w:noProof/>
          <w:lang w:val="en-NZ" w:eastAsia="en-US"/>
        </w:rPr>
        <w:t xml:space="preserve"> et al.</w:t>
      </w:r>
      <w:r>
        <w:rPr>
          <w:noProof/>
          <w:lang w:val="en-NZ" w:eastAsia="en-US"/>
        </w:rPr>
        <w:t xml:space="preserve"> 2014)</w:t>
      </w:r>
      <w:r w:rsidRPr="00C01EBE">
        <w:rPr>
          <w:lang w:val="en-NZ" w:eastAsia="en-US"/>
        </w:rPr>
        <w:fldChar w:fldCharType="end"/>
      </w:r>
      <w:r w:rsidRPr="00C01EBE">
        <w:rPr>
          <w:lang w:val="en-NZ" w:eastAsia="en-US"/>
        </w:rPr>
        <w:t xml:space="preserve">. In the Taiwanese logbook hooks between floats (HBF) were available from 1995. In the Korean logbook HBF was not available but the number of floats was reported, so we calculated HBF by dividing the number of hooks by the number of floats and rounding it to a whole number. </w:t>
      </w:r>
    </w:p>
    <w:p w14:paraId="66EE5B6D" w14:textId="77777777" w:rsidR="00341340" w:rsidRPr="00C01EBE" w:rsidRDefault="00341340" w:rsidP="00341340">
      <w:pPr>
        <w:spacing w:after="200" w:line="276" w:lineRule="auto"/>
        <w:rPr>
          <w:lang w:val="en-NZ" w:eastAsia="en-US"/>
        </w:rPr>
      </w:pPr>
      <w:r w:rsidRPr="00C01EBE">
        <w:rPr>
          <w:lang w:val="en-NZ" w:eastAsia="en-US"/>
        </w:rPr>
        <w:t xml:space="preserve">The remarks section of the Taiwanese dataset indicated outliers and other anomalies. Codes and criteria for outliers changed in 2012. Before 2012 an outlier was flagged if there was catch of more than 5 tons of a species per set, or outliers in the distribution of species catch number per set. From 2012 an outlier was flagged according to the ‘IQR rule’. 1. Arrange average catch numbers per set (within a year) for all vessels in order. 2. Calculate first quartile (Q1), third quartile (Q3) and the interquartile range (IQR=Q3-Q1). 3. Compute Q1-1.5 x IQR and Compute Q3+1.5 x IQR. Anything outside this range is an outlier. This outlier information is used in the standard data cleaning procedures for Taiwanese standardisations. We did not use the outlier information in data cleaning for this paper. </w:t>
      </w:r>
    </w:p>
    <w:p w14:paraId="61365956" w14:textId="122534D0" w:rsidR="00341340" w:rsidRPr="0007578A" w:rsidRDefault="00341340" w:rsidP="00341340">
      <w:pPr>
        <w:spacing w:after="200" w:line="276" w:lineRule="auto"/>
        <w:rPr>
          <w:lang w:val="en-NZ" w:eastAsia="en-US"/>
        </w:rPr>
      </w:pPr>
      <w:r w:rsidRPr="0007578A">
        <w:rPr>
          <w:lang w:val="en-NZ" w:eastAsia="en-US"/>
        </w:rPr>
        <w:t>After data cleaning, a standard dat</w:t>
      </w:r>
      <w:bookmarkStart w:id="129" w:name="_GoBack"/>
      <w:bookmarkEnd w:id="129"/>
      <w:r w:rsidRPr="0007578A">
        <w:rPr>
          <w:lang w:val="en-NZ" w:eastAsia="en-US"/>
        </w:rPr>
        <w:t>aset was produced for each fleet to be used in subsequent analyses (</w:t>
      </w:r>
      <w:r w:rsidRPr="0007578A">
        <w:rPr>
          <w:lang w:val="en-NZ" w:eastAsia="en-US"/>
        </w:rPr>
        <w:fldChar w:fldCharType="begin"/>
      </w:r>
      <w:r w:rsidRPr="0007578A">
        <w:rPr>
          <w:lang w:val="en-NZ" w:eastAsia="en-US"/>
        </w:rPr>
        <w:instrText xml:space="preserve"> REF _Ref420398762 \h</w:instrText>
      </w:r>
      <w:ins w:id="130" w:author="simpler" w:date="2016-12-13T14:45:00Z">
        <w:r w:rsidRPr="0007578A">
          <w:rPr>
            <w:lang w:val="en-NZ" w:eastAsia="en-US"/>
          </w:rPr>
          <w:instrText xml:space="preserve">  \* MERGEFORMAT</w:instrText>
        </w:r>
      </w:ins>
      <w:r w:rsidRPr="0007578A">
        <w:rPr>
          <w:lang w:val="en-NZ" w:eastAsia="en-US"/>
        </w:rPr>
        <w:instrText xml:space="preserve"> </w:instrText>
      </w:r>
      <w:r w:rsidRPr="0007578A">
        <w:rPr>
          <w:lang w:val="en-NZ" w:eastAsia="en-US"/>
        </w:rPr>
      </w:r>
      <w:r w:rsidRPr="0007578A">
        <w:rPr>
          <w:lang w:val="en-NZ" w:eastAsia="en-US"/>
        </w:rPr>
        <w:fldChar w:fldCharType="separate"/>
      </w:r>
      <w:r w:rsidR="00A5526B" w:rsidRPr="00A5526B">
        <w:rPr>
          <w:lang w:val="en-NZ" w:eastAsia="en-US"/>
        </w:rPr>
        <w:t>Figure 5</w:t>
      </w:r>
      <w:r w:rsidRPr="0007578A">
        <w:rPr>
          <w:lang w:val="en-NZ" w:eastAsia="en-US"/>
        </w:rPr>
        <w:fldChar w:fldCharType="end"/>
      </w:r>
      <w:r w:rsidRPr="0007578A">
        <w:rPr>
          <w:lang w:val="en-NZ" w:eastAsia="en-US"/>
        </w:rPr>
        <w:t xml:space="preserve">). </w:t>
      </w:r>
    </w:p>
    <w:p w14:paraId="7D0E11EE" w14:textId="03F59D38" w:rsidR="00341340" w:rsidRPr="00C01EBE" w:rsidRDefault="00341340" w:rsidP="00341340">
      <w:pPr>
        <w:spacing w:after="200" w:line="276" w:lineRule="auto"/>
        <w:rPr>
          <w:lang w:val="en-NZ" w:eastAsia="en-US"/>
        </w:rPr>
      </w:pPr>
      <w:ins w:id="131" w:author="simpler" w:date="2016-12-13T14:45:00Z">
        <w:r w:rsidRPr="0007578A">
          <w:rPr>
            <w:lang w:val="en-NZ" w:eastAsia="en-US"/>
          </w:rPr>
          <w:t xml:space="preserve">Each set was allocated to bigeye, yellowfin, and albacore </w:t>
        </w:r>
      </w:ins>
      <w:r w:rsidRPr="0007578A">
        <w:rPr>
          <w:lang w:val="en-NZ" w:eastAsia="en-US"/>
        </w:rPr>
        <w:t>regions</w:t>
      </w:r>
      <w:ins w:id="132" w:author="simpler" w:date="2016-12-13T14:45:00Z">
        <w:r w:rsidRPr="0007578A">
          <w:rPr>
            <w:lang w:val="en-NZ" w:eastAsia="en-US"/>
          </w:rPr>
          <w:t xml:space="preserve">. </w:t>
        </w:r>
        <w:r>
          <w:rPr>
            <w:lang w:val="en-NZ" w:eastAsia="en-US"/>
          </w:rPr>
          <w:t xml:space="preserve">These regions are based on the region definitions used in the stock assessments for each species. </w:t>
        </w:r>
        <w:r w:rsidRPr="0007578A">
          <w:rPr>
            <w:lang w:val="en-NZ" w:eastAsia="en-US"/>
          </w:rPr>
          <w:t xml:space="preserve">Several </w:t>
        </w:r>
      </w:ins>
      <w:r w:rsidRPr="0007578A">
        <w:rPr>
          <w:lang w:val="en-NZ" w:eastAsia="en-US"/>
        </w:rPr>
        <w:t>regional structures</w:t>
      </w:r>
      <w:ins w:id="133" w:author="simpler" w:date="2016-12-13T14:45:00Z">
        <w:r w:rsidRPr="0007578A">
          <w:rPr>
            <w:lang w:val="en-NZ" w:eastAsia="en-US"/>
          </w:rPr>
          <w:t xml:space="preserve"> were explored for each species, but here we present </w:t>
        </w:r>
        <w:r w:rsidR="00AE0223">
          <w:rPr>
            <w:lang w:val="en-NZ" w:eastAsia="en-US"/>
          </w:rPr>
          <w:t>six options for albacore (</w:t>
        </w:r>
        <w:r w:rsidR="00AE0223">
          <w:rPr>
            <w:lang w:val="en-NZ" w:eastAsia="en-US"/>
          </w:rPr>
          <w:fldChar w:fldCharType="begin"/>
        </w:r>
        <w:r w:rsidR="00AE0223">
          <w:rPr>
            <w:lang w:val="en-NZ" w:eastAsia="en-US"/>
          </w:rPr>
          <w:instrText xml:space="preserve"> REF _Ref467426404 \h </w:instrText>
        </w:r>
        <w:r w:rsidR="009C1EEE">
          <w:rPr>
            <w:lang w:val="en-NZ" w:eastAsia="en-US"/>
          </w:rPr>
          <w:instrText xml:space="preserve"> \* MERGEFORMAT </w:instrText>
        </w:r>
      </w:ins>
      <w:r w:rsidR="00AE0223">
        <w:rPr>
          <w:lang w:val="en-NZ" w:eastAsia="en-US"/>
        </w:rPr>
      </w:r>
      <w:ins w:id="134" w:author="simpler" w:date="2016-12-13T14:45:00Z">
        <w:r w:rsidR="00AE0223">
          <w:rPr>
            <w:lang w:val="en-NZ" w:eastAsia="en-US"/>
          </w:rPr>
          <w:fldChar w:fldCharType="separate"/>
        </w:r>
      </w:ins>
      <w:r w:rsidR="00A5526B" w:rsidRPr="00A5526B">
        <w:rPr>
          <w:lang w:val="en-NZ" w:eastAsia="en-US"/>
        </w:rPr>
        <w:t>Figure 1</w:t>
      </w:r>
      <w:ins w:id="135" w:author="simpler" w:date="2016-12-13T14:45:00Z">
        <w:r w:rsidR="00AE0223">
          <w:rPr>
            <w:lang w:val="en-NZ" w:eastAsia="en-US"/>
          </w:rPr>
          <w:fldChar w:fldCharType="end"/>
        </w:r>
      </w:ins>
      <w:r w:rsidR="00AE0223">
        <w:rPr>
          <w:lang w:val="en-NZ" w:eastAsia="en-US"/>
        </w:rPr>
        <w:t>)</w:t>
      </w:r>
      <w:r w:rsidRPr="0007578A">
        <w:rPr>
          <w:lang w:val="en-NZ" w:eastAsia="en-US"/>
        </w:rPr>
        <w:t xml:space="preserve">. </w:t>
      </w:r>
      <w:ins w:id="136" w:author="simpler" w:date="2016-12-13T14:45:00Z">
        <w:r w:rsidRPr="0007578A">
          <w:rPr>
            <w:lang w:val="en-NZ" w:eastAsia="en-US"/>
          </w:rPr>
          <w:t>Data outside these regions w</w:t>
        </w:r>
        <w:r>
          <w:rPr>
            <w:lang w:val="en-NZ" w:eastAsia="en-US"/>
          </w:rPr>
          <w:t>ere</w:t>
        </w:r>
        <w:r w:rsidRPr="0007578A">
          <w:rPr>
            <w:lang w:val="en-NZ" w:eastAsia="en-US"/>
          </w:rPr>
          <w:t xml:space="preserve"> ignored. Subsequent</w:t>
        </w:r>
      </w:ins>
      <w:r w:rsidRPr="0007578A">
        <w:rPr>
          <w:lang w:val="en-NZ" w:eastAsia="en-US"/>
        </w:rPr>
        <w:t xml:space="preserve"> analyses were </w:t>
      </w:r>
      <w:ins w:id="137" w:author="simpler" w:date="2016-12-13T14:45:00Z">
        <w:r w:rsidRPr="0007578A">
          <w:rPr>
            <w:lang w:val="en-NZ" w:eastAsia="en-US"/>
          </w:rPr>
          <w:t>performed</w:t>
        </w:r>
      </w:ins>
      <w:r w:rsidRPr="0007578A">
        <w:rPr>
          <w:lang w:val="en-NZ" w:eastAsia="en-US"/>
        </w:rPr>
        <w:t xml:space="preserve"> separately </w:t>
      </w:r>
      <w:r w:rsidRPr="00C01EBE">
        <w:rPr>
          <w:lang w:val="en-NZ" w:eastAsia="en-US"/>
        </w:rPr>
        <w:t>for each region in each regional structure</w:t>
      </w:r>
      <w:ins w:id="138" w:author="simpler" w:date="2016-12-13T14:45:00Z">
        <w:r w:rsidRPr="00C01EBE">
          <w:rPr>
            <w:lang w:val="en-NZ" w:eastAsia="en-US"/>
          </w:rPr>
          <w:t>.</w:t>
        </w:r>
      </w:ins>
      <w:r w:rsidRPr="00C01EBE">
        <w:rPr>
          <w:lang w:val="en-NZ" w:eastAsia="en-US"/>
        </w:rPr>
        <w:t xml:space="preserve"> </w:t>
      </w:r>
    </w:p>
    <w:p w14:paraId="1FD2C190" w14:textId="77777777" w:rsidR="00341340" w:rsidRPr="00C01EBE" w:rsidRDefault="00341340" w:rsidP="00341340">
      <w:pPr>
        <w:pStyle w:val="Heading2"/>
        <w:rPr>
          <w:lang w:val="en-NZ" w:eastAsia="en-US"/>
        </w:rPr>
      </w:pPr>
      <w:bookmarkStart w:id="139" w:name="_Toc461993072"/>
      <w:bookmarkStart w:id="140" w:name="_Toc465021838"/>
      <w:bookmarkStart w:id="141" w:name="_Toc455059436"/>
      <w:bookmarkStart w:id="142" w:name="_Toc469405541"/>
      <w:r w:rsidRPr="00C01EBE">
        <w:rPr>
          <w:lang w:val="en-NZ" w:eastAsia="en-US"/>
        </w:rPr>
        <w:t>Cluster analysis</w:t>
      </w:r>
      <w:bookmarkEnd w:id="139"/>
      <w:bookmarkEnd w:id="140"/>
      <w:bookmarkEnd w:id="141"/>
      <w:bookmarkEnd w:id="142"/>
    </w:p>
    <w:p w14:paraId="73586C94" w14:textId="7B5D1900" w:rsidR="00341340" w:rsidRDefault="00341340" w:rsidP="00341340">
      <w:pPr>
        <w:spacing w:after="200" w:line="276" w:lineRule="auto"/>
        <w:rPr>
          <w:lang w:val="en-NZ" w:eastAsia="en-US"/>
        </w:rPr>
      </w:pPr>
      <w:ins w:id="143" w:author="simpler" w:date="2016-12-13T14:45:00Z">
        <w:r>
          <w:rPr>
            <w:lang w:val="en-NZ" w:eastAsia="en-US"/>
          </w:rPr>
          <w:t>Bigeye and yellowfin comprise</w:t>
        </w:r>
      </w:ins>
      <w:r>
        <w:rPr>
          <w:lang w:val="en-NZ" w:eastAsia="en-US"/>
        </w:rPr>
        <w:t xml:space="preserve"> a large proportion of the catch </w:t>
      </w:r>
      <w:ins w:id="144" w:author="simpler" w:date="2016-12-13T14:45:00Z">
        <w:r>
          <w:rPr>
            <w:lang w:val="en-NZ" w:eastAsia="en-US"/>
          </w:rPr>
          <w:t>n</w:t>
        </w:r>
      </w:ins>
      <w:r>
        <w:rPr>
          <w:lang w:val="en-NZ" w:eastAsia="en-US"/>
        </w:rPr>
        <w:t>o</w:t>
      </w:r>
      <w:ins w:id="145" w:author="simpler" w:date="2016-12-13T14:45:00Z">
        <w:r>
          <w:rPr>
            <w:lang w:val="en-NZ" w:eastAsia="en-US"/>
          </w:rPr>
          <w:t>r</w:t>
        </w:r>
      </w:ins>
      <w:r>
        <w:rPr>
          <w:lang w:val="en-NZ" w:eastAsia="en-US"/>
        </w:rPr>
        <w:t xml:space="preserve">th of about </w:t>
      </w:r>
      <w:ins w:id="146" w:author="simpler" w:date="2016-12-13T14:45:00Z">
        <w:r>
          <w:rPr>
            <w:lang w:val="en-NZ" w:eastAsia="en-US"/>
          </w:rPr>
          <w:t>15</w:t>
        </w:r>
      </w:ins>
      <w:r>
        <w:rPr>
          <w:lang w:val="en-NZ" w:eastAsia="en-US"/>
        </w:rPr>
        <w:t xml:space="preserve">° S, and a </w:t>
      </w:r>
      <w:r w:rsidR="009A6659">
        <w:rPr>
          <w:lang w:val="en-NZ" w:eastAsia="en-US"/>
        </w:rPr>
        <w:t>l</w:t>
      </w:r>
      <w:ins w:id="147" w:author="simpler" w:date="2016-12-13T14:45:00Z">
        <w:r>
          <w:rPr>
            <w:lang w:val="en-NZ" w:eastAsia="en-US"/>
          </w:rPr>
          <w:t>ower</w:t>
        </w:r>
      </w:ins>
      <w:r>
        <w:rPr>
          <w:lang w:val="en-NZ" w:eastAsia="en-US"/>
        </w:rPr>
        <w:t xml:space="preserve"> p</w:t>
      </w:r>
      <w:r w:rsidR="009E2CF1">
        <w:rPr>
          <w:lang w:val="en-NZ" w:eastAsia="en-US"/>
        </w:rPr>
        <w:t xml:space="preserve">roportion further </w:t>
      </w:r>
      <w:ins w:id="148" w:author="simpler" w:date="2016-12-13T14:45:00Z">
        <w:r w:rsidR="009E2CF1">
          <w:rPr>
            <w:lang w:val="en-NZ" w:eastAsia="en-US"/>
          </w:rPr>
          <w:t>south (Figure</w:t>
        </w:r>
        <w:r>
          <w:rPr>
            <w:lang w:val="en-NZ" w:eastAsia="en-US"/>
          </w:rPr>
          <w:t xml:space="preserve"> </w:t>
        </w:r>
        <w:r>
          <w:rPr>
            <w:lang w:val="en-NZ" w:eastAsia="en-US"/>
          </w:rPr>
          <w:fldChar w:fldCharType="begin"/>
        </w:r>
        <w:r>
          <w:rPr>
            <w:lang w:val="en-NZ" w:eastAsia="en-US"/>
          </w:rPr>
          <w:instrText xml:space="preserve"> REF _Ref416711259 \#0 \h  \* MERGEFORMAT </w:instrText>
        </w:r>
      </w:ins>
      <w:r>
        <w:rPr>
          <w:lang w:val="en-NZ" w:eastAsia="en-US"/>
        </w:rPr>
      </w:r>
      <w:ins w:id="149" w:author="simpler" w:date="2016-12-13T14:45:00Z">
        <w:r>
          <w:rPr>
            <w:lang w:val="en-NZ" w:eastAsia="en-US"/>
          </w:rPr>
          <w:fldChar w:fldCharType="separate"/>
        </w:r>
      </w:ins>
      <w:r w:rsidR="00A5526B">
        <w:rPr>
          <w:lang w:val="en-NZ" w:eastAsia="en-US"/>
        </w:rPr>
        <w:t>6</w:t>
      </w:r>
      <w:ins w:id="150" w:author="simpler" w:date="2016-12-13T14:45:00Z">
        <w:r>
          <w:rPr>
            <w:lang w:val="en-NZ" w:eastAsia="en-US"/>
          </w:rPr>
          <w:fldChar w:fldCharType="end"/>
        </w:r>
        <w:r>
          <w:rPr>
            <w:lang w:val="en-NZ" w:eastAsia="en-US"/>
          </w:rPr>
          <w:t xml:space="preserve">). This pattern applied across all fleets, but there were also spatial </w:t>
        </w:r>
      </w:ins>
      <w:r>
        <w:rPr>
          <w:lang w:val="en-NZ" w:eastAsia="en-US"/>
        </w:rPr>
        <w:t xml:space="preserve">and temporal </w:t>
      </w:r>
      <w:ins w:id="151" w:author="simpler" w:date="2016-12-13T14:45:00Z">
        <w:r>
          <w:rPr>
            <w:lang w:val="en-NZ" w:eastAsia="en-US"/>
          </w:rPr>
          <w:t>differences</w:t>
        </w:r>
      </w:ins>
      <w:r>
        <w:rPr>
          <w:lang w:val="en-NZ" w:eastAsia="en-US"/>
        </w:rPr>
        <w:t xml:space="preserve"> in species composition </w:t>
      </w:r>
      <w:ins w:id="152" w:author="simpler" w:date="2016-12-13T14:45:00Z">
        <w:r>
          <w:rPr>
            <w:lang w:val="en-NZ" w:eastAsia="en-US"/>
          </w:rPr>
          <w:t>patterns</w:t>
        </w:r>
      </w:ins>
      <w:r>
        <w:rPr>
          <w:lang w:val="en-NZ" w:eastAsia="en-US"/>
        </w:rPr>
        <w:t xml:space="preserve"> among fleets. The Taiwanese fishery included an oilfish fishery which developed from about 2005 in the</w:t>
      </w:r>
      <w:r w:rsidR="009C1EEE">
        <w:rPr>
          <w:lang w:val="en-NZ" w:eastAsia="en-US"/>
        </w:rPr>
        <w:t xml:space="preserve"> southwest Indian Ocean (Figure</w:t>
      </w:r>
      <w:r>
        <w:rPr>
          <w:lang w:val="en-NZ" w:eastAsia="en-US"/>
        </w:rPr>
        <w:t xml:space="preserve"> </w:t>
      </w:r>
      <w:r>
        <w:rPr>
          <w:lang w:val="en-NZ" w:eastAsia="en-US"/>
        </w:rPr>
        <w:fldChar w:fldCharType="begin"/>
      </w:r>
      <w:r>
        <w:rPr>
          <w:lang w:val="en-NZ" w:eastAsia="en-US"/>
        </w:rPr>
        <w:instrText xml:space="preserve"> REF _Ref416711261 \#0 \h </w:instrText>
      </w:r>
      <w:r>
        <w:rPr>
          <w:lang w:val="en-NZ" w:eastAsia="en-US"/>
        </w:rPr>
      </w:r>
      <w:r>
        <w:rPr>
          <w:lang w:val="en-NZ" w:eastAsia="en-US"/>
        </w:rPr>
        <w:fldChar w:fldCharType="separate"/>
      </w:r>
      <w:r w:rsidR="00A5526B">
        <w:rPr>
          <w:lang w:val="en-NZ" w:eastAsia="en-US"/>
        </w:rPr>
        <w:t>7</w:t>
      </w:r>
      <w:r>
        <w:rPr>
          <w:lang w:val="en-NZ" w:eastAsia="en-US"/>
        </w:rPr>
        <w:fldChar w:fldCharType="end"/>
      </w:r>
      <w:ins w:id="153" w:author="simpler" w:date="2016-12-13T14:45:00Z">
        <w:r>
          <w:rPr>
            <w:lang w:val="en-NZ" w:eastAsia="en-US"/>
          </w:rPr>
          <w:t>).</w:t>
        </w:r>
      </w:ins>
      <w:r>
        <w:rPr>
          <w:lang w:val="en-NZ" w:eastAsia="en-US"/>
        </w:rPr>
        <w:t xml:space="preserve"> </w:t>
      </w:r>
    </w:p>
    <w:p w14:paraId="224A5D9B" w14:textId="20BA3218" w:rsidR="00341340" w:rsidRPr="00C01EBE" w:rsidRDefault="00341340" w:rsidP="00341340">
      <w:pPr>
        <w:spacing w:after="200" w:line="276" w:lineRule="auto"/>
        <w:rPr>
          <w:lang w:val="en-NZ" w:eastAsia="ko-KR"/>
        </w:rPr>
      </w:pPr>
      <w:r w:rsidRPr="00C01EBE">
        <w:rPr>
          <w:lang w:val="en-NZ" w:eastAsia="en-US"/>
        </w:rPr>
        <w:t xml:space="preserve">We clustered the data using the approach applied by </w:t>
      </w:r>
      <w:ins w:id="154" w:author="simpler" w:date="2016-12-13T14:45:00Z">
        <w:r>
          <w:rPr>
            <w:lang w:val="en-NZ" w:eastAsia="en-US"/>
          </w:rPr>
          <w:fldChar w:fldCharType="begin"/>
        </w:r>
      </w:ins>
      <w:r w:rsidR="009A6659">
        <w:rPr>
          <w:lang w:val="en-NZ" w:eastAsia="en-US"/>
        </w:rPr>
        <w:instrText xml:space="preserve"> ADDIN EN.CITE &lt;EndNote&gt;&lt;Cite AuthorYear="1"&gt;&lt;Author&gt;Hoyle&lt;/Author&gt;&lt;Year&gt;2015&lt;/Year&gt;&lt;RecNum&gt;14804&lt;/RecNum&gt;&lt;DisplayText&gt;Hoyle&lt;style face="italic"&gt; et al.&lt;/style&gt; (2015)&lt;/DisplayText&gt;&lt;record&gt;&lt;rec-number&gt;14804&lt;/rec-number&gt;&lt;foreign-keys&gt;&lt;key app="EN" db-id="095e205sv0fr59e2zprxfetzetwtdrsp2df2" timestamp="1440016726"&gt;14804&lt;/key&gt;&lt;/foreign-keys&gt;&lt;ref-type name="Report"&gt;27&lt;/ref-type&gt;&lt;contributors&gt;&lt;authors&gt;&lt;author&gt;Hoyle, Simon D.&lt;/author&gt;&lt;author&gt;Okamoto, Hiroaki&lt;/author&gt;&lt;author&gt;Yeh, Yu-min&lt;/author&gt;&lt;author&gt;Kim, Zang Geun&lt;/author&gt;&lt;author&gt;Lee, Sung Il&lt;/author&gt;&lt;author&gt;Sharma, Rishi&lt;/author&gt;&lt;/authors&gt;&lt;/contributors&gt;&lt;titles&gt;&lt;title&gt;IOTC–CPUEWS02 2015: Report of the 2nd CPUE Workshop on Longline Fisheries, 30 April – 2 May 2015&lt;/title&gt;&lt;/titles&gt;&lt;pages&gt;126&lt;/pages&gt;&lt;number&gt;IOTC–2015–CPUEWS02–R[E]&lt;/number&gt;&lt;dates&gt;&lt;year&gt;2015&lt;/year&gt;&lt;/dates&gt;&lt;publisher&gt;Indian Ocean Tuna Commission&lt;/publisher&gt;&lt;urls&gt;&lt;/urls&gt;&lt;/record&gt;&lt;/Cite&gt;&lt;/EndNote&gt;</w:instrText>
      </w:r>
      <w:ins w:id="155" w:author="simpler" w:date="2016-12-13T14:45:00Z">
        <w:r>
          <w:rPr>
            <w:lang w:val="en-NZ" w:eastAsia="en-US"/>
          </w:rPr>
          <w:fldChar w:fldCharType="separate"/>
        </w:r>
        <w:r>
          <w:rPr>
            <w:noProof/>
            <w:lang w:val="en-NZ" w:eastAsia="en-US"/>
          </w:rPr>
          <w:t>Hoyle</w:t>
        </w:r>
        <w:r w:rsidRPr="00341340">
          <w:rPr>
            <w:i/>
            <w:noProof/>
            <w:lang w:val="en-NZ" w:eastAsia="en-US"/>
          </w:rPr>
          <w:t xml:space="preserve"> et al.</w:t>
        </w:r>
        <w:r>
          <w:rPr>
            <w:noProof/>
            <w:lang w:val="en-NZ" w:eastAsia="en-US"/>
          </w:rPr>
          <w:t xml:space="preserve"> (2015)</w:t>
        </w:r>
        <w:r>
          <w:rPr>
            <w:lang w:val="en-NZ" w:eastAsia="en-US"/>
          </w:rPr>
          <w:fldChar w:fldCharType="end"/>
        </w:r>
        <w:r w:rsidRPr="00C01EBE">
          <w:rPr>
            <w:lang w:val="en-NZ" w:eastAsia="en-US"/>
          </w:rPr>
          <w:t xml:space="preserve">. We </w:t>
        </w:r>
        <w:r>
          <w:rPr>
            <w:lang w:val="en-NZ" w:eastAsia="en-US"/>
          </w:rPr>
          <w:t>removed</w:t>
        </w:r>
        <w:r w:rsidRPr="00C01EBE">
          <w:rPr>
            <w:lang w:val="en-NZ" w:eastAsia="en-US"/>
          </w:rPr>
          <w:t xml:space="preserve"> all sets with no catch of any of the species, and </w:t>
        </w:r>
        <w:r>
          <w:rPr>
            <w:lang w:val="en-NZ" w:eastAsia="en-US"/>
          </w:rPr>
          <w:t xml:space="preserve">then aggregated by vessel-month. </w:t>
        </w:r>
        <w:r w:rsidRPr="00C01EBE">
          <w:rPr>
            <w:lang w:val="en-NZ" w:eastAsia="en-US"/>
          </w:rPr>
          <w:t xml:space="preserve">Set level data contains variability in species composition due to the randomness of chance encounters between fishing gear and schools of fish. This variability leads to some misallocation of sets using different fishing strategies. Aggregating the data tends to reduce the variability, and therefore reduce misallocation of sets. For these analyses we aggregated the data by vessel-month, assuming that individual vessels tend to follow a consistent fishing strategy through time. One trade-off with </w:t>
        </w:r>
        <w:r>
          <w:rPr>
            <w:lang w:val="en-NZ" w:eastAsia="en-US"/>
          </w:rPr>
          <w:t xml:space="preserve">aggregation in this way </w:t>
        </w:r>
        <w:r w:rsidRPr="00C01EBE">
          <w:rPr>
            <w:lang w:val="en-NZ" w:eastAsia="en-US"/>
          </w:rPr>
          <w:t>is that vessels may change their fishing strategy within a month, which</w:t>
        </w:r>
        <w:r>
          <w:rPr>
            <w:lang w:val="en-NZ" w:eastAsia="en-US"/>
          </w:rPr>
          <w:t xml:space="preserve"> will</w:t>
        </w:r>
        <w:r w:rsidRPr="00C01EBE">
          <w:rPr>
            <w:lang w:val="en-NZ" w:eastAsia="en-US"/>
          </w:rPr>
          <w:t xml:space="preserve"> result in misallocation of sets. For the purposes of this paper we refer to aggregation by vessel-month as trip-level aggregation, although the time scale is (for distant water vessels) in most cases shorter than a fishing trip</w:t>
        </w:r>
        <w:r>
          <w:rPr>
            <w:lang w:val="en-NZ" w:eastAsia="en-US"/>
          </w:rPr>
          <w:t>. For Japanese data prior to 1979 vessel id was not available, but we were able to  cluster them by vessel-month because the logbook id, available for the first time in the current data set, could be used to identify sets on the same vessel-trip</w:t>
        </w:r>
      </w:ins>
      <w:r>
        <w:rPr>
          <w:lang w:val="en-NZ" w:eastAsia="en-US"/>
        </w:rPr>
        <w:t xml:space="preserve">. </w:t>
      </w:r>
    </w:p>
    <w:p w14:paraId="19F5D642" w14:textId="77777777" w:rsidR="00341340" w:rsidRPr="00C01EBE" w:rsidRDefault="00341340" w:rsidP="00341340">
      <w:pPr>
        <w:spacing w:after="200" w:line="276" w:lineRule="auto"/>
        <w:rPr>
          <w:lang w:val="en-NZ" w:eastAsia="en-US"/>
        </w:rPr>
      </w:pPr>
      <w:ins w:id="156" w:author="simpler" w:date="2016-12-13T14:45:00Z">
        <w:r>
          <w:rPr>
            <w:lang w:val="en-NZ" w:eastAsia="en-US"/>
          </w:rPr>
          <w:t xml:space="preserve">We </w:t>
        </w:r>
        <w:r w:rsidRPr="00C01EBE">
          <w:rPr>
            <w:lang w:val="en-NZ" w:eastAsia="en-US"/>
          </w:rPr>
          <w:t xml:space="preserve">calculated proportional species composition by dividing the catch in numbers of each species by catch in numbers of all species in the </w:t>
        </w:r>
        <w:r>
          <w:rPr>
            <w:lang w:val="en-NZ" w:eastAsia="en-US"/>
          </w:rPr>
          <w:t>vessel-month</w:t>
        </w:r>
        <w:r w:rsidRPr="00C01EBE">
          <w:rPr>
            <w:lang w:val="en-NZ" w:eastAsia="en-US"/>
          </w:rPr>
          <w:t xml:space="preserve">. Thus the species composition values of each </w:t>
        </w:r>
        <w:r>
          <w:rPr>
            <w:lang w:val="en-NZ" w:eastAsia="en-US"/>
          </w:rPr>
          <w:t xml:space="preserve">vessel-month </w:t>
        </w:r>
        <w:r w:rsidRPr="00C01EBE">
          <w:rPr>
            <w:lang w:val="en-NZ" w:eastAsia="en-US"/>
          </w:rPr>
          <w:t>summed to 1</w:t>
        </w:r>
        <w:r>
          <w:rPr>
            <w:lang w:val="en-NZ" w:eastAsia="en-US"/>
          </w:rPr>
          <w:t xml:space="preserve">, </w:t>
        </w:r>
        <w:r w:rsidRPr="00C01EBE">
          <w:rPr>
            <w:lang w:val="en-NZ" w:eastAsia="en-US"/>
          </w:rPr>
          <w:t>en</w:t>
        </w:r>
        <w:r>
          <w:rPr>
            <w:lang w:val="en-NZ" w:eastAsia="en-US"/>
          </w:rPr>
          <w:t>suring</w:t>
        </w:r>
        <w:r w:rsidRPr="00C01EBE">
          <w:rPr>
            <w:lang w:val="en-NZ" w:eastAsia="en-US"/>
          </w:rPr>
          <w:t xml:space="preserve"> that large catches and small catches were </w:t>
        </w:r>
        <w:r>
          <w:rPr>
            <w:lang w:val="en-NZ" w:eastAsia="en-US"/>
          </w:rPr>
          <w:t xml:space="preserve">given </w:t>
        </w:r>
        <w:r w:rsidRPr="00C01EBE">
          <w:rPr>
            <w:lang w:val="en-NZ" w:eastAsia="en-US"/>
          </w:rPr>
          <w:t>equivalent</w:t>
        </w:r>
        <w:r>
          <w:rPr>
            <w:lang w:val="en-NZ" w:eastAsia="en-US"/>
          </w:rPr>
          <w:t xml:space="preserve"> weight</w:t>
        </w:r>
        <w:r w:rsidRPr="00C01EBE">
          <w:rPr>
            <w:lang w:val="en-NZ" w:eastAsia="en-US"/>
          </w:rPr>
          <w:t xml:space="preserve">. </w:t>
        </w:r>
      </w:ins>
      <w:r w:rsidRPr="00C01EBE">
        <w:rPr>
          <w:lang w:val="en-NZ" w:eastAsia="en-US"/>
        </w:rPr>
        <w:t>The data were transformed by cent</w:t>
      </w:r>
      <w:r>
        <w:rPr>
          <w:lang w:val="en-NZ" w:eastAsia="en-US"/>
        </w:rPr>
        <w:t>ri</w:t>
      </w:r>
      <w:r w:rsidRPr="00C01EBE">
        <w:rPr>
          <w:lang w:val="en-NZ" w:eastAsia="en-US"/>
        </w:rPr>
        <w:t xml:space="preserve">ng and scaling, so as to reduce the dominance of species with higher average catches. Centring was performed by subtracting the column </w:t>
      </w:r>
      <w:ins w:id="157" w:author="simpler" w:date="2016-12-13T14:45:00Z">
        <w:r>
          <w:rPr>
            <w:lang w:val="en-NZ" w:eastAsia="en-US"/>
          </w:rPr>
          <w:t xml:space="preserve">(species) </w:t>
        </w:r>
      </w:ins>
      <w:r w:rsidRPr="00C01EBE">
        <w:rPr>
          <w:lang w:val="en-NZ" w:eastAsia="en-US"/>
        </w:rPr>
        <w:t xml:space="preserve">mean from each column, and scaling was performed by dividing the centred columns by their standard deviations. </w:t>
      </w:r>
    </w:p>
    <w:p w14:paraId="07295861" w14:textId="72E0C3E1" w:rsidR="00341340" w:rsidRPr="00C01EBE" w:rsidRDefault="00341340" w:rsidP="00341340">
      <w:pPr>
        <w:rPr>
          <w:lang w:val="en-NZ" w:eastAsia="en-US"/>
        </w:rPr>
      </w:pPr>
      <w:r w:rsidRPr="00C01EBE">
        <w:rPr>
          <w:lang w:val="en-NZ" w:eastAsia="en-US"/>
        </w:rPr>
        <w:lastRenderedPageBreak/>
        <w:t xml:space="preserve">We clustered the data using the hierarchical Ward hclust method, implemented with function hclust in R, option ‘Ward.D’, after generating a Euclidean dissimilarity structure with function ‘dist’. This approach differs from the standard Ward D method which can be implemented by either taking the square of the dissimilarity matrix or using method ‘ward.D2’ </w:t>
      </w:r>
      <w:r w:rsidR="00852448" w:rsidRPr="00C01EBE">
        <w:rPr>
          <w:lang w:val="en-NZ" w:eastAsia="en-US"/>
        </w:rPr>
        <w:fldChar w:fldCharType="begin"/>
      </w:r>
      <w:r w:rsidR="009A6659">
        <w:rPr>
          <w:lang w:val="en-NZ" w:eastAsia="en-US"/>
        </w:rPr>
        <w:instrText xml:space="preserve"> ADDIN EN.CITE &lt;EndNote&gt;&lt;Cite&gt;&lt;Author&gt;Murtagh&lt;/Author&gt;&lt;Year&gt;2014&lt;/Year&gt;&lt;RecNum&gt;14294&lt;/RecNum&gt;&lt;DisplayText&gt;(Murtagh and Legendre 2014)&lt;/DisplayText&gt;&lt;record&gt;&lt;rec-number&gt;14294&lt;/rec-number&gt;&lt;foreign-keys&gt;&lt;key app="EN" db-id="tt5wed9vm05wshesdpw5fzpdtaz0zv9f5wzt" timestamp="1428469729"&gt;14294&lt;/key&gt;&lt;/foreign-keys&gt;&lt;ref-type name="Journal Article"&gt;17&lt;/ref-type&gt;&lt;contributors&gt;&lt;authors&gt;&lt;author&gt;Murtagh, Fionn&lt;/author&gt;&lt;author&gt;Legendre, Pierre&lt;/author&gt;&lt;/authors&gt;&lt;/contributors&gt;&lt;titles&gt;&lt;title&gt;Ward’s Hierarchical Agglomerative Clustering Method: Which Algorithms Implement Ward’s Criterion?&lt;/title&gt;&lt;secondary-title&gt;Journal of Classification&lt;/secondary-title&gt;&lt;/titles&gt;&lt;periodical&gt;&lt;full-title&gt;Journal of Classification&lt;/full-title&gt;&lt;/periodical&gt;&lt;pages&gt;274-295&lt;/pages&gt;&lt;volume&gt;31&lt;/volume&gt;&lt;number&gt;3&lt;/number&gt;&lt;dates&gt;&lt;year&gt;2014&lt;/year&gt;&lt;/dates&gt;&lt;isbn&gt;0176-4268&lt;/isbn&gt;&lt;urls&gt;&lt;/urls&gt;&lt;/record&gt;&lt;/Cite&gt;&lt;/EndNote&gt;</w:instrText>
      </w:r>
      <w:r w:rsidR="00852448" w:rsidRPr="00C01EBE">
        <w:rPr>
          <w:lang w:val="en-NZ" w:eastAsia="en-US"/>
        </w:rPr>
        <w:fldChar w:fldCharType="separate"/>
      </w:r>
      <w:r w:rsidR="009A6659">
        <w:rPr>
          <w:noProof/>
          <w:lang w:val="en-NZ" w:eastAsia="en-US"/>
        </w:rPr>
        <w:t>(Murtagh and Legendre 2014)</w:t>
      </w:r>
      <w:r w:rsidR="00852448" w:rsidRPr="00C01EBE">
        <w:rPr>
          <w:lang w:val="en-NZ" w:eastAsia="en-US"/>
        </w:rPr>
        <w:fldChar w:fldCharType="end"/>
      </w:r>
      <w:r w:rsidR="00852448" w:rsidRPr="00C01EBE">
        <w:rPr>
          <w:lang w:val="en-NZ" w:eastAsia="en-US"/>
        </w:rPr>
        <w:t>.</w:t>
      </w:r>
      <w:r w:rsidRPr="00C01EBE">
        <w:rPr>
          <w:lang w:val="en-NZ" w:eastAsia="en-US"/>
        </w:rPr>
        <w:t xml:space="preserve"> However in practice the method gives similar patterns of clusters to other methods, more reliably than ward.D2 (Hoyle et al 2015). </w:t>
      </w:r>
    </w:p>
    <w:p w14:paraId="31C081BC" w14:textId="4D42E49C" w:rsidR="00852448" w:rsidRPr="00C01EBE" w:rsidRDefault="00341340" w:rsidP="004F190C">
      <w:pPr>
        <w:spacing w:after="200" w:line="276" w:lineRule="auto"/>
        <w:rPr>
          <w:lang w:val="en-NZ" w:eastAsia="en-US"/>
        </w:rPr>
      </w:pPr>
      <w:r w:rsidRPr="00C01EBE">
        <w:rPr>
          <w:lang w:val="en-NZ" w:eastAsia="en-US"/>
        </w:rPr>
        <w:t>Data were also clustered using the kmeans method, which minimises the sum of squares from points to the cluster centres, using the algorithm of Hartigan and Wong</w:t>
      </w:r>
      <w:r w:rsidR="009A6659">
        <w:rPr>
          <w:lang w:val="en-NZ" w:eastAsia="en-US"/>
        </w:rPr>
        <w:t xml:space="preserve"> </w:t>
      </w:r>
      <w:r w:rsidRPr="00C01EBE">
        <w:rPr>
          <w:lang w:val="en-NZ" w:eastAsia="en-US"/>
        </w:rPr>
        <w:fldChar w:fldCharType="begin"/>
      </w:r>
      <w:r w:rsidR="009A6659">
        <w:rPr>
          <w:lang w:val="en-NZ" w:eastAsia="en-US"/>
        </w:rPr>
        <w:instrText xml:space="preserve"> ADDIN EN.CITE &lt;EndNote&gt;&lt;Cite ExcludeAuth="1"&gt;&lt;Author&gt;Hartigan&lt;/Author&gt;&lt;Year&gt;1979&lt;/Year&gt;&lt;RecNum&gt;10965&lt;/RecNum&gt;&lt;DisplayText&gt;(1979)&lt;/DisplayText&gt;&lt;record&gt;&lt;rec-number&gt;10965&lt;/rec-number&gt;&lt;foreign-keys&gt;&lt;key app="EN" db-id="095e205sv0fr59e2zprxfetzetwtdrsp2df2" timestamp="1396413229"&gt;10965&lt;/key&gt;&lt;/foreign-keys&gt;&lt;ref-type name="Journal Article"&gt;17&lt;/ref-type&gt;&lt;contributors&gt;&lt;authors&gt;&lt;author&gt;Hartigan,John A.&lt;/author&gt;&lt;author&gt;Wong,Manchek A.&lt;/author&gt;&lt;/authors&gt;&lt;/contributors&gt;&lt;titles&gt;&lt;title&gt;Algorithm AS 136: A k-means clustering algorithm&lt;/title&gt;&lt;secondary-title&gt;Journal of the Royal Statistical Society.Series C (Applied Statistics)&lt;/secondary-title&gt;&lt;/titles&gt;&lt;periodical&gt;&lt;full-title&gt;Journal of the Royal Statistical Society.Series C (Applied Statistics)&lt;/full-title&gt;&lt;/periodical&gt;&lt;pages&gt;100-108&lt;/pages&gt;&lt;volume&gt;28&lt;/volume&gt;&lt;number&gt;1&lt;/number&gt;&lt;reprint-edition&gt;Not in File&lt;/reprint-edition&gt;&lt;dates&gt;&lt;year&gt;1979&lt;/year&gt;&lt;pub-dates&gt;&lt;date&gt;1979&lt;/date&gt;&lt;/pub-dates&gt;&lt;/dates&gt;&lt;isbn&gt;0035-9254&lt;/isbn&gt;&lt;label&gt;10712&lt;/label&gt;&lt;urls&gt;&lt;/urls&gt;&lt;/record&gt;&lt;/Cite&gt;&lt;/EndNote&gt;</w:instrText>
      </w:r>
      <w:r w:rsidRPr="00C01EBE">
        <w:rPr>
          <w:lang w:val="en-NZ" w:eastAsia="en-US"/>
        </w:rPr>
        <w:fldChar w:fldCharType="separate"/>
      </w:r>
      <w:r w:rsidRPr="00C01EBE">
        <w:rPr>
          <w:noProof/>
          <w:lang w:val="en-NZ" w:eastAsia="en-US"/>
        </w:rPr>
        <w:t>(1979)</w:t>
      </w:r>
      <w:r w:rsidRPr="00C01EBE">
        <w:rPr>
          <w:lang w:val="en-NZ" w:eastAsia="en-US"/>
        </w:rPr>
        <w:fldChar w:fldCharType="end"/>
      </w:r>
      <w:r w:rsidRPr="00C01EBE">
        <w:rPr>
          <w:lang w:val="en-NZ" w:eastAsia="en-US"/>
        </w:rPr>
        <w:t>. It was implemented using function kmeans</w:t>
      </w:r>
      <w:r w:rsidR="00852448" w:rsidRPr="00C01EBE">
        <w:rPr>
          <w:lang w:val="en-NZ" w:eastAsia="en-US"/>
        </w:rPr>
        <w:t xml:space="preserve"> in the R stats package </w:t>
      </w:r>
      <w:r w:rsidR="00852448" w:rsidRPr="00C01EBE">
        <w:rPr>
          <w:lang w:val="en-NZ" w:eastAsia="en-US"/>
        </w:rPr>
        <w:fldChar w:fldCharType="begin"/>
      </w:r>
      <w:r w:rsidR="009A6659">
        <w:rPr>
          <w:lang w:val="en-NZ" w:eastAsia="en-US"/>
        </w:rPr>
        <w:instrText xml:space="preserve"> ADDIN EN.CITE &lt;EndNote&gt;&lt;Cite&gt;&lt;Author&gt;R Core Team&lt;/Author&gt;&lt;Year&gt;2014&lt;/Year&gt;&lt;RecNum&gt;14743&lt;/RecNum&gt;&lt;DisplayText&gt;(R Core Team 2014)&lt;/DisplayText&gt;&lt;record&gt;&lt;rec-number&gt;14743&lt;/rec-number&gt;&lt;foreign-keys&gt;&lt;key app="EN" db-id="095e205sv0fr59e2zprxfetzetwtdrsp2df2" timestamp="1414618488"&gt;14743&lt;/key&gt;&lt;/foreign-keys&gt;&lt;ref-type name="Computer Program"&gt;9&lt;/ref-type&gt;&lt;contributors&gt;&lt;authors&gt;&lt;author&gt;R Core Team,&lt;/author&gt;&lt;/authors&gt;&lt;/contributors&gt;&lt;titles&gt;&lt;title&gt;R: A Language and environment for statistical computing&lt;/title&gt;&lt;/titles&gt;&lt;dates&gt;&lt;year&gt;2014&lt;/year&gt;&lt;pub-dates&gt;&lt;date&gt;2013&lt;/date&gt;&lt;/pub-dates&gt;&lt;/dates&gt;&lt;pub-location&gt;Vienna, Austria&lt;/pub-location&gt;&lt;publisher&gt;R Foundation for Statistical Computing&lt;/publisher&gt;&lt;isbn&gt;3-900051-07-0&lt;/isbn&gt;&lt;label&gt;10725&lt;/label&gt;&lt;urls&gt;&lt;related-urls&gt;&lt;url&gt;&lt;style face="underline" font="default" size="100%"&gt;http://www.R-project.org/&lt;/style&gt;&lt;/url&gt;&lt;/related-urls&gt;&lt;/urls&gt;&lt;/record&gt;&lt;/Cite&gt;&lt;/EndNote&gt;</w:instrText>
      </w:r>
      <w:r w:rsidR="00852448" w:rsidRPr="00C01EBE">
        <w:rPr>
          <w:lang w:val="en-NZ" w:eastAsia="en-US"/>
        </w:rPr>
        <w:fldChar w:fldCharType="separate"/>
      </w:r>
      <w:r w:rsidR="00852448" w:rsidRPr="00C01EBE">
        <w:rPr>
          <w:noProof/>
          <w:lang w:val="en-NZ" w:eastAsia="en-US"/>
        </w:rPr>
        <w:t>(R Core Team 2014)</w:t>
      </w:r>
      <w:r w:rsidR="00852448" w:rsidRPr="00C01EBE">
        <w:rPr>
          <w:lang w:val="en-NZ" w:eastAsia="en-US"/>
        </w:rPr>
        <w:fldChar w:fldCharType="end"/>
      </w:r>
      <w:r w:rsidR="00852448" w:rsidRPr="00C01EBE">
        <w:rPr>
          <w:lang w:val="en-NZ" w:eastAsia="en-US"/>
        </w:rPr>
        <w:t xml:space="preserve">.  </w:t>
      </w:r>
    </w:p>
    <w:p w14:paraId="4BA56AB0" w14:textId="77777777" w:rsidR="00341340" w:rsidRPr="00C01EBE" w:rsidRDefault="00341340" w:rsidP="00341340">
      <w:pPr>
        <w:pStyle w:val="Heading3"/>
        <w:rPr>
          <w:lang w:val="en-NZ" w:eastAsia="en-US"/>
        </w:rPr>
      </w:pPr>
      <w:bookmarkStart w:id="158" w:name="_Toc461993073"/>
      <w:bookmarkStart w:id="159" w:name="_Toc465021839"/>
      <w:bookmarkStart w:id="160" w:name="_Toc455059438"/>
      <w:bookmarkStart w:id="161" w:name="_Toc469405542"/>
      <w:r w:rsidRPr="00C01EBE">
        <w:rPr>
          <w:lang w:val="en-NZ" w:eastAsia="en-US"/>
        </w:rPr>
        <w:t>Selecting the number of groups</w:t>
      </w:r>
      <w:bookmarkEnd w:id="158"/>
      <w:bookmarkEnd w:id="159"/>
      <w:bookmarkEnd w:id="160"/>
      <w:bookmarkEnd w:id="161"/>
    </w:p>
    <w:p w14:paraId="23FABEC7" w14:textId="73983CB7" w:rsidR="00341340" w:rsidRPr="002C7AF7" w:rsidRDefault="00341340" w:rsidP="00341340">
      <w:pPr>
        <w:spacing w:after="200" w:line="276" w:lineRule="auto"/>
        <w:rPr>
          <w:lang w:val="en-AU" w:eastAsia="en-US"/>
        </w:rPr>
      </w:pPr>
      <w:r w:rsidRPr="00C01EBE">
        <w:rPr>
          <w:lang w:val="en-NZ" w:eastAsia="en-US"/>
        </w:rPr>
        <w:t xml:space="preserve">We used several subjective approaches to select the appropriate number of clusters. In most cases the approaches suggested the same or similar numbers of groups. First, we applied hclust to transformed trip-level data and examined the hierarchical trees, subjectively estimating the number of distinct branches. Second, we ran kmeans analyses on untransformed trip-level data with number of groups </w:t>
      </w:r>
      <w:r w:rsidRPr="00C01EBE">
        <w:rPr>
          <w:i/>
          <w:lang w:val="en-NZ" w:eastAsia="en-US"/>
        </w:rPr>
        <w:t>k</w:t>
      </w:r>
      <w:r w:rsidRPr="00C01EBE">
        <w:rPr>
          <w:lang w:val="en-NZ" w:eastAsia="en-US"/>
        </w:rPr>
        <w:t xml:space="preserve"> ranging from 2 to 25, and plotted the deviance against </w:t>
      </w:r>
      <w:r w:rsidRPr="00C01EBE">
        <w:rPr>
          <w:i/>
          <w:lang w:val="en-NZ" w:eastAsia="en-US"/>
        </w:rPr>
        <w:t>k</w:t>
      </w:r>
      <w:r w:rsidRPr="00C01EBE">
        <w:rPr>
          <w:lang w:val="en-NZ" w:eastAsia="en-US"/>
        </w:rPr>
        <w:t xml:space="preserve">. The optimal group number was the lowest value of </w:t>
      </w:r>
      <w:r w:rsidRPr="00C01EBE">
        <w:rPr>
          <w:i/>
          <w:lang w:val="en-NZ" w:eastAsia="en-US"/>
        </w:rPr>
        <w:t>k</w:t>
      </w:r>
      <w:r w:rsidRPr="00C01EBE">
        <w:rPr>
          <w:lang w:val="en-NZ" w:eastAsia="en-US"/>
        </w:rPr>
        <w:t xml:space="preserve"> after which the rate of decline of deviance became slower and smoother. </w:t>
      </w:r>
      <w:r w:rsidR="00852448" w:rsidRPr="00C01EBE">
        <w:rPr>
          <w:lang w:val="en-NZ" w:eastAsia="en-US"/>
        </w:rPr>
        <w:t xml:space="preserve">Third, following Winker et al </w:t>
      </w:r>
      <w:r w:rsidR="00852448" w:rsidRPr="00C01EBE">
        <w:rPr>
          <w:lang w:val="en-NZ" w:eastAsia="en-US"/>
        </w:rPr>
        <w:fldChar w:fldCharType="begin"/>
      </w:r>
      <w:r w:rsidR="009A6659">
        <w:rPr>
          <w:lang w:val="en-NZ" w:eastAsia="en-US"/>
        </w:rPr>
        <w:instrText xml:space="preserve"> ADDIN EN.CITE &lt;EndNote&gt;&lt;Cite ExcludeAuth="1"&gt;&lt;Author&gt;Winker&lt;/Author&gt;&lt;Year&gt;2014&lt;/Year&gt;&lt;RecNum&gt;14690&lt;/RecNum&gt;&lt;DisplayText&gt;(2014)&lt;/DisplayText&gt;&lt;record&gt;&lt;rec-number&gt;14690&lt;/rec-number&gt;&lt;foreign-keys&gt;&lt;key app="EN" db-id="095e205sv0fr59e2zprxfetzetwtdrsp2df2" timestamp="1401420750"&gt;14690&lt;/key&gt;&lt;/foreign-keys&gt;&lt;ref-type name="Journal Article"&gt;17&lt;/ref-type&gt;&lt;contributors&gt;&lt;authors&gt;&lt;author&gt;Winker, Henning&lt;/author&gt;&lt;author&gt;Kerwath, Sven E&lt;/author&gt;&lt;author&gt;Attwood, Colin G&lt;/author&gt;&lt;/authors&gt;&lt;/contributors&gt;&lt;titles&gt;&lt;title&gt;Proof of concept for a novel procedure to standardize multispecies catch and effort data&lt;/title&gt;&lt;secondary-title&gt;Fisheries Research&lt;/secondary-title&gt;&lt;/titles&gt;&lt;periodical&gt;&lt;full-title&gt;Fisheries Research&lt;/full-title&gt;&lt;/periodical&gt;&lt;pages&gt;149-159&lt;/pages&gt;&lt;volume&gt;155&lt;/volume&gt;&lt;dates&gt;&lt;year&gt;2014&lt;/year&gt;&lt;/dates&gt;&lt;isbn&gt;0165-7836&lt;/isbn&gt;&lt;urls&gt;&lt;/urls&gt;&lt;/record&gt;&lt;/Cite&gt;&lt;/EndNote&gt;</w:instrText>
      </w:r>
      <w:r w:rsidR="00852448" w:rsidRPr="00C01EBE">
        <w:rPr>
          <w:lang w:val="en-NZ" w:eastAsia="en-US"/>
        </w:rPr>
        <w:fldChar w:fldCharType="separate"/>
      </w:r>
      <w:r w:rsidR="00852448" w:rsidRPr="00C01EBE">
        <w:rPr>
          <w:noProof/>
          <w:lang w:val="en-NZ" w:eastAsia="en-US"/>
        </w:rPr>
        <w:t>(2014)</w:t>
      </w:r>
      <w:r w:rsidR="00852448" w:rsidRPr="00C01EBE">
        <w:rPr>
          <w:lang w:val="en-NZ" w:eastAsia="en-US"/>
        </w:rPr>
        <w:fldChar w:fldCharType="end"/>
      </w:r>
      <w:r w:rsidRPr="00C01EBE">
        <w:rPr>
          <w:lang w:val="en-NZ" w:eastAsia="en-US"/>
        </w:rPr>
        <w:t xml:space="preserve"> we applied the nScree() function from the R nFactors package </w:t>
      </w:r>
      <w:r w:rsidR="00852448" w:rsidRPr="00C01EBE">
        <w:rPr>
          <w:lang w:val="en-NZ" w:eastAsia="en-US"/>
        </w:rPr>
        <w:fldChar w:fldCharType="begin">
          <w:fldData xml:space="preserve">PEVuZE5vdGU+PENpdGU+PEF1dGhvcj5SYWljaGU8L0F1dGhvcj48WWVhcj4yMDEwPC9ZZWFyPjxS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</w:fldData>
        </w:fldChar>
      </w:r>
      <w:r w:rsidR="009A6659">
        <w:rPr>
          <w:lang w:val="en-NZ" w:eastAsia="en-US"/>
        </w:rPr>
        <w:instrText xml:space="preserve"> ADDIN EN.CITE </w:instrText>
      </w:r>
      <w:r w:rsidR="009A6659">
        <w:rPr>
          <w:lang w:val="en-NZ" w:eastAsia="en-US"/>
        </w:rPr>
        <w:fldChar w:fldCharType="begin">
          <w:fldData xml:space="preserve">PEVuZE5vdGU+PENpdGU+PEF1dGhvcj5SYWljaGU8L0F1dGhvcj48WWVhcj4yMDEwPC9ZZWFyPjxS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852448" w:rsidRPr="00C01EBE">
        <w:rPr>
          <w:lang w:val="en-NZ" w:eastAsia="en-US"/>
        </w:rPr>
      </w:r>
      <w:r w:rsidR="00852448" w:rsidRPr="00C01EBE">
        <w:rPr>
          <w:lang w:val="en-NZ" w:eastAsia="en-US"/>
        </w:rPr>
        <w:fldChar w:fldCharType="separate"/>
      </w:r>
      <w:r w:rsidR="009A6659">
        <w:rPr>
          <w:noProof/>
          <w:lang w:val="en-NZ" w:eastAsia="en-US"/>
        </w:rPr>
        <w:t>(Raiche and Magis 2010)</w:t>
      </w:r>
      <w:r w:rsidR="00852448" w:rsidRPr="00C01EBE">
        <w:rPr>
          <w:lang w:val="en-NZ" w:eastAsia="en-US"/>
        </w:rPr>
        <w:fldChar w:fldCharType="end"/>
      </w:r>
      <w:r w:rsidRPr="00C01EBE">
        <w:rPr>
          <w:lang w:val="en-NZ" w:eastAsia="en-US"/>
        </w:rPr>
        <w:t xml:space="preserve">, which uses various approaches (Scree test, Kaiser rule, parallel analysis, optimal coordinates, acceleration factor) to estimate the number of components to retain in an exploratory PCA. </w:t>
      </w:r>
      <w:r>
        <w:rPr>
          <w:lang w:val="en-AU" w:eastAsia="en-US"/>
        </w:rPr>
        <w:t xml:space="preserve">Where there was uncertainty about the number of clusters, we selected the option with more clusters. </w:t>
      </w:r>
    </w:p>
    <w:p w14:paraId="65758DCA" w14:textId="77777777" w:rsidR="00341340" w:rsidRPr="00C01EBE" w:rsidRDefault="00341340" w:rsidP="00341340">
      <w:pPr>
        <w:pStyle w:val="Heading3"/>
        <w:rPr>
          <w:lang w:val="en-NZ" w:eastAsia="en-US"/>
        </w:rPr>
      </w:pPr>
      <w:bookmarkStart w:id="162" w:name="_Toc461993074"/>
      <w:bookmarkStart w:id="163" w:name="_Toc465021840"/>
      <w:bookmarkStart w:id="164" w:name="_Toc455059439"/>
      <w:bookmarkStart w:id="165" w:name="_Toc469405543"/>
      <w:r w:rsidRPr="00C01EBE">
        <w:rPr>
          <w:lang w:val="en-NZ" w:eastAsia="en-US"/>
        </w:rPr>
        <w:t>Plotting</w:t>
      </w:r>
      <w:r>
        <w:rPr>
          <w:lang w:val="en-NZ" w:eastAsia="en-US"/>
        </w:rPr>
        <w:t xml:space="preserve"> and data selection</w:t>
      </w:r>
      <w:bookmarkEnd w:id="162"/>
      <w:bookmarkEnd w:id="163"/>
      <w:bookmarkEnd w:id="164"/>
      <w:bookmarkEnd w:id="165"/>
    </w:p>
    <w:p w14:paraId="69CD72BF" w14:textId="77777777" w:rsidR="00341340" w:rsidRPr="00C01EBE" w:rsidRDefault="00341340" w:rsidP="00341340">
      <w:pPr>
        <w:spacing w:after="200" w:line="276" w:lineRule="auto"/>
        <w:rPr>
          <w:lang w:val="en-NZ" w:eastAsia="en-US"/>
        </w:rPr>
      </w:pPr>
      <w:r w:rsidRPr="00C01EBE">
        <w:rPr>
          <w:lang w:val="en-NZ" w:eastAsia="en-US"/>
        </w:rPr>
        <w:t xml:space="preserve">We plotted the hclust clusters to explore the relationships between them and the species composition and other variables, such as HBF, number of hooks, year, and set location. Plots included boxplots of a) proportion of each species in the catch, by cluster; b) the distributions of variables by cluster; and c) maps of the spatial distribution of clusters, one map for each cluster. </w:t>
      </w:r>
    </w:p>
    <w:p w14:paraId="09B7E69A" w14:textId="4FDC9091" w:rsidR="00341340" w:rsidRPr="00C01EBE" w:rsidRDefault="00341340" w:rsidP="00341340">
      <w:pPr>
        <w:spacing w:after="200" w:line="276" w:lineRule="auto"/>
        <w:rPr>
          <w:lang w:val="en-NZ" w:eastAsia="en-US"/>
        </w:rPr>
      </w:pPr>
      <w:bookmarkStart w:id="166" w:name="_Toc420675540"/>
      <w:bookmarkStart w:id="167" w:name="_Toc420917064"/>
      <w:ins w:id="168" w:author="simpler" w:date="2016-12-13T14:45:00Z">
        <w:r>
          <w:rPr>
            <w:lang w:val="en-NZ" w:eastAsia="en-US"/>
          </w:rPr>
          <w:t>In some analyses c</w:t>
        </w:r>
        <w:r w:rsidRPr="00C01EBE">
          <w:rPr>
            <w:lang w:val="en-NZ" w:eastAsia="en-US"/>
          </w:rPr>
          <w:t xml:space="preserve">lusters </w:t>
        </w:r>
      </w:ins>
      <w:r w:rsidRPr="00C01EBE">
        <w:rPr>
          <w:lang w:val="en-NZ" w:eastAsia="en-US"/>
        </w:rPr>
        <w:t xml:space="preserve">that caught very few of the species of interest were omitted, </w:t>
      </w:r>
      <w:ins w:id="169" w:author="simpler" w:date="2016-12-13T14:45:00Z">
        <w:r>
          <w:rPr>
            <w:lang w:val="en-NZ" w:eastAsia="en-US"/>
          </w:rPr>
          <w:t>because they provide little relevant information and may cause</w:t>
        </w:r>
      </w:ins>
      <w:r>
        <w:rPr>
          <w:lang w:val="en-NZ" w:eastAsia="en-US"/>
        </w:rPr>
        <w:t xml:space="preserve"> </w:t>
      </w:r>
      <w:r w:rsidRPr="00C01EBE">
        <w:rPr>
          <w:lang w:val="en-NZ" w:eastAsia="en-US"/>
        </w:rPr>
        <w:t xml:space="preserve">analysis problems due to large numbers of zeroes, and memory problems due to large sample sizes. Cluster selection was based on review and discussion of the plots of covariates and species compositions by cluster. </w:t>
      </w:r>
      <w:ins w:id="170" w:author="simpler" w:date="2016-12-13T14:45:00Z">
        <w:r>
          <w:rPr>
            <w:lang w:val="en-NZ" w:eastAsia="en-US"/>
          </w:rPr>
          <w:t xml:space="preserve">Analyses were run both with and without these clusters – see the ‘Models and datasets’ section. </w:t>
        </w:r>
      </w:ins>
    </w:p>
    <w:p w14:paraId="6F1653EC" w14:textId="3E93DA46" w:rsidR="00341340" w:rsidRDefault="00341340" w:rsidP="00341340">
      <w:pPr>
        <w:spacing w:after="200" w:line="276" w:lineRule="auto"/>
        <w:rPr>
          <w:ins w:id="171" w:author="simpler" w:date="2016-12-13T14:45:00Z"/>
          <w:lang w:val="en-NZ" w:eastAsia="en-US"/>
        </w:rPr>
      </w:pPr>
      <w:ins w:id="172" w:author="simpler" w:date="2016-12-13T14:45:00Z">
        <w:r w:rsidRPr="00C01EBE">
          <w:rPr>
            <w:lang w:val="en-NZ" w:eastAsia="en-US"/>
          </w:rPr>
          <w:t>We pooled data from multiple fleets into a sin</w:t>
        </w:r>
        <w:r>
          <w:rPr>
            <w:lang w:val="en-NZ" w:eastAsia="en-US"/>
          </w:rPr>
          <w:t>gle analysis for years 1952-2015</w:t>
        </w:r>
        <w:r w:rsidRPr="00C01EBE">
          <w:rPr>
            <w:lang w:val="en-NZ" w:eastAsia="en-US"/>
          </w:rPr>
          <w:t>. The pooled dataset included all data from the Japanese (1952-</w:t>
        </w:r>
        <w:r>
          <w:rPr>
            <w:lang w:val="en-NZ" w:eastAsia="en-US"/>
          </w:rPr>
          <w:t xml:space="preserve">2015) and </w:t>
        </w:r>
        <w:r w:rsidRPr="00C01EBE">
          <w:rPr>
            <w:lang w:val="en-NZ" w:eastAsia="en-US"/>
          </w:rPr>
          <w:t>Korean (1971-</w:t>
        </w:r>
        <w:r>
          <w:rPr>
            <w:lang w:val="en-NZ" w:eastAsia="en-US"/>
          </w:rPr>
          <w:t>2015</w:t>
        </w:r>
        <w:r w:rsidRPr="00C01EBE">
          <w:rPr>
            <w:lang w:val="en-NZ" w:eastAsia="en-US"/>
          </w:rPr>
          <w:t>)</w:t>
        </w:r>
        <w:r>
          <w:rPr>
            <w:lang w:val="en-NZ" w:eastAsia="en-US"/>
          </w:rPr>
          <w:t xml:space="preserve"> fleets. For the Taiwanese fleet</w:t>
        </w:r>
        <w:r w:rsidRPr="00C01EBE">
          <w:rPr>
            <w:lang w:val="en-NZ" w:eastAsia="en-US"/>
          </w:rPr>
          <w:t xml:space="preserve"> </w:t>
        </w:r>
        <w:r>
          <w:rPr>
            <w:lang w:val="en-NZ" w:eastAsia="en-US"/>
          </w:rPr>
          <w:t>1979</w:t>
        </w:r>
        <w:r w:rsidRPr="00C01EBE">
          <w:rPr>
            <w:lang w:val="en-NZ" w:eastAsia="en-US"/>
          </w:rPr>
          <w:t>-</w:t>
        </w:r>
        <w:r>
          <w:rPr>
            <w:lang w:val="en-NZ" w:eastAsia="en-US"/>
          </w:rPr>
          <w:t>2015 were included for albacore, and 2005-2015 for tropical tunas</w:t>
        </w:r>
        <w:r w:rsidRPr="00C01EBE">
          <w:rPr>
            <w:lang w:val="en-NZ" w:eastAsia="en-US"/>
          </w:rPr>
          <w:t xml:space="preserve">. </w:t>
        </w:r>
      </w:ins>
    </w:p>
    <w:p w14:paraId="469E647E" w14:textId="59DC5E95" w:rsidR="00341340" w:rsidRPr="00C01EBE" w:rsidRDefault="00341340" w:rsidP="00341340">
      <w:pPr>
        <w:spacing w:after="200" w:line="276" w:lineRule="auto"/>
        <w:rPr>
          <w:lang w:val="en-NZ" w:eastAsia="en-US"/>
        </w:rPr>
      </w:pPr>
      <w:ins w:id="173" w:author="simpler" w:date="2016-12-13T14:45:00Z">
        <w:r>
          <w:rPr>
            <w:lang w:val="en-NZ" w:eastAsia="en-US"/>
          </w:rPr>
          <w:t>F</w:t>
        </w:r>
        <w:r w:rsidRPr="00C01EBE">
          <w:rPr>
            <w:lang w:val="en-NZ" w:eastAsia="en-US"/>
          </w:rPr>
          <w:t xml:space="preserve">or </w:t>
        </w:r>
        <w:r>
          <w:rPr>
            <w:lang w:val="en-NZ" w:eastAsia="en-US"/>
          </w:rPr>
          <w:t>standardization of</w:t>
        </w:r>
      </w:ins>
      <w:r>
        <w:rPr>
          <w:lang w:val="en-NZ" w:eastAsia="en-US"/>
        </w:rPr>
        <w:t xml:space="preserve"> </w:t>
      </w:r>
      <w:r w:rsidRPr="00C01EBE">
        <w:rPr>
          <w:lang w:val="en-NZ" w:eastAsia="en-US"/>
        </w:rPr>
        <w:t xml:space="preserve">each region, data were selected for vessels that had fished for at least </w:t>
      </w:r>
      <w:ins w:id="174" w:author="simpler" w:date="2016-12-13T14:45:00Z">
        <w:r w:rsidRPr="00C01EBE">
          <w:rPr>
            <w:lang w:val="en-NZ" w:eastAsia="en-US"/>
          </w:rPr>
          <w:t>N</w:t>
        </w:r>
        <w:r>
          <w:rPr>
            <w:lang w:val="en-NZ" w:eastAsia="en-US"/>
          </w:rPr>
          <w:t>1</w:t>
        </w:r>
      </w:ins>
      <w:r w:rsidRPr="00C01EBE">
        <w:rPr>
          <w:lang w:val="en-NZ" w:eastAsia="en-US"/>
        </w:rPr>
        <w:t xml:space="preserve"> quarters in that region. The standard level of </w:t>
      </w:r>
      <w:ins w:id="175" w:author="simpler" w:date="2016-12-13T14:45:00Z">
        <w:r w:rsidRPr="00C01EBE">
          <w:rPr>
            <w:lang w:val="en-NZ" w:eastAsia="en-US"/>
          </w:rPr>
          <w:t>N</w:t>
        </w:r>
        <w:r>
          <w:rPr>
            <w:lang w:val="en-NZ" w:eastAsia="en-US"/>
          </w:rPr>
          <w:t>1</w:t>
        </w:r>
      </w:ins>
      <w:r w:rsidRPr="00C01EBE">
        <w:rPr>
          <w:lang w:val="en-NZ" w:eastAsia="en-US"/>
        </w:rPr>
        <w:t xml:space="preserve"> was </w:t>
      </w:r>
      <w:r>
        <w:rPr>
          <w:lang w:val="en-NZ" w:eastAsia="en-US"/>
        </w:rPr>
        <w:t>8</w:t>
      </w:r>
      <w:r w:rsidRPr="00C01EBE">
        <w:rPr>
          <w:lang w:val="en-NZ" w:eastAsia="en-US"/>
        </w:rPr>
        <w:t xml:space="preserve"> quarters</w:t>
      </w:r>
      <w:ins w:id="176" w:author="JPapp" w:date="2016-12-13T14:45:00Z">
        <w:r w:rsidR="0046035F" w:rsidRPr="00C01EBE">
          <w:rPr>
            <w:lang w:val="en-NZ" w:eastAsia="en-US"/>
          </w:rPr>
          <w:t xml:space="preserve"> </w:t>
        </w:r>
      </w:ins>
      <w:ins w:id="177" w:author="simpler" w:date="2016-12-13T14:45:00Z">
        <w:r>
          <w:rPr>
            <w:lang w:val="en-NZ" w:eastAsia="en-US"/>
          </w:rPr>
          <w:t>in the equatorial regions and 2 quarters in the southern regions</w:t>
        </w:r>
        <w:r w:rsidRPr="00C01EBE">
          <w:rPr>
            <w:lang w:val="en-NZ" w:eastAsia="en-US"/>
          </w:rPr>
          <w:t xml:space="preserve">. </w:t>
        </w:r>
        <w:r>
          <w:rPr>
            <w:lang w:val="en-NZ" w:eastAsia="en-US"/>
          </w:rPr>
          <w:t>Subsequently, vessels, 5° cells, and year-quarters were included if they had at least 100</w:t>
        </w:r>
      </w:ins>
      <w:r>
        <w:rPr>
          <w:lang w:val="en-NZ" w:eastAsia="en-US"/>
        </w:rPr>
        <w:t xml:space="preserve"> sets</w:t>
      </w:r>
      <w:ins w:id="178" w:author="simpler" w:date="2016-12-13T14:45:00Z">
        <w:r>
          <w:rPr>
            <w:lang w:val="en-NZ" w:eastAsia="en-US"/>
          </w:rPr>
          <w:t>. For analyses of the 1952-1979 period this criterion was reduced to 50 sets, to increase the size of the dataset. For datasets with more than 60,000 sets t</w:t>
        </w:r>
        <w:r w:rsidRPr="00C01EBE">
          <w:rPr>
            <w:lang w:val="en-NZ" w:eastAsia="en-US"/>
          </w:rPr>
          <w:t xml:space="preserve">he number of sets </w:t>
        </w:r>
        <w:r>
          <w:rPr>
            <w:lang w:val="en-NZ" w:eastAsia="en-US"/>
          </w:rPr>
          <w:t>in each stratum (</w:t>
        </w:r>
      </w:ins>
      <w:r w:rsidRPr="00C01EBE">
        <w:rPr>
          <w:lang w:val="en-NZ" w:eastAsia="en-US"/>
        </w:rPr>
        <w:t>5° square * year-quarter</w:t>
      </w:r>
      <w:ins w:id="179" w:author="simpler" w:date="2016-12-13T14:45:00Z">
        <w:r>
          <w:rPr>
            <w:lang w:val="en-NZ" w:eastAsia="en-US"/>
          </w:rPr>
          <w:t>)</w:t>
        </w:r>
        <w:r w:rsidRPr="00C01EBE">
          <w:rPr>
            <w:lang w:val="en-NZ" w:eastAsia="en-US"/>
          </w:rPr>
          <w:t xml:space="preserve"> </w:t>
        </w:r>
        <w:r>
          <w:rPr>
            <w:lang w:val="en-NZ" w:eastAsia="en-US"/>
          </w:rPr>
          <w:t>was limited</w:t>
        </w:r>
      </w:ins>
      <w:r>
        <w:rPr>
          <w:lang w:val="en-NZ" w:eastAsia="en-US"/>
        </w:rPr>
        <w:t xml:space="preserve"> </w:t>
      </w:r>
      <w:r w:rsidRPr="00C01EBE">
        <w:rPr>
          <w:lang w:val="en-NZ" w:eastAsia="en-US"/>
        </w:rPr>
        <w:t xml:space="preserve">by randomly selecting 60 sets without replacement from strata with more than this number of sets. Testing suggested that </w:t>
      </w:r>
      <w:ins w:id="180" w:author="simpler" w:date="2016-12-13T14:45:00Z">
        <w:r w:rsidRPr="00C01EBE">
          <w:rPr>
            <w:lang w:val="en-NZ" w:eastAsia="en-US"/>
          </w:rPr>
          <w:t>th</w:t>
        </w:r>
        <w:r>
          <w:rPr>
            <w:lang w:val="en-NZ" w:eastAsia="en-US"/>
          </w:rPr>
          <w:t xml:space="preserve">is approach did not cause bias, and </w:t>
        </w:r>
      </w:ins>
      <w:r>
        <w:rPr>
          <w:lang w:val="en-NZ" w:eastAsia="en-US"/>
        </w:rPr>
        <w:t>the</w:t>
      </w:r>
      <w:r w:rsidRPr="00C01EBE">
        <w:rPr>
          <w:lang w:val="en-NZ" w:eastAsia="en-US"/>
        </w:rPr>
        <w:t xml:space="preserve"> effects </w:t>
      </w:r>
      <w:ins w:id="181" w:author="simpler" w:date="2016-12-13T14:45:00Z">
        <w:r>
          <w:rPr>
            <w:lang w:val="en-NZ" w:eastAsia="en-US"/>
          </w:rPr>
          <w:t xml:space="preserve">on trends </w:t>
        </w:r>
      </w:ins>
      <w:r w:rsidRPr="00C01EBE">
        <w:rPr>
          <w:lang w:val="en-NZ" w:eastAsia="en-US"/>
        </w:rPr>
        <w:t xml:space="preserve">of random variation were reduced to very low levels at 30 sets per stratum </w:t>
      </w:r>
      <w:ins w:id="182" w:author="JPapp" w:date="2016-12-13T14:45:00Z">
        <w:r w:rsidR="0046035F" w:rsidRPr="00C01EBE">
          <w:rPr>
            <w:lang w:val="en-NZ" w:eastAsia="en-US"/>
          </w:rPr>
          <w:fldChar w:fldCharType="begin"/>
        </w:r>
      </w:ins>
      <w:r w:rsidR="009A6659">
        <w:rPr>
          <w:lang w:val="en-NZ" w:eastAsia="en-US"/>
        </w:rPr>
        <w:instrText xml:space="preserve"> ADDIN EN.CITE &lt;EndNote&gt;&lt;Cite&gt;&lt;Author&gt;Hoyle&lt;/Author&gt;&lt;Year&gt;2011&lt;/Year&gt;&lt;RecNum&gt;14306&lt;/RecNum&gt;&lt;DisplayText&gt;(Hoyle and Okamoto 2011, Hoyle and Okamoto 2011)&lt;/DisplayText&gt;&lt;record&gt;&lt;rec-number&gt;14306&lt;/rec-number&gt;&lt;foreign-keys&gt;&lt;key app="EN" db-id="rr50rax2na9dxqe2ds8p2et8d9rzvs59e0sx" timestamp="1462840171"&gt;14306&lt;/key&gt;&lt;/foreign-keys&gt;&lt;ref-type name="Report"&gt;27&lt;/ref-type&gt;&lt;contributors&gt;&lt;authors&gt;&lt;author&gt;Hoyle,Simon D.&lt;/author&gt;&lt;author&gt;Okamoto,Hiroaki&lt;/author&gt;&lt;/authors&gt;&lt;tertiary-authors&gt;&lt;author&gt;Western and Central Pacific Fisheries Commission&lt;/author&gt;&lt;/tertiary-authors&gt;&lt;/contributors&gt;&lt;titles&gt;&lt;title&gt;Analyses of Japanese longline operational catch and effort for bigeye and yellowfin tuna in the WCPO&lt;/title&gt;&lt;/titles&gt;&lt;dates&gt;&lt;year&gt;2011&lt;/year&gt;&lt;pub-dates&gt;&lt;date&gt;2011&lt;/date&gt;&lt;/pub-dates&gt;&lt;/dates&gt;&lt;pub-location&gt;Pohnpei, Federated States of Micronesia&lt;/pub-location&gt;&lt;isbn&gt;WCPFC-SC7-SA-IP-01&lt;/isbn&gt;&lt;label&gt;10619&lt;/label&gt;&lt;urls&gt;&lt;/urls&gt;&lt;/record&gt;&lt;/Cite&gt;&lt;Cite&gt;&lt;Author&gt;Hoyle&lt;/Author&gt;&lt;Year&gt;2011&lt;/Year&gt;&lt;RecNum&gt;10873&lt;/RecNum&gt;&lt;record&gt;&lt;rec-number&gt;10873&lt;/rec-number&gt;&lt;foreign-keys&gt;&lt;key app="EN" db-id="095e205sv0fr59e2zprxfetzetwtdrsp2df2" timestamp="1396413205"&gt;10873&lt;/key&gt;&lt;/foreign-keys&gt;&lt;ref-type name="Conference Paper"&gt;47&lt;/ref-type&gt;&lt;contributors&gt;&lt;authors&gt;&lt;author&gt;Hoyle,Simon D.&lt;/author&gt;&lt;author&gt;Okamoto,Hiroaki&lt;/author&gt;&lt;/authors&gt;&lt;/contributors&gt;&lt;titles&gt;&lt;title&gt;Analyses of Japanese longline operational catch and effort for bigeye and yellowfin tuna in the WCPO, WCPFC-SC7-SA-IP-01&lt;/title&gt;&lt;secondary-title&gt;Western and Central Pacific Fisheries Commission, 9th Scientific Committee&lt;/secondary-title&gt;&lt;/titles&gt;&lt;dates&gt;&lt;year&gt;2011&lt;/year&gt;&lt;pub-dates&gt;&lt;date&gt;2011&lt;/date&gt;&lt;/pub-dates&gt;&lt;/dates&gt;&lt;pub-location&gt;Pohnpei, Federated States of Micronesia&lt;/pub-location&gt;&lt;label&gt;10619&lt;/label&gt;&lt;urls&gt;&lt;/urls&gt;&lt;/record&gt;&lt;/Cite&gt;&lt;/EndNote&gt;</w:instrText>
      </w:r>
      <w:ins w:id="183" w:author="JPapp" w:date="2016-12-13T14:45:00Z">
        <w:r w:rsidR="0046035F" w:rsidRPr="00C01EBE">
          <w:rPr>
            <w:lang w:val="en-NZ" w:eastAsia="en-US"/>
          </w:rPr>
          <w:fldChar w:fldCharType="separate"/>
        </w:r>
      </w:ins>
      <w:r w:rsidR="009A6659">
        <w:rPr>
          <w:noProof/>
          <w:lang w:val="en-NZ" w:eastAsia="en-US"/>
        </w:rPr>
        <w:t>(Hoyle and Okamoto 2011, Hoyle and Okamoto 2011)</w:t>
      </w:r>
      <w:ins w:id="184" w:author="JPapp" w:date="2016-12-13T14:45:00Z">
        <w:r w:rsidR="0046035F" w:rsidRPr="00C01EBE">
          <w:rPr>
            <w:lang w:val="en-NZ" w:eastAsia="en-US"/>
          </w:rPr>
          <w:fldChar w:fldCharType="end"/>
        </w:r>
      </w:ins>
      <w:r w:rsidRPr="00C01EBE">
        <w:rPr>
          <w:lang w:val="en-NZ" w:eastAsia="en-US"/>
        </w:rPr>
        <w:t xml:space="preserve">, suggesting that 60 sets was more than adequate. </w:t>
      </w:r>
    </w:p>
    <w:p w14:paraId="62EF6B3D" w14:textId="77777777" w:rsidR="0046035F" w:rsidRPr="00C01EBE" w:rsidRDefault="0046035F" w:rsidP="009D626D">
      <w:pPr>
        <w:spacing w:after="200" w:line="276" w:lineRule="auto"/>
        <w:rPr>
          <w:lang w:val="en-NZ" w:eastAsia="en-US"/>
        </w:rPr>
      </w:pPr>
      <w:bookmarkStart w:id="185" w:name="_Toc461993075"/>
      <w:bookmarkStart w:id="186" w:name="_Toc465021841"/>
    </w:p>
    <w:p w14:paraId="45821502" w14:textId="77777777" w:rsidR="00341340" w:rsidRDefault="00341340" w:rsidP="00341340">
      <w:pPr>
        <w:pStyle w:val="Heading2"/>
        <w:rPr>
          <w:lang w:val="en-NZ" w:eastAsia="en-US"/>
        </w:rPr>
      </w:pPr>
      <w:bookmarkStart w:id="187" w:name="_Toc455059440"/>
      <w:bookmarkStart w:id="188" w:name="_Toc469405544"/>
      <w:r w:rsidRPr="00C01EBE">
        <w:rPr>
          <w:lang w:val="en-NZ" w:eastAsia="en-US"/>
        </w:rPr>
        <w:lastRenderedPageBreak/>
        <w:t>CPUE standardization, and fleet efficiency analyses</w:t>
      </w:r>
      <w:bookmarkEnd w:id="166"/>
      <w:bookmarkEnd w:id="167"/>
      <w:bookmarkEnd w:id="185"/>
      <w:bookmarkEnd w:id="186"/>
      <w:bookmarkEnd w:id="187"/>
      <w:bookmarkEnd w:id="188"/>
    </w:p>
    <w:p w14:paraId="2A6CC266" w14:textId="5615756F" w:rsidR="00341340" w:rsidRDefault="00341340" w:rsidP="00341340">
      <w:pPr>
        <w:spacing w:after="200" w:line="276" w:lineRule="auto"/>
        <w:rPr>
          <w:lang w:val="en-NZ" w:eastAsia="en-US"/>
        </w:rPr>
      </w:pPr>
      <w:r w:rsidRPr="00C01EBE">
        <w:rPr>
          <w:lang w:val="en-NZ" w:eastAsia="en-US"/>
        </w:rPr>
        <w:t>CPUE standardization methods generally followed the approaches used by</w:t>
      </w:r>
      <w:r w:rsidR="009A6659">
        <w:rPr>
          <w:lang w:val="en-NZ" w:eastAsia="en-US"/>
        </w:rPr>
        <w:t xml:space="preserve"> </w:t>
      </w:r>
      <w:r>
        <w:rPr>
          <w:noProof/>
          <w:lang w:val="en-NZ" w:eastAsia="en-US"/>
        </w:rPr>
        <w:fldChar w:fldCharType="begin"/>
      </w:r>
      <w:r w:rsidR="009A6659">
        <w:rPr>
          <w:noProof/>
          <w:lang w:val="en-NZ" w:eastAsia="en-US"/>
        </w:rPr>
        <w:instrText xml:space="preserve"> ADDIN EN.CITE &lt;EndNote&gt;&lt;Cite AuthorYear="1"&gt;&lt;Author&gt;Hoyle&lt;/Author&gt;&lt;Year&gt;2011&lt;/Year&gt;&lt;RecNum&gt;10873&lt;/RecNum&gt;&lt;DisplayText&gt;Hoyle and Okamoto (2011)&lt;/DisplayText&gt;&lt;record&gt;&lt;rec-number&gt;10873&lt;/rec-number&gt;&lt;foreign-keys&gt;&lt;key app="EN" db-id="095e205sv0fr59e2zprxfetzetwtdrsp2df2" timestamp="1396413205"&gt;10873&lt;/key&gt;&lt;/foreign-keys&gt;&lt;ref-type name="Conference Paper"&gt;47&lt;/ref-type&gt;&lt;contributors&gt;&lt;authors&gt;&lt;author&gt;Hoyle,Simon D.&lt;/author&gt;&lt;author&gt;Okamoto,Hiroaki&lt;/author&gt;&lt;/authors&gt;&lt;/contributors&gt;&lt;titles&gt;&lt;title&gt;Analyses of Japanese longline operational catch and effort for bigeye and yellowfin tuna in the WCPO, WCPFC-SC7-SA-IP-01&lt;/title&gt;&lt;secondary-title&gt;Western and Central Pacific Fisheries Commission, 9th Scientific Committee&lt;/secondary-title&gt;&lt;/titles&gt;&lt;dates&gt;&lt;year&gt;2011&lt;/year&gt;&lt;pub-dates&gt;&lt;date&gt;2011&lt;/date&gt;&lt;/pub-dates&gt;&lt;/dates&gt;&lt;pub-location&gt;Pohnpei, Federated States of Micronesia&lt;/pub-location&gt;&lt;label&gt;10619&lt;/label&gt;&lt;urls&gt;&lt;/urls&gt;&lt;/record&gt;&lt;/Cite&gt;&lt;/EndNote&gt;</w:instrText>
      </w:r>
      <w:r>
        <w:rPr>
          <w:noProof/>
          <w:lang w:val="en-NZ" w:eastAsia="en-US"/>
        </w:rPr>
        <w:fldChar w:fldCharType="separate"/>
      </w:r>
      <w:r>
        <w:rPr>
          <w:noProof/>
          <w:lang w:val="en-NZ" w:eastAsia="en-US"/>
        </w:rPr>
        <w:t>Hoyle and Okamoto (2011)</w:t>
      </w:r>
      <w:r>
        <w:rPr>
          <w:noProof/>
          <w:lang w:val="en-NZ" w:eastAsia="en-US"/>
        </w:rPr>
        <w:fldChar w:fldCharType="end"/>
      </w:r>
      <w:r w:rsidRPr="00C01EBE">
        <w:rPr>
          <w:lang w:val="en-NZ" w:eastAsia="en-US"/>
        </w:rPr>
        <w:t xml:space="preserve"> with some modifications. The operational data were standardized using generalized linear models in R. </w:t>
      </w:r>
      <w:r>
        <w:rPr>
          <w:lang w:val="en-NZ" w:eastAsia="en-US"/>
        </w:rPr>
        <w:t xml:space="preserve">A large number of analyses were carried out. </w:t>
      </w:r>
    </w:p>
    <w:p w14:paraId="296A8046" w14:textId="775541C5" w:rsidR="00341340" w:rsidRDefault="00341340" w:rsidP="00341340">
      <w:pPr>
        <w:pStyle w:val="NoSpacing"/>
        <w:numPr>
          <w:ilvl w:val="0"/>
          <w:numId w:val="56"/>
        </w:numPr>
        <w:rPr>
          <w:ins w:id="189" w:author="simpler" w:date="2016-12-13T14:45:00Z"/>
          <w:lang w:val="en-NZ" w:eastAsia="en-US"/>
        </w:rPr>
      </w:pPr>
      <w:r>
        <w:rPr>
          <w:lang w:val="en-NZ" w:eastAsia="en-US"/>
        </w:rPr>
        <w:t xml:space="preserve">Analyses were </w:t>
      </w:r>
      <w:del w:id="190" w:author="simpler" w:date="2016-12-13T14:45:00Z">
        <w:r w:rsidR="00852448" w:rsidRPr="008049D9">
          <w:rPr>
            <w:lang w:val="en-NZ" w:eastAsia="en-US"/>
          </w:rPr>
          <w:delText>conducted</w:delText>
        </w:r>
      </w:del>
      <w:ins w:id="191" w:author="simpler" w:date="2016-12-13T14:45:00Z">
        <w:r>
          <w:rPr>
            <w:lang w:val="en-NZ" w:eastAsia="en-US"/>
          </w:rPr>
          <w:t>carried out</w:t>
        </w:r>
      </w:ins>
      <w:r>
        <w:rPr>
          <w:lang w:val="en-NZ" w:eastAsia="en-US"/>
        </w:rPr>
        <w:t xml:space="preserve"> for </w:t>
      </w:r>
      <w:ins w:id="192" w:author="simpler" w:date="2016-12-13T14:45:00Z">
        <w:r>
          <w:rPr>
            <w:lang w:val="en-NZ" w:eastAsia="en-US"/>
          </w:rPr>
          <w:t xml:space="preserve">each species. </w:t>
        </w:r>
      </w:ins>
    </w:p>
    <w:p w14:paraId="75C7C043" w14:textId="40EADAD8" w:rsidR="00341340" w:rsidRDefault="00341340" w:rsidP="00341340">
      <w:pPr>
        <w:pStyle w:val="NoSpacing"/>
        <w:numPr>
          <w:ilvl w:val="0"/>
          <w:numId w:val="56"/>
        </w:numPr>
        <w:rPr>
          <w:ins w:id="193" w:author="simpler" w:date="2016-12-13T14:45:00Z"/>
          <w:lang w:val="en-NZ" w:eastAsia="en-US"/>
        </w:rPr>
      </w:pPr>
      <w:ins w:id="194" w:author="simpler" w:date="2016-12-13T14:45:00Z">
        <w:r>
          <w:rPr>
            <w:lang w:val="en-NZ" w:eastAsia="en-US"/>
          </w:rPr>
          <w:t>Initially analyses were carried out for multiple</w:t>
        </w:r>
      </w:ins>
      <w:r>
        <w:rPr>
          <w:lang w:val="en-NZ" w:eastAsia="en-US"/>
        </w:rPr>
        <w:t xml:space="preserve"> regional structures</w:t>
      </w:r>
      <w:del w:id="195" w:author="simpler" w:date="2016-12-13T14:45:00Z">
        <w:r w:rsidR="00852448" w:rsidRPr="008049D9">
          <w:rPr>
            <w:lang w:val="en-NZ" w:eastAsia="en-US"/>
          </w:rPr>
          <w:delText>.</w:delText>
        </w:r>
      </w:del>
      <w:ins w:id="196" w:author="simpler" w:date="2016-12-13T14:45:00Z">
        <w:r>
          <w:rPr>
            <w:lang w:val="en-NZ" w:eastAsia="en-US"/>
          </w:rPr>
          <w:t xml:space="preserve">, though this was later reduced to one each for bigeye and yellowfin, and two for albacore. </w:t>
        </w:r>
      </w:ins>
    </w:p>
    <w:p w14:paraId="0B27CB72" w14:textId="66A0B051" w:rsidR="00341340" w:rsidRDefault="00341340" w:rsidP="00341340">
      <w:pPr>
        <w:pStyle w:val="NoSpacing"/>
        <w:numPr>
          <w:ilvl w:val="0"/>
          <w:numId w:val="56"/>
        </w:numPr>
        <w:rPr>
          <w:lang w:val="en-NZ" w:eastAsia="en-US"/>
        </w:rPr>
      </w:pPr>
      <w:ins w:id="197" w:author="simpler" w:date="2016-12-13T14:45:00Z">
        <w:r w:rsidRPr="008049D9">
          <w:rPr>
            <w:lang w:val="en-NZ" w:eastAsia="en-US"/>
          </w:rPr>
          <w:t xml:space="preserve">Analyses </w:t>
        </w:r>
        <w:r>
          <w:rPr>
            <w:lang w:val="en-NZ" w:eastAsia="en-US"/>
          </w:rPr>
          <w:t xml:space="preserve">for bigeye and yellowfin </w:t>
        </w:r>
        <w:r w:rsidRPr="008049D9">
          <w:rPr>
            <w:lang w:val="en-NZ" w:eastAsia="en-US"/>
          </w:rPr>
          <w:t xml:space="preserve">were conducted </w:t>
        </w:r>
        <w:r>
          <w:rPr>
            <w:lang w:val="en-NZ" w:eastAsia="en-US"/>
          </w:rPr>
          <w:t xml:space="preserve">using five </w:t>
        </w:r>
        <w:r w:rsidRPr="008049D9">
          <w:rPr>
            <w:lang w:val="en-NZ" w:eastAsia="en-US"/>
          </w:rPr>
          <w:t xml:space="preserve">alternative </w:t>
        </w:r>
        <w:r>
          <w:rPr>
            <w:lang w:val="en-NZ" w:eastAsia="en-US"/>
          </w:rPr>
          <w:t>models and datasets, described below</w:t>
        </w:r>
        <w:r w:rsidR="00AE0223">
          <w:rPr>
            <w:lang w:val="en-NZ" w:eastAsia="en-US"/>
          </w:rPr>
          <w:t>, while analyses for albacore were conducted using one model and dataset</w:t>
        </w:r>
        <w:r w:rsidRPr="008049D9">
          <w:rPr>
            <w:lang w:val="en-NZ" w:eastAsia="en-US"/>
          </w:rPr>
          <w:t>.</w:t>
        </w:r>
      </w:ins>
      <w:r w:rsidRPr="008049D9">
        <w:rPr>
          <w:lang w:val="en-NZ" w:eastAsia="en-US"/>
        </w:rPr>
        <w:t xml:space="preserve"> </w:t>
      </w:r>
    </w:p>
    <w:p w14:paraId="10B486B2" w14:textId="1FD5C5E8" w:rsidR="00341340" w:rsidRDefault="00341340" w:rsidP="00341340">
      <w:pPr>
        <w:pStyle w:val="NoSpacing"/>
        <w:numPr>
          <w:ilvl w:val="0"/>
          <w:numId w:val="56"/>
        </w:numPr>
        <w:rPr>
          <w:lang w:val="en-NZ" w:eastAsia="en-US"/>
        </w:rPr>
      </w:pPr>
      <w:r>
        <w:rPr>
          <w:lang w:val="en-NZ" w:eastAsia="en-US"/>
        </w:rPr>
        <w:t xml:space="preserve">Separate analyses were run for each region, ranging from one to four regions per structure. </w:t>
      </w:r>
    </w:p>
    <w:p w14:paraId="78A00991" w14:textId="47A289C2" w:rsidR="00341340" w:rsidRDefault="00341340" w:rsidP="00341340">
      <w:pPr>
        <w:pStyle w:val="NoSpacing"/>
        <w:numPr>
          <w:ilvl w:val="0"/>
          <w:numId w:val="56"/>
        </w:numPr>
        <w:rPr>
          <w:lang w:val="en-NZ" w:eastAsia="en-US"/>
        </w:rPr>
      </w:pPr>
      <w:ins w:id="198" w:author="simpler" w:date="2016-12-13T14:45:00Z">
        <w:r>
          <w:rPr>
            <w:lang w:val="en-NZ" w:eastAsia="en-US"/>
          </w:rPr>
          <w:t>Up to t</w:t>
        </w:r>
        <w:r w:rsidRPr="008049D9">
          <w:rPr>
            <w:lang w:val="en-NZ" w:eastAsia="en-US"/>
          </w:rPr>
          <w:t>hree</w:t>
        </w:r>
      </w:ins>
      <w:r w:rsidRPr="008049D9">
        <w:rPr>
          <w:lang w:val="en-NZ" w:eastAsia="en-US"/>
        </w:rPr>
        <w:t xml:space="preserve"> modelling </w:t>
      </w:r>
      <w:r>
        <w:rPr>
          <w:lang w:val="en-NZ" w:eastAsia="en-US"/>
        </w:rPr>
        <w:t xml:space="preserve">distributions </w:t>
      </w:r>
      <w:r w:rsidRPr="008049D9">
        <w:rPr>
          <w:lang w:val="en-NZ" w:eastAsia="en-US"/>
        </w:rPr>
        <w:t>were used</w:t>
      </w:r>
      <w:r>
        <w:rPr>
          <w:lang w:val="en-NZ" w:eastAsia="en-US"/>
        </w:rPr>
        <w:t>: lognormal constant, delta lognormal, and negative binomial</w:t>
      </w:r>
      <w:ins w:id="199" w:author="simpler" w:date="2016-12-13T14:45:00Z">
        <w:r w:rsidRPr="008049D9">
          <w:rPr>
            <w:lang w:val="en-NZ" w:eastAsia="en-US"/>
          </w:rPr>
          <w:t xml:space="preserve">. </w:t>
        </w:r>
        <w:r>
          <w:rPr>
            <w:lang w:val="en-NZ" w:eastAsia="en-US"/>
          </w:rPr>
          <w:t>Lognormal constant was used for all species, delta lognormal for bigeye and yellowfin, and negative binomial for albacore.</w:t>
        </w:r>
      </w:ins>
      <w:r>
        <w:rPr>
          <w:lang w:val="en-NZ" w:eastAsia="en-US"/>
        </w:rPr>
        <w:t xml:space="preserve"> </w:t>
      </w:r>
    </w:p>
    <w:p w14:paraId="2E9BF4A4" w14:textId="77777777" w:rsidR="00341340" w:rsidRDefault="00341340" w:rsidP="00341340">
      <w:pPr>
        <w:pStyle w:val="NoSpacing"/>
        <w:numPr>
          <w:ilvl w:val="0"/>
          <w:numId w:val="56"/>
        </w:numPr>
        <w:rPr>
          <w:lang w:val="en-NZ" w:eastAsia="en-US"/>
        </w:rPr>
      </w:pPr>
      <w:r>
        <w:rPr>
          <w:lang w:val="en-NZ" w:eastAsia="en-US"/>
        </w:rPr>
        <w:t xml:space="preserve">Analyses were run for four alternative data groups, as described below. </w:t>
      </w:r>
    </w:p>
    <w:p w14:paraId="3004FFE3" w14:textId="77777777" w:rsidR="00341340" w:rsidRPr="00B04B24" w:rsidRDefault="00341340" w:rsidP="00341340">
      <w:pPr>
        <w:pStyle w:val="NoSpacing"/>
        <w:rPr>
          <w:lang w:val="en-NZ" w:eastAsia="en-US"/>
        </w:rPr>
      </w:pPr>
    </w:p>
    <w:p w14:paraId="4AD965CE" w14:textId="77777777" w:rsidR="00341340" w:rsidRDefault="00341340" w:rsidP="00341340">
      <w:pPr>
        <w:pStyle w:val="Heading3"/>
        <w:rPr>
          <w:lang w:val="en-NZ" w:eastAsia="en-US"/>
        </w:rPr>
      </w:pPr>
      <w:bookmarkStart w:id="200" w:name="_Toc461993076"/>
      <w:bookmarkStart w:id="201" w:name="_Toc465021842"/>
      <w:bookmarkStart w:id="202" w:name="_Toc455059441"/>
      <w:bookmarkStart w:id="203" w:name="_Toc469405545"/>
      <w:r>
        <w:rPr>
          <w:lang w:val="en-NZ" w:eastAsia="en-US"/>
        </w:rPr>
        <w:t>Distributions</w:t>
      </w:r>
      <w:bookmarkEnd w:id="200"/>
      <w:bookmarkEnd w:id="201"/>
      <w:bookmarkEnd w:id="202"/>
      <w:bookmarkEnd w:id="203"/>
    </w:p>
    <w:p w14:paraId="11236E79" w14:textId="341ABD35" w:rsidR="00341340" w:rsidRDefault="00341340" w:rsidP="00341340">
      <w:pPr>
        <w:spacing w:after="200" w:line="276" w:lineRule="auto"/>
        <w:ind w:left="66"/>
        <w:rPr>
          <w:rFonts w:eastAsia="PMingLiU"/>
          <w:lang w:val="en-NZ" w:eastAsia="en-US"/>
        </w:rPr>
      </w:pPr>
      <w:ins w:id="204" w:author="simpler" w:date="2016-12-13T14:45:00Z">
        <w:r>
          <w:rPr>
            <w:lang w:val="en-NZ" w:eastAsia="en-US"/>
          </w:rPr>
          <w:t>Lognormal constant</w:t>
        </w:r>
      </w:ins>
      <w:r>
        <w:rPr>
          <w:lang w:val="en-NZ" w:eastAsia="en-US"/>
        </w:rPr>
        <w:t xml:space="preserve"> </w:t>
      </w:r>
      <w:r w:rsidRPr="008049D9">
        <w:rPr>
          <w:lang w:val="en-NZ" w:eastAsia="en-US"/>
        </w:rPr>
        <w:t>analyses were carried out using generalized linear models that assumed a lognormal distribution</w:t>
      </w:r>
      <w:r w:rsidR="009A6659">
        <w:rPr>
          <w:lang w:val="en-NZ" w:eastAsia="en-US"/>
        </w:rPr>
        <w:t xml:space="preserve">. </w:t>
      </w:r>
      <w:ins w:id="205" w:author="simpler" w:date="2016-12-13T14:45:00Z">
        <w:r>
          <w:rPr>
            <w:lang w:val="en-NZ" w:eastAsia="en-US"/>
          </w:rPr>
          <w:t xml:space="preserve">In this approach the response variable </w:t>
        </w:r>
        <m:oMath>
          <m:r>
            <m:rPr>
              <m:sty m:val="p"/>
            </m:rPr>
            <w:rPr>
              <w:rFonts w:ascii="Cambria Math" w:hAnsi="Cambria Math"/>
              <w:lang w:val="en-NZ" w:eastAsia="en-US"/>
            </w:rPr>
            <m:t>log⁡</m:t>
          </m:r>
          <m:r>
            <w:rPr>
              <w:rFonts w:ascii="Cambria Math" w:hAnsi="Cambria Math"/>
              <w:lang w:val="en-NZ" w:eastAsia="en-US"/>
            </w:rPr>
            <m:t>(CPUE+k)</m:t>
          </m:r>
        </m:oMath>
        <w:r>
          <w:rPr>
            <w:lang w:val="en-NZ" w:eastAsia="en-US"/>
          </w:rPr>
          <w:t xml:space="preserve"> was used, and a Normal distribution assumed. </w:t>
        </w:r>
      </w:ins>
      <w:r w:rsidRPr="00C01EBE">
        <w:rPr>
          <w:rFonts w:eastAsia="PMingLiU"/>
          <w:lang w:val="en-NZ" w:eastAsia="en-US"/>
        </w:rPr>
        <w:t xml:space="preserve">The constant </w:t>
      </w:r>
      <w:r w:rsidRPr="00210BBA">
        <w:rPr>
          <w:rFonts w:eastAsia="PMingLiU"/>
          <w:i/>
          <w:lang w:val="en-NZ" w:eastAsia="en-US"/>
        </w:rPr>
        <w:t>k</w:t>
      </w:r>
      <w:r w:rsidRPr="00C01EBE">
        <w:rPr>
          <w:rFonts w:eastAsia="PMingLiU"/>
          <w:lang w:val="en-NZ" w:eastAsia="en-US"/>
        </w:rPr>
        <w:t xml:space="preserve">, added to allow for modelling sets with zero catches of the species of interest, was 10% of the mean CPUE for all sets. </w:t>
      </w:r>
    </w:p>
    <w:p w14:paraId="1751DB3F" w14:textId="76D38887" w:rsidR="00341340" w:rsidRPr="00C01EBE" w:rsidRDefault="00852448" w:rsidP="00341340">
      <w:pPr>
        <w:spacing w:after="200" w:line="276" w:lineRule="auto"/>
        <w:rPr>
          <w:lang w:val="en-NZ" w:eastAsia="en-US"/>
        </w:rPr>
      </w:pPr>
      <w:del w:id="206" w:author="simpler" w:date="2016-12-13T14:45:00Z">
        <w:r w:rsidRPr="00C01EBE">
          <w:rPr>
            <w:lang w:val="en-NZ" w:eastAsia="en-US"/>
          </w:rPr>
          <w:delText>The delta</w:delText>
        </w:r>
      </w:del>
      <w:ins w:id="207" w:author="simpler" w:date="2016-12-13T14:45:00Z">
        <w:r w:rsidR="00341340">
          <w:rPr>
            <w:lang w:val="en-NZ" w:eastAsia="en-US"/>
          </w:rPr>
          <w:t>D</w:t>
        </w:r>
        <w:r w:rsidR="00341340" w:rsidRPr="00C01EBE">
          <w:rPr>
            <w:lang w:val="en-NZ" w:eastAsia="en-US"/>
          </w:rPr>
          <w:t>elta</w:t>
        </w:r>
      </w:ins>
      <w:r w:rsidR="00341340" w:rsidRPr="00C01EBE">
        <w:rPr>
          <w:lang w:val="en-NZ" w:eastAsia="en-US"/>
        </w:rPr>
        <w:t xml:space="preserve"> lognormal </w:t>
      </w:r>
      <w:del w:id="208" w:author="simpler" w:date="2016-12-13T14:45:00Z">
        <w:r w:rsidRPr="00C01EBE">
          <w:rPr>
            <w:lang w:val="en-NZ" w:eastAsia="en-US"/>
          </w:rPr>
          <w:delText>approach to standardization</w:delText>
        </w:r>
      </w:del>
      <w:ins w:id="209" w:author="simpler" w:date="2016-12-13T14:45:00Z">
        <w:r w:rsidR="00341340">
          <w:rPr>
            <w:lang w:val="en-NZ" w:eastAsia="en-US"/>
          </w:rPr>
          <w:t>analyses</w:t>
        </w:r>
      </w:ins>
      <w:r w:rsidR="00341340">
        <w:rPr>
          <w:lang w:val="en-NZ" w:eastAsia="en-US"/>
        </w:rPr>
        <w:t xml:space="preserve"> </w:t>
      </w:r>
      <w:ins w:id="210" w:author="JPapp" w:date="2016-12-13T14:45:00Z">
        <w:r w:rsidRPr="00C01EBE">
          <w:rPr>
            <w:lang w:val="en-NZ" w:eastAsia="en-US"/>
          </w:rPr>
          <w:fldChar w:fldCharType="begin"/>
        </w:r>
      </w:ins>
      <w:r w:rsidR="009A6659">
        <w:rPr>
          <w:lang w:val="en-NZ" w:eastAsia="en-US"/>
        </w:rPr>
        <w:instrText xml:space="preserve"> ADDIN EN.CITE &lt;EndNote&gt;&lt;Cite&gt;&lt;Author&gt;Lo&lt;/Author&gt;&lt;Year&gt;1992&lt;/Year&gt;&lt;RecNum&gt;10800&lt;/RecNum&gt;&lt;DisplayText&gt;(Lo&lt;style face="italic"&gt; et al.&lt;/style&gt; 1992, Maunder and Punt 2004)&lt;/DisplayText&gt;&lt;record&gt;&lt;rec-number&gt;10800&lt;/rec-number&gt;&lt;foreign-keys&gt;&lt;key app="EN" db-id="095e205sv0fr59e2zprxfetzetwtdrsp2df2" timestamp="1396413187"&gt;10800&lt;/key&gt;&lt;/foreign-keys&gt;&lt;ref-type name="Journal Article"&gt;17&lt;/ref-type&gt;&lt;contributors&gt;&lt;authors&gt;&lt;author&gt;Lo,N.C.H.&lt;/author&gt;&lt;author&gt;Jacobson,L.D.&lt;/author&gt;&lt;author&gt;Squire,J.L.&lt;/author&gt;&lt;/authors&gt;&lt;/contributors&gt;&lt;titles&gt;&lt;title&gt;Indices of relative abundance from fish spotter data based on delta-lognormal models&lt;/title&gt;&lt;secondary-title&gt;Canadian Journal of Fisheries and Aquatic Sciences&lt;/secondary-title&gt;&lt;/titles&gt;&lt;periodical&gt;&lt;full-title&gt;Canadian Journal of Fisheries and Aquatic Sciences&lt;/full-title&gt;&lt;/periodical&gt;&lt;pages&gt;2515-2526&lt;/pages&gt;&lt;volume&gt;49&lt;/volume&gt;&lt;number&gt;12&lt;/number&gt;&lt;reprint-edition&gt;Not in File&lt;/reprint-edition&gt;&lt;keywords&gt;&lt;keyword&gt;MODELS&lt;/keyword&gt;&lt;/keywords&gt;&lt;dates&gt;&lt;year&gt;1992&lt;/year&gt;&lt;pub-dates&gt;&lt;date&gt;1992&lt;/date&gt;&lt;/pub-dates&gt;&lt;/dates&gt;&lt;label&gt;10542&lt;/label&gt;&lt;urls&gt;&lt;/urls&gt;&lt;/record&gt;&lt;/Cite&gt;&lt;Cite&gt;&lt;Author&gt;Maunder&lt;/Author&gt;&lt;Year&gt;2004&lt;/Year&gt;&lt;RecNum&gt;12851&lt;/RecNum&gt;&lt;record&gt;&lt;rec-number&gt;12851&lt;/rec-number&gt;&lt;foreign-keys&gt;&lt;key app="EN" db-id="095e205sv0fr59e2zprxfetzetwtdrsp2df2" timestamp="1396830317"&gt;12851&lt;/key&gt;&lt;key app="ENWeb" db-id=""&gt;0&lt;/key&gt;&lt;/foreign-keys&gt;&lt;ref-type name="Journal Article"&gt;17&lt;/ref-type&gt;&lt;contributors&gt;&lt;authors&gt;&lt;author&gt;Maunder, Mark N.&lt;/author&gt;&lt;author&gt;Punt, André E.&lt;/author&gt;&lt;/authors&gt;&lt;/contributors&gt;&lt;titles&gt;&lt;title&gt;Standardizing catch and effort data: a review of recent approaches&lt;/title&gt;&lt;secondary-title&gt;Fisheries Research&lt;/secondary-title&gt;&lt;/titles&gt;&lt;periodical&gt;&lt;full-title&gt;Fisheries Research&lt;/full-title&gt;&lt;/periodical&gt;&lt;pages&gt;141-159&lt;/pages&gt;&lt;volume&gt;70&lt;/volume&gt;&lt;number&gt;2-3&lt;/number&gt;&lt;dates&gt;&lt;year&gt;2004&lt;/year&gt;&lt;/dates&gt;&lt;isbn&gt;01657836&lt;/isbn&gt;&lt;urls&gt;&lt;/urls&gt;&lt;electronic-resource-num&gt;10.1016/j.fishres.2004.08.002&lt;/electronic-resource-num&gt;&lt;/record&gt;&lt;/Cite&gt;&lt;/EndNote&gt;</w:instrText>
      </w:r>
      <w:ins w:id="211" w:author="JPapp" w:date="2016-12-13T14:45:00Z">
        <w:r w:rsidRPr="00C01EBE">
          <w:rPr>
            <w:lang w:val="en-NZ" w:eastAsia="en-US"/>
          </w:rPr>
          <w:fldChar w:fldCharType="separate"/>
        </w:r>
      </w:ins>
      <w:r w:rsidR="009A6659">
        <w:rPr>
          <w:noProof/>
          <w:lang w:val="en-NZ" w:eastAsia="en-US"/>
        </w:rPr>
        <w:t>(Lo</w:t>
      </w:r>
      <w:r w:rsidR="009A6659" w:rsidRPr="009A6659">
        <w:rPr>
          <w:i/>
          <w:noProof/>
          <w:lang w:val="en-NZ" w:eastAsia="en-US"/>
        </w:rPr>
        <w:t xml:space="preserve"> et al.</w:t>
      </w:r>
      <w:r w:rsidR="009A6659">
        <w:rPr>
          <w:noProof/>
          <w:lang w:val="en-NZ" w:eastAsia="en-US"/>
        </w:rPr>
        <w:t xml:space="preserve"> 1992, Maunder and Punt 2004)</w:t>
      </w:r>
      <w:ins w:id="212" w:author="JPapp" w:date="2016-12-13T14:45:00Z">
        <w:r w:rsidRPr="00C01EBE">
          <w:rPr>
            <w:lang w:val="en-NZ" w:eastAsia="en-US"/>
          </w:rPr>
          <w:fldChar w:fldCharType="end"/>
        </w:r>
        <w:r w:rsidRPr="00C01EBE">
          <w:rPr>
            <w:lang w:val="en-NZ" w:eastAsia="en-US"/>
          </w:rPr>
          <w:t xml:space="preserve"> </w:t>
        </w:r>
      </w:ins>
      <w:r w:rsidR="00341340">
        <w:rPr>
          <w:lang w:val="en-NZ" w:eastAsia="en-US"/>
        </w:rPr>
        <w:t>used</w:t>
      </w:r>
      <w:del w:id="213" w:author="simpler" w:date="2016-12-13T14:45:00Z">
        <w:r w:rsidRPr="00C01EBE">
          <w:rPr>
            <w:lang w:val="en-NZ" w:eastAsia="en-US"/>
          </w:rPr>
          <w:delText>. This approach uses</w:delText>
        </w:r>
      </w:del>
      <w:r w:rsidR="00341340" w:rsidRPr="00C01EBE">
        <w:rPr>
          <w:lang w:val="en-NZ" w:eastAsia="en-US"/>
        </w:rPr>
        <w:t xml:space="preserve"> a binomial distribution for the probability </w:t>
      </w:r>
      <w:r w:rsidR="00341340" w:rsidRPr="00C01EBE">
        <w:rPr>
          <w:i/>
          <w:lang w:val="en-NZ" w:eastAsia="en-US"/>
        </w:rPr>
        <w:t>w</w:t>
      </w:r>
      <w:r w:rsidR="00341340" w:rsidRPr="00C01EBE">
        <w:rPr>
          <w:lang w:val="en-NZ" w:eastAsia="en-US"/>
        </w:rPr>
        <w:t xml:space="preserve"> of </w:t>
      </w:r>
      <w:r w:rsidR="00341340">
        <w:rPr>
          <w:lang w:val="en-NZ" w:eastAsia="en-US"/>
        </w:rPr>
        <w:t xml:space="preserve">catch </w:t>
      </w:r>
      <w:ins w:id="214" w:author="simpler" w:date="2016-12-13T14:45:00Z">
        <w:r w:rsidR="00341340">
          <w:rPr>
            <w:lang w:val="en-NZ" w:eastAsia="en-US"/>
          </w:rPr>
          <w:t xml:space="preserve">rate </w:t>
        </w:r>
      </w:ins>
      <w:r w:rsidR="00341340" w:rsidRPr="00C01EBE">
        <w:rPr>
          <w:lang w:val="en-NZ" w:eastAsia="en-US"/>
        </w:rPr>
        <w:t xml:space="preserve">being zero and a probability distribution </w:t>
      </w:r>
      <w:r w:rsidR="00341340" w:rsidRPr="00C01EBE">
        <w:rPr>
          <w:i/>
          <w:lang w:val="en-NZ" w:eastAsia="en-US"/>
        </w:rPr>
        <w:t>f(y)</w:t>
      </w:r>
      <w:r w:rsidR="00341340" w:rsidRPr="00C01EBE">
        <w:rPr>
          <w:lang w:val="en-NZ" w:eastAsia="en-US"/>
        </w:rPr>
        <w:t xml:space="preserve"> , where y was log(catch/hooks set), for non-zero </w:t>
      </w:r>
      <w:r w:rsidR="00341340">
        <w:rPr>
          <w:lang w:val="en-NZ" w:eastAsia="en-US"/>
        </w:rPr>
        <w:t xml:space="preserve">(positive) </w:t>
      </w:r>
      <w:del w:id="215" w:author="simpler" w:date="2016-12-13T14:45:00Z">
        <w:r w:rsidRPr="00C01EBE">
          <w:rPr>
            <w:lang w:val="en-NZ" w:eastAsia="en-US"/>
          </w:rPr>
          <w:delText xml:space="preserve">catches. An </w:delText>
        </w:r>
      </w:del>
      <w:ins w:id="216" w:author="simpler" w:date="2016-12-13T14:45:00Z">
        <w:r w:rsidR="00341340">
          <w:rPr>
            <w:lang w:val="en-NZ" w:eastAsia="en-US"/>
          </w:rPr>
          <w:t>catch rates</w:t>
        </w:r>
        <w:r w:rsidR="00341340" w:rsidRPr="00C01EBE">
          <w:rPr>
            <w:lang w:val="en-NZ" w:eastAsia="en-US"/>
          </w:rPr>
          <w:t xml:space="preserve">. </w:t>
        </w:r>
        <w:r w:rsidR="00341340">
          <w:rPr>
            <w:lang w:val="en-NZ" w:eastAsia="en-US"/>
          </w:rPr>
          <w:t xml:space="preserve">The </w:t>
        </w:r>
      </w:ins>
      <w:r w:rsidR="00341340" w:rsidRPr="00C01EBE">
        <w:rPr>
          <w:lang w:val="en-NZ" w:eastAsia="en-US"/>
        </w:rPr>
        <w:t xml:space="preserve">index </w:t>
      </w:r>
      <w:del w:id="217" w:author="simpler" w:date="2016-12-13T14:45:00Z">
        <w:r w:rsidRPr="00C01EBE">
          <w:rPr>
            <w:lang w:val="en-NZ" w:eastAsia="en-US"/>
          </w:rPr>
          <w:delText xml:space="preserve">was </w:delText>
        </w:r>
      </w:del>
      <w:r w:rsidR="00341340" w:rsidRPr="00C01EBE">
        <w:rPr>
          <w:lang w:val="en-NZ" w:eastAsia="en-US"/>
        </w:rPr>
        <w:t>estimated for each year-quarter</w:t>
      </w:r>
      <w:del w:id="218" w:author="simpler" w:date="2016-12-13T14:45:00Z">
        <w:r w:rsidRPr="00C01EBE">
          <w:rPr>
            <w:lang w:val="en-NZ" w:eastAsia="en-US"/>
          </w:rPr>
          <w:delText>, which</w:delText>
        </w:r>
      </w:del>
      <w:r w:rsidR="00341340" w:rsidRPr="00C01EBE">
        <w:rPr>
          <w:lang w:val="en-NZ" w:eastAsia="en-US"/>
        </w:rPr>
        <w:t xml:space="preserve"> was the product of the year effects for the two model components, </w:t>
      </w:r>
      <m:oMath>
        <m:d>
          <m:dPr>
            <m:ctrlPr>
              <w:rPr>
                <w:rFonts w:ascii="Cambria Math" w:hAnsi="Cambria Math"/>
                <w:i/>
                <w:lang w:val="en-NZ" w:eastAsia="en-US"/>
              </w:rPr>
            </m:ctrlPr>
          </m:dPr>
          <m:e>
            <m:r>
              <w:rPr>
                <w:rFonts w:ascii="Cambria Math" w:hAnsi="Cambria Math"/>
                <w:lang w:val="en-NZ" w:eastAsia="en-US"/>
              </w:rPr>
              <m:t>1-w</m:t>
            </m:r>
          </m:e>
        </m:d>
        <m:r>
          <w:rPr>
            <w:rFonts w:ascii="Cambria Math" w:hAnsi="Cambria Math"/>
            <w:lang w:val="en-NZ" w:eastAsia="en-US"/>
          </w:rPr>
          <m:t>.E</m:t>
        </m:r>
        <m:d>
          <m:dPr>
            <m:ctrlPr>
              <w:rPr>
                <w:rFonts w:ascii="Cambria Math" w:hAnsi="Cambria Math"/>
                <w:i/>
                <w:lang w:val="en-NZ" w:eastAsia="en-US"/>
              </w:rPr>
            </m:ctrlPr>
          </m:dPr>
          <m:e>
            <m:r>
              <w:rPr>
                <w:rFonts w:ascii="Cambria Math" w:hAnsi="Cambria Math"/>
                <w:lang w:val="en-NZ" w:eastAsia="en-US"/>
              </w:rPr>
              <m:t>y</m:t>
            </m:r>
          </m:e>
          <m:e>
            <m:r>
              <w:rPr>
                <w:rFonts w:ascii="Cambria Math" w:hAnsi="Cambria Math"/>
                <w:lang w:val="en-NZ" w:eastAsia="en-US"/>
              </w:rPr>
              <m:t>y≠0</m:t>
            </m:r>
          </m:e>
        </m:d>
      </m:oMath>
      <w:r w:rsidR="00341340" w:rsidRPr="00C01EBE">
        <w:rPr>
          <w:lang w:val="en-NZ" w:eastAsia="en-US"/>
        </w:rPr>
        <w:t xml:space="preserve">. </w:t>
      </w:r>
    </w:p>
    <w:p w14:paraId="3A54B7B5" w14:textId="77777777" w:rsidR="00341340" w:rsidRPr="00C01EBE" w:rsidRDefault="002C6B17" w:rsidP="00341340">
      <w:pPr>
        <w:spacing w:after="200" w:line="276" w:lineRule="auto"/>
        <w:rPr>
          <w:i/>
          <w:lang w:val="en-NZ" w:eastAsia="en-US"/>
        </w:rPr>
      </w:pPr>
      <m:oMathPara>
        <m:oMath>
          <m:func>
            <m:funcPr>
              <m:ctrlPr>
                <w:rPr>
                  <w:rFonts w:ascii="Cambria Math" w:hAnsi="Cambria Math"/>
                  <w:lang w:val="en-NZ" w:eastAsia="en-US"/>
                </w:rPr>
              </m:ctrlPr>
            </m:funcPr>
            <m:fName>
              <m:r>
                <m:rPr>
                  <m:sty m:val="p"/>
                </m:rPr>
                <w:rPr>
                  <w:rFonts w:ascii="Cambria Math" w:hAnsi="Cambria Math"/>
                  <w:lang w:val="en-NZ" w:eastAsia="en-US"/>
                </w:rPr>
                <m:t>Pr</m:t>
              </m:r>
            </m:fName>
            <m:e>
              <m:d>
                <m:dPr>
                  <m:ctrlPr>
                    <w:rPr>
                      <w:rFonts w:ascii="Cambria Math" w:hAnsi="Cambria Math"/>
                      <w:i/>
                      <w:lang w:val="en-NZ" w:eastAsia="en-US"/>
                    </w:rPr>
                  </m:ctrlPr>
                </m:dPr>
                <m:e>
                  <m:r>
                    <w:rPr>
                      <w:rFonts w:ascii="Cambria Math" w:hAnsi="Cambria Math"/>
                      <w:lang w:val="en-NZ" w:eastAsia="en-US"/>
                    </w:rPr>
                    <m:t>Y=y</m:t>
                  </m:r>
                </m:e>
              </m:d>
            </m:e>
          </m:func>
          <m:r>
            <w:rPr>
              <w:rFonts w:ascii="Cambria Math" w:hAnsi="Cambria Math"/>
              <w:lang w:val="en-NZ" w:eastAsia="en-US"/>
            </w:rPr>
            <m:t>=</m:t>
          </m:r>
          <m:d>
            <m:dPr>
              <m:begChr m:val="{"/>
              <m:endChr m:val=""/>
              <m:ctrlPr>
                <w:rPr>
                  <w:rFonts w:ascii="Cambria Math" w:hAnsi="Cambria Math"/>
                  <w:i/>
                  <w:lang w:val="en-NZ" w:eastAsia="en-US"/>
                </w:rPr>
              </m:ctrlPr>
            </m:dPr>
            <m:e>
              <m:m>
                <m:mPr>
                  <m:mcs>
                    <m:mc>
                      <m:mcPr>
                        <m:count m:val="2"/>
                        <m:mcJc m:val="center"/>
                      </m:mcPr>
                    </m:mc>
                  </m:mcs>
                  <m:ctrlPr>
                    <w:rPr>
                      <w:rFonts w:ascii="Cambria Math" w:hAnsi="Cambria Math"/>
                      <w:i/>
                      <w:lang w:val="en-NZ" w:eastAsia="en-US"/>
                    </w:rPr>
                  </m:ctrlPr>
                </m:mPr>
                <m:mr>
                  <m:e>
                    <m:r>
                      <w:rPr>
                        <w:rFonts w:ascii="Cambria Math" w:hAnsi="Cambria Math"/>
                        <w:lang w:val="en-NZ" w:eastAsia="en-US"/>
                      </w:rPr>
                      <m:t>w,</m:t>
                    </m:r>
                  </m:e>
                  <m:e>
                    <m:r>
                      <w:rPr>
                        <w:rFonts w:ascii="Cambria Math" w:hAnsi="Cambria Math"/>
                        <w:lang w:val="en-NZ" w:eastAsia="en-US"/>
                      </w:rPr>
                      <m:t>y=0</m:t>
                    </m:r>
                  </m:e>
                </m:mr>
                <m:mr>
                  <m:e>
                    <m:d>
                      <m:dPr>
                        <m:ctrlPr>
                          <w:rPr>
                            <w:rFonts w:ascii="Cambria Math" w:hAnsi="Cambria Math"/>
                            <w:i/>
                            <w:lang w:val="en-NZ" w:eastAsia="en-US"/>
                          </w:rPr>
                        </m:ctrlPr>
                      </m:dPr>
                      <m:e>
                        <m:r>
                          <w:rPr>
                            <w:rFonts w:ascii="Cambria Math" w:hAnsi="Cambria Math"/>
                            <w:lang w:val="en-NZ" w:eastAsia="en-US"/>
                          </w:rPr>
                          <m:t>1-w</m:t>
                        </m:r>
                      </m:e>
                    </m:d>
                    <m:r>
                      <w:rPr>
                        <w:rFonts w:ascii="Cambria Math" w:hAnsi="Cambria Math"/>
                        <w:lang w:val="en-NZ" w:eastAsia="en-US"/>
                      </w:rPr>
                      <m:t>f(y)</m:t>
                    </m:r>
                  </m:e>
                  <m:e>
                    <m:r>
                      <w:rPr>
                        <w:rFonts w:ascii="Cambria Math" w:hAnsi="Cambria Math"/>
                        <w:lang w:val="en-NZ" w:eastAsia="en-US"/>
                      </w:rPr>
                      <m:t>otherwise</m:t>
                    </m:r>
                  </m:e>
                </m:mr>
              </m:m>
            </m:e>
          </m:d>
        </m:oMath>
      </m:oMathPara>
    </w:p>
    <w:p w14:paraId="5F1880F4" w14:textId="1F26CA2B" w:rsidR="00341340" w:rsidRPr="00C01EBE" w:rsidRDefault="002C6B17" w:rsidP="00341340">
      <w:pPr>
        <w:spacing w:after="200" w:line="276" w:lineRule="auto"/>
        <w:rPr>
          <w:lang w:val="en-NZ" w:eastAsia="en-US"/>
        </w:rPr>
      </w:pPr>
      <m:oMath>
        <m:func>
          <m:funcPr>
            <m:ctrlPr>
              <w:ins w:id="219" w:author="simpler" w:date="2016-12-13T14:45:00Z">
                <w:rPr>
                  <w:rFonts w:ascii="Cambria Math" w:hAnsi="Cambria Math"/>
                  <w:lang w:val="en-NZ" w:eastAsia="en-US"/>
                </w:rPr>
              </w:ins>
            </m:ctrlPr>
          </m:funcPr>
          <m:fName>
            <m:r>
              <w:ins w:id="220" w:author="simpler" w:date="2016-12-13T14:45:00Z">
                <m:rPr>
                  <m:sty m:val="p"/>
                </m:rPr>
                <w:rPr>
                  <w:rFonts w:ascii="Cambria Math" w:hAnsi="Cambria Math"/>
                  <w:lang w:val="en-NZ" w:eastAsia="en-US"/>
                </w:rPr>
                <m:t>g</m:t>
              </w:ins>
            </m:r>
          </m:fName>
          <m:e>
            <m:d>
              <m:dPr>
                <m:ctrlPr>
                  <w:ins w:id="221" w:author="simpler" w:date="2016-12-13T14:45:00Z">
                    <w:rPr>
                      <w:rFonts w:ascii="Cambria Math" w:hAnsi="Cambria Math"/>
                      <w:i/>
                      <w:lang w:val="en-NZ" w:eastAsia="en-US"/>
                    </w:rPr>
                  </w:ins>
                </m:ctrlPr>
              </m:dPr>
              <m:e>
                <m:r>
                  <w:ins w:id="222" w:author="simpler" w:date="2016-12-13T14:45:00Z">
                    <w:rPr>
                      <w:rFonts w:ascii="Cambria Math" w:hAnsi="Cambria Math"/>
                      <w:lang w:val="en-NZ" w:eastAsia="en-US"/>
                    </w:rPr>
                    <m:t>w</m:t>
                  </w:ins>
                </m:r>
              </m:e>
            </m:d>
            <m:r>
              <w:ins w:id="223" w:author="simpler" w:date="2016-12-13T14:45:00Z">
                <w:rPr>
                  <w:rFonts w:ascii="Cambria Math" w:hAnsi="Cambria Math"/>
                  <w:lang w:val="en-NZ" w:eastAsia="en-US"/>
                </w:rPr>
                <m:t>=(CPUE=0)</m:t>
              </w:ins>
            </m:r>
          </m:e>
        </m:func>
        <m:r>
          <w:ins w:id="224" w:author="simpler" w:date="2016-12-13T14:45:00Z">
            <w:rPr>
              <w:rFonts w:ascii="Cambria Math" w:hAnsi="Cambria Math"/>
              <w:lang w:val="en-NZ" w:eastAsia="en-US"/>
            </w:rPr>
            <m:t>~ covariates</m:t>
          </w:ins>
        </m:r>
        <m:r>
          <w:rPr>
            <w:rFonts w:ascii="Cambria Math" w:hAnsi="Cambria Math"/>
            <w:lang w:val="en-NZ" w:eastAsia="en-US"/>
          </w:rPr>
          <m:t>+ϵ</m:t>
        </m:r>
      </m:oMath>
      <w:r w:rsidR="00341340" w:rsidRPr="00C01EBE">
        <w:rPr>
          <w:lang w:val="en-NZ" w:eastAsia="en-US"/>
        </w:rPr>
        <w:t xml:space="preserve">, where </w:t>
      </w:r>
      <w:r w:rsidR="00341340" w:rsidRPr="0046035F">
        <w:rPr>
          <w:i/>
          <w:lang w:val="en-NZ" w:eastAsia="en-US"/>
        </w:rPr>
        <w:t>g</w:t>
      </w:r>
      <w:r w:rsidR="00341340" w:rsidRPr="00C01EBE">
        <w:rPr>
          <w:lang w:val="en-NZ" w:eastAsia="en-US"/>
        </w:rPr>
        <w:t xml:space="preserve"> is the logistic function</w:t>
      </w:r>
      <w:r w:rsidR="00341340">
        <w:rPr>
          <w:lang w:val="en-NZ" w:eastAsia="en-US"/>
        </w:rPr>
        <w:t xml:space="preserve">. </w:t>
      </w:r>
    </w:p>
    <w:p w14:paraId="4A18078D" w14:textId="5F38CA89" w:rsidR="00341340" w:rsidRDefault="002C6B17" w:rsidP="00341340">
      <w:pPr>
        <w:spacing w:after="200" w:line="276" w:lineRule="auto"/>
        <w:rPr>
          <w:lang w:val="en-NZ" w:eastAsia="en-US"/>
        </w:rPr>
      </w:pPr>
      <m:oMath>
        <m:func>
          <m:funcPr>
            <m:ctrlPr>
              <w:rPr>
                <w:rFonts w:ascii="Cambria Math" w:hAnsi="Cambria Math"/>
                <w:lang w:val="en-NZ" w:eastAsia="en-US"/>
              </w:rPr>
            </m:ctrlPr>
          </m:funcPr>
          <m:fName>
            <m:r>
              <m:rPr>
                <m:sty m:val="p"/>
              </m:rPr>
              <w:rPr>
                <w:rFonts w:ascii="Cambria Math" w:hAnsi="Cambria Math"/>
                <w:lang w:val="en-NZ" w:eastAsia="en-US"/>
              </w:rPr>
              <m:t>f</m:t>
            </m:r>
          </m:fName>
          <m:e>
            <m:d>
              <m:dPr>
                <m:ctrlPr>
                  <w:rPr>
                    <w:rFonts w:ascii="Cambria Math" w:hAnsi="Cambria Math"/>
                    <w:i/>
                    <w:lang w:val="en-NZ" w:eastAsia="en-US"/>
                  </w:rPr>
                </m:ctrlPr>
              </m:dPr>
              <m:e>
                <m:r>
                  <w:rPr>
                    <w:rFonts w:ascii="Cambria Math" w:hAnsi="Cambria Math"/>
                    <w:lang w:val="en-NZ" w:eastAsia="en-US"/>
                  </w:rPr>
                  <m:t>y</m:t>
                </m:r>
              </m:e>
            </m:d>
            <m:r>
              <w:rPr>
                <w:rFonts w:ascii="Cambria Math" w:hAnsi="Cambria Math"/>
                <w:lang w:val="en-NZ" w:eastAsia="en-US"/>
              </w:rPr>
              <m:t>=CPUE</m:t>
            </m:r>
          </m:e>
        </m:func>
        <m:r>
          <w:rPr>
            <w:rFonts w:ascii="Cambria Math" w:hAnsi="Cambria Math"/>
            <w:lang w:val="en-NZ" w:eastAsia="en-US"/>
          </w:rPr>
          <m:t xml:space="preserve">~ </m:t>
        </m:r>
        <m:r>
          <w:ins w:id="225" w:author="simpler" w:date="2016-12-13T14:45:00Z">
            <w:rPr>
              <w:rFonts w:ascii="Cambria Math" w:hAnsi="Cambria Math"/>
              <w:lang w:val="en-NZ" w:eastAsia="en-US"/>
            </w:rPr>
            <m:t>covariates</m:t>
          </w:ins>
        </m:r>
        <m:r>
          <w:rPr>
            <w:rFonts w:ascii="Cambria Math" w:hAnsi="Cambria Math"/>
            <w:lang w:val="en-NZ" w:eastAsia="en-US"/>
          </w:rPr>
          <m:t>+ϵ</m:t>
        </m:r>
      </m:oMath>
      <w:r w:rsidR="00341340" w:rsidRPr="00C01EBE">
        <w:rPr>
          <w:lang w:val="en-NZ" w:eastAsia="en-US"/>
        </w:rPr>
        <w:t xml:space="preserve"> </w:t>
      </w:r>
    </w:p>
    <w:p w14:paraId="16E6902E" w14:textId="030B207F" w:rsidR="00341340" w:rsidRDefault="00341340" w:rsidP="00341340">
      <w:pPr>
        <w:spacing w:after="200" w:line="276" w:lineRule="auto"/>
        <w:ind w:left="66"/>
        <w:rPr>
          <w:ins w:id="226" w:author="simpler" w:date="2016-12-13T14:45:00Z"/>
          <w:lang w:val="en-NZ" w:eastAsia="en-US"/>
        </w:rPr>
      </w:pPr>
      <w:ins w:id="227" w:author="simpler" w:date="2016-12-13T14:45:00Z">
        <w:r>
          <w:rPr>
            <w:lang w:val="en-NZ" w:eastAsia="en-US"/>
          </w:rPr>
          <w:t xml:space="preserve">Negative binomial analyses used the function glm.nb from the MASS package </w:t>
        </w:r>
        <w:r>
          <w:rPr>
            <w:lang w:val="en-NZ" w:eastAsia="en-US"/>
          </w:rPr>
          <w:fldChar w:fldCharType="begin"/>
        </w:r>
      </w:ins>
      <w:r w:rsidR="009A6659">
        <w:rPr>
          <w:lang w:val="en-NZ" w:eastAsia="en-US"/>
        </w:rPr>
        <w:instrText xml:space="preserve"> ADDIN EN.CITE &lt;EndNote&gt;&lt;Cite&gt;&lt;Author&gt;Venables&lt;/Author&gt;&lt;Year&gt;2002&lt;/Year&gt;&lt;RecNum&gt;10546&lt;/RecNum&gt;&lt;DisplayText&gt;(Venables and Ripley 2002)&lt;/DisplayText&gt;&lt;record&gt;&lt;rec-number&gt;10546&lt;/rec-number&gt;&lt;foreign-keys&gt;&lt;key app="EN" db-id="095e205sv0fr59e2zprxfetzetwtdrsp2df2" timestamp="1396413119"&gt;10546&lt;/key&gt;&lt;/foreign-keys&gt;&lt;ref-type name="Book"&gt;6&lt;/ref-type&gt;&lt;contributors&gt;&lt;authors&gt;&lt;author&gt;Venables,W.N.&lt;/author&gt;&lt;author&gt;Ripley,B.D.&lt;/author&gt;&lt;/authors&gt;&lt;/contributors&gt;&lt;titles&gt;&lt;title&gt;Modern Applied Statistics with S&lt;/title&gt;&lt;/titles&gt;&lt;reprint-edition&gt;Not in File&lt;/reprint-edition&gt;&lt;dates&gt;&lt;year&gt;2002&lt;/year&gt;&lt;pub-dates&gt;&lt;date&gt;2002&lt;/date&gt;&lt;/pub-dates&gt;&lt;/dates&gt;&lt;publisher&gt;Springer&lt;/publisher&gt;&lt;label&gt;10262&lt;/label&gt;&lt;urls&gt;&lt;/urls&gt;&lt;/record&gt;&lt;/Cite&gt;&lt;/EndNote&gt;</w:instrText>
      </w:r>
      <w:ins w:id="228" w:author="simpler" w:date="2016-12-13T14:45:00Z">
        <w:r>
          <w:rPr>
            <w:lang w:val="en-NZ" w:eastAsia="en-US"/>
          </w:rPr>
          <w:fldChar w:fldCharType="separate"/>
        </w:r>
        <w:r>
          <w:rPr>
            <w:noProof/>
            <w:lang w:val="en-NZ" w:eastAsia="en-US"/>
          </w:rPr>
          <w:t>(Venables and Ripley 2002)</w:t>
        </w:r>
        <w:r>
          <w:rPr>
            <w:lang w:val="en-NZ" w:eastAsia="en-US"/>
          </w:rPr>
          <w:fldChar w:fldCharType="end"/>
        </w:r>
        <w:r>
          <w:rPr>
            <w:lang w:val="en-NZ" w:eastAsia="en-US"/>
          </w:rPr>
          <w:t xml:space="preserve"> in R, using the default options. The response variable was catch in numbers. </w:t>
        </w:r>
      </w:ins>
    </w:p>
    <w:p w14:paraId="2635F407" w14:textId="197BEB24" w:rsidR="00341340" w:rsidRDefault="00341340" w:rsidP="00341340">
      <w:pPr>
        <w:spacing w:after="200" w:line="276" w:lineRule="auto"/>
        <w:rPr>
          <w:lang w:val="en-NZ" w:eastAsia="en-US"/>
        </w:rPr>
      </w:pPr>
      <w:ins w:id="229" w:author="simpler" w:date="2016-12-13T14:45:00Z">
        <w:r>
          <w:rPr>
            <w:lang w:val="en-NZ" w:eastAsia="en-US"/>
          </w:rPr>
          <w:t>In each case the covariates included</w:t>
        </w:r>
      </w:ins>
      <w:r>
        <w:rPr>
          <w:lang w:val="en-NZ" w:eastAsia="en-US"/>
        </w:rPr>
        <w:t xml:space="preserve"> year-quarter</w:t>
      </w:r>
      <w:ins w:id="230" w:author="JPapp" w:date="2016-12-13T14:45:00Z">
        <w:r w:rsidR="002D14EE">
          <w:rPr>
            <w:lang w:val="en-NZ" w:eastAsia="en-US"/>
          </w:rPr>
          <w:t>,</w:t>
        </w:r>
      </w:ins>
      <w:ins w:id="231" w:author="simpler" w:date="2016-12-13T14:45:00Z">
        <w:r>
          <w:rPr>
            <w:lang w:val="en-NZ" w:eastAsia="en-US"/>
          </w:rPr>
          <w:t xml:space="preserve"> (</w:t>
        </w:r>
        <w:r w:rsidRPr="00904A28">
          <w:rPr>
            <w:i/>
            <w:lang w:val="en-NZ" w:eastAsia="en-US"/>
          </w:rPr>
          <w:t>yrqtr</w:t>
        </w:r>
        <w:r>
          <w:rPr>
            <w:lang w:val="en-NZ" w:eastAsia="en-US"/>
          </w:rPr>
          <w:t>),</w:t>
        </w:r>
      </w:ins>
      <w:r>
        <w:rPr>
          <w:lang w:val="en-NZ" w:eastAsia="en-US"/>
        </w:rPr>
        <w:t xml:space="preserve"> 5° cell</w:t>
      </w:r>
      <w:ins w:id="232" w:author="JPapp" w:date="2016-12-13T14:45:00Z">
        <w:r w:rsidR="002D14EE">
          <w:rPr>
            <w:lang w:val="en-NZ" w:eastAsia="en-US"/>
          </w:rPr>
          <w:t>,</w:t>
        </w:r>
      </w:ins>
      <w:ins w:id="233" w:author="simpler" w:date="2016-12-13T14:45:00Z">
        <w:r>
          <w:rPr>
            <w:lang w:val="en-NZ" w:eastAsia="en-US"/>
          </w:rPr>
          <w:t xml:space="preserve"> (</w:t>
        </w:r>
        <w:r w:rsidRPr="00904A28">
          <w:rPr>
            <w:i/>
            <w:lang w:val="en-NZ" w:eastAsia="en-US"/>
          </w:rPr>
          <w:t>latlong5</w:t>
        </w:r>
        <w:r>
          <w:rPr>
            <w:lang w:val="en-NZ" w:eastAsia="en-US"/>
          </w:rPr>
          <w:t>),</w:t>
        </w:r>
      </w:ins>
      <w:r>
        <w:rPr>
          <w:lang w:val="en-NZ" w:eastAsia="en-US"/>
        </w:rPr>
        <w:t xml:space="preserve"> and cluster </w:t>
      </w:r>
      <w:ins w:id="234" w:author="simpler" w:date="2016-12-13T14:45:00Z">
        <w:r>
          <w:rPr>
            <w:lang w:val="en-NZ" w:eastAsia="en-US"/>
          </w:rPr>
          <w:t>(</w:t>
        </w:r>
      </w:ins>
      <w:r w:rsidRPr="00904A28">
        <w:rPr>
          <w:i/>
          <w:lang w:val="en-NZ" w:eastAsia="en-US"/>
        </w:rPr>
        <w:t>cl</w:t>
      </w:r>
      <w:del w:id="235" w:author="simpler" w:date="2016-12-13T14:45:00Z">
        <w:r w:rsidR="00852448" w:rsidRPr="00C01EBE">
          <w:rPr>
            <w:lang w:val="en-NZ" w:eastAsia="en-US"/>
          </w:rPr>
          <w:delText xml:space="preserve"> were</w:delText>
        </w:r>
      </w:del>
      <w:ins w:id="236" w:author="simpler" w:date="2016-12-13T14:45:00Z">
        <w:r>
          <w:rPr>
            <w:lang w:val="en-NZ" w:eastAsia="en-US"/>
          </w:rPr>
          <w:t>)</w:t>
        </w:r>
      </w:ins>
      <w:r>
        <w:rPr>
          <w:lang w:val="en-NZ" w:eastAsia="en-US"/>
        </w:rPr>
        <w:t xml:space="preserve"> fitted </w:t>
      </w:r>
      <w:del w:id="237" w:author="simpler" w:date="2016-12-13T14:45:00Z">
        <w:r w:rsidR="00852448" w:rsidRPr="00C01EBE">
          <w:rPr>
            <w:lang w:val="en-NZ" w:eastAsia="en-US"/>
          </w:rPr>
          <w:delText>in all analyses. The number</w:delText>
        </w:r>
      </w:del>
      <w:ins w:id="238" w:author="simpler" w:date="2016-12-13T14:45:00Z">
        <w:r>
          <w:rPr>
            <w:lang w:val="en-NZ" w:eastAsia="en-US"/>
          </w:rPr>
          <w:t xml:space="preserve">as categorical variables, and a cubic spline function </w:t>
        </w:r>
        <w:r w:rsidRPr="00904A28">
          <w:rPr>
            <w:i/>
            <w:lang w:val="en-NZ" w:eastAsia="en-US"/>
          </w:rPr>
          <w:t>h</w:t>
        </w:r>
        <w:r>
          <w:rPr>
            <w:lang w:val="en-NZ" w:eastAsia="en-US"/>
          </w:rPr>
          <w:t xml:space="preserve"> with 10 degrees</w:t>
        </w:r>
      </w:ins>
      <w:r>
        <w:rPr>
          <w:lang w:val="en-NZ" w:eastAsia="en-US"/>
        </w:rPr>
        <w:t xml:space="preserve"> of</w:t>
      </w:r>
      <w:ins w:id="239" w:author="simpler" w:date="2016-12-13T14:45:00Z">
        <w:r>
          <w:rPr>
            <w:lang w:val="en-NZ" w:eastAsia="en-US"/>
          </w:rPr>
          <w:t xml:space="preserve"> freedom applied to the continuous variable</w:t>
        </w:r>
      </w:ins>
      <w:r>
        <w:rPr>
          <w:lang w:val="en-NZ" w:eastAsia="en-US"/>
        </w:rPr>
        <w:t xml:space="preserve"> </w:t>
      </w:r>
      <w:r w:rsidRPr="00904A28">
        <w:rPr>
          <w:i/>
          <w:lang w:val="en-NZ" w:eastAsia="en-US"/>
        </w:rPr>
        <w:t>hooks</w:t>
      </w:r>
      <w:ins w:id="240" w:author="simpler" w:date="2016-12-13T14:45:00Z">
        <w:r>
          <w:rPr>
            <w:lang w:val="en-NZ" w:eastAsia="en-US"/>
          </w:rPr>
          <w:t>. Some analyses</w:t>
        </w:r>
      </w:ins>
      <w:r>
        <w:rPr>
          <w:lang w:val="en-NZ" w:eastAsia="en-US"/>
        </w:rPr>
        <w:t xml:space="preserve"> included the vessel identifier </w:t>
      </w:r>
      <w:del w:id="241" w:author="simpler" w:date="2016-12-13T14:45:00Z">
        <w:r w:rsidR="00852448" w:rsidRPr="00C01EBE">
          <w:rPr>
            <w:lang w:val="en-NZ" w:eastAsia="en-US"/>
          </w:rPr>
          <w:delText>(vessel id)</w:delText>
        </w:r>
      </w:del>
      <w:ins w:id="242" w:author="simpler" w:date="2016-12-13T14:45:00Z">
        <w:r w:rsidRPr="00904A28">
          <w:rPr>
            <w:i/>
            <w:lang w:val="en-NZ" w:eastAsia="en-US"/>
          </w:rPr>
          <w:t>vessid</w:t>
        </w:r>
      </w:ins>
      <w:r>
        <w:rPr>
          <w:lang w:val="en-NZ" w:eastAsia="en-US"/>
        </w:rPr>
        <w:t xml:space="preserve"> as a categorical variable. </w:t>
      </w:r>
      <w:ins w:id="243" w:author="simpler" w:date="2016-12-13T14:45:00Z">
        <w:r>
          <w:rPr>
            <w:lang w:val="en-NZ" w:eastAsia="en-US"/>
          </w:rPr>
          <w:t xml:space="preserve">Some analyses included a cubic spline </w:t>
        </w:r>
        <w:r w:rsidRPr="000F0F5A">
          <w:rPr>
            <w:rFonts w:ascii="Symbol" w:hAnsi="Symbol"/>
            <w:i/>
            <w:lang w:val="en-NZ" w:eastAsia="en-US"/>
          </w:rPr>
          <w:t></w:t>
        </w:r>
        <w:r>
          <w:rPr>
            <w:lang w:val="en-NZ" w:eastAsia="en-US"/>
          </w:rPr>
          <w:t xml:space="preserve"> applied to the continuous variable hooks between floats (</w:t>
        </w:r>
        <w:r>
          <w:rPr>
            <w:i/>
            <w:lang w:val="en-NZ" w:eastAsia="en-US"/>
          </w:rPr>
          <w:t>hbf</w:t>
        </w:r>
        <w:r>
          <w:rPr>
            <w:lang w:val="en-NZ" w:eastAsia="en-US"/>
          </w:rPr>
          <w:t xml:space="preserve">). </w:t>
        </w:r>
      </w:ins>
    </w:p>
    <w:p w14:paraId="7EDF76AC" w14:textId="5F7C0AD9" w:rsidR="00341340" w:rsidRDefault="00341340" w:rsidP="00341340">
      <w:pPr>
        <w:spacing w:after="200" w:line="276" w:lineRule="auto"/>
        <w:rPr>
          <w:lang w:val="en-NZ" w:eastAsia="en-US"/>
        </w:rPr>
      </w:pPr>
      <w:r w:rsidRPr="00C01EBE">
        <w:rPr>
          <w:lang w:val="en-NZ" w:eastAsia="en-US"/>
        </w:rPr>
        <w:t xml:space="preserve">Data in </w:t>
      </w:r>
      <w:ins w:id="244" w:author="simpler" w:date="2016-12-13T14:45:00Z">
        <w:r>
          <w:rPr>
            <w:lang w:val="en-NZ" w:eastAsia="en-US"/>
          </w:rPr>
          <w:t xml:space="preserve">all models except </w:t>
        </w:r>
      </w:ins>
      <w:r>
        <w:rPr>
          <w:lang w:val="en-NZ" w:eastAsia="en-US"/>
        </w:rPr>
        <w:t xml:space="preserve">the binomial </w:t>
      </w:r>
      <w:ins w:id="245" w:author="simpler" w:date="2016-12-13T14:45:00Z">
        <w:r>
          <w:rPr>
            <w:lang w:val="en-NZ" w:eastAsia="en-US"/>
          </w:rPr>
          <w:t>model</w:t>
        </w:r>
      </w:ins>
      <w:r>
        <w:rPr>
          <w:lang w:val="en-NZ" w:eastAsia="en-US"/>
        </w:rPr>
        <w:t xml:space="preserve"> </w:t>
      </w:r>
      <w:r w:rsidRPr="00C01EBE">
        <w:rPr>
          <w:lang w:val="en-NZ" w:eastAsia="en-US"/>
        </w:rPr>
        <w:t xml:space="preserve">were ‘area-weighted’, with the weights of the sets adjusted so that the total weight per year-quarter in each 5° square would sum to 1. This method was based on the approach identified using simulation by </w:t>
      </w:r>
      <w:r w:rsidR="00852448" w:rsidRPr="00C01EBE">
        <w:rPr>
          <w:lang w:val="en-NZ" w:eastAsia="en-US"/>
        </w:rPr>
        <w:fldChar w:fldCharType="begin">
          <w:fldData xml:space="preserve">PEVuZE5vdGU+PENpdGUgQXV0aG9yWWVhcj0iMSI+PEF1dGhvcj5QdW5zbHk8L0F1dGhvcj48WWVh
cj4xOTg3PC9ZZWFyPjxSZWNOdW0+NzcyNDwvUmVjTnVtPjxEaXNwbGF5VGV4dD5QdW5zbHkgKDE5
ODcpPC9EaXNwbGF5VGV4dD48cmVjb3JkPjxyZWMtbnVtYmVyPjc3MjQ8L3JlYy1udW1iZXI+PGZv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dXJscz48L3JlY29yZD48L0NpdGU+PENpdGUgQXV0aG9yWWVhcj0iMSI+PEF1dGhvcj5QdW5zbHk8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</w:fldData>
        </w:fldChar>
      </w:r>
      <w:r w:rsidR="009A6659">
        <w:rPr>
          <w:lang w:val="en-NZ" w:eastAsia="en-US"/>
        </w:rPr>
        <w:instrText xml:space="preserve"> ADDIN EN.CITE </w:instrText>
      </w:r>
      <w:r w:rsidR="009A6659">
        <w:rPr>
          <w:lang w:val="en-NZ" w:eastAsia="en-US"/>
        </w:rPr>
        <w:fldChar w:fldCharType="begin">
          <w:fldData xml:space="preserve">PEVuZE5vdGU+PENpdGUgQXV0aG9yWWVhcj0iMSI+PEF1dGhvcj5QdW5zbHk8L0F1dGhvcj48WWVh
cj4xOTg3PC9ZZWFyPjxSZWNOdW0+NzcyNDwvUmVjTnVtPjxEaXNwbGF5VGV4dD5QdW5zbHkgKDE5
ODcpPC9EaXNwbGF5VGV4dD48cmVjb3JkPjxyZWMtbnVtYmVyPjc3MjQ8L3JlYy1udW1iZXI+PGZv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dXJscz48L3JlY29yZD48L0NpdGU+PENpdGUgQXV0aG9yWWVhcj0iMSI+PEF1dGhvcj5QdW5zbHk8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852448" w:rsidRPr="00C01EBE">
        <w:rPr>
          <w:lang w:val="en-NZ" w:eastAsia="en-US"/>
        </w:rPr>
      </w:r>
      <w:r w:rsidR="00852448" w:rsidRPr="00C01EBE">
        <w:rPr>
          <w:lang w:val="en-NZ" w:eastAsia="en-US"/>
        </w:rPr>
        <w:fldChar w:fldCharType="separate"/>
      </w:r>
      <w:r w:rsidR="00852448" w:rsidRPr="00C01EBE">
        <w:rPr>
          <w:noProof/>
          <w:lang w:val="en-NZ" w:eastAsia="en-US"/>
        </w:rPr>
        <w:t>Punsly (1987)</w:t>
      </w:r>
      <w:r w:rsidR="00852448" w:rsidRPr="00C01EBE">
        <w:rPr>
          <w:lang w:val="en-NZ" w:eastAsia="en-US"/>
        </w:rPr>
        <w:fldChar w:fldCharType="end"/>
      </w:r>
      <w:r w:rsidRPr="00C01EBE">
        <w:rPr>
          <w:lang w:val="en-NZ" w:eastAsia="en-US"/>
        </w:rPr>
        <w:t xml:space="preserve"> and </w:t>
      </w:r>
      <w:r w:rsidR="00852448" w:rsidRPr="00C01EBE">
        <w:rPr>
          <w:lang w:val="en-NZ" w:eastAsia="en-US"/>
        </w:rPr>
        <w:fldChar w:fldCharType="begin">
          <w:fldData xml:space="preserve">PEVuZE5vdGU+PENpdGUgQXV0aG9yWWVhcj0iMSI+PEF1dGhvcj5DYW1wYmVsbDwvQXV0aG9yPjxZ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</w:fldData>
        </w:fldChar>
      </w:r>
      <w:r w:rsidR="009A6659">
        <w:rPr>
          <w:lang w:val="en-NZ" w:eastAsia="en-US"/>
        </w:rPr>
        <w:instrText xml:space="preserve"> ADDIN EN.CITE </w:instrText>
      </w:r>
      <w:r w:rsidR="009A6659">
        <w:rPr>
          <w:lang w:val="en-NZ" w:eastAsia="en-US"/>
        </w:rPr>
        <w:fldChar w:fldCharType="begin">
          <w:fldData xml:space="preserve">PEVuZE5vdGU+PENpdGUgQXV0aG9yWWVhcj0iMSI+PEF1dGhvcj5DYW1wYmVsbDwvQXV0aG9yPjxZ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852448" w:rsidRPr="00C01EBE">
        <w:rPr>
          <w:lang w:val="en-NZ" w:eastAsia="en-US"/>
        </w:rPr>
      </w:r>
      <w:r w:rsidR="00852448" w:rsidRPr="00C01EBE">
        <w:rPr>
          <w:lang w:val="en-NZ" w:eastAsia="en-US"/>
        </w:rPr>
        <w:fldChar w:fldCharType="separate"/>
      </w:r>
      <w:r w:rsidR="00852448" w:rsidRPr="00C01EBE">
        <w:rPr>
          <w:noProof/>
          <w:lang w:val="en-NZ" w:eastAsia="en-US"/>
        </w:rPr>
        <w:t>Campbell (2004)</w:t>
      </w:r>
      <w:r w:rsidR="00852448" w:rsidRPr="00C01EBE">
        <w:rPr>
          <w:lang w:val="en-NZ" w:eastAsia="en-US"/>
        </w:rPr>
        <w:fldChar w:fldCharType="end"/>
      </w:r>
      <w:r w:rsidRPr="00C01EBE">
        <w:rPr>
          <w:lang w:val="en-NZ" w:eastAsia="en-US"/>
        </w:rPr>
        <w:t xml:space="preserve">, that for set </w:t>
      </w:r>
      <w:r w:rsidRPr="00C01EBE">
        <w:rPr>
          <w:i/>
          <w:lang w:val="en-NZ" w:eastAsia="en-US"/>
        </w:rPr>
        <w:t>j</w:t>
      </w:r>
      <w:r w:rsidRPr="00C01EBE">
        <w:rPr>
          <w:lang w:val="en-NZ" w:eastAsia="en-US"/>
        </w:rPr>
        <w:t xml:space="preserve"> in area </w:t>
      </w:r>
      <w:r w:rsidRPr="00C01EBE">
        <w:rPr>
          <w:i/>
          <w:lang w:val="en-NZ" w:eastAsia="en-US"/>
        </w:rPr>
        <w:t>i</w:t>
      </w:r>
      <w:r w:rsidRPr="00C01EBE">
        <w:rPr>
          <w:lang w:val="en-NZ" w:eastAsia="en-US"/>
        </w:rPr>
        <w:t xml:space="preserve"> and year-</w:t>
      </w:r>
      <w:r>
        <w:rPr>
          <w:lang w:val="en-NZ" w:eastAsia="en-US"/>
        </w:rPr>
        <w:t>q</w:t>
      </w:r>
      <w:ins w:id="246" w:author="simpler" w:date="2016-12-13T14:45:00Z">
        <w:r>
          <w:rPr>
            <w:lang w:val="en-NZ" w:eastAsia="en-US"/>
          </w:rPr>
          <w:t>uar</w:t>
        </w:r>
      </w:ins>
      <w:r>
        <w:rPr>
          <w:lang w:val="en-NZ" w:eastAsia="en-US"/>
        </w:rPr>
        <w:t>t</w:t>
      </w:r>
      <w:ins w:id="247" w:author="simpler" w:date="2016-12-13T14:45:00Z">
        <w:r>
          <w:rPr>
            <w:lang w:val="en-NZ" w:eastAsia="en-US"/>
          </w:rPr>
          <w:t>e</w:t>
        </w:r>
      </w:ins>
      <w:r>
        <w:rPr>
          <w:lang w:val="en-NZ" w:eastAsia="en-US"/>
        </w:rPr>
        <w:t>r</w:t>
      </w:r>
      <w:r w:rsidRPr="00C01EBE">
        <w:rPr>
          <w:lang w:val="en-NZ" w:eastAsia="en-US"/>
        </w:rPr>
        <w:t xml:space="preserve"> </w:t>
      </w:r>
      <w:r w:rsidRPr="00C01EBE">
        <w:rPr>
          <w:i/>
          <w:lang w:val="en-NZ" w:eastAsia="en-US"/>
        </w:rPr>
        <w:t>t</w:t>
      </w:r>
      <w:r w:rsidRPr="00C01EBE">
        <w:rPr>
          <w:lang w:val="en-NZ" w:eastAsia="en-US"/>
        </w:rPr>
        <w:t xml:space="preserve">, the weighting function that gave the least average bias was: </w:t>
      </w:r>
      <m:oMath>
        <m:sSub>
          <m:sSubPr>
            <m:ctrlPr>
              <w:rPr>
                <w:rFonts w:ascii="Cambria Math" w:hAnsi="Cambria Math"/>
                <w:i/>
                <w:lang w:val="en-NZ" w:eastAsia="en-US"/>
              </w:rPr>
            </m:ctrlPr>
          </m:sSubPr>
          <m:e>
            <m:r>
              <w:rPr>
                <w:rFonts w:ascii="Cambria Math" w:hAnsi="Cambria Math"/>
                <w:lang w:val="en-NZ" w:eastAsia="en-US"/>
              </w:rPr>
              <m:t>w</m:t>
            </m:r>
          </m:e>
          <m:sub>
            <m:r>
              <w:rPr>
                <w:rFonts w:ascii="Cambria Math" w:hAnsi="Cambria Math"/>
                <w:lang w:val="en-NZ" w:eastAsia="en-US"/>
              </w:rPr>
              <m:t>ijt</m:t>
            </m:r>
          </m:sub>
        </m:sSub>
        <m:r>
          <w:rPr>
            <w:rFonts w:ascii="Cambria Math" w:hAnsi="Cambria Math"/>
            <w:lang w:val="en-NZ" w:eastAsia="en-US"/>
          </w:rPr>
          <m:t>=</m:t>
        </m:r>
        <m:f>
          <m:fPr>
            <m:ctrlPr>
              <w:rPr>
                <w:rFonts w:ascii="Cambria Math" w:hAnsi="Cambria Math"/>
                <w:i/>
                <w:lang w:val="en-NZ" w:eastAsia="en-US"/>
              </w:rPr>
            </m:ctrlPr>
          </m:fPr>
          <m:num>
            <m:r>
              <w:rPr>
                <w:rFonts w:ascii="Cambria Math" w:hAnsi="Cambria Math"/>
                <w:lang w:val="en-NZ" w:eastAsia="en-US"/>
              </w:rPr>
              <m:t>log</m:t>
            </m:r>
            <m:d>
              <m:dPr>
                <m:ctrlPr>
                  <w:rPr>
                    <w:rFonts w:ascii="Cambria Math" w:hAnsi="Cambria Math"/>
                    <w:i/>
                    <w:lang w:val="en-NZ" w:eastAsia="en-US"/>
                  </w:rPr>
                </m:ctrlPr>
              </m:dPr>
              <m:e>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r>
                  <w:rPr>
                    <w:rFonts w:ascii="Cambria Math" w:hAnsi="Cambria Math"/>
                    <w:lang w:val="en-NZ" w:eastAsia="en-US"/>
                  </w:rPr>
                  <m:t>+1</m:t>
                </m:r>
              </m:e>
            </m:d>
          </m:num>
          <m:den>
            <m:nary>
              <m:naryPr>
                <m:chr m:val="∑"/>
                <m:limLoc m:val="undOvr"/>
                <m:ctrlPr>
                  <w:rPr>
                    <w:rFonts w:ascii="Cambria Math" w:hAnsi="Cambria Math"/>
                    <w:i/>
                    <w:lang w:val="en-NZ" w:eastAsia="en-US"/>
                  </w:rPr>
                </m:ctrlPr>
              </m:naryPr>
              <m:sub>
                <m:r>
                  <w:rPr>
                    <w:rFonts w:ascii="Cambria Math" w:hAnsi="Cambria Math"/>
                    <w:lang w:val="en-NZ" w:eastAsia="en-US"/>
                  </w:rPr>
                  <m:t>j=1</m:t>
                </m:r>
              </m:sub>
              <m:sup>
                <m:r>
                  <w:rPr>
                    <w:rFonts w:ascii="Cambria Math" w:hAnsi="Cambria Math"/>
                    <w:lang w:val="en-NZ" w:eastAsia="en-US"/>
                  </w:rPr>
                  <m:t>n</m:t>
                </m:r>
              </m:sup>
              <m:e>
                <m:func>
                  <m:funcPr>
                    <m:ctrlPr>
                      <w:rPr>
                        <w:rFonts w:ascii="Cambria Math" w:hAnsi="Cambria Math"/>
                        <w:lang w:val="en-NZ" w:eastAsia="en-US"/>
                      </w:rPr>
                    </m:ctrlPr>
                  </m:funcPr>
                  <m:fName>
                    <m:r>
                      <m:rPr>
                        <m:sty m:val="p"/>
                      </m:rPr>
                      <w:rPr>
                        <w:rFonts w:ascii="Cambria Math" w:hAnsi="Cambria Math"/>
                        <w:lang w:val="en-NZ" w:eastAsia="en-US"/>
                      </w:rPr>
                      <m:t>log</m:t>
                    </m:r>
                  </m:fName>
                  <m:e>
                    <m:d>
                      <m:dPr>
                        <m:ctrlPr>
                          <w:rPr>
                            <w:rFonts w:ascii="Cambria Math" w:hAnsi="Cambria Math"/>
                            <w:i/>
                            <w:lang w:val="en-NZ" w:eastAsia="en-US"/>
                          </w:rPr>
                        </m:ctrlPr>
                      </m:dPr>
                      <m:e>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r>
                          <w:rPr>
                            <w:rFonts w:ascii="Cambria Math" w:hAnsi="Cambria Math"/>
                            <w:lang w:val="en-NZ" w:eastAsia="en-US"/>
                          </w:rPr>
                          <m:t>+1</m:t>
                        </m:r>
                      </m:e>
                    </m:d>
                    <m:ctrlPr>
                      <w:rPr>
                        <w:rFonts w:ascii="Cambria Math" w:hAnsi="Cambria Math"/>
                        <w:i/>
                        <w:lang w:val="en-NZ" w:eastAsia="en-US"/>
                      </w:rPr>
                    </m:ctrlPr>
                  </m:e>
                </m:func>
              </m:e>
            </m:nary>
          </m:den>
        </m:f>
      </m:oMath>
      <w:r w:rsidRPr="00C01EBE">
        <w:rPr>
          <w:lang w:val="en-NZ" w:eastAsia="en-US"/>
        </w:rPr>
        <w:t xml:space="preserve">. Given the relatively low variation in number of hooks between sets in a stratum, we simplified this to </w:t>
      </w:r>
      <m:oMath>
        <m:sSub>
          <m:sSubPr>
            <m:ctrlPr>
              <w:rPr>
                <w:rFonts w:ascii="Cambria Math" w:hAnsi="Cambria Math"/>
                <w:i/>
                <w:lang w:val="en-NZ" w:eastAsia="en-US"/>
              </w:rPr>
            </m:ctrlPr>
          </m:sSubPr>
          <m:e>
            <m:r>
              <w:rPr>
                <w:rFonts w:ascii="Cambria Math" w:hAnsi="Cambria Math"/>
                <w:lang w:val="en-NZ" w:eastAsia="en-US"/>
              </w:rPr>
              <m:t>w</m:t>
            </m:r>
          </m:e>
          <m:sub>
            <m:r>
              <w:rPr>
                <w:rFonts w:ascii="Cambria Math" w:hAnsi="Cambria Math"/>
                <w:lang w:val="en-NZ" w:eastAsia="en-US"/>
              </w:rPr>
              <m:t>ijt</m:t>
            </m:r>
          </m:sub>
        </m:sSub>
        <m:r>
          <w:rPr>
            <w:rFonts w:ascii="Cambria Math" w:hAnsi="Cambria Math"/>
            <w:lang w:val="en-NZ" w:eastAsia="en-US"/>
          </w:rPr>
          <m:t>=</m:t>
        </m:r>
        <m:f>
          <m:fPr>
            <m:ctrlPr>
              <w:rPr>
                <w:rFonts w:ascii="Cambria Math" w:hAnsi="Cambria Math"/>
                <w:i/>
                <w:lang w:val="en-NZ" w:eastAsia="en-US"/>
              </w:rPr>
            </m:ctrlPr>
          </m:fPr>
          <m:num>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num>
          <m:den>
            <m:nary>
              <m:naryPr>
                <m:chr m:val="∑"/>
                <m:limLoc m:val="undOvr"/>
                <m:ctrlPr>
                  <w:rPr>
                    <w:rFonts w:ascii="Cambria Math" w:hAnsi="Cambria Math"/>
                    <w:i/>
                    <w:lang w:val="en-NZ" w:eastAsia="en-US"/>
                  </w:rPr>
                </m:ctrlPr>
              </m:naryPr>
              <m:sub>
                <m:r>
                  <w:rPr>
                    <w:rFonts w:ascii="Cambria Math" w:hAnsi="Cambria Math"/>
                    <w:lang w:val="en-NZ" w:eastAsia="en-US"/>
                  </w:rPr>
                  <m:t>j=1</m:t>
                </m:r>
              </m:sub>
              <m:sup>
                <m:r>
                  <w:rPr>
                    <w:rFonts w:ascii="Cambria Math" w:hAnsi="Cambria Math"/>
                    <w:lang w:val="en-NZ" w:eastAsia="en-US"/>
                  </w:rPr>
                  <m:t>n</m:t>
                </m:r>
              </m:sup>
              <m:e>
                <m:sSub>
                  <m:sSubPr>
                    <m:ctrlPr>
                      <w:rPr>
                        <w:rFonts w:ascii="Cambria Math" w:hAnsi="Cambria Math"/>
                        <w:i/>
                        <w:lang w:val="en-NZ" w:eastAsia="en-US"/>
                      </w:rPr>
                    </m:ctrlPr>
                  </m:sSubPr>
                  <m:e>
                    <m:r>
                      <w:rPr>
                        <w:rFonts w:ascii="Cambria Math" w:hAnsi="Cambria Math"/>
                        <w:lang w:val="en-NZ" w:eastAsia="en-US"/>
                      </w:rPr>
                      <m:t>h</m:t>
                    </m:r>
                  </m:e>
                  <m:sub>
                    <m:r>
                      <w:rPr>
                        <w:rFonts w:ascii="Cambria Math" w:hAnsi="Cambria Math"/>
                        <w:lang w:val="en-NZ" w:eastAsia="en-US"/>
                      </w:rPr>
                      <m:t>ijt</m:t>
                    </m:r>
                  </m:sub>
                </m:sSub>
              </m:e>
            </m:nary>
          </m:den>
        </m:f>
      </m:oMath>
      <w:r w:rsidRPr="00C01EBE">
        <w:rPr>
          <w:lang w:val="en-NZ" w:eastAsia="en-US"/>
        </w:rPr>
        <w:t xml:space="preserve">. </w:t>
      </w:r>
    </w:p>
    <w:p w14:paraId="5DD8A549" w14:textId="77777777" w:rsidR="00341340" w:rsidRDefault="00341340" w:rsidP="00341340">
      <w:pPr>
        <w:spacing w:after="200" w:line="276" w:lineRule="auto"/>
        <w:rPr>
          <w:ins w:id="248" w:author="simpler" w:date="2016-12-13T14:45:00Z"/>
          <w:lang w:val="en-NZ" w:eastAsia="en-US"/>
        </w:rPr>
      </w:pPr>
      <w:ins w:id="249" w:author="simpler" w:date="2016-12-13T14:45:00Z">
        <w:r>
          <w:rPr>
            <w:lang w:val="en-NZ" w:eastAsia="en-US"/>
          </w:rPr>
          <w:t>F</w:t>
        </w:r>
        <w:r w:rsidRPr="00C01EBE">
          <w:rPr>
            <w:lang w:val="en-NZ" w:eastAsia="en-US"/>
          </w:rPr>
          <w:t xml:space="preserve">or the </w:t>
        </w:r>
        <w:r>
          <w:rPr>
            <w:lang w:val="en-NZ" w:eastAsia="en-US"/>
          </w:rPr>
          <w:t xml:space="preserve">lognormal constant and </w:t>
        </w:r>
        <w:r w:rsidRPr="00C01EBE">
          <w:rPr>
            <w:lang w:val="en-NZ" w:eastAsia="en-US"/>
          </w:rPr>
          <w:t xml:space="preserve">positive lognormal GLMs, model fits were examined by plotting the residual densities and using Q-Q plots. </w:t>
        </w:r>
      </w:ins>
    </w:p>
    <w:p w14:paraId="5B49C4A6" w14:textId="77777777" w:rsidR="00341340" w:rsidRDefault="00341340" w:rsidP="00341340">
      <w:pPr>
        <w:pStyle w:val="Heading3"/>
        <w:rPr>
          <w:ins w:id="250" w:author="simpler" w:date="2016-12-13T14:45:00Z"/>
          <w:lang w:val="en-NZ" w:eastAsia="en-US"/>
        </w:rPr>
      </w:pPr>
      <w:bookmarkStart w:id="251" w:name="_Toc461993077"/>
      <w:bookmarkStart w:id="252" w:name="_Toc465021843"/>
      <w:bookmarkStart w:id="253" w:name="_Toc469405546"/>
      <w:ins w:id="254" w:author="simpler" w:date="2016-12-13T14:45:00Z">
        <w:r>
          <w:rPr>
            <w:lang w:val="en-NZ" w:eastAsia="en-US"/>
          </w:rPr>
          <w:lastRenderedPageBreak/>
          <w:t>Models and datasets</w:t>
        </w:r>
        <w:bookmarkEnd w:id="251"/>
        <w:bookmarkEnd w:id="252"/>
        <w:bookmarkEnd w:id="253"/>
      </w:ins>
    </w:p>
    <w:p w14:paraId="3809FA0F" w14:textId="77777777" w:rsidR="00341340" w:rsidRDefault="00341340" w:rsidP="00341340">
      <w:pPr>
        <w:rPr>
          <w:ins w:id="255" w:author="simpler" w:date="2016-12-13T14:45:00Z"/>
          <w:lang w:val="en-NZ" w:eastAsia="en-US"/>
        </w:rPr>
      </w:pPr>
      <w:ins w:id="256" w:author="simpler" w:date="2016-12-13T14:45:00Z">
        <w:r>
          <w:rPr>
            <w:lang w:val="en-NZ" w:eastAsia="en-US"/>
          </w:rPr>
          <w:t xml:space="preserve">In order to explore alternative approaches to the analysis, the four approaches below were applied for each of the tropical tuna species. Albacore was modelled with the second approach only. </w:t>
        </w:r>
      </w:ins>
    </w:p>
    <w:p w14:paraId="71CADE8C" w14:textId="77777777" w:rsidR="00341340" w:rsidRDefault="00341340" w:rsidP="00341340">
      <w:pPr>
        <w:pStyle w:val="ListParagraph"/>
        <w:numPr>
          <w:ilvl w:val="0"/>
          <w:numId w:val="57"/>
        </w:numPr>
        <w:spacing w:after="160" w:line="259" w:lineRule="auto"/>
        <w:jc w:val="both"/>
        <w:rPr>
          <w:ins w:id="257" w:author="simpler" w:date="2016-12-13T14:45:00Z"/>
          <w:lang w:val="en-NZ" w:eastAsia="en-US"/>
        </w:rPr>
      </w:pPr>
      <w:ins w:id="258" w:author="simpler" w:date="2016-12-13T14:45:00Z">
        <w:r>
          <w:rPr>
            <w:lang w:val="en-NZ" w:eastAsia="en-US"/>
          </w:rPr>
          <w:t xml:space="preserve">Data omitted low-target clusters. Model included HBF but not cluster. </w:t>
        </w:r>
      </w:ins>
    </w:p>
    <w:p w14:paraId="0EC89D8B" w14:textId="77777777" w:rsidR="00341340" w:rsidRPr="00D91ABE" w:rsidRDefault="00341340" w:rsidP="00341340">
      <w:pPr>
        <w:pStyle w:val="ListParagraph"/>
        <w:numPr>
          <w:ilvl w:val="0"/>
          <w:numId w:val="57"/>
        </w:numPr>
        <w:spacing w:after="160" w:line="259" w:lineRule="auto"/>
        <w:jc w:val="both"/>
        <w:rPr>
          <w:ins w:id="259" w:author="simpler" w:date="2016-12-13T14:45:00Z"/>
          <w:lang w:val="en-NZ" w:eastAsia="en-US"/>
        </w:rPr>
      </w:pPr>
      <w:ins w:id="260" w:author="simpler" w:date="2016-12-13T14:45:00Z">
        <w:r>
          <w:rPr>
            <w:lang w:val="en-NZ" w:eastAsia="en-US"/>
          </w:rPr>
          <w:t>Data omitted low-target clusters. Model included cluster but not HBF.</w:t>
        </w:r>
      </w:ins>
    </w:p>
    <w:p w14:paraId="41509A90" w14:textId="77777777" w:rsidR="00341340" w:rsidRDefault="00341340" w:rsidP="00341340">
      <w:pPr>
        <w:pStyle w:val="ListParagraph"/>
        <w:numPr>
          <w:ilvl w:val="0"/>
          <w:numId w:val="57"/>
        </w:numPr>
        <w:spacing w:after="160" w:line="259" w:lineRule="auto"/>
        <w:jc w:val="both"/>
        <w:rPr>
          <w:ins w:id="261" w:author="simpler" w:date="2016-12-13T14:45:00Z"/>
          <w:lang w:val="en-NZ" w:eastAsia="en-US"/>
        </w:rPr>
      </w:pPr>
      <w:ins w:id="262" w:author="simpler" w:date="2016-12-13T14:45:00Z">
        <w:r>
          <w:rPr>
            <w:lang w:val="en-NZ" w:eastAsia="en-US"/>
          </w:rPr>
          <w:t>Data omitted low-target clusters. Model included neither HBF nor cluster.</w:t>
        </w:r>
      </w:ins>
    </w:p>
    <w:p w14:paraId="4C466193" w14:textId="77777777" w:rsidR="00341340" w:rsidRDefault="00341340" w:rsidP="00341340">
      <w:pPr>
        <w:pStyle w:val="ListParagraph"/>
        <w:numPr>
          <w:ilvl w:val="0"/>
          <w:numId w:val="57"/>
        </w:numPr>
        <w:spacing w:after="160" w:line="259" w:lineRule="auto"/>
        <w:jc w:val="both"/>
        <w:rPr>
          <w:ins w:id="263" w:author="simpler" w:date="2016-12-13T14:45:00Z"/>
          <w:lang w:val="en-NZ" w:eastAsia="en-US"/>
        </w:rPr>
      </w:pPr>
      <w:ins w:id="264" w:author="simpler" w:date="2016-12-13T14:45:00Z">
        <w:r w:rsidRPr="00D91ABE">
          <w:rPr>
            <w:lang w:val="en-NZ" w:eastAsia="en-US"/>
          </w:rPr>
          <w:t>All data included</w:t>
        </w:r>
        <w:r>
          <w:rPr>
            <w:lang w:val="en-NZ" w:eastAsia="en-US"/>
          </w:rPr>
          <w:t xml:space="preserve">. Model included HBF but not cluster. </w:t>
        </w:r>
      </w:ins>
    </w:p>
    <w:p w14:paraId="431A2762" w14:textId="77777777" w:rsidR="00341340" w:rsidRDefault="00341340" w:rsidP="00341340">
      <w:pPr>
        <w:pStyle w:val="Heading3"/>
        <w:rPr>
          <w:ins w:id="265" w:author="simpler" w:date="2016-12-13T14:45:00Z"/>
          <w:lang w:val="en-NZ" w:eastAsia="en-US"/>
        </w:rPr>
      </w:pPr>
      <w:bookmarkStart w:id="266" w:name="_Toc461993078"/>
      <w:bookmarkStart w:id="267" w:name="_Toc465021844"/>
      <w:bookmarkStart w:id="268" w:name="_Toc469405547"/>
      <w:ins w:id="269" w:author="simpler" w:date="2016-12-13T14:45:00Z">
        <w:r>
          <w:rPr>
            <w:lang w:val="en-NZ" w:eastAsia="en-US"/>
          </w:rPr>
          <w:t>Data periods</w:t>
        </w:r>
        <w:bookmarkEnd w:id="266"/>
        <w:bookmarkEnd w:id="267"/>
        <w:bookmarkEnd w:id="268"/>
      </w:ins>
    </w:p>
    <w:p w14:paraId="5D65B26B" w14:textId="03174C15" w:rsidR="00341340" w:rsidRDefault="00341340" w:rsidP="00341340">
      <w:pPr>
        <w:rPr>
          <w:ins w:id="270" w:author="simpler" w:date="2016-12-13T14:45:00Z"/>
          <w:lang w:val="en-NZ" w:eastAsia="en-US"/>
        </w:rPr>
      </w:pPr>
      <w:r>
        <w:rPr>
          <w:lang w:val="en-NZ" w:eastAsia="en-US"/>
        </w:rPr>
        <w:t>Vessel identity information</w:t>
      </w:r>
      <w:ins w:id="271" w:author="JPapp" w:date="2016-12-13T14:45:00Z">
        <w:r w:rsidR="001546EE">
          <w:rPr>
            <w:lang w:val="en-NZ" w:eastAsia="en-US"/>
          </w:rPr>
          <w:t xml:space="preserve"> </w:t>
        </w:r>
      </w:ins>
      <w:ins w:id="272" w:author="simpler" w:date="2016-12-13T14:45:00Z">
        <w:r>
          <w:rPr>
            <w:lang w:val="en-NZ" w:eastAsia="en-US"/>
          </w:rPr>
          <w:t>was only available from 1979, so could not be applied uniformly across all years. The discontinuity in 1979 could be addressed in several different ways. We therefore analysed the data in several ways so as to provide the assessment scientists with appropriate data. For each of the approaches above, four analyses were carried out (</w:t>
        </w:r>
        <w:r>
          <w:rPr>
            <w:lang w:val="en-NZ" w:eastAsia="en-US"/>
          </w:rPr>
          <w:fldChar w:fldCharType="begin"/>
        </w:r>
        <w:r>
          <w:rPr>
            <w:lang w:val="en-NZ" w:eastAsia="en-US"/>
          </w:rPr>
          <w:instrText xml:space="preserve"> REF _Ref464034214 \h </w:instrText>
        </w:r>
      </w:ins>
      <w:r>
        <w:rPr>
          <w:lang w:val="en-NZ" w:eastAsia="en-US"/>
        </w:rPr>
      </w:r>
      <w:ins w:id="273" w:author="simpler" w:date="2016-12-13T14:45:00Z">
        <w:r>
          <w:rPr>
            <w:lang w:val="en-NZ" w:eastAsia="en-US"/>
          </w:rPr>
          <w:fldChar w:fldCharType="separate"/>
        </w:r>
        <w:r w:rsidR="00A5526B">
          <w:t xml:space="preserve">Table </w:t>
        </w:r>
      </w:ins>
      <w:r w:rsidR="00A5526B">
        <w:rPr>
          <w:noProof/>
        </w:rPr>
        <w:t>1</w:t>
      </w:r>
      <w:ins w:id="274" w:author="simpler" w:date="2016-12-13T14:45:00Z">
        <w:r>
          <w:rPr>
            <w:lang w:val="en-NZ" w:eastAsia="en-US"/>
          </w:rPr>
          <w:fldChar w:fldCharType="end"/>
        </w:r>
        <w:r>
          <w:rPr>
            <w:lang w:val="en-NZ" w:eastAsia="en-US"/>
          </w:rPr>
          <w:t xml:space="preserve">). </w:t>
        </w:r>
      </w:ins>
    </w:p>
    <w:p w14:paraId="217A8837" w14:textId="03C91A6C" w:rsidR="00341340" w:rsidRDefault="00341340" w:rsidP="00341340">
      <w:pPr>
        <w:pStyle w:val="Caption"/>
        <w:keepNext/>
        <w:rPr>
          <w:ins w:id="275" w:author="simpler" w:date="2016-12-13T14:45:00Z"/>
        </w:rPr>
      </w:pPr>
      <w:bookmarkStart w:id="276" w:name="_Ref464034214"/>
      <w:bookmarkStart w:id="277" w:name="_Toc465021855"/>
      <w:bookmarkStart w:id="278" w:name="_Toc469405557"/>
      <w:ins w:id="279" w:author="simpler" w:date="2016-12-13T14:45:00Z">
        <w:r>
          <w:t xml:space="preserve">Table </w:t>
        </w:r>
        <w:r w:rsidR="009A6659">
          <w:fldChar w:fldCharType="begin"/>
        </w:r>
        <w:r w:rsidR="009A6659">
          <w:instrText xml:space="preserve"> SEQ Table \* ARABIC </w:instrText>
        </w:r>
        <w:r w:rsidR="009A6659">
          <w:fldChar w:fldCharType="separate"/>
        </w:r>
      </w:ins>
      <w:r w:rsidR="00A5526B">
        <w:rPr>
          <w:noProof/>
        </w:rPr>
        <w:t>1</w:t>
      </w:r>
      <w:ins w:id="280" w:author="simpler" w:date="2016-12-13T14:45:00Z">
        <w:r w:rsidR="009A6659">
          <w:rPr>
            <w:noProof/>
          </w:rPr>
          <w:fldChar w:fldCharType="end"/>
        </w:r>
        <w:bookmarkEnd w:id="276"/>
        <w:r>
          <w:t>: Analysis approaches for addressing the discontinuity in availability of vessel identity.</w:t>
        </w:r>
        <w:bookmarkEnd w:id="277"/>
        <w:bookmarkEnd w:id="278"/>
      </w:ins>
    </w:p>
    <w:tbl>
      <w:tblPr>
        <w:tblStyle w:val="TableGrid"/>
        <w:tblW w:w="0" w:type="auto"/>
        <w:tblLook w:val="04A0" w:firstRow="1" w:lastRow="0" w:firstColumn="1" w:lastColumn="0" w:noHBand="0" w:noVBand="1"/>
      </w:tblPr>
      <w:tblGrid>
        <w:gridCol w:w="872"/>
        <w:gridCol w:w="1089"/>
        <w:gridCol w:w="1327"/>
      </w:tblGrid>
      <w:tr w:rsidR="00341340" w14:paraId="380ECF04" w14:textId="77777777" w:rsidTr="00341340">
        <w:trPr>
          <w:ins w:id="281" w:author="simpler" w:date="2016-12-13T14:45:00Z"/>
        </w:trPr>
        <w:tc>
          <w:tcPr>
            <w:tcW w:w="0" w:type="auto"/>
          </w:tcPr>
          <w:p w14:paraId="74C87B8C" w14:textId="77777777" w:rsidR="00341340" w:rsidRDefault="00341340" w:rsidP="00341340">
            <w:pPr>
              <w:jc w:val="center"/>
              <w:rPr>
                <w:ins w:id="282" w:author="simpler" w:date="2016-12-13T14:45:00Z"/>
                <w:lang w:val="en-NZ" w:eastAsia="en-US"/>
              </w:rPr>
            </w:pPr>
            <w:ins w:id="283" w:author="simpler" w:date="2016-12-13T14:45:00Z">
              <w:r>
                <w:rPr>
                  <w:lang w:val="en-NZ" w:eastAsia="en-US"/>
                </w:rPr>
                <w:t>Analysis</w:t>
              </w:r>
            </w:ins>
          </w:p>
        </w:tc>
        <w:tc>
          <w:tcPr>
            <w:tcW w:w="0" w:type="auto"/>
          </w:tcPr>
          <w:p w14:paraId="4A389455" w14:textId="77777777" w:rsidR="00341340" w:rsidRDefault="00341340" w:rsidP="00341340">
            <w:pPr>
              <w:jc w:val="center"/>
              <w:rPr>
                <w:ins w:id="284" w:author="simpler" w:date="2016-12-13T14:45:00Z"/>
                <w:lang w:val="en-NZ" w:eastAsia="en-US"/>
              </w:rPr>
            </w:pPr>
            <w:ins w:id="285" w:author="simpler" w:date="2016-12-13T14:45:00Z">
              <w:r>
                <w:rPr>
                  <w:lang w:val="en-NZ" w:eastAsia="en-US"/>
                </w:rPr>
                <w:t>Years</w:t>
              </w:r>
            </w:ins>
          </w:p>
        </w:tc>
        <w:tc>
          <w:tcPr>
            <w:tcW w:w="0" w:type="auto"/>
          </w:tcPr>
          <w:p w14:paraId="779F5F10" w14:textId="77777777" w:rsidR="00341340" w:rsidRDefault="00341340" w:rsidP="00341340">
            <w:pPr>
              <w:jc w:val="center"/>
              <w:rPr>
                <w:ins w:id="286" w:author="simpler" w:date="2016-12-13T14:45:00Z"/>
                <w:lang w:val="en-NZ" w:eastAsia="en-US"/>
              </w:rPr>
            </w:pPr>
            <w:ins w:id="287" w:author="simpler" w:date="2016-12-13T14:45:00Z">
              <w:r>
                <w:rPr>
                  <w:lang w:val="en-NZ" w:eastAsia="en-US"/>
                </w:rPr>
                <w:t>Vessel effects</w:t>
              </w:r>
            </w:ins>
          </w:p>
        </w:tc>
      </w:tr>
      <w:tr w:rsidR="00341340" w14:paraId="6ABD39EB" w14:textId="77777777" w:rsidTr="00341340">
        <w:trPr>
          <w:ins w:id="288" w:author="simpler" w:date="2016-12-13T14:45:00Z"/>
        </w:trPr>
        <w:tc>
          <w:tcPr>
            <w:tcW w:w="0" w:type="auto"/>
          </w:tcPr>
          <w:p w14:paraId="2B289D01" w14:textId="77777777" w:rsidR="00341340" w:rsidRDefault="00341340" w:rsidP="00341340">
            <w:pPr>
              <w:jc w:val="center"/>
              <w:rPr>
                <w:ins w:id="289" w:author="simpler" w:date="2016-12-13T14:45:00Z"/>
                <w:lang w:val="en-NZ" w:eastAsia="en-US"/>
              </w:rPr>
            </w:pPr>
            <w:ins w:id="290" w:author="simpler" w:date="2016-12-13T14:45:00Z">
              <w:r>
                <w:rPr>
                  <w:lang w:val="en-NZ" w:eastAsia="en-US"/>
                </w:rPr>
                <w:t>1</w:t>
              </w:r>
            </w:ins>
          </w:p>
        </w:tc>
        <w:tc>
          <w:tcPr>
            <w:tcW w:w="0" w:type="auto"/>
          </w:tcPr>
          <w:p w14:paraId="501BECF4" w14:textId="77777777" w:rsidR="00341340" w:rsidRDefault="00341340" w:rsidP="00341340">
            <w:pPr>
              <w:jc w:val="center"/>
              <w:rPr>
                <w:ins w:id="291" w:author="simpler" w:date="2016-12-13T14:45:00Z"/>
                <w:lang w:val="en-NZ" w:eastAsia="en-US"/>
              </w:rPr>
            </w:pPr>
            <w:ins w:id="292" w:author="simpler" w:date="2016-12-13T14:45:00Z">
              <w:r>
                <w:rPr>
                  <w:lang w:val="en-NZ" w:eastAsia="en-US"/>
                </w:rPr>
                <w:t>1952-1979</w:t>
              </w:r>
            </w:ins>
          </w:p>
        </w:tc>
        <w:tc>
          <w:tcPr>
            <w:tcW w:w="0" w:type="auto"/>
          </w:tcPr>
          <w:p w14:paraId="5A5E3251" w14:textId="77777777" w:rsidR="00341340" w:rsidRDefault="00341340" w:rsidP="00341340">
            <w:pPr>
              <w:jc w:val="center"/>
              <w:rPr>
                <w:ins w:id="293" w:author="simpler" w:date="2016-12-13T14:45:00Z"/>
                <w:lang w:val="en-NZ" w:eastAsia="en-US"/>
              </w:rPr>
            </w:pPr>
            <w:ins w:id="294" w:author="simpler" w:date="2016-12-13T14:45:00Z">
              <w:r>
                <w:rPr>
                  <w:lang w:val="en-NZ" w:eastAsia="en-US"/>
                </w:rPr>
                <w:t>No</w:t>
              </w:r>
            </w:ins>
          </w:p>
        </w:tc>
      </w:tr>
      <w:tr w:rsidR="00341340" w14:paraId="3C84F3D6" w14:textId="77777777" w:rsidTr="00341340">
        <w:trPr>
          <w:ins w:id="295" w:author="simpler" w:date="2016-12-13T14:45:00Z"/>
        </w:trPr>
        <w:tc>
          <w:tcPr>
            <w:tcW w:w="0" w:type="auto"/>
          </w:tcPr>
          <w:p w14:paraId="7863ED2B" w14:textId="77777777" w:rsidR="00341340" w:rsidRDefault="00341340" w:rsidP="00341340">
            <w:pPr>
              <w:jc w:val="center"/>
              <w:rPr>
                <w:ins w:id="296" w:author="simpler" w:date="2016-12-13T14:45:00Z"/>
                <w:lang w:val="en-NZ" w:eastAsia="en-US"/>
              </w:rPr>
            </w:pPr>
            <w:ins w:id="297" w:author="simpler" w:date="2016-12-13T14:45:00Z">
              <w:r>
                <w:rPr>
                  <w:lang w:val="en-NZ" w:eastAsia="en-US"/>
                </w:rPr>
                <w:t>2</w:t>
              </w:r>
            </w:ins>
          </w:p>
        </w:tc>
        <w:tc>
          <w:tcPr>
            <w:tcW w:w="0" w:type="auto"/>
          </w:tcPr>
          <w:p w14:paraId="2C8E940B" w14:textId="77777777" w:rsidR="00341340" w:rsidRDefault="00341340" w:rsidP="00341340">
            <w:pPr>
              <w:jc w:val="center"/>
              <w:rPr>
                <w:ins w:id="298" w:author="simpler" w:date="2016-12-13T14:45:00Z"/>
                <w:lang w:val="en-NZ" w:eastAsia="en-US"/>
              </w:rPr>
            </w:pPr>
            <w:ins w:id="299" w:author="simpler" w:date="2016-12-13T14:45:00Z">
              <w:r>
                <w:rPr>
                  <w:lang w:val="en-NZ" w:eastAsia="en-US"/>
                </w:rPr>
                <w:t>1979-2015</w:t>
              </w:r>
            </w:ins>
          </w:p>
        </w:tc>
        <w:tc>
          <w:tcPr>
            <w:tcW w:w="0" w:type="auto"/>
          </w:tcPr>
          <w:p w14:paraId="74D22290" w14:textId="77777777" w:rsidR="00341340" w:rsidRDefault="00341340" w:rsidP="00341340">
            <w:pPr>
              <w:jc w:val="center"/>
              <w:rPr>
                <w:ins w:id="300" w:author="simpler" w:date="2016-12-13T14:45:00Z"/>
                <w:lang w:val="en-NZ" w:eastAsia="en-US"/>
              </w:rPr>
            </w:pPr>
            <w:ins w:id="301" w:author="simpler" w:date="2016-12-13T14:45:00Z">
              <w:r>
                <w:rPr>
                  <w:lang w:val="en-NZ" w:eastAsia="en-US"/>
                </w:rPr>
                <w:t>Yes</w:t>
              </w:r>
            </w:ins>
          </w:p>
        </w:tc>
      </w:tr>
      <w:tr w:rsidR="00341340" w14:paraId="54868011" w14:textId="77777777" w:rsidTr="00341340">
        <w:trPr>
          <w:ins w:id="302" w:author="simpler" w:date="2016-12-13T14:45:00Z"/>
        </w:trPr>
        <w:tc>
          <w:tcPr>
            <w:tcW w:w="0" w:type="auto"/>
          </w:tcPr>
          <w:p w14:paraId="538B2698" w14:textId="77777777" w:rsidR="00341340" w:rsidRDefault="00341340" w:rsidP="00341340">
            <w:pPr>
              <w:jc w:val="center"/>
              <w:rPr>
                <w:ins w:id="303" w:author="simpler" w:date="2016-12-13T14:45:00Z"/>
                <w:lang w:val="en-NZ" w:eastAsia="en-US"/>
              </w:rPr>
            </w:pPr>
            <w:ins w:id="304" w:author="simpler" w:date="2016-12-13T14:45:00Z">
              <w:r>
                <w:rPr>
                  <w:lang w:val="en-NZ" w:eastAsia="en-US"/>
                </w:rPr>
                <w:t>3</w:t>
              </w:r>
            </w:ins>
          </w:p>
        </w:tc>
        <w:tc>
          <w:tcPr>
            <w:tcW w:w="0" w:type="auto"/>
          </w:tcPr>
          <w:p w14:paraId="1C54647F" w14:textId="77777777" w:rsidR="00341340" w:rsidRDefault="00341340" w:rsidP="00341340">
            <w:pPr>
              <w:jc w:val="center"/>
              <w:rPr>
                <w:ins w:id="305" w:author="simpler" w:date="2016-12-13T14:45:00Z"/>
                <w:lang w:val="en-NZ" w:eastAsia="en-US"/>
              </w:rPr>
            </w:pPr>
            <w:ins w:id="306" w:author="simpler" w:date="2016-12-13T14:45:00Z">
              <w:r>
                <w:rPr>
                  <w:lang w:val="en-NZ" w:eastAsia="en-US"/>
                </w:rPr>
                <w:t>1952-2015</w:t>
              </w:r>
            </w:ins>
          </w:p>
        </w:tc>
        <w:tc>
          <w:tcPr>
            <w:tcW w:w="0" w:type="auto"/>
          </w:tcPr>
          <w:p w14:paraId="6CA0165B" w14:textId="77777777" w:rsidR="00341340" w:rsidRDefault="00341340" w:rsidP="00341340">
            <w:pPr>
              <w:jc w:val="center"/>
              <w:rPr>
                <w:ins w:id="307" w:author="simpler" w:date="2016-12-13T14:45:00Z"/>
                <w:lang w:val="en-NZ" w:eastAsia="en-US"/>
              </w:rPr>
            </w:pPr>
            <w:ins w:id="308" w:author="simpler" w:date="2016-12-13T14:45:00Z">
              <w:r>
                <w:rPr>
                  <w:lang w:val="en-NZ" w:eastAsia="en-US"/>
                </w:rPr>
                <w:t>No</w:t>
              </w:r>
            </w:ins>
          </w:p>
        </w:tc>
      </w:tr>
      <w:tr w:rsidR="00341340" w14:paraId="66AB3AEE" w14:textId="77777777" w:rsidTr="00341340">
        <w:trPr>
          <w:ins w:id="309" w:author="simpler" w:date="2016-12-13T14:45:00Z"/>
        </w:trPr>
        <w:tc>
          <w:tcPr>
            <w:tcW w:w="0" w:type="auto"/>
          </w:tcPr>
          <w:p w14:paraId="46EBF24E" w14:textId="77777777" w:rsidR="00341340" w:rsidRDefault="00341340" w:rsidP="00341340">
            <w:pPr>
              <w:jc w:val="center"/>
              <w:rPr>
                <w:ins w:id="310" w:author="simpler" w:date="2016-12-13T14:45:00Z"/>
                <w:lang w:val="en-NZ" w:eastAsia="en-US"/>
              </w:rPr>
            </w:pPr>
            <w:ins w:id="311" w:author="simpler" w:date="2016-12-13T14:45:00Z">
              <w:r>
                <w:rPr>
                  <w:lang w:val="en-NZ" w:eastAsia="en-US"/>
                </w:rPr>
                <w:t>4</w:t>
              </w:r>
            </w:ins>
          </w:p>
        </w:tc>
        <w:tc>
          <w:tcPr>
            <w:tcW w:w="0" w:type="auto"/>
          </w:tcPr>
          <w:p w14:paraId="64BB63EA" w14:textId="77777777" w:rsidR="00341340" w:rsidRDefault="00341340" w:rsidP="00341340">
            <w:pPr>
              <w:jc w:val="center"/>
              <w:rPr>
                <w:ins w:id="312" w:author="simpler" w:date="2016-12-13T14:45:00Z"/>
                <w:lang w:val="en-NZ" w:eastAsia="en-US"/>
              </w:rPr>
            </w:pPr>
            <w:ins w:id="313" w:author="simpler" w:date="2016-12-13T14:45:00Z">
              <w:r>
                <w:rPr>
                  <w:lang w:val="en-NZ" w:eastAsia="en-US"/>
                </w:rPr>
                <w:t>1952-2015</w:t>
              </w:r>
            </w:ins>
          </w:p>
        </w:tc>
        <w:tc>
          <w:tcPr>
            <w:tcW w:w="0" w:type="auto"/>
          </w:tcPr>
          <w:p w14:paraId="03F4F016" w14:textId="77777777" w:rsidR="00341340" w:rsidRDefault="00341340" w:rsidP="00341340">
            <w:pPr>
              <w:jc w:val="center"/>
              <w:rPr>
                <w:ins w:id="314" w:author="simpler" w:date="2016-12-13T14:45:00Z"/>
                <w:lang w:val="en-NZ" w:eastAsia="en-US"/>
              </w:rPr>
            </w:pPr>
            <w:ins w:id="315" w:author="simpler" w:date="2016-12-13T14:45:00Z">
              <w:r>
                <w:rPr>
                  <w:lang w:val="en-NZ" w:eastAsia="en-US"/>
                </w:rPr>
                <w:t>Yes</w:t>
              </w:r>
            </w:ins>
          </w:p>
        </w:tc>
      </w:tr>
    </w:tbl>
    <w:p w14:paraId="5200AC7A" w14:textId="77777777" w:rsidR="00341340" w:rsidRDefault="00341340" w:rsidP="00341340">
      <w:pPr>
        <w:rPr>
          <w:ins w:id="316" w:author="simpler" w:date="2016-12-13T14:45:00Z"/>
          <w:lang w:val="en-NZ" w:eastAsia="en-US"/>
        </w:rPr>
      </w:pPr>
    </w:p>
    <w:p w14:paraId="7EE5B35C" w14:textId="69C20C65" w:rsidR="00341340" w:rsidRDefault="00341340" w:rsidP="00341340">
      <w:pPr>
        <w:rPr>
          <w:lang w:val="en-NZ" w:eastAsia="en-US"/>
        </w:rPr>
      </w:pPr>
      <w:r>
        <w:rPr>
          <w:lang w:val="en-NZ" w:eastAsia="en-US"/>
        </w:rPr>
        <w:t xml:space="preserve">It is possible to standardize the time series with vessel effects by assigning an identical dummy value to all vessels without vessel identity information. This was done for </w:t>
      </w:r>
      <w:ins w:id="317" w:author="simpler" w:date="2016-12-13T14:45:00Z">
        <w:r>
          <w:rPr>
            <w:lang w:val="en-NZ" w:eastAsia="en-US"/>
          </w:rPr>
          <w:t>analysis 3</w:t>
        </w:r>
      </w:ins>
      <w:r>
        <w:rPr>
          <w:lang w:val="en-NZ" w:eastAsia="en-US"/>
        </w:rPr>
        <w:t xml:space="preserve">). However using a dummy value introduces several problems. First, not all vessels begin to report their callsign at once in 1979, and those that do are self-selected and not randomly selected from the vessel population. Therefore it cannot be assumed that fishing power remains constant after 1979 for the dummy vessel id, so the transition in 1979 may introduce a discontinuity into the time series. The discontinuity can be limited in scope by restricting the </w:t>
      </w:r>
      <w:ins w:id="318" w:author="simpler" w:date="2016-12-13T14:45:00Z">
        <w:r>
          <w:rPr>
            <w:lang w:val="en-NZ" w:eastAsia="en-US"/>
          </w:rPr>
          <w:t xml:space="preserve">overlap between </w:t>
        </w:r>
      </w:ins>
      <w:r>
        <w:rPr>
          <w:lang w:val="en-NZ" w:eastAsia="en-US"/>
        </w:rPr>
        <w:t>dummy</w:t>
      </w:r>
      <w:ins w:id="319" w:author="simpler" w:date="2016-12-13T14:45:00Z">
        <w:r>
          <w:rPr>
            <w:lang w:val="en-NZ" w:eastAsia="en-US"/>
          </w:rPr>
          <w:t xml:space="preserve"> and real</w:t>
        </w:r>
      </w:ins>
      <w:r>
        <w:rPr>
          <w:lang w:val="en-NZ" w:eastAsia="en-US"/>
        </w:rPr>
        <w:t xml:space="preserve"> vessel IDs to one year – 1979 – and removing sets with missing vessel IDs after this time. Secondly, residuals may be more variable before 1979, without a true vessel ID in the model</w:t>
      </w:r>
      <w:ins w:id="320" w:author="simpler" w:date="2016-12-13T14:45:00Z">
        <w:r>
          <w:rPr>
            <w:lang w:val="en-NZ" w:eastAsia="en-US"/>
          </w:rPr>
          <w:t>, which can introduce bias into the standardization.</w:t>
        </w:r>
      </w:ins>
      <w:r>
        <w:rPr>
          <w:lang w:val="en-NZ" w:eastAsia="en-US"/>
        </w:rPr>
        <w:t xml:space="preserve"> </w:t>
      </w:r>
    </w:p>
    <w:p w14:paraId="4D1ED7F7" w14:textId="7BEDD7DA" w:rsidR="00341340" w:rsidRDefault="00341340" w:rsidP="00341340">
      <w:pPr>
        <w:rPr>
          <w:lang w:val="en-NZ" w:eastAsia="en-US"/>
        </w:rPr>
      </w:pPr>
      <w:r>
        <w:rPr>
          <w:lang w:val="en-NZ" w:eastAsia="en-US"/>
        </w:rPr>
        <w:t xml:space="preserve">One approach for addressing the discontinuity </w:t>
      </w:r>
      <w:ins w:id="321" w:author="simpler" w:date="2016-12-13T14:45:00Z">
        <w:r>
          <w:rPr>
            <w:lang w:val="en-NZ" w:eastAsia="en-US"/>
          </w:rPr>
          <w:t xml:space="preserve">in analysis 3) </w:t>
        </w:r>
      </w:ins>
      <w:r>
        <w:rPr>
          <w:lang w:val="en-NZ" w:eastAsia="en-US"/>
        </w:rPr>
        <w:t xml:space="preserve">is to adjust the time </w:t>
      </w:r>
      <w:ins w:id="322" w:author="simpler" w:date="2016-12-13T14:45:00Z">
        <w:r>
          <w:rPr>
            <w:lang w:val="en-NZ" w:eastAsia="en-US"/>
          </w:rPr>
          <w:t>period</w:t>
        </w:r>
      </w:ins>
      <w:r>
        <w:rPr>
          <w:lang w:val="en-NZ" w:eastAsia="en-US"/>
        </w:rPr>
        <w:t xml:space="preserve"> 1952-1978 so that the </w:t>
      </w:r>
      <w:ins w:id="323" w:author="simpler" w:date="2016-12-13T14:45:00Z">
        <w:r>
          <w:rPr>
            <w:lang w:val="en-NZ" w:eastAsia="en-US"/>
          </w:rPr>
          <w:t xml:space="preserve">relative </w:t>
        </w:r>
      </w:ins>
      <w:r>
        <w:rPr>
          <w:lang w:val="en-NZ" w:eastAsia="en-US"/>
        </w:rPr>
        <w:t>averages in 1978 and 1979 are the same</w:t>
      </w:r>
      <w:ins w:id="324" w:author="JPapp" w:date="2016-12-13T14:45:00Z">
        <w:r w:rsidR="001E18F7">
          <w:rPr>
            <w:lang w:val="en-NZ" w:eastAsia="en-US"/>
          </w:rPr>
          <w:t>.</w:t>
        </w:r>
      </w:ins>
      <w:ins w:id="325" w:author="simpler" w:date="2016-12-13T14:45:00Z">
        <w:r>
          <w:rPr>
            <w:lang w:val="en-NZ" w:eastAsia="en-US"/>
          </w:rPr>
          <w:t xml:space="preserve"> as they are in analysis 4), without vessel effects.</w:t>
        </w:r>
      </w:ins>
      <w:r>
        <w:rPr>
          <w:lang w:val="en-NZ" w:eastAsia="en-US"/>
        </w:rPr>
        <w:t xml:space="preserve"> However </w:t>
      </w:r>
      <w:ins w:id="326" w:author="simpler" w:date="2016-12-13T14:45:00Z">
        <w:r>
          <w:rPr>
            <w:lang w:val="en-NZ" w:eastAsia="en-US"/>
          </w:rPr>
          <w:t xml:space="preserve">we considered that </w:t>
        </w:r>
      </w:ins>
      <w:r>
        <w:rPr>
          <w:lang w:val="en-NZ" w:eastAsia="en-US"/>
        </w:rPr>
        <w:t xml:space="preserve">a better approach </w:t>
      </w:r>
      <w:ins w:id="327" w:author="simpler" w:date="2016-12-13T14:45:00Z">
        <w:r>
          <w:rPr>
            <w:lang w:val="en-NZ" w:eastAsia="en-US"/>
          </w:rPr>
          <w:t>may be</w:t>
        </w:r>
      </w:ins>
      <w:r>
        <w:rPr>
          <w:lang w:val="en-NZ" w:eastAsia="en-US"/>
        </w:rPr>
        <w:t xml:space="preserve"> to estimate two time series 1952-1979 without vessel effects, and a second time series 1979-201</w:t>
      </w:r>
      <w:ins w:id="328" w:author="simpler" w:date="2016-12-13T14:45:00Z">
        <w:r>
          <w:rPr>
            <w:lang w:val="en-NZ" w:eastAsia="en-US"/>
          </w:rPr>
          <w:t>5</w:t>
        </w:r>
      </w:ins>
      <w:r>
        <w:rPr>
          <w:lang w:val="en-NZ" w:eastAsia="en-US"/>
        </w:rPr>
        <w:t xml:space="preserve"> with vessel effects (omitting all sets without vessel IDs). </w:t>
      </w:r>
      <w:ins w:id="329" w:author="simpler" w:date="2016-12-13T14:45:00Z">
        <w:r>
          <w:rPr>
            <w:lang w:val="en-NZ" w:eastAsia="en-US"/>
          </w:rPr>
          <w:t xml:space="preserve">These are analyses 1) and 2) above. </w:t>
        </w:r>
      </w:ins>
      <w:r>
        <w:rPr>
          <w:lang w:val="en-NZ" w:eastAsia="en-US"/>
        </w:rPr>
        <w:t xml:space="preserve">Subsequently the analyst can use them as desired, for example concatenating them after adjusting the averages so that the estimates for 1979 are the same.  </w:t>
      </w:r>
    </w:p>
    <w:p w14:paraId="33500F33" w14:textId="77777777" w:rsidR="00341340" w:rsidRPr="00C01EBE" w:rsidRDefault="00341340" w:rsidP="00341340">
      <w:pPr>
        <w:pStyle w:val="Heading3"/>
        <w:rPr>
          <w:b/>
          <w:lang w:val="en-NZ" w:eastAsia="en-US"/>
        </w:rPr>
      </w:pPr>
      <w:bookmarkStart w:id="330" w:name="_Toc461993079"/>
      <w:bookmarkStart w:id="331" w:name="_Toc465021845"/>
      <w:bookmarkStart w:id="332" w:name="_Toc455059443"/>
      <w:bookmarkStart w:id="333" w:name="_Toc469405548"/>
      <w:r w:rsidRPr="00C01EBE">
        <w:rPr>
          <w:lang w:val="en-NZ" w:eastAsia="en-US"/>
        </w:rPr>
        <w:t>Covariate effects</w:t>
      </w:r>
      <w:bookmarkEnd w:id="330"/>
      <w:bookmarkEnd w:id="331"/>
      <w:bookmarkEnd w:id="332"/>
      <w:bookmarkEnd w:id="333"/>
    </w:p>
    <w:p w14:paraId="2163E3A8" w14:textId="77777777" w:rsidR="00341340" w:rsidRPr="00C01EBE" w:rsidRDefault="00341340" w:rsidP="00341340">
      <w:pPr>
        <w:spacing w:after="200" w:line="276" w:lineRule="auto"/>
        <w:rPr>
          <w:lang w:val="en-NZ" w:eastAsia="en-US"/>
        </w:rPr>
      </w:pPr>
      <w:r w:rsidRPr="00C01EBE">
        <w:rPr>
          <w:lang w:val="en-NZ" w:eastAsia="en-US"/>
        </w:rPr>
        <w:t xml:space="preserve">The effects of covariates were examined </w:t>
      </w:r>
      <w:r>
        <w:rPr>
          <w:lang w:val="en-NZ" w:eastAsia="en-US"/>
        </w:rPr>
        <w:t>by plotting</w:t>
      </w:r>
      <w:r w:rsidRPr="00C01EBE">
        <w:rPr>
          <w:lang w:val="en-NZ" w:eastAsia="en-US"/>
        </w:rPr>
        <w:t xml:space="preserve"> the predicted effects, with 95% confidence limits, of each parameter at observed values of the explanatory variables. Spatial effects with 95% confidence intervals were plotted by latitude. The cumulative vessel effects through time were examined by plotting each vessel’s effect at every time that vessel made a set. An average vessel effect over time was examined by calculating the mean of the vessel effects for all sets made by the fleet during each time period, and this was also plotted. </w:t>
      </w:r>
      <w:ins w:id="334" w:author="simpler" w:date="2016-12-13T14:45:00Z">
        <w:r>
          <w:rPr>
            <w:lang w:val="en-NZ" w:eastAsia="en-US"/>
          </w:rPr>
          <w:t xml:space="preserve">There was insufficient space to include all plots in the report, but these are available on request. </w:t>
        </w:r>
      </w:ins>
    </w:p>
    <w:p w14:paraId="10216C7D" w14:textId="3BD449D0" w:rsidR="00341340" w:rsidRPr="00C01EBE" w:rsidRDefault="00341340" w:rsidP="00341340">
      <w:pPr>
        <w:spacing w:after="200" w:line="276" w:lineRule="auto"/>
        <w:rPr>
          <w:lang w:val="en-NZ" w:eastAsia="en-US"/>
        </w:rPr>
      </w:pPr>
      <w:r w:rsidRPr="00C01EBE">
        <w:rPr>
          <w:lang w:val="en-NZ" w:eastAsia="en-US"/>
        </w:rPr>
        <w:t>Changes in catchability through time were investigated by fitting to the operational data both with and without a term for individual vessel.</w:t>
      </w:r>
      <w:r w:rsidR="00720D2D">
        <w:rPr>
          <w:lang w:val="en-NZ" w:eastAsia="en-US"/>
        </w:rPr>
        <w:t xml:space="preserve"> </w:t>
      </w:r>
      <w:r w:rsidRPr="00C01EBE">
        <w:rPr>
          <w:lang w:val="en-NZ" w:eastAsia="en-US"/>
        </w:rPr>
        <w:t xml:space="preserve">The two models were designated respectively the ‘base model’ and the ‘vessel-effects model’. Abundance indices were calculated for each model, and normalized to average 1. </w:t>
      </w:r>
    </w:p>
    <w:p w14:paraId="6D4BC3AF" w14:textId="77777777" w:rsidR="00341340" w:rsidRPr="00C01EBE" w:rsidRDefault="00341340" w:rsidP="00341340">
      <w:pPr>
        <w:spacing w:after="200" w:line="276" w:lineRule="auto"/>
        <w:rPr>
          <w:lang w:val="en-NZ" w:eastAsia="en-US"/>
        </w:rPr>
      </w:pPr>
      <w:r w:rsidRPr="00C01EBE">
        <w:rPr>
          <w:lang w:val="en-NZ" w:eastAsia="en-US"/>
        </w:rPr>
        <w:lastRenderedPageBreak/>
        <w:t xml:space="preserve">For all model comparisons, the indices estimated for each year-quarter were compared by dividing the base model by the vessel effects model, plotting the time series of ratios, and fitting a log-linear regression. The slope of the regression represented the average annual compounding rate of change in fishing power attributable to changes in the vessel identities; i.e. the introduction of new vessels and retirement of old vessels. Gradients are shown on the figures, together with confidence intervals. </w:t>
      </w:r>
    </w:p>
    <w:p w14:paraId="0E9F0D55" w14:textId="77777777" w:rsidR="00341340" w:rsidRPr="00C01EBE" w:rsidRDefault="00341340" w:rsidP="00341340">
      <w:pPr>
        <w:pStyle w:val="Heading3"/>
        <w:rPr>
          <w:lang w:val="en-NZ" w:eastAsia="en-US"/>
        </w:rPr>
      </w:pPr>
      <w:bookmarkStart w:id="335" w:name="_Toc461993080"/>
      <w:bookmarkStart w:id="336" w:name="_Toc465021846"/>
      <w:bookmarkStart w:id="337" w:name="_Toc455059444"/>
      <w:bookmarkStart w:id="338" w:name="_Toc469405549"/>
      <w:r w:rsidRPr="00C01EBE">
        <w:rPr>
          <w:lang w:val="en-NZ" w:eastAsia="en-US"/>
        </w:rPr>
        <w:t>Indices of abundance</w:t>
      </w:r>
      <w:bookmarkEnd w:id="335"/>
      <w:bookmarkEnd w:id="336"/>
      <w:bookmarkEnd w:id="337"/>
      <w:bookmarkEnd w:id="338"/>
    </w:p>
    <w:p w14:paraId="06CF39FE" w14:textId="59CF1D04" w:rsidR="00341340" w:rsidRDefault="00341340" w:rsidP="00341340">
      <w:pPr>
        <w:spacing w:after="200" w:line="276" w:lineRule="auto"/>
        <w:rPr>
          <w:ins w:id="339" w:author="simpler" w:date="2016-12-13T14:45:00Z"/>
          <w:lang w:val="en-NZ" w:eastAsia="en-US"/>
        </w:rPr>
      </w:pPr>
      <w:r w:rsidRPr="00C01EBE">
        <w:rPr>
          <w:lang w:val="en-NZ" w:eastAsia="en-US"/>
        </w:rPr>
        <w:t xml:space="preserve">Indices of abundance were obtained </w:t>
      </w:r>
      <w:r>
        <w:rPr>
          <w:lang w:val="en-NZ" w:eastAsia="en-US"/>
        </w:rPr>
        <w:t xml:space="preserve">by applying the </w:t>
      </w:r>
      <w:ins w:id="340" w:author="simpler" w:date="2016-12-13T14:45:00Z">
        <w:r>
          <w:rPr>
            <w:lang w:val="en-NZ" w:eastAsia="en-US"/>
          </w:rPr>
          <w:t xml:space="preserve">R function </w:t>
        </w:r>
      </w:ins>
      <w:r>
        <w:rPr>
          <w:lang w:val="en-NZ" w:eastAsia="en-US"/>
        </w:rPr>
        <w:t>predict.glm to model objects</w:t>
      </w:r>
      <w:r w:rsidRPr="00C01EBE">
        <w:rPr>
          <w:lang w:val="en-NZ" w:eastAsia="en-US"/>
        </w:rPr>
        <w:t xml:space="preserve">. Binomial time effects were obtained by </w:t>
      </w:r>
      <w:del w:id="341" w:author="simpler" w:date="2016-12-13T14:45:00Z">
        <w:r w:rsidR="00852448" w:rsidRPr="00C01EBE">
          <w:rPr>
            <w:lang w:val="en-NZ" w:eastAsia="en-US"/>
          </w:rPr>
          <w:delText>taking the</w:delText>
        </w:r>
      </w:del>
      <w:ins w:id="342" w:author="simpler" w:date="2016-12-13T14:45:00Z">
        <w:r>
          <w:rPr>
            <w:lang w:val="en-NZ" w:eastAsia="en-US"/>
          </w:rPr>
          <w:t>generating</w:t>
        </w:r>
      </w:ins>
      <w:r>
        <w:rPr>
          <w:lang w:val="en-NZ" w:eastAsia="en-US"/>
        </w:rPr>
        <w:t xml:space="preserve"> </w:t>
      </w:r>
      <w:r w:rsidRPr="00C01EBE">
        <w:rPr>
          <w:lang w:val="en-NZ" w:eastAsia="en-US"/>
        </w:rPr>
        <w:t xml:space="preserve">time effects from the glm and </w:t>
      </w:r>
      <w:del w:id="343" w:author="simpler" w:date="2016-12-13T14:45:00Z">
        <w:r w:rsidR="00852448" w:rsidRPr="00C01EBE">
          <w:rPr>
            <w:lang w:val="en-NZ" w:eastAsia="en-US"/>
          </w:rPr>
          <w:delText xml:space="preserve">setting </w:delText>
        </w:r>
      </w:del>
      <w:ins w:id="344" w:author="simpler" w:date="2016-12-13T14:45:00Z">
        <w:r>
          <w:rPr>
            <w:lang w:val="en-NZ" w:eastAsia="en-US"/>
          </w:rPr>
          <w:t xml:space="preserve">adjusting them so that </w:t>
        </w:r>
      </w:ins>
      <w:r>
        <w:rPr>
          <w:lang w:val="en-NZ" w:eastAsia="en-US"/>
        </w:rPr>
        <w:t xml:space="preserve">their </w:t>
      </w:r>
      <w:r w:rsidRPr="00C01EBE">
        <w:rPr>
          <w:lang w:val="en-NZ" w:eastAsia="en-US"/>
        </w:rPr>
        <w:t xml:space="preserve">mean </w:t>
      </w:r>
      <w:del w:id="345" w:author="simpler" w:date="2016-12-13T14:45:00Z">
        <w:r w:rsidR="00852448" w:rsidRPr="00C01EBE">
          <w:rPr>
            <w:lang w:val="en-NZ" w:eastAsia="en-US"/>
          </w:rPr>
          <w:delText>to</w:delText>
        </w:r>
      </w:del>
      <w:ins w:id="346" w:author="simpler" w:date="2016-12-13T14:45:00Z">
        <w:r>
          <w:rPr>
            <w:lang w:val="en-NZ" w:eastAsia="en-US"/>
          </w:rPr>
          <w:t>was</w:t>
        </w:r>
      </w:ins>
      <w:r>
        <w:rPr>
          <w:lang w:val="en-NZ" w:eastAsia="en-US"/>
        </w:rPr>
        <w:t xml:space="preserve"> </w:t>
      </w:r>
      <w:r w:rsidRPr="00C01EBE">
        <w:rPr>
          <w:lang w:val="en-NZ" w:eastAsia="en-US"/>
        </w:rPr>
        <w:t xml:space="preserve">the proportion of positive sets across the whole dataset. </w:t>
      </w:r>
      <w:r>
        <w:rPr>
          <w:lang w:val="en-NZ" w:eastAsia="en-US"/>
        </w:rPr>
        <w:t>T</w:t>
      </w:r>
      <w:r w:rsidRPr="00C01EBE">
        <w:rPr>
          <w:lang w:val="en-NZ" w:eastAsia="en-US"/>
        </w:rPr>
        <w:t xml:space="preserve">he main aim with this approach is to obtain a CPUE that varies appropriately, since variability for a binomial is greater when the mean is at 0.5 than at 0.02 or 0.98, </w:t>
      </w:r>
      <w:del w:id="347" w:author="simpler" w:date="2016-12-13T14:45:00Z">
        <w:r w:rsidR="00852448" w:rsidRPr="00C01EBE">
          <w:rPr>
            <w:lang w:val="en-NZ" w:eastAsia="en-US"/>
          </w:rPr>
          <w:delText>but</w:delText>
        </w:r>
      </w:del>
      <w:ins w:id="348" w:author="simpler" w:date="2016-12-13T14:45:00Z">
        <w:r>
          <w:rPr>
            <w:lang w:val="en-NZ" w:eastAsia="en-US"/>
          </w:rPr>
          <w:t>and</w:t>
        </w:r>
      </w:ins>
      <w:r w:rsidRPr="00C01EBE">
        <w:rPr>
          <w:lang w:val="en-NZ" w:eastAsia="en-US"/>
        </w:rPr>
        <w:t xml:space="preserve"> the multiplicative effect of the variability is greate</w:t>
      </w:r>
      <w:del w:id="349" w:author="simpler" w:date="2016-12-13T14:45:00Z">
        <w:r w:rsidR="00852448" w:rsidRPr="00C01EBE">
          <w:rPr>
            <w:lang w:val="en-NZ" w:eastAsia="en-US"/>
          </w:rPr>
          <w:delText>st</w:delText>
        </w:r>
      </w:del>
      <w:ins w:id="350" w:author="simpler" w:date="2016-12-13T14:45:00Z">
        <w:r>
          <w:rPr>
            <w:lang w:val="en-NZ" w:eastAsia="en-US"/>
          </w:rPr>
          <w:t>r</w:t>
        </w:r>
      </w:ins>
      <w:r w:rsidRPr="00C01EBE">
        <w:rPr>
          <w:lang w:val="en-NZ" w:eastAsia="en-US"/>
        </w:rPr>
        <w:t xml:space="preserve"> when the mean is </w:t>
      </w:r>
      <w:del w:id="351" w:author="simpler" w:date="2016-12-13T14:45:00Z">
        <w:r w:rsidR="00852448" w:rsidRPr="00C01EBE">
          <w:rPr>
            <w:lang w:val="en-NZ" w:eastAsia="en-US"/>
          </w:rPr>
          <w:delText>low. Lognormal positive time effects</w:delText>
        </w:r>
      </w:del>
      <w:ins w:id="352" w:author="simpler" w:date="2016-12-13T14:45:00Z">
        <w:r w:rsidRPr="00C01EBE">
          <w:rPr>
            <w:lang w:val="en-NZ" w:eastAsia="en-US"/>
          </w:rPr>
          <w:t>low</w:t>
        </w:r>
        <w:r>
          <w:rPr>
            <w:lang w:val="en-NZ" w:eastAsia="en-US"/>
          </w:rPr>
          <w:t>er</w:t>
        </w:r>
        <w:r w:rsidRPr="00C01EBE">
          <w:rPr>
            <w:lang w:val="en-NZ" w:eastAsia="en-US"/>
          </w:rPr>
          <w:t>. The outcomes</w:t>
        </w:r>
      </w:ins>
      <w:r w:rsidRPr="00C01EBE">
        <w:rPr>
          <w:lang w:val="en-NZ" w:eastAsia="en-US"/>
        </w:rPr>
        <w:t xml:space="preserve"> were </w:t>
      </w:r>
      <w:del w:id="353" w:author="simpler" w:date="2016-12-13T14:45:00Z">
        <w:r w:rsidR="00852448" w:rsidRPr="00C01EBE">
          <w:rPr>
            <w:lang w:val="en-NZ" w:eastAsia="en-US"/>
          </w:rPr>
          <w:delText>obtained</w:delText>
        </w:r>
      </w:del>
      <w:ins w:id="354" w:author="simpler" w:date="2016-12-13T14:45:00Z">
        <w:r>
          <w:rPr>
            <w:lang w:val="en-NZ" w:eastAsia="en-US"/>
          </w:rPr>
          <w:t xml:space="preserve">normalised and </w:t>
        </w:r>
        <w:r w:rsidRPr="00C01EBE">
          <w:rPr>
            <w:lang w:val="en-NZ" w:eastAsia="en-US"/>
          </w:rPr>
          <w:t xml:space="preserve">reported as relative CPUE with mean of 1. </w:t>
        </w:r>
      </w:ins>
    </w:p>
    <w:p w14:paraId="56F07D05" w14:textId="5EB62F7E" w:rsidR="00341340" w:rsidRDefault="00341340" w:rsidP="00341340">
      <w:pPr>
        <w:spacing w:after="200" w:line="276" w:lineRule="auto"/>
        <w:rPr>
          <w:lang w:val="en-NZ" w:eastAsia="en-US"/>
        </w:rPr>
      </w:pPr>
      <w:ins w:id="355" w:author="simpler" w:date="2016-12-13T14:45:00Z">
        <w:r>
          <w:rPr>
            <w:lang w:val="en-NZ" w:eastAsia="en-US"/>
          </w:rPr>
          <w:t>Uncertainty estimates were provided</w:t>
        </w:r>
      </w:ins>
      <w:r>
        <w:rPr>
          <w:lang w:val="en-NZ" w:eastAsia="en-US"/>
        </w:rPr>
        <w:t xml:space="preserve"> by </w:t>
      </w:r>
      <w:del w:id="356" w:author="simpler" w:date="2016-12-13T14:45:00Z">
        <w:r w:rsidR="00852448" w:rsidRPr="00C01EBE">
          <w:rPr>
            <w:lang w:val="en-NZ" w:eastAsia="en-US"/>
          </w:rPr>
          <w:delText>exponentiating</w:delText>
        </w:r>
      </w:del>
      <w:ins w:id="357" w:author="simpler" w:date="2016-12-13T14:45:00Z">
        <w:r>
          <w:rPr>
            <w:lang w:val="en-NZ" w:eastAsia="en-US"/>
          </w:rPr>
          <w:t>applying</w:t>
        </w:r>
      </w:ins>
      <w:r>
        <w:rPr>
          <w:lang w:val="en-NZ" w:eastAsia="en-US"/>
        </w:rPr>
        <w:t xml:space="preserve"> the </w:t>
      </w:r>
      <w:del w:id="358" w:author="simpler" w:date="2016-12-13T14:45:00Z">
        <w:r w:rsidR="00852448" w:rsidRPr="00C01EBE">
          <w:rPr>
            <w:lang w:val="en-NZ" w:eastAsia="en-US"/>
          </w:rPr>
          <w:delText>time effects from</w:delText>
        </w:r>
      </w:del>
      <w:ins w:id="359" w:author="simpler" w:date="2016-12-13T14:45:00Z">
        <w:r>
          <w:rPr>
            <w:lang w:val="en-NZ" w:eastAsia="en-US"/>
          </w:rPr>
          <w:t>R function predict.glm with type = ”terms” and se.fit=TRUE, and taking</w:t>
        </w:r>
      </w:ins>
      <w:r>
        <w:rPr>
          <w:lang w:val="en-NZ" w:eastAsia="en-US"/>
        </w:rPr>
        <w:t xml:space="preserve"> the </w:t>
      </w:r>
      <w:del w:id="360" w:author="simpler" w:date="2016-12-13T14:45:00Z">
        <w:r w:rsidR="00852448" w:rsidRPr="00C01EBE">
          <w:rPr>
            <w:lang w:val="en-NZ" w:eastAsia="en-US"/>
          </w:rPr>
          <w:delText>glm. This approach does not provide an</w:delText>
        </w:r>
      </w:del>
      <w:ins w:id="361" w:author="simpler" w:date="2016-12-13T14:45:00Z">
        <w:r>
          <w:rPr>
            <w:lang w:val="en-NZ" w:eastAsia="en-US"/>
          </w:rPr>
          <w:t>standard error of the year-quarter effect. For the delta lognormal models we used only the</w:t>
        </w:r>
      </w:ins>
      <w:r>
        <w:rPr>
          <w:lang w:val="en-NZ" w:eastAsia="en-US"/>
        </w:rPr>
        <w:t xml:space="preserve"> uncertainty </w:t>
      </w:r>
      <w:ins w:id="362" w:author="simpler" w:date="2016-12-13T14:45:00Z">
        <w:r>
          <w:rPr>
            <w:lang w:val="en-NZ" w:eastAsia="en-US"/>
          </w:rPr>
          <w:t>in the positive component. Uncertainty</w:t>
        </w:r>
      </w:ins>
      <w:r>
        <w:rPr>
          <w:lang w:val="en-NZ" w:eastAsia="en-US"/>
        </w:rPr>
        <w:t xml:space="preserve"> estimates </w:t>
      </w:r>
      <w:ins w:id="363" w:author="simpler" w:date="2016-12-13T14:45:00Z">
        <w:r>
          <w:rPr>
            <w:lang w:val="en-NZ" w:eastAsia="en-US"/>
          </w:rPr>
          <w:t>from standardizing commercial logbook data are in general biased low and often ignored by assessment scientists</w:t>
        </w:r>
      </w:ins>
      <w:r>
        <w:rPr>
          <w:lang w:val="en-NZ" w:eastAsia="en-US"/>
        </w:rPr>
        <w:t xml:space="preserve">, since they assume independence and ignore autocorrelation associated with (for example) consecutive sets by the same vessels in the same areas. </w:t>
      </w:r>
      <w:del w:id="364" w:author="simpler" w:date="2016-12-13T14:45:00Z">
        <w:r w:rsidR="00852448" w:rsidRPr="00C01EBE">
          <w:rPr>
            <w:lang w:val="en-NZ" w:eastAsia="en-US"/>
          </w:rPr>
          <w:delText>The outcomes were reported as relative CPUE with mean of 1</w:delText>
        </w:r>
      </w:del>
      <w:ins w:id="365" w:author="simpler" w:date="2016-12-13T14:45:00Z">
        <w:r>
          <w:rPr>
            <w:lang w:val="en-NZ" w:eastAsia="en-US"/>
          </w:rPr>
          <w:t>There may be a very large mismatch between the observation error in CPUE indices and the process error in the indices that is estimated in the assessment. This is particularly true for distant water longline CPUE, where very large sample sizes generate small observation errors</w:t>
        </w:r>
      </w:ins>
      <w:r>
        <w:rPr>
          <w:lang w:val="en-NZ" w:eastAsia="en-US"/>
        </w:rPr>
        <w:t xml:space="preserve">. </w:t>
      </w:r>
    </w:p>
    <w:p w14:paraId="62F9080C" w14:textId="77777777" w:rsidR="00341340" w:rsidRDefault="00341340" w:rsidP="00341340">
      <w:pPr>
        <w:spacing w:after="200" w:line="276" w:lineRule="auto"/>
        <w:rPr>
          <w:ins w:id="366" w:author="simpler" w:date="2016-12-13T14:45:00Z"/>
          <w:lang w:val="en-NZ" w:eastAsia="en-US"/>
        </w:rPr>
      </w:pPr>
      <w:ins w:id="367" w:author="simpler" w:date="2016-12-13T14:45:00Z">
        <w:r>
          <w:rPr>
            <w:lang w:val="en-NZ" w:eastAsia="en-US"/>
          </w:rPr>
          <w:t xml:space="preserve">Residual distributions and Q-Q plots were produced for all but the binomial analyses. For the lognormal positive analyses that included cluster in the model, median residuals were plotted by cluster. For all lognormal positive analyses, residuals by year-quarter were plotted by flag; median residuals by year-quarter were plotted by flag; and median residuals by 5° cell were mapped onto a contour plot for each flag. </w:t>
        </w:r>
      </w:ins>
    </w:p>
    <w:p w14:paraId="06B6AF65" w14:textId="61173301" w:rsidR="00341340" w:rsidRDefault="00341340" w:rsidP="00341340">
      <w:pPr>
        <w:spacing w:after="200" w:line="276" w:lineRule="auto"/>
        <w:rPr>
          <w:ins w:id="368" w:author="simpler" w:date="2016-12-13T14:45:00Z"/>
          <w:lang w:val="en-NZ" w:eastAsia="en-US"/>
        </w:rPr>
      </w:pPr>
      <w:ins w:id="369" w:author="simpler" w:date="2016-12-13T14:45:00Z">
        <w:r>
          <w:rPr>
            <w:lang w:val="en-NZ" w:eastAsia="en-US"/>
          </w:rPr>
          <w:t xml:space="preserve">We compared the indices with the area-specific Japanese bigeye indices from 2013 </w:t>
        </w:r>
        <w:r>
          <w:rPr>
            <w:lang w:val="en-NZ" w:eastAsia="en-US"/>
          </w:rPr>
          <w:fldChar w:fldCharType="begin"/>
        </w:r>
      </w:ins>
      <w:r w:rsidR="009A6659">
        <w:rPr>
          <w:lang w:val="en-NZ" w:eastAsia="en-US"/>
        </w:rPr>
        <w:instrText xml:space="preserve"> ADDIN EN.CITE &lt;EndNote&gt;&lt;Cite&gt;&lt;Author&gt;Matsumoto&lt;/Author&gt;&lt;Year&gt;2013&lt;/Year&gt;&lt;RecNum&gt;14893&lt;/RecNum&gt;&lt;DisplayText&gt;(Matsumoto&lt;style face="italic"&gt; et al.&lt;/style&gt; 2013)&lt;/DisplayText&gt;&lt;record&gt;&lt;rec-number&gt;14893&lt;/rec-number&gt;&lt;foreign-keys&gt;&lt;key app="EN" db-id="095e205sv0fr59e2zprxfetzetwtdrsp2df2" timestamp="1481593213"&gt;14893&lt;/key&gt;&lt;/foreign-keys&gt;&lt;ref-type name="Report"&gt;27&lt;/ref-type&gt;&lt;contributors&gt;&lt;authors&gt;&lt;author&gt;Matsumoto, T&lt;/author&gt;&lt;author&gt;Satoh, K&lt;/author&gt;&lt;author&gt;Okamoto, H&lt;/author&gt;&lt;/authors&gt;&lt;/contributors&gt;&lt;titles&gt;&lt;title&gt;Japanese longline CPUE for bigeye tuna in the Indian Ocean standardized by GLM&lt;/title&gt;&lt;/titles&gt;&lt;pages&gt;28&lt;/pages&gt;&lt;dates&gt;&lt;year&gt;2013&lt;/year&gt;&lt;/dates&gt;&lt;isbn&gt;IOTC-2013-WPTT15-25&lt;/isbn&gt;&lt;urls&gt;&lt;/urls&gt;&lt;/record&gt;&lt;/Cite&gt;&lt;/EndNote&gt;</w:instrText>
      </w:r>
      <w:ins w:id="370" w:author="simpler" w:date="2016-12-13T14:45:00Z">
        <w:r>
          <w:rPr>
            <w:lang w:val="en-NZ" w:eastAsia="en-US"/>
          </w:rPr>
          <w:fldChar w:fldCharType="separate"/>
        </w:r>
        <w:r>
          <w:rPr>
            <w:noProof/>
            <w:lang w:val="en-NZ" w:eastAsia="en-US"/>
          </w:rPr>
          <w:t>(Matsumoto</w:t>
        </w:r>
        <w:r w:rsidRPr="00341340">
          <w:rPr>
            <w:i/>
            <w:noProof/>
            <w:lang w:val="en-NZ" w:eastAsia="en-US"/>
          </w:rPr>
          <w:t xml:space="preserve"> et al.</w:t>
        </w:r>
        <w:r>
          <w:rPr>
            <w:noProof/>
            <w:lang w:val="en-NZ" w:eastAsia="en-US"/>
          </w:rPr>
          <w:t xml:space="preserve"> 2013)</w:t>
        </w:r>
        <w:r>
          <w:rPr>
            <w:lang w:val="en-NZ" w:eastAsia="en-US"/>
          </w:rPr>
          <w:fldChar w:fldCharType="end"/>
        </w:r>
        <w:r>
          <w:rPr>
            <w:lang w:val="en-NZ" w:eastAsia="en-US"/>
          </w:rPr>
          <w:t xml:space="preserve"> and yellowfin indices from 2015 </w:t>
        </w:r>
        <w:r>
          <w:rPr>
            <w:lang w:val="en-NZ" w:eastAsia="en-US"/>
          </w:rPr>
          <w:fldChar w:fldCharType="begin"/>
        </w:r>
      </w:ins>
      <w:r w:rsidR="009A6659">
        <w:rPr>
          <w:lang w:val="en-NZ" w:eastAsia="en-US"/>
        </w:rPr>
        <w:instrText xml:space="preserve"> ADDIN EN.CITE &lt;EndNote&gt;&lt;Cite&gt;&lt;Author&gt;Ochi&lt;/Author&gt;&lt;Year&gt;2015&lt;/Year&gt;&lt;RecNum&gt;14892&lt;/RecNum&gt;&lt;DisplayText&gt;(Ochi&lt;style face="italic"&gt; et al.&lt;/style&gt; 2015)&lt;/DisplayText&gt;&lt;record&gt;&lt;rec-number&gt;14892&lt;/rec-number&gt;&lt;foreign-keys&gt;&lt;key app="EN" db-id="095e205sv0fr59e2zprxfetzetwtdrsp2df2" timestamp="1481593213"&gt;14892&lt;/key&gt;&lt;/foreign-keys&gt;&lt;ref-type name="Report"&gt;27&lt;/ref-type&gt;&lt;contributors&gt;&lt;authors&gt;&lt;author&gt;Ochi, Daisuke&lt;/author&gt;&lt;author&gt;Matsumoto, Takayuki&lt;/author&gt;&lt;author&gt;Nishida, Tom&lt;/author&gt;&lt;author&gt;Kitakado, Toshihide&lt;/author&gt;&lt;/authors&gt;&lt;/contributors&gt;&lt;titles&gt;&lt;title&gt;Update of standardized Japanese longline CPUE for yellowfin tuna in the Indian Ocean and consideration of standardization methods&lt;/title&gt;&lt;/titles&gt;&lt;pages&gt;53&lt;/pages&gt;&lt;dates&gt;&lt;year&gt;2015&lt;/year&gt;&lt;/dates&gt;&lt;isbn&gt;IOTC–2015–WPTT17–26&lt;/isbn&gt;&lt;urls&gt;&lt;/urls&gt;&lt;/record&gt;&lt;/Cite&gt;&lt;/EndNote&gt;</w:instrText>
      </w:r>
      <w:ins w:id="371" w:author="simpler" w:date="2016-12-13T14:45:00Z">
        <w:r>
          <w:rPr>
            <w:lang w:val="en-NZ" w:eastAsia="en-US"/>
          </w:rPr>
          <w:fldChar w:fldCharType="separate"/>
        </w:r>
        <w:r>
          <w:rPr>
            <w:noProof/>
            <w:lang w:val="en-NZ" w:eastAsia="en-US"/>
          </w:rPr>
          <w:t>(Ochi</w:t>
        </w:r>
        <w:r w:rsidRPr="00341340">
          <w:rPr>
            <w:i/>
            <w:noProof/>
            <w:lang w:val="en-NZ" w:eastAsia="en-US"/>
          </w:rPr>
          <w:t xml:space="preserve"> et al.</w:t>
        </w:r>
        <w:r>
          <w:rPr>
            <w:noProof/>
            <w:lang w:val="en-NZ" w:eastAsia="en-US"/>
          </w:rPr>
          <w:t xml:space="preserve"> 2015)</w:t>
        </w:r>
        <w:r>
          <w:rPr>
            <w:lang w:val="en-NZ" w:eastAsia="en-US"/>
          </w:rPr>
          <w:fldChar w:fldCharType="end"/>
        </w:r>
        <w:r>
          <w:rPr>
            <w:lang w:val="en-NZ" w:eastAsia="en-US"/>
          </w:rPr>
          <w:t xml:space="preserve">. The 2013 bigeye indices provided only a whole-of-area index in the southern temperate area, so this was compared with both the east and west joint indices. For each comparison, each dataset was first normalised by dividing through by its mean for 1980-2000, and the datasets plotted on the same axes. Secondly, the joint indices were divided by the matching year-quarter values from the Japanese indices, and these ratios were plotted to show the relative trends of the two time series. </w:t>
        </w:r>
      </w:ins>
    </w:p>
    <w:p w14:paraId="7693EBA1" w14:textId="6CAFDAE3" w:rsidR="00852448" w:rsidRPr="00225CA1" w:rsidRDefault="00852448" w:rsidP="00852448">
      <w:pPr>
        <w:spacing w:after="160" w:line="259" w:lineRule="auto"/>
        <w:rPr>
          <w:ins w:id="372" w:author="simpler" w:date="2016-12-13T14:45:00Z"/>
          <w:rFonts w:eastAsia="PMingLiU"/>
          <w:color w:val="2E74B5"/>
          <w:sz w:val="26"/>
          <w:szCs w:val="26"/>
          <w:lang w:val="en-AU" w:eastAsia="en-US"/>
        </w:rPr>
      </w:pPr>
      <w:ins w:id="373" w:author="simpler" w:date="2016-12-13T14:45:00Z">
        <w:r w:rsidRPr="00225CA1">
          <w:rPr>
            <w:lang w:val="en-AU" w:eastAsia="en-US"/>
          </w:rPr>
          <w:br w:type="page"/>
        </w:r>
      </w:ins>
    </w:p>
    <w:p w14:paraId="23C37906" w14:textId="316D2C1A" w:rsidR="00852448" w:rsidRPr="00225CA1" w:rsidRDefault="00852448" w:rsidP="00704388">
      <w:pPr>
        <w:pStyle w:val="Heading1"/>
        <w:rPr>
          <w:lang w:val="en-AU" w:eastAsia="en-US"/>
        </w:rPr>
      </w:pPr>
      <w:bookmarkStart w:id="374" w:name="_Toc420675541"/>
      <w:bookmarkStart w:id="375" w:name="_Toc420917065"/>
      <w:bookmarkStart w:id="376" w:name="_Toc455059446"/>
      <w:bookmarkStart w:id="377" w:name="_Toc469405550"/>
      <w:r w:rsidRPr="00225CA1">
        <w:rPr>
          <w:lang w:val="en-AU" w:eastAsia="en-US"/>
        </w:rPr>
        <w:lastRenderedPageBreak/>
        <w:t>Results and Discussion</w:t>
      </w:r>
      <w:bookmarkEnd w:id="374"/>
      <w:bookmarkEnd w:id="375"/>
      <w:bookmarkEnd w:id="376"/>
      <w:bookmarkEnd w:id="377"/>
    </w:p>
    <w:p w14:paraId="63558339" w14:textId="2FB1072E" w:rsidR="00852448" w:rsidRPr="00225CA1" w:rsidRDefault="00852448" w:rsidP="00704388">
      <w:pPr>
        <w:pStyle w:val="Heading2"/>
        <w:rPr>
          <w:lang w:val="en-AU" w:eastAsia="en-US"/>
        </w:rPr>
      </w:pPr>
      <w:bookmarkStart w:id="378" w:name="_Toc420675547"/>
      <w:bookmarkStart w:id="379" w:name="_Toc420917071"/>
      <w:bookmarkStart w:id="380" w:name="_Toc455059447"/>
      <w:bookmarkStart w:id="381" w:name="_Toc469405551"/>
      <w:r w:rsidRPr="00225CA1">
        <w:rPr>
          <w:lang w:val="en-AU" w:eastAsia="en-US"/>
        </w:rPr>
        <w:t>Cluster analysis</w:t>
      </w:r>
      <w:bookmarkEnd w:id="378"/>
      <w:bookmarkEnd w:id="379"/>
      <w:bookmarkEnd w:id="380"/>
      <w:bookmarkEnd w:id="381"/>
    </w:p>
    <w:p w14:paraId="3879DA44" w14:textId="77777777" w:rsidR="009C1EEE" w:rsidRDefault="009C1EEE" w:rsidP="009C1EEE">
      <w:pPr>
        <w:spacing w:after="200" w:line="276" w:lineRule="auto"/>
        <w:rPr>
          <w:lang w:val="en-AU" w:eastAsia="en-US"/>
        </w:rPr>
      </w:pPr>
      <w:bookmarkStart w:id="382" w:name="_Toc420675548"/>
      <w:bookmarkStart w:id="383" w:name="_Toc420917072"/>
      <w:r w:rsidRPr="00225CA1">
        <w:rPr>
          <w:lang w:val="en-AU" w:eastAsia="en-US"/>
        </w:rPr>
        <w:t xml:space="preserve">The aim of the cluster analysis </w:t>
      </w:r>
      <w:r>
        <w:rPr>
          <w:lang w:val="en-AU" w:eastAsia="en-US"/>
        </w:rPr>
        <w:t xml:space="preserve">was first </w:t>
      </w:r>
      <w:r w:rsidRPr="00225CA1">
        <w:rPr>
          <w:lang w:val="en-AU" w:eastAsia="en-US"/>
        </w:rPr>
        <w:t xml:space="preserve">to identify </w:t>
      </w:r>
      <w:r>
        <w:rPr>
          <w:lang w:val="en-AU" w:eastAsia="en-US"/>
        </w:rPr>
        <w:t xml:space="preserve">separate </w:t>
      </w:r>
      <w:r w:rsidRPr="00225CA1">
        <w:rPr>
          <w:lang w:val="en-AU" w:eastAsia="en-US"/>
        </w:rPr>
        <w:t xml:space="preserve">fishing strategies in the data for each </w:t>
      </w:r>
      <w:ins w:id="384" w:author="simpler" w:date="2016-12-13T14:45:00Z">
        <w:r>
          <w:rPr>
            <w:lang w:val="en-AU" w:eastAsia="en-US"/>
          </w:rPr>
          <w:t xml:space="preserve">species, regional structure, </w:t>
        </w:r>
      </w:ins>
      <w:r w:rsidRPr="00225CA1">
        <w:rPr>
          <w:lang w:val="en-AU" w:eastAsia="en-US"/>
        </w:rPr>
        <w:t>fleet</w:t>
      </w:r>
      <w:ins w:id="385" w:author="simpler" w:date="2016-12-13T14:45:00Z">
        <w:r>
          <w:rPr>
            <w:lang w:val="en-AU" w:eastAsia="en-US"/>
          </w:rPr>
          <w:t>,</w:t>
        </w:r>
      </w:ins>
      <w:r w:rsidRPr="00225CA1">
        <w:rPr>
          <w:lang w:val="en-AU" w:eastAsia="en-US"/>
        </w:rPr>
        <w:t xml:space="preserve"> and region, and so to better understand the fishing practices; and </w:t>
      </w:r>
      <w:r>
        <w:rPr>
          <w:lang w:val="en-AU" w:eastAsia="en-US"/>
        </w:rPr>
        <w:t xml:space="preserve">second </w:t>
      </w:r>
      <w:r w:rsidRPr="00225CA1">
        <w:rPr>
          <w:lang w:val="en-AU" w:eastAsia="en-US"/>
        </w:rPr>
        <w:t xml:space="preserve">to assign each unit of fishing effort to a particular fishing strategy, so that the clusters could be used in standardization. </w:t>
      </w:r>
    </w:p>
    <w:p w14:paraId="039DBB74" w14:textId="25B0928C" w:rsidR="00191255" w:rsidRPr="00225CA1" w:rsidRDefault="009C1EEE" w:rsidP="00331017">
      <w:pPr>
        <w:spacing w:after="200" w:line="276" w:lineRule="auto"/>
        <w:rPr>
          <w:lang w:val="en-AU" w:eastAsia="en-US"/>
        </w:rPr>
      </w:pPr>
      <w:r>
        <w:rPr>
          <w:lang w:val="en-AU" w:eastAsia="en-US"/>
        </w:rPr>
        <w:t xml:space="preserve">We clustered the data using hclust and kmeans methods for each region and fleet. </w:t>
      </w:r>
      <w:r w:rsidR="00191255">
        <w:rPr>
          <w:lang w:val="en-AU" w:eastAsia="en-US"/>
        </w:rPr>
        <w:t xml:space="preserve">Due to space limitations we report clustering results for regional structure A3 only. Results for regional structures A2 and A5 are similar. </w:t>
      </w:r>
    </w:p>
    <w:p w14:paraId="35B745D6" w14:textId="06F9DD74" w:rsidR="009C1EEE" w:rsidRPr="0029436C" w:rsidRDefault="009C1EEE" w:rsidP="009C1EEE">
      <w:pPr>
        <w:spacing w:after="200" w:line="276" w:lineRule="auto"/>
        <w:rPr>
          <w:ins w:id="386" w:author="simpler" w:date="2016-12-13T14:45:00Z"/>
          <w:lang w:val="en-AU" w:eastAsia="en-US"/>
        </w:rPr>
      </w:pPr>
      <w:r w:rsidRPr="00225CA1">
        <w:rPr>
          <w:lang w:val="en-AU" w:eastAsia="en-US"/>
        </w:rPr>
        <w:t>The hclust trip</w:t>
      </w:r>
      <w:r>
        <w:rPr>
          <w:lang w:val="en-AU" w:eastAsia="en-US"/>
        </w:rPr>
        <w:t xml:space="preserve"> and</w:t>
      </w:r>
      <w:r w:rsidRPr="00225CA1">
        <w:rPr>
          <w:lang w:val="en-AU" w:eastAsia="en-US"/>
        </w:rPr>
        <w:t xml:space="preserve"> untransformed kmeans set methods separated </w:t>
      </w:r>
      <w:r>
        <w:rPr>
          <w:lang w:val="en-AU" w:eastAsia="en-US"/>
        </w:rPr>
        <w:t xml:space="preserve">Japanese, Korean and </w:t>
      </w:r>
      <w:r w:rsidRPr="00225CA1">
        <w:rPr>
          <w:lang w:val="en-AU" w:eastAsia="en-US"/>
        </w:rPr>
        <w:t xml:space="preserve">Taiwanese effort into </w:t>
      </w:r>
      <w:r>
        <w:rPr>
          <w:lang w:val="en-AU" w:eastAsia="en-US"/>
        </w:rPr>
        <w:t xml:space="preserve">3-5 </w:t>
      </w:r>
      <w:r w:rsidRPr="00225CA1">
        <w:rPr>
          <w:lang w:val="en-AU" w:eastAsia="en-US"/>
        </w:rPr>
        <w:t>fishing strategies</w:t>
      </w:r>
      <w:r w:rsidR="00604B6F">
        <w:rPr>
          <w:lang w:val="en-AU" w:eastAsia="en-US"/>
        </w:rPr>
        <w:t xml:space="preserve"> in each region (</w:t>
      </w:r>
      <w:ins w:id="387" w:author="simpler" w:date="2016-12-13T14:45:00Z">
        <w:r w:rsidR="00604B6F">
          <w:rPr>
            <w:lang w:val="en-AU" w:eastAsia="en-US"/>
          </w:rPr>
          <w:fldChar w:fldCharType="begin"/>
        </w:r>
        <w:r w:rsidR="00604B6F">
          <w:rPr>
            <w:lang w:val="en-AU" w:eastAsia="en-US"/>
          </w:rPr>
          <w:instrText xml:space="preserve"> REF _Ref467426857 \h  \* MERGEFORMAT </w:instrText>
        </w:r>
      </w:ins>
      <w:r w:rsidR="00604B6F">
        <w:rPr>
          <w:lang w:val="en-AU" w:eastAsia="en-US"/>
        </w:rPr>
      </w:r>
      <w:ins w:id="388" w:author="simpler" w:date="2016-12-13T14:45:00Z">
        <w:r w:rsidR="00604B6F">
          <w:rPr>
            <w:lang w:val="en-AU" w:eastAsia="en-US"/>
          </w:rPr>
          <w:fldChar w:fldCharType="end"/>
        </w:r>
        <w:r w:rsidR="00604B6F">
          <w:rPr>
            <w:lang w:val="en-AU" w:eastAsia="en-US"/>
          </w:rPr>
          <w:t xml:space="preserve">, Figures </w:t>
        </w:r>
        <w:r w:rsidR="00604B6F">
          <w:rPr>
            <w:lang w:val="en-AU" w:eastAsia="en-US"/>
          </w:rPr>
          <w:fldChar w:fldCharType="begin"/>
        </w:r>
        <w:r w:rsidR="00604B6F">
          <w:rPr>
            <w:lang w:val="en-AU" w:eastAsia="en-US"/>
          </w:rPr>
          <w:instrText xml:space="preserve"> REF _Ref467426908 \#0 \h  \* MERGEFORMAT </w:instrText>
        </w:r>
      </w:ins>
      <w:r w:rsidR="00604B6F">
        <w:rPr>
          <w:lang w:val="en-AU" w:eastAsia="en-US"/>
        </w:rPr>
      </w:r>
      <w:ins w:id="389" w:author="simpler" w:date="2016-12-13T14:45:00Z">
        <w:r w:rsidR="00604B6F">
          <w:rPr>
            <w:lang w:val="en-AU" w:eastAsia="en-US"/>
          </w:rPr>
          <w:fldChar w:fldCharType="separate"/>
        </w:r>
      </w:ins>
      <w:r w:rsidR="00A5526B">
        <w:rPr>
          <w:lang w:val="en-AU" w:eastAsia="en-US"/>
        </w:rPr>
        <w:t>9</w:t>
      </w:r>
      <w:ins w:id="390" w:author="simpler" w:date="2016-12-13T14:45:00Z">
        <w:r w:rsidR="00604B6F">
          <w:rPr>
            <w:lang w:val="en-AU" w:eastAsia="en-US"/>
          </w:rPr>
          <w:fldChar w:fldCharType="end"/>
        </w:r>
        <w:r w:rsidR="00604B6F">
          <w:rPr>
            <w:lang w:val="en-AU" w:eastAsia="en-US"/>
          </w:rPr>
          <w:t>-</w:t>
        </w:r>
        <w:r w:rsidR="00604B6F">
          <w:rPr>
            <w:lang w:val="en-AU" w:eastAsia="en-US"/>
          </w:rPr>
          <w:fldChar w:fldCharType="begin"/>
        </w:r>
        <w:r w:rsidR="00604B6F">
          <w:rPr>
            <w:lang w:val="en-AU" w:eastAsia="en-US"/>
          </w:rPr>
          <w:instrText xml:space="preserve"> REF _Ref467426910 \#0 \h  \* MERGEFORMAT </w:instrText>
        </w:r>
      </w:ins>
      <w:r w:rsidR="00604B6F">
        <w:rPr>
          <w:lang w:val="en-AU" w:eastAsia="en-US"/>
        </w:rPr>
      </w:r>
      <w:ins w:id="391" w:author="simpler" w:date="2016-12-13T14:45:00Z">
        <w:r w:rsidR="00604B6F">
          <w:rPr>
            <w:lang w:val="en-AU" w:eastAsia="en-US"/>
          </w:rPr>
          <w:fldChar w:fldCharType="separate"/>
        </w:r>
      </w:ins>
      <w:r w:rsidR="00A5526B">
        <w:rPr>
          <w:lang w:val="en-AU" w:eastAsia="en-US"/>
        </w:rPr>
        <w:t>12</w:t>
      </w:r>
      <w:ins w:id="392" w:author="simpler" w:date="2016-12-13T14:45:00Z">
        <w:r w:rsidR="00604B6F">
          <w:rPr>
            <w:lang w:val="en-AU" w:eastAsia="en-US"/>
          </w:rPr>
          <w:fldChar w:fldCharType="end"/>
        </w:r>
        <w:r w:rsidR="00604B6F">
          <w:rPr>
            <w:lang w:val="en-AU" w:eastAsia="en-US"/>
          </w:rPr>
          <w:t>)</w:t>
        </w:r>
        <w:r>
          <w:rPr>
            <w:lang w:val="en-AU" w:eastAsia="en-US"/>
          </w:rPr>
          <w:t xml:space="preserve">. Please note that the order of the clusters in the dendrograms does not match the cluster numbers. </w:t>
        </w:r>
      </w:ins>
    </w:p>
    <w:p w14:paraId="52FEE221" w14:textId="65632E0F" w:rsidR="009C1EEE" w:rsidRDefault="009C1EEE" w:rsidP="009C1EEE">
      <w:pPr>
        <w:spacing w:after="200" w:line="276" w:lineRule="auto"/>
        <w:rPr>
          <w:lang w:val="en-NZ" w:eastAsia="en-US"/>
        </w:rPr>
      </w:pPr>
      <w:r w:rsidRPr="0029436C">
        <w:rPr>
          <w:lang w:val="en-AU" w:eastAsia="en-US"/>
        </w:rPr>
        <w:t>Species</w:t>
      </w:r>
      <w:r>
        <w:rPr>
          <w:lang w:val="en-NZ" w:eastAsia="en-US"/>
        </w:rPr>
        <w:t xml:space="preserve"> compositions were plotted by cluster for each region and fleet, as were the relative distributions of covariates (</w:t>
      </w:r>
      <w:r w:rsidR="00077038">
        <w:rPr>
          <w:lang w:val="en-NZ" w:eastAsia="en-US"/>
        </w:rPr>
        <w:t xml:space="preserve">Figures </w:t>
      </w:r>
      <w:r w:rsidR="0029436C">
        <w:rPr>
          <w:lang w:val="en-NZ" w:eastAsia="en-US"/>
        </w:rPr>
        <w:fldChar w:fldCharType="begin"/>
      </w:r>
      <w:r w:rsidR="0029436C">
        <w:rPr>
          <w:lang w:val="en-NZ" w:eastAsia="en-US"/>
        </w:rPr>
        <w:instrText xml:space="preserve"> REF _Ref455058442 \#0 \h </w:instrText>
      </w:r>
      <w:r w:rsidR="0029436C">
        <w:rPr>
          <w:lang w:val="en-NZ" w:eastAsia="en-US"/>
        </w:rPr>
      </w:r>
      <w:r w:rsidR="0029436C">
        <w:rPr>
          <w:lang w:val="en-NZ" w:eastAsia="en-US"/>
        </w:rPr>
        <w:fldChar w:fldCharType="separate"/>
      </w:r>
      <w:r w:rsidR="00A5526B">
        <w:rPr>
          <w:lang w:val="en-NZ" w:eastAsia="en-US"/>
        </w:rPr>
        <w:t>13</w:t>
      </w:r>
      <w:r w:rsidR="0029436C">
        <w:rPr>
          <w:lang w:val="en-NZ" w:eastAsia="en-US"/>
        </w:rPr>
        <w:fldChar w:fldCharType="end"/>
      </w:r>
      <w:r w:rsidR="0029436C">
        <w:rPr>
          <w:lang w:val="en-NZ" w:eastAsia="en-US"/>
        </w:rPr>
        <w:t>–</w:t>
      </w:r>
      <w:r w:rsidR="0029436C">
        <w:rPr>
          <w:lang w:val="en-NZ" w:eastAsia="en-US"/>
        </w:rPr>
        <w:fldChar w:fldCharType="begin"/>
      </w:r>
      <w:r w:rsidR="0029436C">
        <w:rPr>
          <w:lang w:val="en-NZ" w:eastAsia="en-US"/>
        </w:rPr>
        <w:instrText xml:space="preserve"> REF _Ref455058445 \#0 \h </w:instrText>
      </w:r>
      <w:r w:rsidR="0029436C">
        <w:rPr>
          <w:lang w:val="en-NZ" w:eastAsia="en-US"/>
        </w:rPr>
      </w:r>
      <w:r w:rsidR="0029436C">
        <w:rPr>
          <w:lang w:val="en-NZ" w:eastAsia="en-US"/>
        </w:rPr>
        <w:fldChar w:fldCharType="separate"/>
      </w:r>
      <w:r w:rsidR="00A5526B">
        <w:rPr>
          <w:lang w:val="en-NZ" w:eastAsia="en-US"/>
        </w:rPr>
        <w:t>20</w:t>
      </w:r>
      <w:r w:rsidR="0029436C">
        <w:rPr>
          <w:lang w:val="en-NZ" w:eastAsia="en-US"/>
        </w:rPr>
        <w:fldChar w:fldCharType="end"/>
      </w:r>
      <w:r w:rsidR="0029436C">
        <w:rPr>
          <w:lang w:val="en-NZ" w:eastAsia="en-US"/>
        </w:rPr>
        <w:t>)</w:t>
      </w:r>
      <w:r w:rsidR="006F0722">
        <w:rPr>
          <w:lang w:val="en-NZ" w:eastAsia="en-US"/>
        </w:rPr>
        <w:t xml:space="preserve">. </w:t>
      </w:r>
    </w:p>
    <w:p w14:paraId="71BCDB1D" w14:textId="6C350B2F" w:rsidR="00D14032" w:rsidRDefault="00554572" w:rsidP="0029436C">
      <w:pPr>
        <w:spacing w:after="200" w:line="276" w:lineRule="auto"/>
        <w:rPr>
          <w:lang w:val="en-NZ" w:eastAsia="en-US"/>
        </w:rPr>
      </w:pPr>
      <w:r>
        <w:rPr>
          <w:lang w:val="en-NZ" w:eastAsia="en-US"/>
        </w:rPr>
        <w:t>In region 1 for all three fleets, we included a cluster characterized by a high proportion of albacore and low to moderate yellowfin, with low levels of other species</w:t>
      </w:r>
      <w:r w:rsidR="00D14032">
        <w:rPr>
          <w:lang w:val="en-NZ" w:eastAsia="en-US"/>
        </w:rPr>
        <w:t xml:space="preserve"> (</w:t>
      </w:r>
      <w:r w:rsidR="00D14032">
        <w:rPr>
          <w:lang w:val="en-NZ" w:eastAsia="en-US"/>
        </w:rPr>
        <w:fldChar w:fldCharType="begin"/>
      </w:r>
      <w:r w:rsidR="00D14032">
        <w:rPr>
          <w:lang w:val="en-NZ" w:eastAsia="en-US"/>
        </w:rPr>
        <w:instrText xml:space="preserve"> REF _Ref455058442 \h </w:instrText>
      </w:r>
      <w:r w:rsidR="00D14032">
        <w:rPr>
          <w:lang w:val="en-NZ" w:eastAsia="en-US"/>
        </w:rPr>
      </w:r>
      <w:r w:rsidR="00D14032">
        <w:rPr>
          <w:lang w:val="en-NZ" w:eastAsia="en-US"/>
        </w:rPr>
        <w:fldChar w:fldCharType="separate"/>
      </w:r>
      <w:r w:rsidR="00A5526B" w:rsidRPr="00D30822">
        <w:rPr>
          <w:i/>
          <w:iCs/>
          <w:color w:val="44546A"/>
          <w:sz w:val="18"/>
          <w:szCs w:val="18"/>
          <w:lang w:val="en-AU" w:eastAsia="en-US"/>
        </w:rPr>
        <w:t xml:space="preserve">Figure </w:t>
      </w:r>
      <w:r w:rsidR="00A5526B">
        <w:rPr>
          <w:i/>
          <w:iCs/>
          <w:noProof/>
          <w:color w:val="44546A"/>
          <w:sz w:val="18"/>
          <w:szCs w:val="18"/>
          <w:lang w:val="en-AU" w:eastAsia="en-US"/>
        </w:rPr>
        <w:t>13</w:t>
      </w:r>
      <w:r w:rsidR="00D14032">
        <w:rPr>
          <w:lang w:val="en-NZ" w:eastAsia="en-US"/>
        </w:rPr>
        <w:fldChar w:fldCharType="end"/>
      </w:r>
      <w:r w:rsidR="00D14032">
        <w:rPr>
          <w:lang w:val="en-NZ" w:eastAsia="en-US"/>
        </w:rPr>
        <w:t>)</w:t>
      </w:r>
      <w:r>
        <w:rPr>
          <w:lang w:val="en-NZ" w:eastAsia="en-US"/>
        </w:rPr>
        <w:t xml:space="preserve">. </w:t>
      </w:r>
      <w:r w:rsidR="00D14032">
        <w:rPr>
          <w:lang w:val="en-NZ" w:eastAsia="en-US"/>
        </w:rPr>
        <w:t>The main Japanese cluster derived largely from the early period (</w:t>
      </w:r>
      <w:r w:rsidR="00D14032">
        <w:rPr>
          <w:lang w:val="en-NZ" w:eastAsia="en-US"/>
        </w:rPr>
        <w:fldChar w:fldCharType="begin"/>
      </w:r>
      <w:r w:rsidR="00D14032">
        <w:rPr>
          <w:lang w:val="en-NZ" w:eastAsia="en-US"/>
        </w:rPr>
        <w:instrText xml:space="preserve"> REF _Ref455059618 \h </w:instrText>
      </w:r>
      <w:r w:rsidR="00D14032">
        <w:rPr>
          <w:lang w:val="en-NZ" w:eastAsia="en-US"/>
        </w:rPr>
      </w:r>
      <w:r w:rsidR="00D14032">
        <w:rPr>
          <w:lang w:val="en-NZ" w:eastAsia="en-US"/>
        </w:rPr>
        <w:fldChar w:fldCharType="separate"/>
      </w:r>
      <w:r w:rsidR="00A5526B" w:rsidRPr="00D30822">
        <w:rPr>
          <w:i/>
          <w:iCs/>
          <w:color w:val="44546A"/>
          <w:sz w:val="18"/>
          <w:szCs w:val="18"/>
          <w:lang w:val="en-AU" w:eastAsia="en-US"/>
        </w:rPr>
        <w:t xml:space="preserve">Figure </w:t>
      </w:r>
      <w:r w:rsidR="00A5526B">
        <w:rPr>
          <w:i/>
          <w:iCs/>
          <w:noProof/>
          <w:color w:val="44546A"/>
          <w:sz w:val="18"/>
          <w:szCs w:val="18"/>
          <w:lang w:val="en-AU" w:eastAsia="en-US"/>
        </w:rPr>
        <w:t>14</w:t>
      </w:r>
      <w:r w:rsidR="00D14032">
        <w:rPr>
          <w:lang w:val="en-NZ" w:eastAsia="en-US"/>
        </w:rPr>
        <w:fldChar w:fldCharType="end"/>
      </w:r>
      <w:r w:rsidR="00D14032">
        <w:rPr>
          <w:lang w:val="en-NZ" w:eastAsia="en-US"/>
        </w:rPr>
        <w:t>). All three fleets covered most of the spatial domain east of Madagascar and south of about 15° S (</w:t>
      </w:r>
      <w:r w:rsidR="00D14032">
        <w:rPr>
          <w:lang w:val="en-NZ" w:eastAsia="en-US"/>
        </w:rPr>
        <w:fldChar w:fldCharType="begin"/>
      </w:r>
      <w:r w:rsidR="00D14032">
        <w:rPr>
          <w:lang w:val="en-NZ" w:eastAsia="en-US"/>
        </w:rPr>
        <w:instrText xml:space="preserve"> REF _Ref455059701 \h </w:instrText>
      </w:r>
      <w:r w:rsidR="00D14032">
        <w:rPr>
          <w:lang w:val="en-NZ" w:eastAsia="en-US"/>
        </w:rPr>
      </w:r>
      <w:r w:rsidR="00D14032">
        <w:rPr>
          <w:lang w:val="en-NZ" w:eastAsia="en-US"/>
        </w:rPr>
        <w:fldChar w:fldCharType="separate"/>
      </w:r>
      <w:r w:rsidR="00A5526B" w:rsidRPr="00225CA1">
        <w:rPr>
          <w:i/>
          <w:iCs/>
          <w:color w:val="44546A"/>
          <w:sz w:val="18"/>
          <w:szCs w:val="18"/>
          <w:lang w:val="en-AU" w:eastAsia="en-US"/>
        </w:rPr>
        <w:t xml:space="preserve">Figure </w:t>
      </w:r>
      <w:r w:rsidR="00A5526B">
        <w:rPr>
          <w:i/>
          <w:iCs/>
          <w:noProof/>
          <w:color w:val="44546A"/>
          <w:sz w:val="18"/>
          <w:szCs w:val="18"/>
          <w:lang w:val="en-AU" w:eastAsia="en-US"/>
        </w:rPr>
        <w:t>21</w:t>
      </w:r>
      <w:r w:rsidR="00D14032">
        <w:rPr>
          <w:lang w:val="en-NZ" w:eastAsia="en-US"/>
        </w:rPr>
        <w:fldChar w:fldCharType="end"/>
      </w:r>
      <w:r w:rsidR="00D14032">
        <w:rPr>
          <w:lang w:val="en-NZ" w:eastAsia="en-US"/>
        </w:rPr>
        <w:t xml:space="preserve">). </w:t>
      </w:r>
      <w:r>
        <w:rPr>
          <w:lang w:val="en-NZ" w:eastAsia="en-US"/>
        </w:rPr>
        <w:t>For the Japanese fleet, a second cluster with moderate proportions of albacore and bigeye and relatively high yellowfin was included</w:t>
      </w:r>
      <w:r w:rsidR="00D14032">
        <w:rPr>
          <w:lang w:val="en-NZ" w:eastAsia="en-US"/>
        </w:rPr>
        <w:t>, mostly from northern areas</w:t>
      </w:r>
      <w:r>
        <w:rPr>
          <w:lang w:val="en-NZ" w:eastAsia="en-US"/>
        </w:rPr>
        <w:t xml:space="preserve">. </w:t>
      </w:r>
    </w:p>
    <w:p w14:paraId="2ED92F1D" w14:textId="5140872A" w:rsidR="00D14032" w:rsidRDefault="00554572" w:rsidP="0029436C">
      <w:pPr>
        <w:spacing w:after="200" w:line="276" w:lineRule="auto"/>
        <w:rPr>
          <w:lang w:val="en-NZ" w:eastAsia="en-US"/>
        </w:rPr>
      </w:pPr>
      <w:r>
        <w:rPr>
          <w:lang w:val="en-NZ" w:eastAsia="en-US"/>
        </w:rPr>
        <w:t>In region 2, only one cluster was selected from each fleet</w:t>
      </w:r>
      <w:r w:rsidR="00D14032">
        <w:rPr>
          <w:lang w:val="en-NZ" w:eastAsia="en-US"/>
        </w:rPr>
        <w:t xml:space="preserve"> (</w:t>
      </w:r>
      <w:r w:rsidR="00D14032">
        <w:rPr>
          <w:lang w:val="en-NZ" w:eastAsia="en-US"/>
        </w:rPr>
        <w:fldChar w:fldCharType="begin"/>
      </w:r>
      <w:r w:rsidR="00D14032">
        <w:rPr>
          <w:lang w:val="en-NZ" w:eastAsia="en-US"/>
        </w:rPr>
        <w:instrText xml:space="preserve"> REF _Ref455059345 \h  \* MERGEFORMAT </w:instrText>
      </w:r>
      <w:r w:rsidR="00D14032">
        <w:rPr>
          <w:lang w:val="en-NZ" w:eastAsia="en-US"/>
        </w:rPr>
      </w:r>
      <w:r w:rsidR="00D14032">
        <w:rPr>
          <w:lang w:val="en-NZ" w:eastAsia="en-US"/>
        </w:rPr>
        <w:fldChar w:fldCharType="separate"/>
      </w:r>
      <w:r w:rsidR="00A5526B" w:rsidRPr="00A5526B">
        <w:rPr>
          <w:lang w:val="en-NZ" w:eastAsia="en-US"/>
        </w:rPr>
        <w:t>Figure 15</w:t>
      </w:r>
      <w:r w:rsidR="00D14032">
        <w:rPr>
          <w:lang w:val="en-NZ" w:eastAsia="en-US"/>
        </w:rPr>
        <w:fldChar w:fldCharType="end"/>
      </w:r>
      <w:r w:rsidR="00D14032">
        <w:rPr>
          <w:lang w:val="en-NZ" w:eastAsia="en-US"/>
        </w:rPr>
        <w:t>)</w:t>
      </w:r>
      <w:r w:rsidR="001B36DE">
        <w:rPr>
          <w:lang w:val="en-NZ" w:eastAsia="en-US"/>
        </w:rPr>
        <w:t>, which for Japan was high in albacore and moderate in bigeye and yellowfin. The Korean cluster included moderate levels of albacore and yellowfin, but slightly more bigeye.  The Taiwanese cluster was dominated by albacore. Clusters for al</w:t>
      </w:r>
      <w:r w:rsidR="00E84978">
        <w:rPr>
          <w:lang w:val="en-NZ" w:eastAsia="en-US"/>
        </w:rPr>
        <w:t>l</w:t>
      </w:r>
      <w:r w:rsidR="001B36DE">
        <w:rPr>
          <w:lang w:val="en-NZ" w:eastAsia="en-US"/>
        </w:rPr>
        <w:t xml:space="preserve"> fleets were more concentrated in the earlier parts of the time series (</w:t>
      </w:r>
      <w:r w:rsidR="001B36DE">
        <w:rPr>
          <w:lang w:val="en-NZ" w:eastAsia="en-US"/>
        </w:rPr>
        <w:fldChar w:fldCharType="begin"/>
      </w:r>
      <w:r w:rsidR="001B36DE">
        <w:rPr>
          <w:lang w:val="en-NZ" w:eastAsia="en-US"/>
        </w:rPr>
        <w:instrText xml:space="preserve"> REF _Ref455060171 \h </w:instrText>
      </w:r>
      <w:r w:rsidR="001B36DE">
        <w:rPr>
          <w:lang w:val="en-NZ" w:eastAsia="en-US"/>
        </w:rPr>
      </w:r>
      <w:r w:rsidR="001B36DE">
        <w:rPr>
          <w:lang w:val="en-NZ" w:eastAsia="en-US"/>
        </w:rPr>
        <w:fldChar w:fldCharType="separate"/>
      </w:r>
      <w:r w:rsidR="00A5526B" w:rsidRPr="00D30822">
        <w:rPr>
          <w:i/>
          <w:iCs/>
          <w:color w:val="44546A"/>
          <w:sz w:val="18"/>
          <w:szCs w:val="18"/>
          <w:lang w:val="en-AU" w:eastAsia="en-US"/>
        </w:rPr>
        <w:t xml:space="preserve">Figure </w:t>
      </w:r>
      <w:r w:rsidR="00A5526B">
        <w:rPr>
          <w:i/>
          <w:iCs/>
          <w:noProof/>
          <w:color w:val="44546A"/>
          <w:sz w:val="18"/>
          <w:szCs w:val="18"/>
          <w:lang w:val="en-AU" w:eastAsia="en-US"/>
        </w:rPr>
        <w:t>16</w:t>
      </w:r>
      <w:r w:rsidR="001B36DE">
        <w:rPr>
          <w:lang w:val="en-NZ" w:eastAsia="en-US"/>
        </w:rPr>
        <w:fldChar w:fldCharType="end"/>
      </w:r>
      <w:r w:rsidR="001B36DE">
        <w:rPr>
          <w:lang w:val="en-NZ" w:eastAsia="en-US"/>
        </w:rPr>
        <w:t xml:space="preserve">).  </w:t>
      </w:r>
      <w:r w:rsidR="00E84978">
        <w:rPr>
          <w:lang w:val="en-NZ" w:eastAsia="en-US"/>
        </w:rPr>
        <w:t>The Japanese and Taiwanese clusters were south of about 15 S, as in region 1, but the Korean cluster was further north</w:t>
      </w:r>
      <w:r w:rsidR="001B36DE">
        <w:rPr>
          <w:lang w:val="en-NZ" w:eastAsia="en-US"/>
        </w:rPr>
        <w:t xml:space="preserve"> </w:t>
      </w:r>
      <w:r w:rsidR="00E84978">
        <w:rPr>
          <w:lang w:val="en-NZ" w:eastAsia="en-US"/>
        </w:rPr>
        <w:t>(</w:t>
      </w:r>
      <w:r w:rsidR="00D14032">
        <w:rPr>
          <w:lang w:val="en-NZ" w:eastAsia="en-US"/>
        </w:rPr>
        <w:fldChar w:fldCharType="begin"/>
      </w:r>
      <w:r w:rsidR="00D14032">
        <w:rPr>
          <w:lang w:val="en-NZ" w:eastAsia="en-US"/>
        </w:rPr>
        <w:instrText xml:space="preserve"> REF _Ref455060052 \h  \* MERGEFORMAT </w:instrText>
      </w:r>
      <w:r w:rsidR="00D14032">
        <w:rPr>
          <w:lang w:val="en-NZ" w:eastAsia="en-US"/>
        </w:rPr>
      </w:r>
      <w:r w:rsidR="00D14032">
        <w:rPr>
          <w:lang w:val="en-NZ" w:eastAsia="en-US"/>
        </w:rPr>
        <w:fldChar w:fldCharType="separate"/>
      </w:r>
      <w:r w:rsidR="00A5526B" w:rsidRPr="00A5526B">
        <w:rPr>
          <w:lang w:val="en-NZ" w:eastAsia="en-US"/>
        </w:rPr>
        <w:t>Figure 22</w:t>
      </w:r>
      <w:r w:rsidR="00D14032">
        <w:rPr>
          <w:lang w:val="en-NZ" w:eastAsia="en-US"/>
        </w:rPr>
        <w:fldChar w:fldCharType="end"/>
      </w:r>
      <w:r w:rsidR="00E84978">
        <w:rPr>
          <w:lang w:val="en-NZ" w:eastAsia="en-US"/>
        </w:rPr>
        <w:t xml:space="preserve">), probably because there was very little Korean effort further south in region 2. </w:t>
      </w:r>
    </w:p>
    <w:p w14:paraId="1FABBB61" w14:textId="038A95AB" w:rsidR="00D14032" w:rsidRDefault="00554572" w:rsidP="0029436C">
      <w:pPr>
        <w:spacing w:after="200" w:line="276" w:lineRule="auto"/>
        <w:rPr>
          <w:lang w:val="en-NZ" w:eastAsia="en-US"/>
        </w:rPr>
      </w:pPr>
      <w:r>
        <w:rPr>
          <w:lang w:val="en-NZ" w:eastAsia="en-US"/>
        </w:rPr>
        <w:t>In region 3, one cluster was selected for the Japanese and Korean fleets, but two clusters for the Taiwanese fleet</w:t>
      </w:r>
      <w:r w:rsidR="00D14032">
        <w:rPr>
          <w:lang w:val="en-NZ" w:eastAsia="en-US"/>
        </w:rPr>
        <w:t xml:space="preserve"> (</w:t>
      </w:r>
      <w:r w:rsidR="00D14032">
        <w:rPr>
          <w:lang w:val="en-NZ" w:eastAsia="en-US"/>
        </w:rPr>
        <w:fldChar w:fldCharType="begin"/>
      </w:r>
      <w:r w:rsidR="00D14032">
        <w:rPr>
          <w:lang w:val="en-NZ" w:eastAsia="en-US"/>
        </w:rPr>
        <w:instrText xml:space="preserve"> REF _Ref455059371 \h  \* MERGEFORMAT </w:instrText>
      </w:r>
      <w:r w:rsidR="00D14032">
        <w:rPr>
          <w:lang w:val="en-NZ" w:eastAsia="en-US"/>
        </w:rPr>
      </w:r>
      <w:r w:rsidR="00D14032">
        <w:rPr>
          <w:lang w:val="en-NZ" w:eastAsia="en-US"/>
        </w:rPr>
        <w:fldChar w:fldCharType="separate"/>
      </w:r>
      <w:r w:rsidR="00A5526B" w:rsidRPr="00A5526B">
        <w:rPr>
          <w:lang w:val="en-NZ" w:eastAsia="en-US"/>
        </w:rPr>
        <w:t>Figure 17</w:t>
      </w:r>
      <w:r w:rsidR="00D14032">
        <w:rPr>
          <w:lang w:val="en-NZ" w:eastAsia="en-US"/>
        </w:rPr>
        <w:fldChar w:fldCharType="end"/>
      </w:r>
      <w:r w:rsidR="00D14032">
        <w:rPr>
          <w:lang w:val="en-NZ" w:eastAsia="en-US"/>
        </w:rPr>
        <w:t>)</w:t>
      </w:r>
      <w:r>
        <w:rPr>
          <w:lang w:val="en-NZ" w:eastAsia="en-US"/>
        </w:rPr>
        <w:t xml:space="preserve">. </w:t>
      </w:r>
      <w:r w:rsidR="00E84978">
        <w:rPr>
          <w:lang w:val="en-NZ" w:eastAsia="en-US"/>
        </w:rPr>
        <w:t>The Japanese cluster had good coverage across most of the time series, as did the Taiwanese cluster, whereas the Korean cluster was less evenly distributed (</w:t>
      </w:r>
      <w:r w:rsidR="00D14032">
        <w:rPr>
          <w:lang w:val="en-NZ" w:eastAsia="en-US"/>
        </w:rPr>
        <w:fldChar w:fldCharType="begin"/>
      </w:r>
      <w:r w:rsidR="00D14032">
        <w:rPr>
          <w:lang w:val="en-NZ" w:eastAsia="en-US"/>
        </w:rPr>
        <w:instrText xml:space="preserve"> REF _Ref455060086 \h  \* MERGEFORMAT </w:instrText>
      </w:r>
      <w:r w:rsidR="00D14032">
        <w:rPr>
          <w:lang w:val="en-NZ" w:eastAsia="en-US"/>
        </w:rPr>
      </w:r>
      <w:r w:rsidR="00D14032">
        <w:rPr>
          <w:lang w:val="en-NZ" w:eastAsia="en-US"/>
        </w:rPr>
        <w:fldChar w:fldCharType="separate"/>
      </w:r>
      <w:r w:rsidR="00A5526B" w:rsidRPr="00A5526B">
        <w:rPr>
          <w:lang w:val="en-NZ" w:eastAsia="en-US"/>
        </w:rPr>
        <w:t>Figure 18</w:t>
      </w:r>
      <w:r w:rsidR="00D14032">
        <w:rPr>
          <w:lang w:val="en-NZ" w:eastAsia="en-US"/>
        </w:rPr>
        <w:fldChar w:fldCharType="end"/>
      </w:r>
      <w:r w:rsidR="00E84978">
        <w:rPr>
          <w:lang w:val="en-NZ" w:eastAsia="en-US"/>
        </w:rPr>
        <w:t>). The spatial coverage of the Japanese and Taiwanese clusters was also broad</w:t>
      </w:r>
      <w:r w:rsidR="00D14032">
        <w:rPr>
          <w:lang w:val="en-NZ" w:eastAsia="en-US"/>
        </w:rPr>
        <w:t xml:space="preserve"> </w:t>
      </w:r>
      <w:r w:rsidR="00E84978">
        <w:rPr>
          <w:lang w:val="en-NZ" w:eastAsia="en-US"/>
        </w:rPr>
        <w:t>(</w:t>
      </w:r>
      <w:r w:rsidR="00D14032">
        <w:rPr>
          <w:lang w:val="en-NZ" w:eastAsia="en-US"/>
        </w:rPr>
        <w:fldChar w:fldCharType="begin"/>
      </w:r>
      <w:r w:rsidR="00D14032">
        <w:rPr>
          <w:lang w:val="en-NZ" w:eastAsia="en-US"/>
        </w:rPr>
        <w:instrText xml:space="preserve"> REF _Ref455060098 \h  \* MERGEFORMAT </w:instrText>
      </w:r>
      <w:r w:rsidR="00D14032">
        <w:rPr>
          <w:lang w:val="en-NZ" w:eastAsia="en-US"/>
        </w:rPr>
      </w:r>
      <w:r w:rsidR="00D14032">
        <w:rPr>
          <w:lang w:val="en-NZ" w:eastAsia="en-US"/>
        </w:rPr>
        <w:fldChar w:fldCharType="separate"/>
      </w:r>
      <w:r w:rsidR="00A5526B" w:rsidRPr="00A5526B">
        <w:rPr>
          <w:lang w:val="en-NZ" w:eastAsia="en-US"/>
        </w:rPr>
        <w:t>Figure 23</w:t>
      </w:r>
      <w:r w:rsidR="00D14032">
        <w:rPr>
          <w:lang w:val="en-NZ" w:eastAsia="en-US"/>
        </w:rPr>
        <w:fldChar w:fldCharType="end"/>
      </w:r>
      <w:r w:rsidR="00E84978">
        <w:rPr>
          <w:lang w:val="en-NZ" w:eastAsia="en-US"/>
        </w:rPr>
        <w:t xml:space="preserve">). There were some striking patterns of changing species composition in the Japanese time series at 30S and 35S, which were not seen in any other fleet or region. These may warrant further investigation.  </w:t>
      </w:r>
    </w:p>
    <w:p w14:paraId="4C1031ED" w14:textId="15714DD1" w:rsidR="00F15A80" w:rsidRDefault="00554572" w:rsidP="0029436C">
      <w:pPr>
        <w:spacing w:after="200" w:line="276" w:lineRule="auto"/>
        <w:rPr>
          <w:lang w:val="en-NZ" w:eastAsia="en-US"/>
        </w:rPr>
      </w:pPr>
      <w:r>
        <w:rPr>
          <w:lang w:val="en-NZ" w:eastAsia="en-US"/>
        </w:rPr>
        <w:t xml:space="preserve">In region 4, </w:t>
      </w:r>
      <w:r w:rsidR="00E84978">
        <w:rPr>
          <w:lang w:val="en-NZ" w:eastAsia="en-US"/>
        </w:rPr>
        <w:t xml:space="preserve">a single </w:t>
      </w:r>
      <w:r w:rsidR="00D14032">
        <w:rPr>
          <w:lang w:val="en-NZ" w:eastAsia="en-US"/>
        </w:rPr>
        <w:t>cluster was selected for Japan and 2 clusters each for the Korean and Taiwanese fleets (</w:t>
      </w:r>
      <w:r w:rsidR="00D14032">
        <w:rPr>
          <w:lang w:val="en-NZ" w:eastAsia="en-US"/>
        </w:rPr>
        <w:fldChar w:fldCharType="begin"/>
      </w:r>
      <w:r w:rsidR="00D14032">
        <w:rPr>
          <w:lang w:val="en-NZ" w:eastAsia="en-US"/>
        </w:rPr>
        <w:instrText xml:space="preserve"> REF _Ref455059361 \h  \* MERGEFORMAT </w:instrText>
      </w:r>
      <w:r w:rsidR="00D14032">
        <w:rPr>
          <w:lang w:val="en-NZ" w:eastAsia="en-US"/>
        </w:rPr>
      </w:r>
      <w:r w:rsidR="00D14032">
        <w:rPr>
          <w:lang w:val="en-NZ" w:eastAsia="en-US"/>
        </w:rPr>
        <w:fldChar w:fldCharType="separate"/>
      </w:r>
      <w:r w:rsidR="00A5526B" w:rsidRPr="00A5526B">
        <w:rPr>
          <w:lang w:val="en-NZ" w:eastAsia="en-US"/>
        </w:rPr>
        <w:t>Figure 19</w:t>
      </w:r>
      <w:r w:rsidR="00D14032">
        <w:rPr>
          <w:lang w:val="en-NZ" w:eastAsia="en-US"/>
        </w:rPr>
        <w:fldChar w:fldCharType="end"/>
      </w:r>
      <w:r w:rsidR="00D14032">
        <w:rPr>
          <w:lang w:val="en-NZ" w:eastAsia="en-US"/>
        </w:rPr>
        <w:t xml:space="preserve">). </w:t>
      </w:r>
      <w:r w:rsidR="00E84978">
        <w:rPr>
          <w:lang w:val="en-NZ" w:eastAsia="en-US"/>
        </w:rPr>
        <w:t>The Japanese cluster</w:t>
      </w:r>
      <w:r w:rsidR="00B47F7F">
        <w:rPr>
          <w:lang w:val="en-NZ" w:eastAsia="en-US"/>
        </w:rPr>
        <w:t xml:space="preserve"> was based mostly on albacore, with small proportions of bigeye a</w:t>
      </w:r>
      <w:r w:rsidR="0036469B">
        <w:rPr>
          <w:lang w:val="en-NZ" w:eastAsia="en-US"/>
        </w:rPr>
        <w:t>n</w:t>
      </w:r>
      <w:r w:rsidR="00B47F7F">
        <w:rPr>
          <w:lang w:val="en-NZ" w:eastAsia="en-US"/>
        </w:rPr>
        <w:t xml:space="preserve">d southern bluefin tuna. The cluster </w:t>
      </w:r>
      <w:r w:rsidR="00E84978">
        <w:rPr>
          <w:lang w:val="en-NZ" w:eastAsia="en-US"/>
        </w:rPr>
        <w:t xml:space="preserve">had good </w:t>
      </w:r>
      <w:r w:rsidR="00B47F7F">
        <w:rPr>
          <w:lang w:val="en-NZ" w:eastAsia="en-US"/>
        </w:rPr>
        <w:t xml:space="preserve">temporal </w:t>
      </w:r>
      <w:r w:rsidR="00E84978">
        <w:rPr>
          <w:lang w:val="en-NZ" w:eastAsia="en-US"/>
        </w:rPr>
        <w:t>coverage</w:t>
      </w:r>
      <w:r w:rsidR="00B47F7F">
        <w:rPr>
          <w:lang w:val="en-NZ" w:eastAsia="en-US"/>
        </w:rPr>
        <w:t>, as did the Taiwanese clusters</w:t>
      </w:r>
      <w:r w:rsidR="00E84978">
        <w:rPr>
          <w:lang w:val="en-NZ" w:eastAsia="en-US"/>
        </w:rPr>
        <w:t xml:space="preserve"> (</w:t>
      </w:r>
      <w:r w:rsidR="00D14032">
        <w:rPr>
          <w:lang w:val="en-NZ" w:eastAsia="en-US"/>
        </w:rPr>
        <w:fldChar w:fldCharType="begin"/>
      </w:r>
      <w:r w:rsidR="00D14032">
        <w:rPr>
          <w:lang w:val="en-NZ" w:eastAsia="en-US"/>
        </w:rPr>
        <w:instrText xml:space="preserve"> REF _Ref455058445 \h  \* MERGEFORMAT </w:instrText>
      </w:r>
      <w:r w:rsidR="00D14032">
        <w:rPr>
          <w:lang w:val="en-NZ" w:eastAsia="en-US"/>
        </w:rPr>
      </w:r>
      <w:r w:rsidR="00D14032">
        <w:rPr>
          <w:lang w:val="en-NZ" w:eastAsia="en-US"/>
        </w:rPr>
        <w:fldChar w:fldCharType="separate"/>
      </w:r>
      <w:r w:rsidR="00A5526B" w:rsidRPr="00A5526B">
        <w:rPr>
          <w:lang w:val="en-NZ" w:eastAsia="en-US"/>
        </w:rPr>
        <w:t>Figure 20</w:t>
      </w:r>
      <w:r w:rsidR="00D14032">
        <w:rPr>
          <w:lang w:val="en-NZ" w:eastAsia="en-US"/>
        </w:rPr>
        <w:fldChar w:fldCharType="end"/>
      </w:r>
      <w:r w:rsidR="00E84978">
        <w:rPr>
          <w:lang w:val="en-NZ" w:eastAsia="en-US"/>
        </w:rPr>
        <w:t>)</w:t>
      </w:r>
      <w:r w:rsidR="00B47F7F">
        <w:rPr>
          <w:lang w:val="en-NZ" w:eastAsia="en-US"/>
        </w:rPr>
        <w:t xml:space="preserve">. For Japan and Korea the clusters were focused north of about 37 S, with more southern effort in southern bluefin tuna clusters. For Taiwan the albacore clusters included most of the effort in region 4, which for the Taiwanese fleet went only as far south as 40 S </w:t>
      </w:r>
      <w:r w:rsidR="00E84978">
        <w:rPr>
          <w:lang w:val="en-NZ" w:eastAsia="en-US"/>
        </w:rPr>
        <w:t>(</w:t>
      </w:r>
      <w:r w:rsidR="00D14032">
        <w:rPr>
          <w:lang w:val="en-NZ" w:eastAsia="en-US"/>
        </w:rPr>
        <w:fldChar w:fldCharType="begin"/>
      </w:r>
      <w:r w:rsidR="00D14032">
        <w:rPr>
          <w:lang w:val="en-NZ" w:eastAsia="en-US"/>
        </w:rPr>
        <w:instrText xml:space="preserve"> REF _Ref417480587 \h  \* MERGEFORMAT </w:instrText>
      </w:r>
      <w:r w:rsidR="00D14032">
        <w:rPr>
          <w:lang w:val="en-NZ" w:eastAsia="en-US"/>
        </w:rPr>
      </w:r>
      <w:r w:rsidR="00D14032">
        <w:rPr>
          <w:lang w:val="en-NZ" w:eastAsia="en-US"/>
        </w:rPr>
        <w:fldChar w:fldCharType="separate"/>
      </w:r>
      <w:r w:rsidR="00A5526B" w:rsidRPr="00A5526B">
        <w:rPr>
          <w:lang w:val="en-NZ" w:eastAsia="en-US"/>
        </w:rPr>
        <w:t>Figure 24</w:t>
      </w:r>
      <w:r w:rsidR="00D14032">
        <w:rPr>
          <w:lang w:val="en-NZ" w:eastAsia="en-US"/>
        </w:rPr>
        <w:fldChar w:fldCharType="end"/>
      </w:r>
      <w:r w:rsidR="00E84978">
        <w:rPr>
          <w:lang w:val="en-NZ" w:eastAsia="en-US"/>
        </w:rPr>
        <w:t xml:space="preserve">). </w:t>
      </w:r>
    </w:p>
    <w:p w14:paraId="3BCE9A80" w14:textId="67991C05" w:rsidR="00E920D4" w:rsidRDefault="00E920D4" w:rsidP="0036469B">
      <w:pPr>
        <w:pStyle w:val="Heading2"/>
        <w:tabs>
          <w:tab w:val="left" w:pos="2700"/>
        </w:tabs>
        <w:rPr>
          <w:lang w:val="en-NZ" w:eastAsia="en-US"/>
        </w:rPr>
      </w:pPr>
      <w:bookmarkStart w:id="393" w:name="_Toc469405552"/>
      <w:r>
        <w:rPr>
          <w:lang w:val="en-NZ" w:eastAsia="en-US"/>
        </w:rPr>
        <w:t>CPUE indices</w:t>
      </w:r>
      <w:bookmarkEnd w:id="393"/>
      <w:r w:rsidR="0036469B">
        <w:rPr>
          <w:lang w:val="en-NZ" w:eastAsia="en-US"/>
        </w:rPr>
        <w:tab/>
      </w:r>
    </w:p>
    <w:p w14:paraId="0430C3BB" w14:textId="3D5FAD1E" w:rsidR="00E920D4" w:rsidRDefault="00CB3784" w:rsidP="001E2904">
      <w:pPr>
        <w:spacing w:after="200" w:line="276" w:lineRule="auto"/>
        <w:rPr>
          <w:lang w:val="en-NZ" w:eastAsia="en-US"/>
        </w:rPr>
      </w:pPr>
      <w:r w:rsidRPr="0036469B">
        <w:rPr>
          <w:lang w:val="en-NZ" w:eastAsia="en-US"/>
        </w:rPr>
        <w:t>We estimated indices for all regions</w:t>
      </w:r>
      <w:r w:rsidR="0036469B">
        <w:rPr>
          <w:lang w:val="en-NZ" w:eastAsia="en-US"/>
        </w:rPr>
        <w:t xml:space="preserve"> of regional structure A3</w:t>
      </w:r>
      <w:r w:rsidRPr="0036469B">
        <w:rPr>
          <w:lang w:val="en-NZ" w:eastAsia="en-US"/>
        </w:rPr>
        <w:t xml:space="preserve"> (Tables </w:t>
      </w:r>
      <w:r w:rsidRPr="0036469B">
        <w:rPr>
          <w:lang w:val="en-NZ" w:eastAsia="en-US"/>
        </w:rPr>
        <w:fldChar w:fldCharType="begin"/>
      </w:r>
      <w:r w:rsidRPr="0036469B">
        <w:rPr>
          <w:lang w:val="en-NZ" w:eastAsia="en-US"/>
        </w:rPr>
        <w:instrText xml:space="preserve"> REF _Ref455064542 \#0 \h  \* MERGEFORMAT </w:instrText>
      </w:r>
      <w:r w:rsidRPr="0036469B">
        <w:rPr>
          <w:lang w:val="en-NZ" w:eastAsia="en-US"/>
        </w:rPr>
      </w:r>
      <w:r w:rsidRPr="0036469B">
        <w:rPr>
          <w:lang w:val="en-NZ" w:eastAsia="en-US"/>
        </w:rPr>
        <w:fldChar w:fldCharType="separate"/>
      </w:r>
      <w:r w:rsidR="00A5526B">
        <w:rPr>
          <w:b/>
          <w:bCs/>
          <w:lang w:val="en-US" w:eastAsia="en-US"/>
        </w:rPr>
        <w:t>Error! Reference source not found.</w:t>
      </w:r>
      <w:r w:rsidRPr="0036469B">
        <w:rPr>
          <w:lang w:val="en-NZ" w:eastAsia="en-US"/>
        </w:rPr>
        <w:fldChar w:fldCharType="end"/>
      </w:r>
      <w:r w:rsidRPr="0036469B">
        <w:rPr>
          <w:lang w:val="en-NZ" w:eastAsia="en-US"/>
        </w:rPr>
        <w:t>–</w:t>
      </w:r>
      <w:r w:rsidRPr="0036469B">
        <w:rPr>
          <w:lang w:val="en-NZ" w:eastAsia="en-US"/>
        </w:rPr>
        <w:fldChar w:fldCharType="begin"/>
      </w:r>
      <w:r w:rsidRPr="0036469B">
        <w:rPr>
          <w:lang w:val="en-NZ" w:eastAsia="en-US"/>
        </w:rPr>
        <w:instrText xml:space="preserve"> REF _Ref455064842 \#0 \h </w:instrText>
      </w:r>
      <w:r w:rsidR="0036469B" w:rsidRPr="0036469B">
        <w:rPr>
          <w:lang w:val="en-NZ" w:eastAsia="en-US"/>
        </w:rPr>
        <w:instrText xml:space="preserve"> \* MERGEFORMAT </w:instrText>
      </w:r>
      <w:r w:rsidRPr="0036469B">
        <w:rPr>
          <w:lang w:val="en-NZ" w:eastAsia="en-US"/>
        </w:rPr>
      </w:r>
      <w:r w:rsidRPr="0036469B">
        <w:rPr>
          <w:lang w:val="en-NZ" w:eastAsia="en-US"/>
        </w:rPr>
        <w:fldChar w:fldCharType="separate"/>
      </w:r>
      <w:r w:rsidR="00A5526B">
        <w:rPr>
          <w:b/>
          <w:bCs/>
          <w:lang w:val="en-US" w:eastAsia="en-US"/>
        </w:rPr>
        <w:t>Error! Reference source not found.</w:t>
      </w:r>
      <w:r w:rsidRPr="0036469B">
        <w:rPr>
          <w:lang w:val="en-NZ" w:eastAsia="en-US"/>
        </w:rPr>
        <w:fldChar w:fldCharType="end"/>
      </w:r>
      <w:r w:rsidRPr="0036469B">
        <w:rPr>
          <w:lang w:val="en-NZ" w:eastAsia="en-US"/>
        </w:rPr>
        <w:t xml:space="preserve">, Figures </w:t>
      </w:r>
      <w:r w:rsidRPr="0036469B">
        <w:rPr>
          <w:lang w:val="en-NZ" w:eastAsia="en-US"/>
        </w:rPr>
        <w:fldChar w:fldCharType="begin"/>
      </w:r>
      <w:r w:rsidRPr="0036469B">
        <w:rPr>
          <w:lang w:val="en-NZ" w:eastAsia="en-US"/>
        </w:rPr>
        <w:instrText xml:space="preserve"> REF _Ref455064645 \#0 \h  \* MERGEFORMAT </w:instrText>
      </w:r>
      <w:r w:rsidRPr="0036469B">
        <w:rPr>
          <w:lang w:val="en-NZ" w:eastAsia="en-US"/>
        </w:rPr>
      </w:r>
      <w:r w:rsidRPr="0036469B">
        <w:rPr>
          <w:lang w:val="en-NZ" w:eastAsia="en-US"/>
        </w:rPr>
        <w:fldChar w:fldCharType="separate"/>
      </w:r>
      <w:r w:rsidR="00A5526B">
        <w:rPr>
          <w:lang w:val="en-NZ" w:eastAsia="en-US"/>
        </w:rPr>
        <w:t>25</w:t>
      </w:r>
      <w:r w:rsidRPr="0036469B">
        <w:rPr>
          <w:lang w:val="en-NZ" w:eastAsia="en-US"/>
        </w:rPr>
        <w:fldChar w:fldCharType="end"/>
      </w:r>
      <w:r w:rsidRPr="0036469B">
        <w:rPr>
          <w:lang w:val="en-NZ" w:eastAsia="en-US"/>
        </w:rPr>
        <w:t>–</w:t>
      </w:r>
      <w:r w:rsidRPr="0036469B">
        <w:rPr>
          <w:lang w:val="en-NZ" w:eastAsia="en-US"/>
        </w:rPr>
        <w:fldChar w:fldCharType="begin"/>
      </w:r>
      <w:r w:rsidRPr="0036469B">
        <w:rPr>
          <w:lang w:val="en-NZ" w:eastAsia="en-US"/>
        </w:rPr>
        <w:instrText xml:space="preserve"> REF _Ref455064699 \#0 \h  \* MERGEFORMAT </w:instrText>
      </w:r>
      <w:r w:rsidRPr="0036469B">
        <w:rPr>
          <w:lang w:val="en-NZ" w:eastAsia="en-US"/>
        </w:rPr>
      </w:r>
      <w:r w:rsidRPr="0036469B">
        <w:rPr>
          <w:lang w:val="en-NZ" w:eastAsia="en-US"/>
        </w:rPr>
        <w:fldChar w:fldCharType="separate"/>
      </w:r>
      <w:r w:rsidR="00A5526B">
        <w:rPr>
          <w:lang w:val="en-NZ" w:eastAsia="en-US"/>
        </w:rPr>
        <w:t>28</w:t>
      </w:r>
      <w:r w:rsidRPr="0036469B">
        <w:rPr>
          <w:lang w:val="en-NZ" w:eastAsia="en-US"/>
        </w:rPr>
        <w:fldChar w:fldCharType="end"/>
      </w:r>
      <w:r w:rsidRPr="0036469B">
        <w:rPr>
          <w:lang w:val="en-NZ" w:eastAsia="en-US"/>
        </w:rPr>
        <w:t>), and for the single region of regional structure A5 (</w:t>
      </w:r>
      <w:r w:rsidR="0036469B" w:rsidRPr="0036469B">
        <w:rPr>
          <w:lang w:val="en-NZ" w:eastAsia="en-US"/>
        </w:rPr>
        <w:t xml:space="preserve">Tables </w:t>
      </w:r>
      <w:r w:rsidRPr="0036469B">
        <w:rPr>
          <w:lang w:val="en-NZ" w:eastAsia="en-US"/>
        </w:rPr>
        <w:fldChar w:fldCharType="begin"/>
      </w:r>
      <w:r w:rsidRPr="0036469B">
        <w:rPr>
          <w:lang w:val="en-NZ" w:eastAsia="en-US"/>
        </w:rPr>
        <w:instrText xml:space="preserve"> REF _Ref455064755</w:instrText>
      </w:r>
      <w:r w:rsidR="0036469B" w:rsidRPr="0036469B">
        <w:rPr>
          <w:lang w:val="en-NZ" w:eastAsia="en-US"/>
        </w:rPr>
        <w:instrText xml:space="preserve"> \#0</w:instrText>
      </w:r>
      <w:r w:rsidRPr="0036469B">
        <w:rPr>
          <w:lang w:val="en-NZ" w:eastAsia="en-US"/>
        </w:rPr>
        <w:instrText xml:space="preserve"> \h  \* MERGEFORMAT </w:instrText>
      </w:r>
      <w:r w:rsidRPr="0036469B">
        <w:rPr>
          <w:lang w:val="en-NZ" w:eastAsia="en-US"/>
        </w:rPr>
      </w:r>
      <w:r w:rsidRPr="0036469B">
        <w:rPr>
          <w:lang w:val="en-NZ" w:eastAsia="en-US"/>
        </w:rPr>
        <w:fldChar w:fldCharType="separate"/>
      </w:r>
      <w:r w:rsidR="00A5526B">
        <w:rPr>
          <w:b/>
          <w:bCs/>
          <w:lang w:val="en-US" w:eastAsia="en-US"/>
        </w:rPr>
        <w:t>Error! Reference source not found.</w:t>
      </w:r>
      <w:r w:rsidRPr="0036469B">
        <w:rPr>
          <w:lang w:val="en-NZ" w:eastAsia="en-US"/>
        </w:rPr>
        <w:fldChar w:fldCharType="end"/>
      </w:r>
      <w:r w:rsidR="0036469B" w:rsidRPr="0036469B">
        <w:rPr>
          <w:lang w:val="en-NZ" w:eastAsia="en-US"/>
        </w:rPr>
        <w:t>–</w:t>
      </w:r>
      <w:r w:rsidR="0036469B" w:rsidRPr="0036469B">
        <w:rPr>
          <w:lang w:val="en-NZ" w:eastAsia="en-US"/>
        </w:rPr>
        <w:fldChar w:fldCharType="begin"/>
      </w:r>
      <w:r w:rsidR="0036469B" w:rsidRPr="0036469B">
        <w:rPr>
          <w:lang w:val="en-NZ" w:eastAsia="en-US"/>
        </w:rPr>
        <w:instrText xml:space="preserve"> REF _Ref455064562 \#0 \h  \* MERGEFORMAT </w:instrText>
      </w:r>
      <w:r w:rsidR="0036469B" w:rsidRPr="0036469B">
        <w:rPr>
          <w:lang w:val="en-NZ" w:eastAsia="en-US"/>
        </w:rPr>
      </w:r>
      <w:r w:rsidR="0036469B" w:rsidRPr="0036469B">
        <w:rPr>
          <w:lang w:val="en-NZ" w:eastAsia="en-US"/>
        </w:rPr>
        <w:fldChar w:fldCharType="separate"/>
      </w:r>
      <w:r w:rsidR="00A5526B">
        <w:rPr>
          <w:b/>
          <w:bCs/>
          <w:lang w:val="en-US" w:eastAsia="en-US"/>
        </w:rPr>
        <w:t>Error! Reference source not found.</w:t>
      </w:r>
      <w:r w:rsidR="0036469B" w:rsidRPr="0036469B">
        <w:rPr>
          <w:lang w:val="en-NZ" w:eastAsia="en-US"/>
        </w:rPr>
        <w:fldChar w:fldCharType="end"/>
      </w:r>
      <w:r w:rsidRPr="0036469B">
        <w:rPr>
          <w:lang w:val="en-NZ" w:eastAsia="en-US"/>
        </w:rPr>
        <w:t xml:space="preserve">, </w:t>
      </w:r>
      <w:r w:rsidRPr="0036469B">
        <w:rPr>
          <w:lang w:val="en-NZ" w:eastAsia="en-US"/>
        </w:rPr>
        <w:fldChar w:fldCharType="begin"/>
      </w:r>
      <w:r w:rsidRPr="0036469B">
        <w:rPr>
          <w:lang w:val="en-NZ" w:eastAsia="en-US"/>
        </w:rPr>
        <w:instrText xml:space="preserve"> REF _Ref455064648 \h </w:instrText>
      </w:r>
      <w:r w:rsidR="0036469B">
        <w:rPr>
          <w:lang w:val="en-NZ" w:eastAsia="en-US"/>
        </w:rPr>
        <w:instrText xml:space="preserve"> \* MERGEFORMAT </w:instrText>
      </w:r>
      <w:r w:rsidRPr="0036469B">
        <w:rPr>
          <w:lang w:val="en-NZ" w:eastAsia="en-US"/>
        </w:rPr>
      </w:r>
      <w:r w:rsidRPr="0036469B">
        <w:rPr>
          <w:lang w:val="en-NZ" w:eastAsia="en-US"/>
        </w:rPr>
        <w:fldChar w:fldCharType="separate"/>
      </w:r>
      <w:r w:rsidR="00A5526B" w:rsidRPr="00A5526B">
        <w:rPr>
          <w:lang w:val="en-NZ" w:eastAsia="en-US"/>
        </w:rPr>
        <w:t>Figure 29</w:t>
      </w:r>
      <w:r w:rsidRPr="0036469B">
        <w:rPr>
          <w:lang w:val="en-NZ" w:eastAsia="en-US"/>
        </w:rPr>
        <w:fldChar w:fldCharType="end"/>
      </w:r>
      <w:r w:rsidRPr="0036469B">
        <w:rPr>
          <w:lang w:val="en-NZ" w:eastAsia="en-US"/>
        </w:rPr>
        <w:t xml:space="preserve">). </w:t>
      </w:r>
      <w:r w:rsidR="001E2904">
        <w:rPr>
          <w:lang w:val="en-NZ" w:eastAsia="en-US"/>
        </w:rPr>
        <w:t xml:space="preserve">A limited range of diagnostics indicated reasonably normal distributions of residuals (Figures </w:t>
      </w:r>
      <w:r w:rsidR="001E2904">
        <w:rPr>
          <w:lang w:val="en-NZ" w:eastAsia="en-US"/>
        </w:rPr>
        <w:fldChar w:fldCharType="begin"/>
      </w:r>
      <w:r w:rsidR="001E2904">
        <w:rPr>
          <w:lang w:val="en-NZ" w:eastAsia="en-US"/>
        </w:rPr>
        <w:instrText xml:space="preserve"> REF _Ref455065299 \#0 \h  \* MERGEFORMAT </w:instrText>
      </w:r>
      <w:r w:rsidR="001E2904">
        <w:rPr>
          <w:lang w:val="en-NZ" w:eastAsia="en-US"/>
        </w:rPr>
      </w:r>
      <w:r w:rsidR="001E2904">
        <w:rPr>
          <w:lang w:val="en-NZ" w:eastAsia="en-US"/>
        </w:rPr>
        <w:fldChar w:fldCharType="separate"/>
      </w:r>
      <w:r w:rsidR="00A5526B">
        <w:rPr>
          <w:lang w:val="en-NZ" w:eastAsia="en-US"/>
        </w:rPr>
        <w:t>30</w:t>
      </w:r>
      <w:r w:rsidR="001E2904">
        <w:rPr>
          <w:lang w:val="en-NZ" w:eastAsia="en-US"/>
        </w:rPr>
        <w:fldChar w:fldCharType="end"/>
      </w:r>
      <w:r w:rsidR="001E2904">
        <w:rPr>
          <w:lang w:val="en-NZ" w:eastAsia="en-US"/>
        </w:rPr>
        <w:t>–</w:t>
      </w:r>
      <w:r w:rsidR="001E2904">
        <w:rPr>
          <w:lang w:val="en-NZ" w:eastAsia="en-US"/>
        </w:rPr>
        <w:fldChar w:fldCharType="begin"/>
      </w:r>
      <w:r w:rsidR="001E2904">
        <w:rPr>
          <w:lang w:val="en-NZ" w:eastAsia="en-US"/>
        </w:rPr>
        <w:instrText xml:space="preserve"> REF _Ref455065301 \#0 \h  \* MERGEFORMAT </w:instrText>
      </w:r>
      <w:r w:rsidR="001E2904">
        <w:rPr>
          <w:lang w:val="en-NZ" w:eastAsia="en-US"/>
        </w:rPr>
      </w:r>
      <w:r w:rsidR="001E2904">
        <w:rPr>
          <w:lang w:val="en-NZ" w:eastAsia="en-US"/>
        </w:rPr>
        <w:fldChar w:fldCharType="separate"/>
      </w:r>
      <w:r w:rsidR="00A5526B">
        <w:rPr>
          <w:lang w:val="en-NZ" w:eastAsia="en-US"/>
        </w:rPr>
        <w:t>32</w:t>
      </w:r>
      <w:r w:rsidR="001E2904">
        <w:rPr>
          <w:lang w:val="en-NZ" w:eastAsia="en-US"/>
        </w:rPr>
        <w:fldChar w:fldCharType="end"/>
      </w:r>
      <w:r w:rsidR="001E2904">
        <w:rPr>
          <w:lang w:val="en-NZ" w:eastAsia="en-US"/>
        </w:rPr>
        <w:t xml:space="preserve">). </w:t>
      </w:r>
    </w:p>
    <w:p w14:paraId="0A35B579" w14:textId="38C474B6" w:rsidR="001E2904" w:rsidRDefault="001E2904" w:rsidP="001E2904">
      <w:pPr>
        <w:spacing w:after="200" w:line="276" w:lineRule="auto"/>
        <w:rPr>
          <w:lang w:val="en-NZ" w:eastAsia="en-US"/>
        </w:rPr>
      </w:pPr>
      <w:r>
        <w:rPr>
          <w:lang w:val="en-NZ" w:eastAsia="en-US"/>
        </w:rPr>
        <w:t xml:space="preserve">Indices in the northern areas were characterized by steep or very steep declines in standardized CPUE prior to 1975, particularly in region 1. After 1980 the region 1 CPUE increased until 1995 and then decreased. For the </w:t>
      </w:r>
      <w:r>
        <w:rPr>
          <w:lang w:val="en-NZ" w:eastAsia="en-US"/>
        </w:rPr>
        <w:lastRenderedPageBreak/>
        <w:t>north</w:t>
      </w:r>
      <w:r w:rsidR="002C1266">
        <w:rPr>
          <w:lang w:val="en-NZ" w:eastAsia="en-US"/>
        </w:rPr>
        <w:t>-</w:t>
      </w:r>
      <w:r>
        <w:rPr>
          <w:lang w:val="en-NZ" w:eastAsia="en-US"/>
        </w:rPr>
        <w:t>eastern region 2, data w</w:t>
      </w:r>
      <w:r w:rsidR="002C1266">
        <w:rPr>
          <w:lang w:val="en-NZ" w:eastAsia="en-US"/>
        </w:rPr>
        <w:t>e</w:t>
      </w:r>
      <w:r>
        <w:rPr>
          <w:lang w:val="en-NZ" w:eastAsia="en-US"/>
        </w:rPr>
        <w:t xml:space="preserve">re sparse </w:t>
      </w:r>
      <w:r w:rsidR="002C1266">
        <w:rPr>
          <w:lang w:val="en-NZ" w:eastAsia="en-US"/>
        </w:rPr>
        <w:t xml:space="preserve">after about 1990, with no clear signal in the estimates. Fish sizes are larger in northern areas, so catch rates here may reflect abundance trends of older fish. </w:t>
      </w:r>
    </w:p>
    <w:p w14:paraId="3972232D" w14:textId="40AEC270" w:rsidR="002C1266" w:rsidRDefault="002C1266" w:rsidP="001E2904">
      <w:pPr>
        <w:spacing w:after="200" w:line="276" w:lineRule="auto"/>
        <w:rPr>
          <w:lang w:val="en-NZ" w:eastAsia="en-US"/>
        </w:rPr>
      </w:pPr>
      <w:r>
        <w:rPr>
          <w:lang w:val="en-NZ" w:eastAsia="en-US"/>
        </w:rPr>
        <w:t>The southwestern area region 3 also showed a steep decline until about 1970, followed by more stable catch rates from 1970</w:t>
      </w:r>
      <w:r w:rsidRPr="0036469B">
        <w:rPr>
          <w:lang w:val="en-NZ" w:eastAsia="en-US"/>
        </w:rPr>
        <w:t>–</w:t>
      </w:r>
      <w:r>
        <w:rPr>
          <w:lang w:val="en-NZ" w:eastAsia="en-US"/>
        </w:rPr>
        <w:t>2010. There were indications of a drop in catch rates after 1985, followed by recovery of catch rates after the mid-1990s, and further increase beginning in about 2005. The south-eastern area region 4 was the only region in which no steep decline in catch rates was observed prior to 1970. After 1980 the index declines somewhat, followed by an increase beginning in ab</w:t>
      </w:r>
      <w:r w:rsidR="00FF5C30">
        <w:rPr>
          <w:lang w:val="en-NZ" w:eastAsia="en-US"/>
        </w:rPr>
        <w:t>o</w:t>
      </w:r>
      <w:r>
        <w:rPr>
          <w:lang w:val="en-NZ" w:eastAsia="en-US"/>
        </w:rPr>
        <w:t xml:space="preserve">ut 2005. </w:t>
      </w:r>
    </w:p>
    <w:p w14:paraId="0B662239" w14:textId="2CB19238" w:rsidR="00FF5C30" w:rsidRDefault="00FF5C30" w:rsidP="001E2904">
      <w:pPr>
        <w:spacing w:after="200" w:line="276" w:lineRule="auto"/>
        <w:rPr>
          <w:lang w:val="en-NZ" w:eastAsia="en-US"/>
        </w:rPr>
      </w:pPr>
      <w:r>
        <w:rPr>
          <w:lang w:val="en-NZ" w:eastAsia="en-US"/>
        </w:rPr>
        <w:t>The CPUE trends estimated here address a number of concerns about indices used in previous assessments. Models are run separately for different areas, which ad</w:t>
      </w:r>
      <w:r w:rsidR="001C3473">
        <w:rPr>
          <w:lang w:val="en-NZ" w:eastAsia="en-US"/>
        </w:rPr>
        <w:t xml:space="preserve">dresses concerns about differing parameter estimates and uncertainty </w:t>
      </w:r>
      <w:r>
        <w:rPr>
          <w:lang w:val="en-NZ" w:eastAsia="en-US"/>
        </w:rPr>
        <w:t xml:space="preserve">distributions in different areas </w:t>
      </w:r>
      <w:r>
        <w:rPr>
          <w:lang w:val="en-NZ" w:eastAsia="en-US"/>
        </w:rPr>
        <w:fldChar w:fldCharType="begin"/>
      </w:r>
      <w:r w:rsidR="009A6659">
        <w:rPr>
          <w:lang w:val="en-NZ" w:eastAsia="en-US"/>
        </w:rPr>
        <w:instrText xml:space="preserve"> ADDIN EN.CITE &lt;EndNote&gt;&lt;Cite&gt;&lt;Author&gt;Chang&lt;/Author&gt;&lt;Year&gt;2011&lt;/Year&gt;&lt;RecNum&gt;11562&lt;/RecNum&gt;&lt;DisplayText&gt;(Chang&lt;style face="italic"&gt; et al.&lt;/style&gt; 2011)&lt;/DisplayText&gt;&lt;record&gt;&lt;rec-number&gt;11562&lt;/rec-number&gt;&lt;foreign-keys&gt;&lt;key app="EN" db-id="095e205sv0fr59e2zprxfetzetwtdrsp2df2" timestamp="1396828341"&gt;11562&lt;/key&gt;&lt;key app="ENWeb" db-id=""&gt;0&lt;/key&gt;&lt;/foreign-keys&gt;&lt;ref-type name="Journal Article"&gt;17&lt;/ref-type&gt;&lt;contributors&gt;&lt;authors&gt;&lt;author&gt;Chang, Shui-Kai&lt;/author&gt;&lt;author&gt;Hoyle, Simon&lt;/author&gt;&lt;author&gt;Liu, Hung- I.&lt;/author&gt;&lt;/authors&gt;&lt;/contributors&gt;&lt;titles&gt;&lt;title&gt;Catch rate standardization for yellowfin tuna (Thunnus albacares) in Taiwan&amp;apos;s distant-water longline fishery in the Western and Central Pacific Ocean, with consideration of target change&lt;/title&gt;&lt;secondary-title&gt;Fisheries Research&lt;/secondary-title&gt;&lt;/titles&gt;&lt;periodical&gt;&lt;full-title&gt;Fisheries Research&lt;/full-title&gt;&lt;/periodical&gt;&lt;pages&gt;210-220&lt;/pages&gt;&lt;volume&gt;107&lt;/volume&gt;&lt;number&gt;1-3&lt;/number&gt;&lt;dates&gt;&lt;year&gt;2011&lt;/year&gt;&lt;/dates&gt;&lt;isbn&gt;01657836&lt;/isbn&gt;&lt;urls&gt;&lt;/urls&gt;&lt;electronic-resource-num&gt;10.1016/j.fishres.2010.11.004&lt;/electronic-resource-num&gt;&lt;/record&gt;&lt;/Cite&gt;&lt;/EndNote&gt;</w:instrText>
      </w:r>
      <w:r>
        <w:rPr>
          <w:lang w:val="en-NZ" w:eastAsia="en-US"/>
        </w:rPr>
        <w:fldChar w:fldCharType="separate"/>
      </w:r>
      <w:r>
        <w:rPr>
          <w:noProof/>
          <w:lang w:val="en-NZ" w:eastAsia="en-US"/>
        </w:rPr>
        <w:t>(Chang</w:t>
      </w:r>
      <w:r w:rsidRPr="00FF5C30">
        <w:rPr>
          <w:i/>
          <w:noProof/>
          <w:lang w:val="en-NZ" w:eastAsia="en-US"/>
        </w:rPr>
        <w:t xml:space="preserve"> et al.</w:t>
      </w:r>
      <w:r>
        <w:rPr>
          <w:noProof/>
          <w:lang w:val="en-NZ" w:eastAsia="en-US"/>
        </w:rPr>
        <w:t xml:space="preserve"> 2011)</w:t>
      </w:r>
      <w:r>
        <w:rPr>
          <w:lang w:val="en-NZ" w:eastAsia="en-US"/>
        </w:rPr>
        <w:fldChar w:fldCharType="end"/>
      </w:r>
      <w:r>
        <w:rPr>
          <w:lang w:val="en-NZ" w:eastAsia="en-US"/>
        </w:rPr>
        <w:t>. The models use 5</w:t>
      </w:r>
      <w:r w:rsidR="001C3473">
        <w:rPr>
          <w:lang w:val="en-NZ" w:eastAsia="en-US"/>
        </w:rPr>
        <w:t xml:space="preserve">° </w:t>
      </w:r>
      <w:r>
        <w:rPr>
          <w:lang w:val="en-NZ" w:eastAsia="en-US"/>
        </w:rPr>
        <w:t xml:space="preserve">cell area effects, as recommended by the 2013 IOTC CPUE workshop </w:t>
      </w:r>
      <w:r>
        <w:rPr>
          <w:lang w:val="en-NZ" w:eastAsia="en-US"/>
        </w:rPr>
        <w:fldChar w:fldCharType="begin"/>
      </w:r>
      <w:r w:rsidR="009A6659">
        <w:rPr>
          <w:lang w:val="en-NZ" w:eastAsia="en-US"/>
        </w:rPr>
        <w:instrText xml:space="preserve"> ADDIN EN.CITE &lt;EndNote&gt;&lt;Cite&gt;&lt;Author&gt;Anon&lt;/Author&gt;&lt;Year&gt;2013&lt;/Year&gt;&lt;RecNum&gt;14766&lt;/RecNum&gt;&lt;DisplayText&gt;(Anon 2013)&lt;/DisplayText&gt;&lt;record&gt;&lt;rec-number&gt;14766&lt;/rec-number&gt;&lt;foreign-keys&gt;&lt;key app="EN" db-id="095e205sv0fr59e2zprxfetzetwtdrsp2df2" timestamp="1423527369"&gt;14766&lt;/key&gt;&lt;key app="ENWeb" db-id=""&gt;0&lt;/key&gt;&lt;/foreign-keys&gt;&lt;ref-type name="Report"&gt;27&lt;/ref-type&gt;&lt;contributors&gt;&lt;authors&gt;&lt;author&gt;Anon&lt;/author&gt;&lt;/authors&gt;&lt;/contributors&gt;&lt;titles&gt;&lt;title&gt;Report of the IOTC CPUE Workshop, San Sebastian, Spain, 21–22 October, 2013&lt;/title&gt;&lt;alt-title&gt;IOTC–2013–SC16–12[E]&lt;/alt-title&gt;&lt;/titles&gt;&lt;pages&gt;32 pp&lt;/pages&gt;&lt;number&gt;IOTC–2013–SC16–12[E]&lt;/number&gt;&lt;dates&gt;&lt;year&gt;2013&lt;/year&gt;&lt;/dates&gt;&lt;publisher&gt;Indian Ocean Tuna Commission&lt;/publisher&gt;&lt;isbn&gt;IOTC–2013–SC16–12[E]&lt;/isbn&gt;&lt;urls&gt;&lt;/urls&gt;&lt;/record&gt;&lt;/Cite&gt;&lt;/EndNote&gt;</w:instrText>
      </w:r>
      <w:r>
        <w:rPr>
          <w:lang w:val="en-NZ" w:eastAsia="en-US"/>
        </w:rPr>
        <w:fldChar w:fldCharType="separate"/>
      </w:r>
      <w:r>
        <w:rPr>
          <w:noProof/>
          <w:lang w:val="en-NZ" w:eastAsia="en-US"/>
        </w:rPr>
        <w:t>(Anon 2013)</w:t>
      </w:r>
      <w:r>
        <w:rPr>
          <w:lang w:val="en-NZ" w:eastAsia="en-US"/>
        </w:rPr>
        <w:fldChar w:fldCharType="end"/>
      </w:r>
      <w:r w:rsidR="001C3473">
        <w:rPr>
          <w:lang w:val="en-NZ" w:eastAsia="en-US"/>
        </w:rPr>
        <w:t xml:space="preserve"> to account for changes in effort distribution, and adjusts statistical weights to allow for changing effort concentration </w:t>
      </w:r>
      <w:r w:rsidR="001C3473">
        <w:rPr>
          <w:lang w:val="en-NZ" w:eastAsia="en-US"/>
        </w:rPr>
        <w:fldChar w:fldCharType="begin">
          <w:fldData xml:space="preserve">PEVuZE5vdGU+PENpdGU+PEF1dGhvcj5QdW5zbHk8L0F1dGhvcj48WWVhcj4xOTg3PC9ZZWFyPjxS
ZWNOdW0+NzcyNDwvUmVjTnVtPjxEaXNwbGF5VGV4dD4oUHVuc2x5IDE5ODcsIENhbXBiZWxsIDIw
MDQpPC9EaXNwbGF5VGV4dD48cmVjb3JkPjxyZWMtbnVtYmVyPjc3MjQ8L3JlYy1udW1iZXI+PGZv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dXJscz48L3JlY29yZD48L0NpdGU+PENpdGU+PEF1dGhvcj5DYW1wYmVsbDwvQXV0aG9yPjxZZWFy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</w:fldData>
        </w:fldChar>
      </w:r>
      <w:r w:rsidR="009A6659">
        <w:rPr>
          <w:lang w:val="en-NZ" w:eastAsia="en-US"/>
        </w:rPr>
        <w:instrText xml:space="preserve"> ADDIN EN.CITE </w:instrText>
      </w:r>
      <w:r w:rsidR="009A6659">
        <w:rPr>
          <w:lang w:val="en-NZ" w:eastAsia="en-US"/>
        </w:rPr>
        <w:fldChar w:fldCharType="begin">
          <w:fldData xml:space="preserve">PEVuZE5vdGU+PENpdGU+PEF1dGhvcj5QdW5zbHk8L0F1dGhvcj48WWVhcj4xOTg3PC9ZZWFyPjxS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</w:fldData>
        </w:fldChar>
      </w:r>
      <w:r w:rsidR="009A6659">
        <w:rPr>
          <w:lang w:val="en-NZ" w:eastAsia="en-US"/>
        </w:rPr>
        <w:instrText xml:space="preserve"> ADDIN EN.CITE.DATA </w:instrText>
      </w:r>
      <w:r w:rsidR="009A6659">
        <w:rPr>
          <w:lang w:val="en-NZ" w:eastAsia="en-US"/>
        </w:rPr>
      </w:r>
      <w:r w:rsidR="009A6659">
        <w:rPr>
          <w:lang w:val="en-NZ" w:eastAsia="en-US"/>
        </w:rPr>
        <w:fldChar w:fldCharType="end"/>
      </w:r>
      <w:r w:rsidR="001C3473">
        <w:rPr>
          <w:lang w:val="en-NZ" w:eastAsia="en-US"/>
        </w:rPr>
      </w:r>
      <w:r w:rsidR="001C3473">
        <w:rPr>
          <w:lang w:val="en-NZ" w:eastAsia="en-US"/>
        </w:rPr>
        <w:fldChar w:fldCharType="separate"/>
      </w:r>
      <w:r w:rsidR="009A6659">
        <w:rPr>
          <w:noProof/>
          <w:lang w:val="en-NZ" w:eastAsia="en-US"/>
        </w:rPr>
        <w:t>(Punsly 1987, Campbell 2004)</w:t>
      </w:r>
      <w:r w:rsidR="001C3473">
        <w:rPr>
          <w:lang w:val="en-NZ" w:eastAsia="en-US"/>
        </w:rPr>
        <w:fldChar w:fldCharType="end"/>
      </w:r>
      <w:r>
        <w:rPr>
          <w:lang w:val="en-NZ" w:eastAsia="en-US"/>
        </w:rPr>
        <w:t>. The models include vessel effects, which accounts for some effects of changing fishing power and targeting within the fleet</w:t>
      </w:r>
      <w:r w:rsidR="001C3473">
        <w:rPr>
          <w:lang w:val="en-NZ" w:eastAsia="en-US"/>
        </w:rPr>
        <w:t xml:space="preserve"> </w:t>
      </w:r>
      <w:r w:rsidR="001C3473">
        <w:rPr>
          <w:lang w:val="en-NZ" w:eastAsia="en-US"/>
        </w:rPr>
        <w:fldChar w:fldCharType="begin"/>
      </w:r>
      <w:r w:rsidR="009A6659">
        <w:rPr>
          <w:lang w:val="en-NZ" w:eastAsia="en-US"/>
        </w:rPr>
        <w:instrText xml:space="preserve"> ADDIN EN.CITE &lt;EndNote&gt;&lt;Cite&gt;&lt;Author&gt;Hoyle&lt;/Author&gt;&lt;Year&gt;2011&lt;/Year&gt;&lt;RecNum&gt;14306&lt;/RecNum&gt;&lt;DisplayText&gt;(Hoyle and Okamoto 2011)&lt;/DisplayText&gt;&lt;record&gt;&lt;rec-number&gt;14306&lt;/rec-number&gt;&lt;foreign-keys&gt;&lt;key app="EN" db-id="rr50rax2na9dxqe2ds8p2et8d9rzvs59e0sx" timestamp="1462840171"&gt;14306&lt;/key&gt;&lt;/foreign-keys&gt;&lt;ref-type name="Report"&gt;27&lt;/ref-type&gt;&lt;contributors&gt;&lt;authors&gt;&lt;author&gt;Hoyle,Simon D.&lt;/author&gt;&lt;author&gt;Okamoto,Hiroaki&lt;/author&gt;&lt;/authors&gt;&lt;tertiary-authors&gt;&lt;author&gt;Western and Central Pacific Fisheries Commission&lt;/author&gt;&lt;/tertiary-authors&gt;&lt;/contributors&gt;&lt;titles&gt;&lt;title&gt;Analyses of Japanese longline operational catch and effort for bigeye and yellowfin tuna in the WCPO&lt;/title&gt;&lt;/titles&gt;&lt;dates&gt;&lt;year&gt;2011&lt;/year&gt;&lt;pub-dates&gt;&lt;date&gt;2011&lt;/date&gt;&lt;/pub-dates&gt;&lt;/dates&gt;&lt;pub-location&gt;Pohnpei, Federated States of Micronesia&lt;/pub-location&gt;&lt;isbn&gt;WCPFC-SC7-SA-IP-01&lt;/isbn&gt;&lt;label&gt;10619&lt;/label&gt;&lt;urls&gt;&lt;/urls&gt;&lt;/record&gt;&lt;/Cite&gt;&lt;/EndNote&gt;</w:instrText>
      </w:r>
      <w:r w:rsidR="001C3473">
        <w:rPr>
          <w:lang w:val="en-NZ" w:eastAsia="en-US"/>
        </w:rPr>
        <w:fldChar w:fldCharType="separate"/>
      </w:r>
      <w:r w:rsidR="009A6659">
        <w:rPr>
          <w:noProof/>
          <w:lang w:val="en-NZ" w:eastAsia="en-US"/>
        </w:rPr>
        <w:t>(Hoyle and Okamoto 2011)</w:t>
      </w:r>
      <w:r w:rsidR="001C3473">
        <w:rPr>
          <w:lang w:val="en-NZ" w:eastAsia="en-US"/>
        </w:rPr>
        <w:fldChar w:fldCharType="end"/>
      </w:r>
      <w:r>
        <w:rPr>
          <w:lang w:val="en-NZ" w:eastAsia="en-US"/>
        </w:rPr>
        <w:t xml:space="preserve">. </w:t>
      </w:r>
      <w:r w:rsidR="001C3473">
        <w:rPr>
          <w:lang w:val="en-NZ" w:eastAsia="en-US"/>
        </w:rPr>
        <w:t xml:space="preserve">It also uses cluster analysis based on species composition in order to identify target change, and to separate out effort using different fishing strategies </w:t>
      </w:r>
      <w:r w:rsidR="001C3473">
        <w:rPr>
          <w:lang w:val="en-NZ" w:eastAsia="en-US"/>
        </w:rPr>
        <w:fldChar w:fldCharType="begin"/>
      </w:r>
      <w:r w:rsidR="009A6659">
        <w:rPr>
          <w:lang w:val="en-NZ" w:eastAsia="en-US"/>
        </w:rPr>
        <w:instrText xml:space="preserve"> ADDIN EN.CITE &lt;EndNote&gt;&lt;Cite&gt;&lt;Author&gt;He&lt;/Author&gt;&lt;Year&gt;1997&lt;/Year&gt;&lt;RecNum&gt;10836&lt;/RecNum&gt;&lt;DisplayText&gt;(He&lt;style face="italic"&gt; et al.&lt;/style&gt; 1997)&lt;/DisplayText&gt;&lt;record&gt;&lt;rec-number&gt;10836&lt;/rec-number&gt;&lt;foreign-keys&gt;&lt;key app="EN" db-id="095e205sv0fr59e2zprxfetzetwtdrsp2df2" timestamp="1396413196"&gt;10836&lt;/key&gt;&lt;/foreign-keys&gt;&lt;ref-type name="Journal Article"&gt;17&lt;/ref-type&gt;&lt;contributors&gt;&lt;authors&gt;&lt;author&gt;He,X.&lt;/author&gt;&lt;author&gt;Bigelow,K.A.&lt;/author&gt;&lt;author&gt;Boggs,C.H.&lt;/author&gt;&lt;/authors&gt;&lt;/contributors&gt;&lt;titles&gt;&lt;title&gt;Cluster analysis of longline sets and fishing strategies within the Hawaii-based fishery&lt;/title&gt;&lt;secondary-title&gt;Fisheries Research&lt;/secondary-title&gt;&lt;/titles&gt;&lt;periodical&gt;&lt;full-title&gt;Fisheries Research&lt;/full-title&gt;&lt;/periodical&gt;&lt;pages&gt;147-158&lt;/pages&gt;&lt;volume&gt;31&lt;/volume&gt;&lt;number&gt;1-2&lt;/number&gt;&lt;reprint-edition&gt;Not in File&lt;/reprint-edition&gt;&lt;keywords&gt;&lt;keyword&gt;FISHERIES&lt;/keyword&gt;&lt;/keywords&gt;&lt;dates&gt;&lt;year&gt;1997&lt;/year&gt;&lt;pub-dates&gt;&lt;date&gt;1997&lt;/date&gt;&lt;/pub-dates&gt;&lt;/dates&gt;&lt;label&gt;10580&lt;/label&gt;&lt;urls&gt;&lt;/urls&gt;&lt;/record&gt;&lt;/Cite&gt;&lt;/EndNote&gt;</w:instrText>
      </w:r>
      <w:r w:rsidR="001C3473">
        <w:rPr>
          <w:lang w:val="en-NZ" w:eastAsia="en-US"/>
        </w:rPr>
        <w:fldChar w:fldCharType="separate"/>
      </w:r>
      <w:r w:rsidR="001C3473">
        <w:rPr>
          <w:noProof/>
          <w:lang w:val="en-NZ" w:eastAsia="en-US"/>
        </w:rPr>
        <w:t>(He</w:t>
      </w:r>
      <w:r w:rsidR="001C3473" w:rsidRPr="001C3473">
        <w:rPr>
          <w:i/>
          <w:noProof/>
          <w:lang w:val="en-NZ" w:eastAsia="en-US"/>
        </w:rPr>
        <w:t xml:space="preserve"> et al.</w:t>
      </w:r>
      <w:r w:rsidR="001C3473">
        <w:rPr>
          <w:noProof/>
          <w:lang w:val="en-NZ" w:eastAsia="en-US"/>
        </w:rPr>
        <w:t xml:space="preserve"> 1997)</w:t>
      </w:r>
      <w:r w:rsidR="001C3473">
        <w:rPr>
          <w:lang w:val="en-NZ" w:eastAsia="en-US"/>
        </w:rPr>
        <w:fldChar w:fldCharType="end"/>
      </w:r>
      <w:r w:rsidR="001C3473">
        <w:rPr>
          <w:lang w:val="en-NZ" w:eastAsia="en-US"/>
        </w:rPr>
        <w:t xml:space="preserve">. </w:t>
      </w:r>
    </w:p>
    <w:p w14:paraId="7F47901E" w14:textId="487FAB30" w:rsidR="006D5DA2" w:rsidRDefault="001C3473" w:rsidP="001E2904">
      <w:pPr>
        <w:spacing w:after="200" w:line="276" w:lineRule="auto"/>
        <w:rPr>
          <w:lang w:val="en-NZ" w:eastAsia="en-US"/>
        </w:rPr>
      </w:pPr>
      <w:r>
        <w:rPr>
          <w:lang w:val="en-NZ" w:eastAsia="en-US"/>
        </w:rPr>
        <w:t xml:space="preserve">However, concerns remain about the indices estimated in this study. </w:t>
      </w:r>
      <w:r w:rsidR="005A7179">
        <w:rPr>
          <w:lang w:val="en-NZ" w:eastAsia="en-US"/>
        </w:rPr>
        <w:t xml:space="preserve">The declines in the indices before 1970 are too steep to represent abundance change, given the relatively low catches taken during this period. Similar </w:t>
      </w:r>
      <w:r w:rsidR="0015007E">
        <w:rPr>
          <w:lang w:val="en-NZ" w:eastAsia="en-US"/>
        </w:rPr>
        <w:t>declines</w:t>
      </w:r>
      <w:r w:rsidR="005A7179">
        <w:rPr>
          <w:lang w:val="en-NZ" w:eastAsia="en-US"/>
        </w:rPr>
        <w:t xml:space="preserve"> are s</w:t>
      </w:r>
      <w:r w:rsidR="006D5DA2">
        <w:rPr>
          <w:lang w:val="en-NZ" w:eastAsia="en-US"/>
        </w:rPr>
        <w:t xml:space="preserve">een in </w:t>
      </w:r>
      <w:r w:rsidR="001C70BE">
        <w:rPr>
          <w:lang w:val="en-NZ" w:eastAsia="en-US"/>
        </w:rPr>
        <w:t xml:space="preserve">albacore </w:t>
      </w:r>
      <w:r w:rsidR="006D5DA2">
        <w:rPr>
          <w:lang w:val="en-NZ" w:eastAsia="en-US"/>
        </w:rPr>
        <w:t xml:space="preserve">indices in other oceans </w:t>
      </w:r>
      <w:r w:rsidR="0015007E">
        <w:rPr>
          <w:lang w:val="en-NZ" w:eastAsia="en-US"/>
        </w:rPr>
        <w:fldChar w:fldCharType="begin"/>
      </w:r>
      <w:r w:rsidR="009A6659">
        <w:rPr>
          <w:lang w:val="en-NZ" w:eastAsia="en-US"/>
        </w:rPr>
        <w:instrText xml:space="preserve"> ADDIN EN.CITE &lt;EndNote&gt;&lt;Cite&gt;&lt;Author&gt;Hampton&lt;/Author&gt;&lt;Year&gt;2005&lt;/Year&gt;&lt;RecNum&gt;12268&lt;/RecNum&gt;&lt;Prefix&gt;e.g. &lt;/Prefix&gt;&lt;DisplayText&gt;(e.g. Hampton&lt;style face="italic"&gt; et al.&lt;/style&gt; 2005)&lt;/DisplayText&gt;&lt;record&gt;&lt;rec-number&gt;12268&lt;/rec-number&gt;&lt;foreign-keys&gt;&lt;key app="EN" db-id="095e205sv0fr59e2zprxfetzetwtdrsp2df2" timestamp="1396830077"&gt;12268&lt;/key&gt;&lt;key app="ENWeb" db-id=""&gt;0&lt;/key&gt;&lt;/foreign-keys&gt;&lt;ref-type name="Journal Article"&gt;17&lt;/ref-type&gt;&lt;contributors&gt;&lt;authors&gt;&lt;author&gt;Hampton, J.&lt;/author&gt;&lt;author&gt;Sibert, J. R.&lt;/author&gt;&lt;author&gt;Kleiber, P.&lt;/author&gt;&lt;author&gt;Maunder, M. N.&lt;/author&gt;&lt;author&gt;Harley, S. J.&lt;/author&gt;&lt;/authors&gt;&lt;/contributors&gt;&lt;auth-address&gt;Oceanic Fisheries Programme, Secretariat of the Pacific Community, BP D5, 98848 Noumea, New Caledonia. johnh@spc.int&lt;/auth-address&gt;&lt;titles&gt;&lt;title&gt;Fisheries: decline of Pacific tuna populations exaggerated?&lt;/title&gt;&lt;secondary-title&gt;Nature&lt;/secondary-title&gt;&lt;alt-title&gt;Nature&lt;/alt-title&gt;&lt;/titles&gt;&lt;periodical&gt;&lt;full-title&gt;Nature&lt;/full-title&gt;&lt;/periodical&gt;&lt;alt-periodical&gt;&lt;full-title&gt;Nature&lt;/full-title&gt;&lt;/alt-periodical&gt;&lt;pages&gt;E1-2; discussion E2&lt;/pages&gt;&lt;volume&gt;434&lt;/volume&gt;&lt;number&gt;7037&lt;/number&gt;&lt;keywords&gt;&lt;keyword&gt;Animals&lt;/keyword&gt;&lt;keyword&gt;Biomass&lt;/keyword&gt;&lt;keyword&gt;Body Size&lt;/keyword&gt;&lt;keyword&gt;Conservation of Natural Resources&lt;/keyword&gt;&lt;keyword&gt;*Ecosystem&lt;/keyword&gt;&lt;keyword&gt;Fisheries/*methods/statistics &amp;amp; numerical data&lt;/keyword&gt;&lt;keyword&gt;Japan&lt;/keyword&gt;&lt;keyword&gt;Pacific Ocean&lt;/keyword&gt;&lt;keyword&gt;Population Dynamics&lt;/keyword&gt;&lt;keyword&gt;Reproducibility of Results&lt;/keyword&gt;&lt;keyword&gt;Time Factors&lt;/keyword&gt;&lt;keyword&gt;Tuna/anatomy &amp;amp; histology/classification/*physiology&lt;/keyword&gt;&lt;/keywords&gt;&lt;dates&gt;&lt;year&gt;2005&lt;/year&gt;&lt;pub-dates&gt;&lt;date&gt;Apr 28&lt;/date&gt;&lt;/pub-dates&gt;&lt;/dates&gt;&lt;isbn&gt;1476-4687 (Electronic)&amp;#xD;0028-0836 (Linking)&lt;/isbn&gt;&lt;accession-num&gt;15858533&lt;/accession-num&gt;&lt;urls&gt;&lt;related-urls&gt;&lt;url&gt;http://www.ncbi.nlm.nih.gov/pubmed/15858533&lt;/url&gt;&lt;/related-urls&gt;&lt;/urls&gt;&lt;electronic-resource-num&gt;10.1038/nature03581&lt;/electronic-resource-num&gt;&lt;/record&gt;&lt;/Cite&gt;&lt;/EndNote&gt;</w:instrText>
      </w:r>
      <w:r w:rsidR="0015007E">
        <w:rPr>
          <w:lang w:val="en-NZ" w:eastAsia="en-US"/>
        </w:rPr>
        <w:fldChar w:fldCharType="separate"/>
      </w:r>
      <w:r w:rsidR="006D5DA2">
        <w:rPr>
          <w:noProof/>
          <w:lang w:val="en-NZ" w:eastAsia="en-US"/>
        </w:rPr>
        <w:t>(e.g. Hampton</w:t>
      </w:r>
      <w:r w:rsidR="006D5DA2" w:rsidRPr="006D5DA2">
        <w:rPr>
          <w:i/>
          <w:noProof/>
          <w:lang w:val="en-NZ" w:eastAsia="en-US"/>
        </w:rPr>
        <w:t xml:space="preserve"> et al.</w:t>
      </w:r>
      <w:r w:rsidR="006D5DA2">
        <w:rPr>
          <w:noProof/>
          <w:lang w:val="en-NZ" w:eastAsia="en-US"/>
        </w:rPr>
        <w:t xml:space="preserve"> 2005)</w:t>
      </w:r>
      <w:r w:rsidR="0015007E">
        <w:rPr>
          <w:lang w:val="en-NZ" w:eastAsia="en-US"/>
        </w:rPr>
        <w:fldChar w:fldCharType="end"/>
      </w:r>
      <w:r w:rsidR="006D5DA2">
        <w:rPr>
          <w:lang w:val="en-NZ" w:eastAsia="en-US"/>
        </w:rPr>
        <w:t xml:space="preserve">, even after clustering </w:t>
      </w:r>
      <w:r w:rsidR="006D5DA2">
        <w:rPr>
          <w:lang w:val="en-NZ" w:eastAsia="en-US"/>
        </w:rPr>
        <w:fldChar w:fldCharType="begin"/>
      </w:r>
      <w:r w:rsidR="009A6659">
        <w:rPr>
          <w:lang w:val="en-NZ" w:eastAsia="en-US"/>
        </w:rPr>
        <w:instrText xml:space="preserve"> ADDIN EN.CITE &lt;EndNote&gt;&lt;Cite&gt;&lt;Author&gt;Bigelow&lt;/Author&gt;&lt;Year&gt;2012&lt;/Year&gt;&lt;RecNum&gt;10912&lt;/RecNum&gt;&lt;DisplayText&gt;(Bigelow and Hoyle 2012)&lt;/DisplayText&gt;&lt;record&gt;&lt;rec-number&gt;10912&lt;/rec-number&gt;&lt;foreign-keys&gt;&lt;key app="EN" db-id="095e205sv0fr59e2zprxfetzetwtdrsp2df2" timestamp="1396413214"&gt;10912&lt;/key&gt;&lt;/foreign-keys&gt;&lt;ref-type name="Report"&gt;27&lt;/ref-type&gt;&lt;contributors&gt;&lt;authors&gt;&lt;author&gt;Bigelow,K.A.&lt;/author&gt;&lt;author&gt;Hoyle,S.D.&lt;/author&gt;&lt;/authors&gt;&lt;/contributors&gt;&lt;titles&gt;&lt;title&gt;Standardized CPUE for South Pacific albacore&lt;/title&gt;&lt;/titles&gt;&lt;dates&gt;&lt;year&gt;2012&lt;/year&gt;&lt;pub-dates&gt;&lt;date&gt;2012&lt;/date&gt;&lt;/pub-dates&gt;&lt;/dates&gt;&lt;isbn&gt;WCPFC-SC8-SA-IP-14&lt;/isbn&gt;&lt;label&gt;10658&lt;/label&gt;&lt;urls&gt;&lt;/urls&gt;&lt;/record&gt;&lt;/Cite&gt;&lt;/EndNote&gt;</w:instrText>
      </w:r>
      <w:r w:rsidR="006D5DA2">
        <w:rPr>
          <w:lang w:val="en-NZ" w:eastAsia="en-US"/>
        </w:rPr>
        <w:fldChar w:fldCharType="separate"/>
      </w:r>
      <w:r w:rsidR="009A6659">
        <w:rPr>
          <w:noProof/>
          <w:lang w:val="en-NZ" w:eastAsia="en-US"/>
        </w:rPr>
        <w:t>(Bigelow and Hoyle 2012)</w:t>
      </w:r>
      <w:r w:rsidR="006D5DA2">
        <w:rPr>
          <w:lang w:val="en-NZ" w:eastAsia="en-US"/>
        </w:rPr>
        <w:fldChar w:fldCharType="end"/>
      </w:r>
      <w:r w:rsidR="0015007E">
        <w:rPr>
          <w:lang w:val="en-NZ" w:eastAsia="en-US"/>
        </w:rPr>
        <w:t xml:space="preserve">. </w:t>
      </w:r>
      <w:r w:rsidR="001C70BE">
        <w:rPr>
          <w:lang w:val="en-NZ" w:eastAsia="en-US"/>
        </w:rPr>
        <w:t xml:space="preserve">Factors causing the declines are unclear, but in addition to unresolved effects of target change </w:t>
      </w:r>
      <w:r w:rsidR="006D5DA2">
        <w:rPr>
          <w:lang w:val="en-NZ" w:eastAsia="en-US"/>
        </w:rPr>
        <w:t xml:space="preserve">may </w:t>
      </w:r>
      <w:r w:rsidR="001C70BE">
        <w:rPr>
          <w:lang w:val="en-NZ" w:eastAsia="en-US"/>
        </w:rPr>
        <w:t xml:space="preserve">include </w:t>
      </w:r>
      <w:r w:rsidR="006D5DA2">
        <w:rPr>
          <w:lang w:val="en-NZ" w:eastAsia="en-US"/>
        </w:rPr>
        <w:t>changing catchability</w:t>
      </w:r>
      <w:r w:rsidR="005A7179">
        <w:rPr>
          <w:lang w:val="en-NZ" w:eastAsia="en-US"/>
        </w:rPr>
        <w:t xml:space="preserve"> </w:t>
      </w:r>
      <w:r w:rsidR="00297824">
        <w:rPr>
          <w:lang w:val="en-NZ" w:eastAsia="en-US"/>
        </w:rPr>
        <w:t xml:space="preserve">due to removal of the most vulnerable </w:t>
      </w:r>
      <w:r w:rsidR="001C70BE">
        <w:rPr>
          <w:lang w:val="en-NZ" w:eastAsia="en-US"/>
        </w:rPr>
        <w:t xml:space="preserve">individuals </w:t>
      </w:r>
      <w:r w:rsidR="001C70BE">
        <w:rPr>
          <w:lang w:val="en-NZ" w:eastAsia="en-US"/>
        </w:rPr>
        <w:fldChar w:fldCharType="begin"/>
      </w:r>
      <w:r w:rsidR="009A6659">
        <w:rPr>
          <w:lang w:val="en-NZ" w:eastAsia="en-US"/>
        </w:rPr>
        <w:instrText xml:space="preserve"> ADDIN EN.CITE &lt;EndNote&gt;&lt;Cite&gt;&lt;Author&gt;Gulland&lt;/Author&gt;&lt;Year&gt;1974&lt;/Year&gt;&lt;RecNum&gt;10764&lt;/RecNum&gt;&lt;DisplayText&gt;(Gulland 1974, Maunder&lt;style face="italic"&gt; et al.&lt;/style&gt; 2006)&lt;/DisplayText&gt;&lt;record&gt;&lt;rec-number&gt;10764&lt;/rec-number&gt;&lt;foreign-keys&gt;&lt;key app="EN" db-id="095e205sv0fr59e2zprxfetzetwtdrsp2df2" timestamp="1396413177"&gt;10764&lt;/key&gt;&lt;/foreign-keys&gt;&lt;ref-type name="Journal Article"&gt;17&lt;/ref-type&gt;&lt;contributors&gt;&lt;authors&gt;&lt;author&gt;Gulland,J.A.&lt;/author&gt;&lt;/authors&gt;&lt;/contributors&gt;&lt;titles&gt;&lt;title&gt;Catch per unit effort as a measure of abundance&lt;/title&gt;&lt;secondary-title&gt;ICCAT Collective Volume of Scientific&lt;/secondary-title&gt;&lt;/titles&gt;&lt;periodical&gt;&lt;full-title&gt;ICCAT Collective Volume of Scientific&lt;/full-title&gt;&lt;/periodical&gt;&lt;pages&gt;1-11&lt;/pages&gt;&lt;volume&gt;3&lt;/volume&gt;&lt;reprint-edition&gt;Not in File&lt;/reprint-edition&gt;&lt;dates&gt;&lt;year&gt;1974&lt;/year&gt;&lt;pub-dates&gt;&lt;date&gt;1974&lt;/date&gt;&lt;/pub-dates&gt;&lt;/dates&gt;&lt;label&gt;10502&lt;/label&gt;&lt;urls&gt;&lt;/urls&gt;&lt;/record&gt;&lt;/Cite&gt;&lt;Cite&gt;&lt;Author&gt;Maunder&lt;/Author&gt;&lt;Year&gt;2006&lt;/Year&gt;&lt;RecNum&gt;10562&lt;/RecNum&gt;&lt;record&gt;&lt;rec-number&gt;10562&lt;/rec-number&gt;&lt;foreign-keys&gt;&lt;key app="EN" db-id="095e205sv0fr59e2zprxfetzetwtdrsp2df2" timestamp="1396413123"&gt;10562&lt;/key&gt;&lt;/foreign-keys&gt;&lt;ref-type name="Journal Article"&gt;17&lt;/ref-type&gt;&lt;contributors&gt;&lt;authors&gt;&lt;author&gt;Maunder,M.N.&lt;/author&gt;&lt;author&gt;Sibert,J.R.&lt;/author&gt;&lt;author&gt;Fonteneau,A.&lt;/author&gt;&lt;author&gt;Hampton,J.&lt;/author&gt;&lt;author&gt;Kleiber,P.&lt;/author&gt;&lt;author&gt;Harley,S.J.&lt;/author&gt;&lt;/authors&gt;&lt;/contributors&gt;&lt;titles&gt;&lt;title&gt;Interpreting catch per unit effort data to assess the status of individual stocks and communities&lt;/title&gt;&lt;secondary-title&gt;Ices Journal of Marine Science&lt;/secondary-title&gt;&lt;/titles&gt;&lt;periodical&gt;&lt;full-title&gt;Ices Journal of Marine Science&lt;/full-title&gt;&lt;/periodical&gt;&lt;pages&gt;1373-1385&lt;/pages&gt;&lt;volume&gt;63&lt;/volume&gt;&lt;reprint-edition&gt;Not in File&lt;/reprint-edition&gt;&lt;dates&gt;&lt;year&gt;2006&lt;/year&gt;&lt;pub-dates&gt;&lt;date&gt;2006&lt;/date&gt;&lt;/pub-dates&gt;&lt;/dates&gt;&lt;label&gt;10278&lt;/label&gt;&lt;urls&gt;&lt;/urls&gt;&lt;/record&gt;&lt;/Cite&gt;&lt;/EndNote&gt;</w:instrText>
      </w:r>
      <w:r w:rsidR="001C70BE">
        <w:rPr>
          <w:lang w:val="en-NZ" w:eastAsia="en-US"/>
        </w:rPr>
        <w:fldChar w:fldCharType="separate"/>
      </w:r>
      <w:r w:rsidR="009A6659">
        <w:rPr>
          <w:noProof/>
          <w:lang w:val="en-NZ" w:eastAsia="en-US"/>
        </w:rPr>
        <w:t>(Gulland 1974, Maunder</w:t>
      </w:r>
      <w:r w:rsidR="009A6659" w:rsidRPr="009A6659">
        <w:rPr>
          <w:i/>
          <w:noProof/>
          <w:lang w:val="en-NZ" w:eastAsia="en-US"/>
        </w:rPr>
        <w:t xml:space="preserve"> et al.</w:t>
      </w:r>
      <w:r w:rsidR="009A6659">
        <w:rPr>
          <w:noProof/>
          <w:lang w:val="en-NZ" w:eastAsia="en-US"/>
        </w:rPr>
        <w:t xml:space="preserve"> 2006)</w:t>
      </w:r>
      <w:r w:rsidR="001C70BE">
        <w:rPr>
          <w:lang w:val="en-NZ" w:eastAsia="en-US"/>
        </w:rPr>
        <w:fldChar w:fldCharType="end"/>
      </w:r>
      <w:r w:rsidR="001C70BE">
        <w:rPr>
          <w:lang w:val="en-NZ" w:eastAsia="en-US"/>
        </w:rPr>
        <w:t xml:space="preserve">. </w:t>
      </w:r>
    </w:p>
    <w:p w14:paraId="19A91405" w14:textId="3A6790FE" w:rsidR="001C3473" w:rsidRPr="0036469B" w:rsidRDefault="002605A3" w:rsidP="001E2904">
      <w:pPr>
        <w:spacing w:after="200" w:line="276" w:lineRule="auto"/>
        <w:rPr>
          <w:lang w:val="en-NZ" w:eastAsia="en-US"/>
        </w:rPr>
      </w:pPr>
      <w:r>
        <w:rPr>
          <w:lang w:val="en-NZ" w:eastAsia="en-US"/>
        </w:rPr>
        <w:t xml:space="preserve">The indices </w:t>
      </w:r>
      <w:r w:rsidR="006D5DA2">
        <w:rPr>
          <w:lang w:val="en-NZ" w:eastAsia="en-US"/>
        </w:rPr>
        <w:t xml:space="preserve">also </w:t>
      </w:r>
      <w:r>
        <w:rPr>
          <w:lang w:val="en-NZ" w:eastAsia="en-US"/>
        </w:rPr>
        <w:t xml:space="preserve">show increasing CPUE from 2005, during a period when Japanese effort began targeting albacore tuna. There is a strong suggestion that cluster analysis may not have fully accounted for target change, and that indices may be biased upward during this period. Further investigation is needed to explore this issue, which should include investigating residuals by fleet, the effects of piracy on fleet distribution, exploring the timing of the changes seasonally, and possibly relationship with target switching by the southern bluefin tuna fleet after quotas have been met. </w:t>
      </w:r>
    </w:p>
    <w:p w14:paraId="5B2EB547" w14:textId="13028BB3" w:rsidR="009C1EEE" w:rsidRDefault="009C1EEE" w:rsidP="009C1EEE">
      <w:pPr>
        <w:spacing w:after="200" w:line="276" w:lineRule="auto"/>
        <w:rPr>
          <w:lang w:val="en-NZ" w:eastAsia="en-US"/>
        </w:rPr>
      </w:pPr>
      <w:bookmarkStart w:id="394" w:name="_Toc420675549"/>
      <w:bookmarkStart w:id="395" w:name="_Toc420917073"/>
      <w:bookmarkEnd w:id="382"/>
      <w:bookmarkEnd w:id="383"/>
    </w:p>
    <w:p w14:paraId="4647D5D0" w14:textId="6B8BA48E" w:rsidR="00852448" w:rsidRPr="00225CA1" w:rsidRDefault="00852448" w:rsidP="00704388">
      <w:pPr>
        <w:pStyle w:val="Heading1"/>
        <w:rPr>
          <w:lang w:val="en-AU" w:eastAsia="en-US"/>
        </w:rPr>
      </w:pPr>
      <w:bookmarkStart w:id="396" w:name="_Toc455059448"/>
      <w:bookmarkStart w:id="397" w:name="_Toc469405553"/>
      <w:r w:rsidRPr="00225CA1">
        <w:rPr>
          <w:lang w:val="en-AU" w:eastAsia="en-US"/>
        </w:rPr>
        <w:t>Acknowledgments</w:t>
      </w:r>
      <w:bookmarkEnd w:id="394"/>
      <w:bookmarkEnd w:id="395"/>
      <w:bookmarkEnd w:id="396"/>
      <w:bookmarkEnd w:id="397"/>
    </w:p>
    <w:p w14:paraId="4CE279BC" w14:textId="47A79A6D" w:rsidR="00852448" w:rsidRPr="00225CA1" w:rsidRDefault="00852448" w:rsidP="00852448">
      <w:pPr>
        <w:spacing w:after="160" w:line="259" w:lineRule="auto"/>
        <w:rPr>
          <w:lang w:val="en-AU" w:eastAsia="en-US"/>
        </w:rPr>
      </w:pPr>
      <w:r w:rsidRPr="00225CA1">
        <w:rPr>
          <w:lang w:val="en-AU" w:eastAsia="en-US"/>
        </w:rPr>
        <w:t>Thanks to the International Seafood Sustainability Foundation (ISSF)</w:t>
      </w:r>
      <w:r w:rsidR="00DB0737">
        <w:rPr>
          <w:lang w:val="en-AU" w:eastAsia="en-US"/>
        </w:rPr>
        <w:t xml:space="preserve"> and the Indian Ocean Tuna Commission</w:t>
      </w:r>
      <w:r w:rsidRPr="00225CA1">
        <w:rPr>
          <w:lang w:val="en-AU" w:eastAsia="en-US"/>
        </w:rPr>
        <w:t xml:space="preserve"> </w:t>
      </w:r>
      <w:r w:rsidR="00082B6F">
        <w:rPr>
          <w:lang w:val="en-NZ" w:eastAsia="en-US"/>
        </w:rPr>
        <w:t xml:space="preserve">(IOTC) </w:t>
      </w:r>
      <w:r w:rsidRPr="00225CA1">
        <w:rPr>
          <w:lang w:val="en-AU" w:eastAsia="en-US"/>
        </w:rPr>
        <w:t>for funding this work. We are grateful to the IOTC for facilitating</w:t>
      </w:r>
      <w:del w:id="398" w:author="simpler" w:date="2016-12-13T14:45:00Z">
        <w:r w:rsidRPr="00C01EBE">
          <w:rPr>
            <w:lang w:val="en-NZ" w:eastAsia="en-US"/>
          </w:rPr>
          <w:delText>,</w:delText>
        </w:r>
      </w:del>
      <w:ins w:id="399" w:author="simpler" w:date="2016-12-13T14:45:00Z">
        <w:r w:rsidRPr="00225CA1">
          <w:rPr>
            <w:lang w:val="en-AU" w:eastAsia="en-US"/>
          </w:rPr>
          <w:t xml:space="preserve">. Special thanks to </w:t>
        </w:r>
        <w:r w:rsidR="00DB0737">
          <w:rPr>
            <w:lang w:val="en-AU" w:eastAsia="en-US"/>
          </w:rPr>
          <w:t xml:space="preserve">James Geehan </w:t>
        </w:r>
        <w:r w:rsidRPr="00225CA1">
          <w:rPr>
            <w:lang w:val="en-AU" w:eastAsia="en-US"/>
          </w:rPr>
          <w:t>of IOTC for facilitating</w:t>
        </w:r>
      </w:ins>
      <w:r w:rsidR="00DB0737">
        <w:rPr>
          <w:lang w:val="en-AU" w:eastAsia="en-US"/>
        </w:rPr>
        <w:t xml:space="preserve"> and </w:t>
      </w:r>
      <w:del w:id="400" w:author="simpler" w:date="2016-12-13T14:45:00Z">
        <w:r w:rsidRPr="00C01EBE">
          <w:rPr>
            <w:lang w:val="en-NZ" w:eastAsia="en-US"/>
          </w:rPr>
          <w:delText>particularly David Wilson.</w:delText>
        </w:r>
      </w:del>
      <w:ins w:id="401" w:author="simpler" w:date="2016-12-13T14:45:00Z">
        <w:r w:rsidR="00DB0737">
          <w:rPr>
            <w:lang w:val="en-AU" w:eastAsia="en-US"/>
          </w:rPr>
          <w:t xml:space="preserve">rapporteuring </w:t>
        </w:r>
        <w:r w:rsidRPr="00225CA1">
          <w:rPr>
            <w:lang w:val="en-AU" w:eastAsia="en-US"/>
          </w:rPr>
          <w:t>the final meeting.</w:t>
        </w:r>
      </w:ins>
      <w:r w:rsidRPr="00225CA1">
        <w:rPr>
          <w:lang w:val="en-AU" w:eastAsia="en-US"/>
        </w:rPr>
        <w:t xml:space="preserve"> Thanks to the </w:t>
      </w:r>
      <w:ins w:id="402" w:author="simpler" w:date="2016-12-13T14:45:00Z">
        <w:r w:rsidR="00C3700C">
          <w:rPr>
            <w:lang w:val="en-AU" w:eastAsia="en-US"/>
          </w:rPr>
          <w:t xml:space="preserve">Japanese,. </w:t>
        </w:r>
      </w:ins>
      <w:r w:rsidR="00C3700C">
        <w:rPr>
          <w:lang w:val="en-AU" w:eastAsia="en-US"/>
        </w:rPr>
        <w:t>Taiwanese</w:t>
      </w:r>
      <w:del w:id="403" w:author="simpler" w:date="2016-12-13T14:45:00Z">
        <w:r w:rsidRPr="00C01EBE">
          <w:rPr>
            <w:lang w:val="en-NZ" w:eastAsia="en-US"/>
          </w:rPr>
          <w:delText xml:space="preserve"> Fisheries Agency,</w:delText>
        </w:r>
      </w:del>
      <w:ins w:id="404" w:author="simpler" w:date="2016-12-13T14:45:00Z">
        <w:r w:rsidR="00C3700C">
          <w:rPr>
            <w:lang w:val="en-AU" w:eastAsia="en-US"/>
          </w:rPr>
          <w:t>, and Korean Governments and fishing industries for allowing their data to be used in these analyses. Thanks to the</w:t>
        </w:r>
      </w:ins>
      <w:r w:rsidR="00C3700C">
        <w:rPr>
          <w:lang w:val="en-AU" w:eastAsia="en-US"/>
        </w:rPr>
        <w:t xml:space="preserve"> </w:t>
      </w:r>
      <w:r w:rsidRPr="00225CA1">
        <w:rPr>
          <w:lang w:val="en-AU" w:eastAsia="en-US"/>
        </w:rPr>
        <w:t>Taiwanese Overseas Fisheries Development Council</w:t>
      </w:r>
      <w:r w:rsidR="00C3700C">
        <w:rPr>
          <w:lang w:val="en-AU" w:eastAsia="en-US"/>
        </w:rPr>
        <w:t xml:space="preserve">, </w:t>
      </w:r>
      <w:del w:id="405" w:author="simpler" w:date="2016-12-13T14:45:00Z">
        <w:r w:rsidRPr="00C01EBE">
          <w:rPr>
            <w:lang w:val="en-NZ" w:eastAsia="en-US"/>
          </w:rPr>
          <w:delText xml:space="preserve">and the </w:delText>
        </w:r>
      </w:del>
      <w:r w:rsidR="00C3700C">
        <w:rPr>
          <w:lang w:val="en-AU" w:eastAsia="en-US"/>
        </w:rPr>
        <w:t xml:space="preserve">Japanese </w:t>
      </w:r>
      <w:r w:rsidR="00082B6F">
        <w:rPr>
          <w:lang w:val="en-NZ" w:eastAsia="en-US"/>
        </w:rPr>
        <w:t>Institute</w:t>
      </w:r>
      <w:r w:rsidR="00697BE0">
        <w:rPr>
          <w:lang w:val="en-NZ" w:eastAsia="en-US"/>
        </w:rPr>
        <w:t xml:space="preserve"> </w:t>
      </w:r>
      <w:r w:rsidR="00C3700C">
        <w:rPr>
          <w:lang w:val="en-AU" w:eastAsia="en-US"/>
        </w:rPr>
        <w:t>for Far Seas Fisheries</w:t>
      </w:r>
      <w:r w:rsidR="00082B6F">
        <w:rPr>
          <w:lang w:val="en-NZ" w:eastAsia="en-US"/>
        </w:rPr>
        <w:t xml:space="preserve"> at Shimizu</w:t>
      </w:r>
      <w:ins w:id="406" w:author="simpler" w:date="2016-12-13T14:45:00Z">
        <w:r w:rsidR="00C3700C">
          <w:rPr>
            <w:lang w:val="en-AU" w:eastAsia="en-US"/>
          </w:rPr>
          <w:t>, and the Shanghai Ocean University</w:t>
        </w:r>
      </w:ins>
      <w:r w:rsidR="00C3700C">
        <w:rPr>
          <w:lang w:val="en-AU" w:eastAsia="en-US"/>
        </w:rPr>
        <w:t xml:space="preserve"> </w:t>
      </w:r>
      <w:r w:rsidRPr="00225CA1">
        <w:rPr>
          <w:lang w:val="en-AU" w:eastAsia="en-US"/>
        </w:rPr>
        <w:t xml:space="preserve">for providing their facilities and support. Thanks to Ren-Fen Wu and Lisa Chang for their thoughtful contributions and organizational support. </w:t>
      </w:r>
    </w:p>
    <w:p w14:paraId="2764EDBA" w14:textId="63A458E0" w:rsidR="00852448" w:rsidRPr="00225CA1" w:rsidRDefault="00852448" w:rsidP="00852448">
      <w:pPr>
        <w:spacing w:after="160" w:line="259" w:lineRule="auto"/>
        <w:rPr>
          <w:lang w:val="en-AU" w:eastAsia="en-US"/>
        </w:rPr>
      </w:pPr>
      <w:r w:rsidRPr="00225CA1">
        <w:rPr>
          <w:lang w:val="en-AU" w:eastAsia="en-US"/>
        </w:rPr>
        <w:br w:type="page"/>
      </w:r>
    </w:p>
    <w:p w14:paraId="6600B689" w14:textId="32F26D8E" w:rsidR="00852448" w:rsidRPr="00704388" w:rsidRDefault="00852448" w:rsidP="00704388">
      <w:pPr>
        <w:pStyle w:val="Heading1"/>
      </w:pPr>
      <w:bookmarkStart w:id="407" w:name="_Toc420675550"/>
      <w:bookmarkStart w:id="408" w:name="_Toc420917074"/>
      <w:bookmarkStart w:id="409" w:name="_Toc455059449"/>
      <w:bookmarkStart w:id="410" w:name="_Toc469405554"/>
      <w:r w:rsidRPr="00704388">
        <w:lastRenderedPageBreak/>
        <w:t>References</w:t>
      </w:r>
      <w:bookmarkEnd w:id="407"/>
      <w:bookmarkEnd w:id="408"/>
      <w:bookmarkEnd w:id="409"/>
      <w:bookmarkEnd w:id="410"/>
    </w:p>
    <w:p w14:paraId="47732DCB" w14:textId="77777777" w:rsidR="00720D2D" w:rsidRPr="00720D2D" w:rsidRDefault="00852448" w:rsidP="00720D2D">
      <w:pPr>
        <w:pStyle w:val="EndNoteBibliography"/>
        <w:spacing w:after="0"/>
      </w:pPr>
      <w:r w:rsidRPr="00225CA1">
        <w:rPr>
          <w:sz w:val="18"/>
          <w:lang w:val="en-US"/>
        </w:rPr>
        <w:fldChar w:fldCharType="begin"/>
      </w:r>
      <w:r w:rsidRPr="00225CA1">
        <w:rPr>
          <w:sz w:val="18"/>
        </w:rPr>
        <w:instrText xml:space="preserve"> ADDIN EN.REFLIST </w:instrText>
      </w:r>
      <w:r w:rsidRPr="00225CA1">
        <w:rPr>
          <w:sz w:val="18"/>
          <w:lang w:val="en-US"/>
        </w:rPr>
        <w:fldChar w:fldCharType="separate"/>
      </w:r>
      <w:r w:rsidR="00720D2D" w:rsidRPr="00720D2D">
        <w:t>Anon (2013). Report of the IOTC CPUE Workshop, San Sebastian, Spain, 21–22 October, 2013, Indian Ocean Tuna Commission</w:t>
      </w:r>
      <w:r w:rsidR="00720D2D" w:rsidRPr="00720D2D">
        <w:rPr>
          <w:b/>
        </w:rPr>
        <w:t xml:space="preserve">: </w:t>
      </w:r>
      <w:r w:rsidR="00720D2D" w:rsidRPr="00720D2D">
        <w:t>32 pp.</w:t>
      </w:r>
    </w:p>
    <w:p w14:paraId="1B9E0835" w14:textId="77777777" w:rsidR="00720D2D" w:rsidRPr="00720D2D" w:rsidRDefault="00720D2D" w:rsidP="00720D2D">
      <w:pPr>
        <w:pStyle w:val="EndNoteBibliography"/>
        <w:spacing w:after="0"/>
      </w:pPr>
      <w:r w:rsidRPr="00720D2D">
        <w:t>Bigelow, K. A. and S. D. Hoyle (2012). Standardized CPUE for South Pacific albacore.</w:t>
      </w:r>
    </w:p>
    <w:p w14:paraId="1474E893" w14:textId="77777777" w:rsidR="00720D2D" w:rsidRPr="00720D2D" w:rsidRDefault="00720D2D" w:rsidP="00720D2D">
      <w:pPr>
        <w:pStyle w:val="EndNoteBibliography"/>
        <w:spacing w:after="0"/>
      </w:pPr>
      <w:r w:rsidRPr="00720D2D">
        <w:t xml:space="preserve">Campbell, R. A. (2004). "CPUE standardisation and the construction of indices of stock abundance in a spatially varying fishery using general linear models." </w:t>
      </w:r>
      <w:r w:rsidRPr="00720D2D">
        <w:rPr>
          <w:u w:val="single"/>
        </w:rPr>
        <w:t>Fisheries Research</w:t>
      </w:r>
      <w:r w:rsidRPr="00720D2D">
        <w:t xml:space="preserve"> </w:t>
      </w:r>
      <w:r w:rsidRPr="00720D2D">
        <w:rPr>
          <w:b/>
        </w:rPr>
        <w:t>70</w:t>
      </w:r>
      <w:r w:rsidRPr="00720D2D">
        <w:t>(2-3): 209-227.</w:t>
      </w:r>
    </w:p>
    <w:p w14:paraId="16147CCB" w14:textId="77777777" w:rsidR="00720D2D" w:rsidRPr="00720D2D" w:rsidRDefault="00720D2D" w:rsidP="00720D2D">
      <w:pPr>
        <w:pStyle w:val="EndNoteBibliography"/>
        <w:spacing w:after="0"/>
      </w:pPr>
      <w:r w:rsidRPr="00720D2D">
        <w:t xml:space="preserve">Chang, S.-K., S. Hoyle and H.-I. Liu (2011). "Catch rate standardization for yellowfin tuna (Thunnus albacares) in Taiwan's distant-water longline fishery in the Western and Central Pacific Ocean, with consideration of target change." </w:t>
      </w:r>
      <w:r w:rsidRPr="00720D2D">
        <w:rPr>
          <w:u w:val="single"/>
        </w:rPr>
        <w:t>Fisheries Research</w:t>
      </w:r>
      <w:r w:rsidRPr="00720D2D">
        <w:t xml:space="preserve"> </w:t>
      </w:r>
      <w:r w:rsidRPr="00720D2D">
        <w:rPr>
          <w:b/>
        </w:rPr>
        <w:t>107</w:t>
      </w:r>
      <w:r w:rsidRPr="00720D2D">
        <w:t>(1-3): 210-220.</w:t>
      </w:r>
    </w:p>
    <w:p w14:paraId="611E7DD5" w14:textId="77777777" w:rsidR="00720D2D" w:rsidRPr="00720D2D" w:rsidRDefault="00720D2D" w:rsidP="00720D2D">
      <w:pPr>
        <w:pStyle w:val="EndNoteBibliography"/>
        <w:spacing w:after="0"/>
      </w:pPr>
      <w:r w:rsidRPr="00720D2D">
        <w:t xml:space="preserve">Gulland, J. A. (1974). "Catch per unit effort as a measure of abundance." </w:t>
      </w:r>
      <w:r w:rsidRPr="00720D2D">
        <w:rPr>
          <w:u w:val="single"/>
        </w:rPr>
        <w:t>ICCAT Collective Volume of Scientific</w:t>
      </w:r>
      <w:r w:rsidRPr="00720D2D">
        <w:t xml:space="preserve"> </w:t>
      </w:r>
      <w:r w:rsidRPr="00720D2D">
        <w:rPr>
          <w:b/>
        </w:rPr>
        <w:t>3</w:t>
      </w:r>
      <w:r w:rsidRPr="00720D2D">
        <w:t>: 1-11.</w:t>
      </w:r>
    </w:p>
    <w:p w14:paraId="270C1DCB" w14:textId="77777777" w:rsidR="00720D2D" w:rsidRPr="00720D2D" w:rsidRDefault="00720D2D" w:rsidP="00720D2D">
      <w:pPr>
        <w:pStyle w:val="EndNoteBibliography"/>
        <w:spacing w:after="0"/>
      </w:pPr>
      <w:r w:rsidRPr="00720D2D">
        <w:t xml:space="preserve">Hampton, J., J. R. Sibert, P. Kleiber, M. N. Maunder and S. J. Harley (2005). "Fisheries: decline of Pacific tuna populations exaggerated?" </w:t>
      </w:r>
      <w:r w:rsidRPr="00720D2D">
        <w:rPr>
          <w:u w:val="single"/>
        </w:rPr>
        <w:t>Nature</w:t>
      </w:r>
      <w:r w:rsidRPr="00720D2D">
        <w:t xml:space="preserve"> </w:t>
      </w:r>
      <w:r w:rsidRPr="00720D2D">
        <w:rPr>
          <w:b/>
        </w:rPr>
        <w:t>434</w:t>
      </w:r>
      <w:r w:rsidRPr="00720D2D">
        <w:t>(7037): E1-2; discussion E2.</w:t>
      </w:r>
    </w:p>
    <w:p w14:paraId="725D1D01" w14:textId="77777777" w:rsidR="00720D2D" w:rsidRPr="00720D2D" w:rsidRDefault="00720D2D" w:rsidP="00720D2D">
      <w:pPr>
        <w:pStyle w:val="EndNoteBibliography"/>
        <w:spacing w:after="0"/>
      </w:pPr>
      <w:r w:rsidRPr="00720D2D">
        <w:t xml:space="preserve">Hartigan, J. A. and M. A. Wong (1979). "Algorithm AS 136: A k-means clustering algorithm." </w:t>
      </w:r>
      <w:r w:rsidRPr="00720D2D">
        <w:rPr>
          <w:u w:val="single"/>
        </w:rPr>
        <w:t>Journal of the Royal Statistical Society.Series C (Applied Statistics)</w:t>
      </w:r>
      <w:r w:rsidRPr="00720D2D">
        <w:t xml:space="preserve"> </w:t>
      </w:r>
      <w:r w:rsidRPr="00720D2D">
        <w:rPr>
          <w:b/>
        </w:rPr>
        <w:t>28</w:t>
      </w:r>
      <w:r w:rsidRPr="00720D2D">
        <w:t>(1): 100-108.</w:t>
      </w:r>
    </w:p>
    <w:p w14:paraId="7CD98D9D" w14:textId="77777777" w:rsidR="00720D2D" w:rsidRPr="00720D2D" w:rsidRDefault="00720D2D" w:rsidP="00720D2D">
      <w:pPr>
        <w:pStyle w:val="EndNoteBibliography"/>
        <w:spacing w:after="0"/>
      </w:pPr>
      <w:r w:rsidRPr="00720D2D">
        <w:t xml:space="preserve">He, X., K. A. Bigelow and C. H. Boggs (1997). "Cluster analysis of longline sets and fishing strategies within the Hawaii-based fishery." </w:t>
      </w:r>
      <w:r w:rsidRPr="00720D2D">
        <w:rPr>
          <w:u w:val="single"/>
        </w:rPr>
        <w:t>Fisheries Research</w:t>
      </w:r>
      <w:r w:rsidRPr="00720D2D">
        <w:t xml:space="preserve"> </w:t>
      </w:r>
      <w:r w:rsidRPr="00720D2D">
        <w:rPr>
          <w:b/>
        </w:rPr>
        <w:t>31</w:t>
      </w:r>
      <w:r w:rsidRPr="00720D2D">
        <w:t>(1-2): 147-158.</w:t>
      </w:r>
    </w:p>
    <w:p w14:paraId="4CB5B66D" w14:textId="77777777" w:rsidR="00720D2D" w:rsidRPr="00720D2D" w:rsidRDefault="00720D2D" w:rsidP="00720D2D">
      <w:pPr>
        <w:pStyle w:val="EndNoteBibliography"/>
        <w:spacing w:after="0"/>
      </w:pPr>
      <w:r w:rsidRPr="00720D2D">
        <w:t xml:space="preserve">Hoyle, S., N. Davies and S.-K. Chang (2013). Analysis of swordfish catch per unit effort data for Japanese and Chinese Taipei longline fleets in the southwest Pacific Ocean, WCPFC-SC9-2013/SA-IP-03. </w:t>
      </w:r>
      <w:r w:rsidRPr="00720D2D">
        <w:rPr>
          <w:u w:val="single"/>
        </w:rPr>
        <w:t>WCPFC Scientific Committee, Ninth Regular Session, 7-15 August 2012, Busan, Republic of Korea</w:t>
      </w:r>
      <w:r w:rsidRPr="00720D2D">
        <w:t>.</w:t>
      </w:r>
    </w:p>
    <w:p w14:paraId="0EE93168" w14:textId="77777777" w:rsidR="00720D2D" w:rsidRPr="00720D2D" w:rsidRDefault="00720D2D" w:rsidP="00720D2D">
      <w:pPr>
        <w:pStyle w:val="EndNoteBibliography"/>
        <w:spacing w:after="0"/>
      </w:pPr>
      <w:r w:rsidRPr="00720D2D">
        <w:t>Hoyle, S. D., S. I. Lee and Z. G. Kim (2015). Descriptive analyses of the Korean Indian Ocean longline fishery, focusing on tropical areas. Indian Ocean Tuna Commission Working Party on Tropical Tunas</w:t>
      </w:r>
      <w:r w:rsidRPr="00720D2D">
        <w:rPr>
          <w:b/>
        </w:rPr>
        <w:t xml:space="preserve">: </w:t>
      </w:r>
      <w:r w:rsidRPr="00720D2D">
        <w:t>77 pp.</w:t>
      </w:r>
    </w:p>
    <w:p w14:paraId="128949E5" w14:textId="77777777" w:rsidR="00720D2D" w:rsidRPr="00720D2D" w:rsidRDefault="00720D2D" w:rsidP="00720D2D">
      <w:pPr>
        <w:pStyle w:val="EndNoteBibliography"/>
        <w:spacing w:after="0"/>
      </w:pPr>
      <w:r w:rsidRPr="00720D2D">
        <w:t>Hoyle, S. D. and H. Okamoto (2011). Analyses of Japanese longline operational catch and effort for bigeye and yellowfin tuna in the WCPO. Pohnpei, Federated States of Micronesia.</w:t>
      </w:r>
    </w:p>
    <w:p w14:paraId="04F3551E" w14:textId="77777777" w:rsidR="00720D2D" w:rsidRPr="00720D2D" w:rsidRDefault="00720D2D" w:rsidP="00720D2D">
      <w:pPr>
        <w:pStyle w:val="EndNoteBibliography"/>
        <w:spacing w:after="0"/>
      </w:pPr>
      <w:r w:rsidRPr="00720D2D">
        <w:t xml:space="preserve">Hoyle, S. D. and H. Okamoto (2011). Analyses of Japanese longline operational catch and effort for bigeye and yellowfin tuna in the WCPO, WCPFC-SC7-SA-IP-01. </w:t>
      </w:r>
      <w:r w:rsidRPr="00720D2D">
        <w:rPr>
          <w:u w:val="single"/>
        </w:rPr>
        <w:t>Western and Central Pacific Fisheries Commission, 9th Scientific Committee</w:t>
      </w:r>
      <w:r w:rsidRPr="00720D2D">
        <w:t>. Pohnpei, Federated States of Micronesia.</w:t>
      </w:r>
    </w:p>
    <w:p w14:paraId="3D55300C" w14:textId="77777777" w:rsidR="00720D2D" w:rsidRPr="00720D2D" w:rsidRDefault="00720D2D" w:rsidP="00720D2D">
      <w:pPr>
        <w:pStyle w:val="EndNoteBibliography"/>
        <w:spacing w:after="0"/>
      </w:pPr>
      <w:r w:rsidRPr="00720D2D">
        <w:t>Hoyle, S. D., H. Okamoto, Y.-m. Yeh, Z. G. Kim, S. I. Lee and R. Sharma (2015). IOTC–CPUEWS02 2015: Report of the 2nd CPUE Workshop on Longline Fisheries, 30 April – 2 May 2015, Indian Ocean Tuna Commission</w:t>
      </w:r>
      <w:r w:rsidRPr="00720D2D">
        <w:rPr>
          <w:b/>
        </w:rPr>
        <w:t xml:space="preserve">: </w:t>
      </w:r>
      <w:r w:rsidRPr="00720D2D">
        <w:t>126.</w:t>
      </w:r>
    </w:p>
    <w:p w14:paraId="20BE44DA" w14:textId="77777777" w:rsidR="00720D2D" w:rsidRPr="00720D2D" w:rsidRDefault="00720D2D" w:rsidP="00720D2D">
      <w:pPr>
        <w:pStyle w:val="EndNoteBibliography"/>
        <w:spacing w:after="0"/>
      </w:pPr>
      <w:r w:rsidRPr="00720D2D">
        <w:t>Hoyle, S. D., Y.-M. Yeh, S.-T. Chang and R.-F. Wu (2015). Descriptive analyses of the Taiwanese Indian Ocean longline fishery, focusing on tropical areas. Indian Ocean Tuna Commission Working Party on Tropical Tunas</w:t>
      </w:r>
      <w:r w:rsidRPr="00720D2D">
        <w:rPr>
          <w:b/>
        </w:rPr>
        <w:t xml:space="preserve">: </w:t>
      </w:r>
      <w:r w:rsidRPr="00720D2D">
        <w:t>84 pp.</w:t>
      </w:r>
    </w:p>
    <w:p w14:paraId="60493D77" w14:textId="77777777" w:rsidR="00720D2D" w:rsidRPr="00720D2D" w:rsidRDefault="00720D2D" w:rsidP="00720D2D">
      <w:pPr>
        <w:pStyle w:val="EndNoteBibliography"/>
        <w:spacing w:after="0"/>
      </w:pPr>
      <w:r w:rsidRPr="00720D2D">
        <w:t xml:space="preserve">Langley, A. (2015). Stock assessment of yellowfin tuna in the Indian Ocean using Stock Synthesis, IOTC–2015–WPTT17–30. </w:t>
      </w:r>
      <w:r w:rsidRPr="00720D2D">
        <w:rPr>
          <w:u w:val="single"/>
        </w:rPr>
        <w:t>IOTC Working Party on Tropical Tunas</w:t>
      </w:r>
      <w:r w:rsidRPr="00720D2D">
        <w:t>.</w:t>
      </w:r>
    </w:p>
    <w:p w14:paraId="1E6C41B3" w14:textId="77777777" w:rsidR="00720D2D" w:rsidRPr="00720D2D" w:rsidRDefault="00720D2D" w:rsidP="00720D2D">
      <w:pPr>
        <w:pStyle w:val="EndNoteBibliography"/>
        <w:spacing w:after="0"/>
      </w:pPr>
      <w:r w:rsidRPr="00720D2D">
        <w:t xml:space="preserve">Langley, A., K. Bigelow, M. Maunder and N. Miyabe (2005). Longline CPUE indices for bigeye and yellowfin in the Pacific Ocean using GLM and statistical habitat standardisation methods. </w:t>
      </w:r>
      <w:r w:rsidRPr="00720D2D">
        <w:rPr>
          <w:u w:val="single"/>
        </w:rPr>
        <w:t>WCPFC-SC1, Noumea, New Caledonia</w:t>
      </w:r>
      <w:r w:rsidRPr="00720D2D">
        <w:rPr>
          <w:b/>
        </w:rPr>
        <w:t xml:space="preserve">: </w:t>
      </w:r>
      <w:r w:rsidRPr="00720D2D">
        <w:t>8-19.</w:t>
      </w:r>
    </w:p>
    <w:p w14:paraId="26D720F5" w14:textId="77777777" w:rsidR="00720D2D" w:rsidRPr="00720D2D" w:rsidRDefault="00720D2D" w:rsidP="00720D2D">
      <w:pPr>
        <w:pStyle w:val="EndNoteBibliography"/>
        <w:spacing w:after="0"/>
      </w:pPr>
      <w:r w:rsidRPr="00720D2D">
        <w:t xml:space="preserve">Langley, A., M. Herrera and R. Sharma (2013). "Stock assessment of bigeye tuna in the Indian Ocean for 2012." </w:t>
      </w:r>
      <w:r w:rsidRPr="00720D2D">
        <w:rPr>
          <w:u w:val="single"/>
        </w:rPr>
        <w:t>IOTC Working Party Document</w:t>
      </w:r>
      <w:r w:rsidRPr="00720D2D">
        <w:t>.</w:t>
      </w:r>
    </w:p>
    <w:p w14:paraId="6C251E8F" w14:textId="77777777" w:rsidR="00720D2D" w:rsidRPr="00720D2D" w:rsidRDefault="00720D2D" w:rsidP="00720D2D">
      <w:pPr>
        <w:pStyle w:val="EndNoteBibliography"/>
        <w:spacing w:after="0"/>
      </w:pPr>
      <w:r w:rsidRPr="00720D2D">
        <w:t xml:space="preserve">Lo, N. C. H., L. D. Jacobson and J. L. Squire (1992). "Indices of relative abundance from fish spotter data based on delta-lognormal models." </w:t>
      </w:r>
      <w:r w:rsidRPr="00720D2D">
        <w:rPr>
          <w:u w:val="single"/>
        </w:rPr>
        <w:t>Canadian Journal of Fisheries and Aquatic Sciences</w:t>
      </w:r>
      <w:r w:rsidRPr="00720D2D">
        <w:t xml:space="preserve"> </w:t>
      </w:r>
      <w:r w:rsidRPr="00720D2D">
        <w:rPr>
          <w:b/>
        </w:rPr>
        <w:t>49</w:t>
      </w:r>
      <w:r w:rsidRPr="00720D2D">
        <w:t>(12): 2515-2526.</w:t>
      </w:r>
    </w:p>
    <w:p w14:paraId="0EA80DDE" w14:textId="77777777" w:rsidR="00720D2D" w:rsidRPr="00720D2D" w:rsidRDefault="00720D2D" w:rsidP="00720D2D">
      <w:pPr>
        <w:pStyle w:val="EndNoteBibliography"/>
        <w:spacing w:after="0"/>
      </w:pPr>
      <w:r w:rsidRPr="00720D2D">
        <w:t>Matsumoto, T., K. Satoh and H. Okamoto (2013). Japanese longline CPUE for bigeye tuna in the Indian Ocean standardized by GLM</w:t>
      </w:r>
      <w:r w:rsidRPr="00720D2D">
        <w:rPr>
          <w:b/>
        </w:rPr>
        <w:t xml:space="preserve">: </w:t>
      </w:r>
      <w:r w:rsidRPr="00720D2D">
        <w:t>28.</w:t>
      </w:r>
    </w:p>
    <w:p w14:paraId="15B817EF" w14:textId="77777777" w:rsidR="00720D2D" w:rsidRPr="00720D2D" w:rsidRDefault="00720D2D" w:rsidP="00720D2D">
      <w:pPr>
        <w:pStyle w:val="EndNoteBibliography"/>
        <w:spacing w:after="0"/>
      </w:pPr>
      <w:r w:rsidRPr="00720D2D">
        <w:t xml:space="preserve">Maunder, M. N. and A. E. Punt (2004). "Standardizing catch and effort data: a review of recent approaches." </w:t>
      </w:r>
      <w:r w:rsidRPr="00720D2D">
        <w:rPr>
          <w:u w:val="single"/>
        </w:rPr>
        <w:t>Fisheries Research</w:t>
      </w:r>
      <w:r w:rsidRPr="00720D2D">
        <w:t xml:space="preserve"> </w:t>
      </w:r>
      <w:r w:rsidRPr="00720D2D">
        <w:rPr>
          <w:b/>
        </w:rPr>
        <w:t>70</w:t>
      </w:r>
      <w:r w:rsidRPr="00720D2D">
        <w:t>(2-3): 141-159.</w:t>
      </w:r>
    </w:p>
    <w:p w14:paraId="62084038" w14:textId="77777777" w:rsidR="00720D2D" w:rsidRPr="00720D2D" w:rsidRDefault="00720D2D" w:rsidP="00720D2D">
      <w:pPr>
        <w:pStyle w:val="EndNoteBibliography"/>
        <w:spacing w:after="0"/>
      </w:pPr>
      <w:r w:rsidRPr="00720D2D">
        <w:t xml:space="preserve">Maunder, M. N., J. R. Sibert, A. Fonteneau, J. Hampton, P. Kleiber and S. J. Harley (2006). "Interpreting catch per unit effort data to assess the status of individual stocks and communities." </w:t>
      </w:r>
      <w:r w:rsidRPr="00720D2D">
        <w:rPr>
          <w:u w:val="single"/>
        </w:rPr>
        <w:t>Ices Journal of Marine Science</w:t>
      </w:r>
      <w:r w:rsidRPr="00720D2D">
        <w:t xml:space="preserve"> </w:t>
      </w:r>
      <w:r w:rsidRPr="00720D2D">
        <w:rPr>
          <w:b/>
        </w:rPr>
        <w:t>63</w:t>
      </w:r>
      <w:r w:rsidRPr="00720D2D">
        <w:t>: 1373-1385.</w:t>
      </w:r>
    </w:p>
    <w:p w14:paraId="1EA18030" w14:textId="77777777" w:rsidR="00720D2D" w:rsidRPr="00720D2D" w:rsidRDefault="00720D2D" w:rsidP="00720D2D">
      <w:pPr>
        <w:pStyle w:val="EndNoteBibliography"/>
        <w:spacing w:after="0"/>
      </w:pPr>
      <w:r w:rsidRPr="00720D2D">
        <w:t xml:space="preserve">Murtagh, F. and P. Legendre (2014). "Ward’s Hierarchical Agglomerative Clustering Method: Which Algorithms Implement Ward’s Criterion?" </w:t>
      </w:r>
      <w:r w:rsidRPr="00720D2D">
        <w:rPr>
          <w:u w:val="single"/>
        </w:rPr>
        <w:t>Journal of Classification</w:t>
      </w:r>
      <w:r w:rsidRPr="00720D2D">
        <w:t xml:space="preserve"> </w:t>
      </w:r>
      <w:r w:rsidRPr="00720D2D">
        <w:rPr>
          <w:b/>
        </w:rPr>
        <w:t>31</w:t>
      </w:r>
      <w:r w:rsidRPr="00720D2D">
        <w:t>(3): 274-295.</w:t>
      </w:r>
    </w:p>
    <w:p w14:paraId="288369EE" w14:textId="77777777" w:rsidR="00720D2D" w:rsidRPr="00720D2D" w:rsidRDefault="00720D2D" w:rsidP="00720D2D">
      <w:pPr>
        <w:pStyle w:val="EndNoteBibliography"/>
        <w:spacing w:after="0"/>
      </w:pPr>
      <w:r w:rsidRPr="00720D2D">
        <w:lastRenderedPageBreak/>
        <w:t>Ochi, D., T. Matsumoto, T. Nishida and T. Kitakado (2015). Update of standardized Japanese longline CPUE for yellowfin tuna in the Indian Ocean and consideration of standardization methods</w:t>
      </w:r>
      <w:r w:rsidRPr="00720D2D">
        <w:rPr>
          <w:b/>
        </w:rPr>
        <w:t xml:space="preserve">: </w:t>
      </w:r>
      <w:r w:rsidRPr="00720D2D">
        <w:t>53.</w:t>
      </w:r>
    </w:p>
    <w:p w14:paraId="5628CD01" w14:textId="77777777" w:rsidR="00720D2D" w:rsidRPr="00720D2D" w:rsidRDefault="00720D2D" w:rsidP="00720D2D">
      <w:pPr>
        <w:pStyle w:val="EndNoteBibliography"/>
        <w:spacing w:after="0"/>
      </w:pPr>
      <w:r w:rsidRPr="00720D2D">
        <w:t xml:space="preserve">Ochi, D., T. Matsumoto, K. Satoh and H. Okamoto (2014). Japanese longline CPUE for bigeye tuna in the Indian Ocean standardized by GLM. </w:t>
      </w:r>
      <w:r w:rsidRPr="00720D2D">
        <w:rPr>
          <w:u w:val="single"/>
        </w:rPr>
        <w:t>IOTC–2014–WPTT16–29 Rev_1</w:t>
      </w:r>
      <w:r w:rsidRPr="00720D2D">
        <w:t>. IOTC Working Party on Tropical Tunas, Bali, Indonesia</w:t>
      </w:r>
      <w:r w:rsidRPr="00720D2D">
        <w:rPr>
          <w:b/>
        </w:rPr>
        <w:t xml:space="preserve">: </w:t>
      </w:r>
      <w:r w:rsidRPr="00720D2D">
        <w:t>28.</w:t>
      </w:r>
    </w:p>
    <w:p w14:paraId="3F8EF212" w14:textId="77777777" w:rsidR="00720D2D" w:rsidRPr="00720D2D" w:rsidRDefault="00720D2D" w:rsidP="00720D2D">
      <w:pPr>
        <w:pStyle w:val="EndNoteBibliography"/>
        <w:spacing w:after="0"/>
      </w:pPr>
      <w:r w:rsidRPr="00720D2D">
        <w:t xml:space="preserve">Punsly, R. (1987). </w:t>
      </w:r>
      <w:r w:rsidRPr="00720D2D">
        <w:rPr>
          <w:u w:val="single"/>
        </w:rPr>
        <w:t>Estimation of the relative annual abundance of yellowfin tuna, Thunnus albacares , in the eastern Pacific Ocean during 1970-1985</w:t>
      </w:r>
      <w:r w:rsidRPr="00720D2D">
        <w:t>. LA JOLLA, CA ( ), I-ATTC.</w:t>
      </w:r>
    </w:p>
    <w:p w14:paraId="56C7734D" w14:textId="77777777" w:rsidR="00720D2D" w:rsidRPr="00720D2D" w:rsidRDefault="00720D2D" w:rsidP="00720D2D">
      <w:pPr>
        <w:pStyle w:val="EndNoteBibliography"/>
        <w:spacing w:after="0"/>
      </w:pPr>
      <w:r w:rsidRPr="00720D2D">
        <w:t>R Core Team (2014). R: A Language and environment for statistical computing. Vienna, Austria, R Foundation for Statistical Computing.</w:t>
      </w:r>
    </w:p>
    <w:p w14:paraId="40E4031D" w14:textId="77777777" w:rsidR="00720D2D" w:rsidRPr="00720D2D" w:rsidRDefault="00720D2D" w:rsidP="00720D2D">
      <w:pPr>
        <w:pStyle w:val="EndNoteBibliography"/>
        <w:spacing w:after="0"/>
      </w:pPr>
      <w:r w:rsidRPr="00720D2D">
        <w:t>R Core Team (2016). R: A Language and Environment for Statistical Computing. Vienna, Austria, R Foundation for Statistical Computing.</w:t>
      </w:r>
    </w:p>
    <w:p w14:paraId="23A6B571" w14:textId="77777777" w:rsidR="00720D2D" w:rsidRPr="00720D2D" w:rsidRDefault="00720D2D" w:rsidP="00720D2D">
      <w:pPr>
        <w:pStyle w:val="EndNoteBibliography"/>
        <w:spacing w:after="0"/>
      </w:pPr>
      <w:r w:rsidRPr="00720D2D">
        <w:t xml:space="preserve">Raiche, G. and D. Magis (2010). "nFactors: Parallel analysis and non graphical solutions to the Cattell Scree Test." </w:t>
      </w:r>
      <w:r w:rsidRPr="00720D2D">
        <w:rPr>
          <w:u w:val="single"/>
        </w:rPr>
        <w:t>R package version</w:t>
      </w:r>
      <w:r w:rsidRPr="00720D2D">
        <w:t xml:space="preserve"> </w:t>
      </w:r>
      <w:r w:rsidRPr="00720D2D">
        <w:rPr>
          <w:b/>
        </w:rPr>
        <w:t>2</w:t>
      </w:r>
      <w:r w:rsidRPr="00720D2D">
        <w:t>(3).</w:t>
      </w:r>
    </w:p>
    <w:p w14:paraId="5D5E9CC6" w14:textId="77777777" w:rsidR="00720D2D" w:rsidRPr="00720D2D" w:rsidRDefault="00720D2D" w:rsidP="00720D2D">
      <w:pPr>
        <w:pStyle w:val="EndNoteBibliography"/>
        <w:spacing w:after="0"/>
      </w:pPr>
      <w:r w:rsidRPr="00720D2D">
        <w:t xml:space="preserve">Uozumi, Y. (1999). BBRG-6. Review of Problems on Stock Assessment of Marlins Laying Stress on the Coverage of landing and Catch and Effort Information in the Pacific Ocean. </w:t>
      </w:r>
      <w:r w:rsidRPr="00720D2D">
        <w:rPr>
          <w:u w:val="single"/>
        </w:rPr>
        <w:t>12th Standing Committee on Tuna and Billfish (SCTB)</w:t>
      </w:r>
      <w:r w:rsidRPr="00720D2D">
        <w:t>. Tahiti, French Polynesia</w:t>
      </w:r>
      <w:r w:rsidRPr="00720D2D">
        <w:rPr>
          <w:b/>
        </w:rPr>
        <w:t xml:space="preserve">: </w:t>
      </w:r>
      <w:r w:rsidRPr="00720D2D">
        <w:t>9 pages.</w:t>
      </w:r>
    </w:p>
    <w:p w14:paraId="587585B7" w14:textId="77777777" w:rsidR="00720D2D" w:rsidRPr="00720D2D" w:rsidRDefault="00720D2D" w:rsidP="00720D2D">
      <w:pPr>
        <w:pStyle w:val="EndNoteBibliography"/>
        <w:spacing w:after="0"/>
      </w:pPr>
      <w:r w:rsidRPr="00720D2D">
        <w:t xml:space="preserve">Venables, W. N. and B. D. Ripley (2002). </w:t>
      </w:r>
      <w:r w:rsidRPr="00720D2D">
        <w:rPr>
          <w:u w:val="single"/>
        </w:rPr>
        <w:t>Modern Applied Statistics with S</w:t>
      </w:r>
      <w:r w:rsidRPr="00720D2D">
        <w:t>, Springer.</w:t>
      </w:r>
    </w:p>
    <w:p w14:paraId="0C6ABE9E" w14:textId="77777777" w:rsidR="00720D2D" w:rsidRPr="00720D2D" w:rsidRDefault="00720D2D" w:rsidP="00720D2D">
      <w:pPr>
        <w:pStyle w:val="EndNoteBibliography"/>
      </w:pPr>
      <w:r w:rsidRPr="00720D2D">
        <w:t xml:space="preserve">Winker, H., S. E. Kerwath and C. G. Attwood (2014). "Proof of concept for a novel procedure to standardize multispecies catch and effort data." </w:t>
      </w:r>
      <w:r w:rsidRPr="00720D2D">
        <w:rPr>
          <w:u w:val="single"/>
        </w:rPr>
        <w:t>Fisheries Research</w:t>
      </w:r>
      <w:r w:rsidRPr="00720D2D">
        <w:t xml:space="preserve"> </w:t>
      </w:r>
      <w:r w:rsidRPr="00720D2D">
        <w:rPr>
          <w:b/>
        </w:rPr>
        <w:t>155</w:t>
      </w:r>
      <w:r w:rsidRPr="00720D2D">
        <w:t>: 149-159.</w:t>
      </w:r>
    </w:p>
    <w:p w14:paraId="3CECCFC7" w14:textId="693E0C4C" w:rsidR="00852448" w:rsidRPr="00225CA1" w:rsidRDefault="00852448" w:rsidP="00852448">
      <w:pPr>
        <w:spacing w:after="200" w:line="276" w:lineRule="auto"/>
        <w:rPr>
          <w:lang w:val="en-AU" w:eastAsia="en-US"/>
        </w:rPr>
      </w:pPr>
      <w:r w:rsidRPr="00225CA1">
        <w:rPr>
          <w:lang w:val="en-AU" w:eastAsia="en-US"/>
        </w:rPr>
        <w:fldChar w:fldCharType="end"/>
      </w:r>
    </w:p>
    <w:p w14:paraId="63EBDFA8" w14:textId="45EF5355" w:rsidR="00852448" w:rsidRPr="00225CA1" w:rsidRDefault="00852448" w:rsidP="00852448">
      <w:pPr>
        <w:spacing w:after="200" w:line="276" w:lineRule="auto"/>
        <w:rPr>
          <w:lang w:val="en-AU" w:eastAsia="en-US"/>
        </w:rPr>
      </w:pPr>
    </w:p>
    <w:p w14:paraId="6AF00C1E" w14:textId="095CB57B" w:rsidR="00852448" w:rsidRPr="00225CA1" w:rsidRDefault="00852448" w:rsidP="00852448">
      <w:pPr>
        <w:spacing w:after="160" w:line="259" w:lineRule="auto"/>
        <w:rPr>
          <w:lang w:val="en-AU" w:eastAsia="en-US"/>
        </w:rPr>
      </w:pPr>
      <w:r w:rsidRPr="00225CA1">
        <w:rPr>
          <w:lang w:val="en-AU" w:eastAsia="en-US"/>
        </w:rPr>
        <w:br w:type="page"/>
      </w:r>
    </w:p>
    <w:p w14:paraId="160DBDCF" w14:textId="44AADBBE" w:rsidR="00852448" w:rsidRPr="00225CA1" w:rsidRDefault="00852448" w:rsidP="00704388">
      <w:pPr>
        <w:pStyle w:val="Heading1"/>
        <w:rPr>
          <w:lang w:val="en-AU" w:eastAsia="en-US"/>
        </w:rPr>
      </w:pPr>
      <w:bookmarkStart w:id="411" w:name="_Toc420675551"/>
      <w:bookmarkStart w:id="412" w:name="_Toc420917075"/>
      <w:bookmarkStart w:id="413" w:name="_Toc455059450"/>
      <w:bookmarkStart w:id="414" w:name="_Toc469405555"/>
      <w:r w:rsidRPr="00225CA1">
        <w:rPr>
          <w:lang w:val="en-AU" w:eastAsia="en-US"/>
        </w:rPr>
        <w:lastRenderedPageBreak/>
        <w:t>Tables</w:t>
      </w:r>
      <w:bookmarkEnd w:id="411"/>
      <w:bookmarkEnd w:id="412"/>
      <w:bookmarkEnd w:id="413"/>
      <w:bookmarkEnd w:id="414"/>
    </w:p>
    <w:p w14:paraId="283758AF" w14:textId="69BCDA5E" w:rsidR="00852448" w:rsidRPr="00225CA1" w:rsidRDefault="00852448" w:rsidP="00852448">
      <w:pPr>
        <w:spacing w:after="200" w:line="276" w:lineRule="auto"/>
        <w:rPr>
          <w:lang w:val="en-AU" w:eastAsia="en-US"/>
        </w:rPr>
      </w:pPr>
    </w:p>
    <w:p w14:paraId="6E520B09" w14:textId="21FD833A" w:rsidR="00852448" w:rsidRPr="00225CA1" w:rsidRDefault="00852448" w:rsidP="00852448">
      <w:pPr>
        <w:keepNext/>
        <w:spacing w:after="200"/>
        <w:rPr>
          <w:i/>
          <w:iCs/>
          <w:color w:val="44546A"/>
          <w:sz w:val="18"/>
          <w:szCs w:val="18"/>
          <w:lang w:val="en-AU" w:eastAsia="en-US"/>
        </w:rPr>
      </w:pPr>
      <w:bookmarkStart w:id="415" w:name="_Ref416359535"/>
      <w:bookmarkStart w:id="416" w:name="_Toc455070214"/>
      <w:bookmarkStart w:id="417" w:name="_Toc469405558"/>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w:t>
      </w:r>
      <w:r w:rsidRPr="00225CA1">
        <w:rPr>
          <w:i/>
          <w:iCs/>
          <w:color w:val="44546A"/>
          <w:sz w:val="18"/>
          <w:szCs w:val="18"/>
          <w:lang w:val="en-AU" w:eastAsia="en-US"/>
        </w:rPr>
        <w:fldChar w:fldCharType="end"/>
      </w:r>
      <w:bookmarkEnd w:id="415"/>
      <w:r w:rsidRPr="00225CA1">
        <w:rPr>
          <w:i/>
          <w:iCs/>
          <w:color w:val="44546A"/>
          <w:sz w:val="18"/>
          <w:szCs w:val="18"/>
          <w:lang w:val="en-AU" w:eastAsia="en-US"/>
        </w:rPr>
        <w:t>: Data format for Japanese longline dataset.</w:t>
      </w:r>
      <w:bookmarkEnd w:id="416"/>
      <w:bookmarkEnd w:id="417"/>
      <w:r w:rsidRPr="00225CA1">
        <w:rPr>
          <w:i/>
          <w:iCs/>
          <w:color w:val="44546A"/>
          <w:sz w:val="18"/>
          <w:szCs w:val="18"/>
          <w:lang w:val="en-AU" w:eastAsia="en-US"/>
        </w:rPr>
        <w:t xml:space="preserve"> </w:t>
      </w:r>
    </w:p>
    <w:tbl>
      <w:tblPr>
        <w:tblStyle w:val="TableGrid14"/>
        <w:tblW w:w="4561" w:type="pct"/>
        <w:tblLayout w:type="fixed"/>
        <w:tblLook w:val="04A0" w:firstRow="1" w:lastRow="0" w:firstColumn="1" w:lastColumn="0" w:noHBand="0" w:noVBand="1"/>
      </w:tblPr>
      <w:tblGrid>
        <w:gridCol w:w="2693"/>
        <w:gridCol w:w="1049"/>
        <w:gridCol w:w="850"/>
        <w:gridCol w:w="849"/>
        <w:gridCol w:w="993"/>
        <w:gridCol w:w="992"/>
        <w:gridCol w:w="798"/>
      </w:tblGrid>
      <w:tr w:rsidR="009D3646" w:rsidRPr="009D3646" w14:paraId="01C785FC" w14:textId="24E1FC6E" w:rsidTr="009D3646">
        <w:trPr>
          <w:trHeight w:val="300"/>
        </w:trPr>
        <w:tc>
          <w:tcPr>
            <w:tcW w:w="1637" w:type="pct"/>
            <w:noWrap/>
            <w:hideMark/>
          </w:tcPr>
          <w:p w14:paraId="5C7E53D3" w14:textId="42D6F60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Items</w:t>
            </w:r>
          </w:p>
        </w:tc>
        <w:tc>
          <w:tcPr>
            <w:tcW w:w="638" w:type="pct"/>
            <w:noWrap/>
            <w:hideMark/>
          </w:tcPr>
          <w:p w14:paraId="7562B3B8" w14:textId="4BA9F0D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Type</w:t>
            </w:r>
          </w:p>
        </w:tc>
        <w:tc>
          <w:tcPr>
            <w:tcW w:w="517" w:type="pct"/>
            <w:noWrap/>
            <w:hideMark/>
          </w:tcPr>
          <w:p w14:paraId="13497B49" w14:textId="4181C82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1952-1957</w:t>
            </w:r>
          </w:p>
        </w:tc>
        <w:tc>
          <w:tcPr>
            <w:tcW w:w="516" w:type="pct"/>
            <w:noWrap/>
            <w:hideMark/>
          </w:tcPr>
          <w:p w14:paraId="050B5FD0" w14:textId="2AE7544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1959-1966</w:t>
            </w:r>
          </w:p>
        </w:tc>
        <w:tc>
          <w:tcPr>
            <w:tcW w:w="604" w:type="pct"/>
            <w:noWrap/>
            <w:hideMark/>
          </w:tcPr>
          <w:p w14:paraId="20675C32" w14:textId="0799342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1967-1975</w:t>
            </w:r>
          </w:p>
        </w:tc>
        <w:tc>
          <w:tcPr>
            <w:tcW w:w="603" w:type="pct"/>
            <w:noWrap/>
            <w:hideMark/>
          </w:tcPr>
          <w:p w14:paraId="3848B565" w14:textId="1B71DE5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1976-1993</w:t>
            </w:r>
          </w:p>
        </w:tc>
        <w:tc>
          <w:tcPr>
            <w:tcW w:w="485" w:type="pct"/>
            <w:noWrap/>
            <w:hideMark/>
          </w:tcPr>
          <w:p w14:paraId="5863A541" w14:textId="50FA201D"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1994-2014</w:t>
            </w:r>
          </w:p>
        </w:tc>
      </w:tr>
      <w:tr w:rsidR="009D3646" w:rsidRPr="009D3646" w14:paraId="0819E90D" w14:textId="4ADA5205" w:rsidTr="009D3646">
        <w:trPr>
          <w:trHeight w:val="300"/>
        </w:trPr>
        <w:tc>
          <w:tcPr>
            <w:tcW w:w="1637" w:type="pct"/>
            <w:noWrap/>
            <w:hideMark/>
          </w:tcPr>
          <w:p w14:paraId="5E6BC014" w14:textId="0C9DD8A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year</w:t>
            </w:r>
          </w:p>
        </w:tc>
        <w:tc>
          <w:tcPr>
            <w:tcW w:w="638" w:type="pct"/>
            <w:noWrap/>
            <w:hideMark/>
          </w:tcPr>
          <w:p w14:paraId="66B4AD8F" w14:textId="1E8D96E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2D581686" w14:textId="134393D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2764D4EB" w14:textId="228C7F0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624904B9" w14:textId="02F2A93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264726BE" w14:textId="3252126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12A61254" w14:textId="11998D9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C4E33B7" w14:textId="16785B01" w:rsidTr="009D3646">
        <w:trPr>
          <w:trHeight w:val="300"/>
        </w:trPr>
        <w:tc>
          <w:tcPr>
            <w:tcW w:w="1637" w:type="pct"/>
            <w:noWrap/>
            <w:hideMark/>
          </w:tcPr>
          <w:p w14:paraId="650E449A" w14:textId="3489541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month</w:t>
            </w:r>
          </w:p>
        </w:tc>
        <w:tc>
          <w:tcPr>
            <w:tcW w:w="638" w:type="pct"/>
            <w:noWrap/>
            <w:hideMark/>
          </w:tcPr>
          <w:p w14:paraId="6F6AC094" w14:textId="136B109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701F9D4" w14:textId="082E43B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61DA0FCF" w14:textId="71E8461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059D5138" w14:textId="76D63AF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7F417CB9" w14:textId="13A2238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E5ACBEE" w14:textId="4E39B24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3D8868B" w14:textId="05127775" w:rsidTr="009D3646">
        <w:trPr>
          <w:trHeight w:val="300"/>
        </w:trPr>
        <w:tc>
          <w:tcPr>
            <w:tcW w:w="1637" w:type="pct"/>
            <w:noWrap/>
            <w:hideMark/>
          </w:tcPr>
          <w:p w14:paraId="6F22CD8B" w14:textId="224804B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day</w:t>
            </w:r>
          </w:p>
        </w:tc>
        <w:tc>
          <w:tcPr>
            <w:tcW w:w="638" w:type="pct"/>
            <w:noWrap/>
            <w:hideMark/>
          </w:tcPr>
          <w:p w14:paraId="25343413" w14:textId="3FE9A1A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EC11EAE" w14:textId="77964B3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61C2DCA4" w14:textId="5BD0DC7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0B975AD8" w14:textId="76A7ACB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884CD16" w14:textId="19997AE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29BC9CCF" w14:textId="300D30B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B6ADC70" w14:textId="19C73452" w:rsidTr="009D3646">
        <w:trPr>
          <w:trHeight w:val="300"/>
        </w:trPr>
        <w:tc>
          <w:tcPr>
            <w:tcW w:w="1637" w:type="pct"/>
            <w:noWrap/>
            <w:hideMark/>
          </w:tcPr>
          <w:p w14:paraId="64AE5810" w14:textId="307D85F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latitude</w:t>
            </w:r>
          </w:p>
        </w:tc>
        <w:tc>
          <w:tcPr>
            <w:tcW w:w="638" w:type="pct"/>
            <w:noWrap/>
            <w:hideMark/>
          </w:tcPr>
          <w:p w14:paraId="0F75484A" w14:textId="5A8932F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C9C5DB8" w14:textId="36144F0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45C456E0" w14:textId="4429B06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845B31B" w14:textId="0E61B4A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4F4E395" w14:textId="60B17D9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1CB9DA1" w14:textId="142CE7D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126C133D" w14:textId="63DFAA09" w:rsidTr="009D3646">
        <w:trPr>
          <w:trHeight w:val="300"/>
        </w:trPr>
        <w:tc>
          <w:tcPr>
            <w:tcW w:w="1637" w:type="pct"/>
            <w:noWrap/>
            <w:hideMark/>
          </w:tcPr>
          <w:p w14:paraId="4D97A24F" w14:textId="0A2EE20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latitude code</w:t>
            </w:r>
          </w:p>
        </w:tc>
        <w:tc>
          <w:tcPr>
            <w:tcW w:w="638" w:type="pct"/>
            <w:noWrap/>
            <w:hideMark/>
          </w:tcPr>
          <w:p w14:paraId="4D3A9793" w14:textId="43A17E1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3E52E34" w14:textId="251BE3F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7A2A4393" w14:textId="3A04FCE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426F5191" w14:textId="6C670E0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399088F" w14:textId="4891C96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0EA2A77" w14:textId="1BE9654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5563AA7E" w14:textId="7DBD0FAE" w:rsidTr="009D3646">
        <w:trPr>
          <w:trHeight w:val="300"/>
        </w:trPr>
        <w:tc>
          <w:tcPr>
            <w:tcW w:w="1637" w:type="pct"/>
            <w:noWrap/>
            <w:hideMark/>
          </w:tcPr>
          <w:p w14:paraId="572AD63D" w14:textId="168B198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longitude</w:t>
            </w:r>
          </w:p>
        </w:tc>
        <w:tc>
          <w:tcPr>
            <w:tcW w:w="638" w:type="pct"/>
            <w:noWrap/>
            <w:hideMark/>
          </w:tcPr>
          <w:p w14:paraId="2169BC27" w14:textId="715F05F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231FCA8" w14:textId="6F5627C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12B68815" w14:textId="57406BC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7F8F594E" w14:textId="5D72DE5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961F0B5" w14:textId="1AC8D34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7D5C34D4" w14:textId="255D0CB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EDDC1B6" w14:textId="50EAD555" w:rsidTr="009D3646">
        <w:trPr>
          <w:trHeight w:val="300"/>
        </w:trPr>
        <w:tc>
          <w:tcPr>
            <w:tcW w:w="1637" w:type="pct"/>
            <w:noWrap/>
            <w:hideMark/>
          </w:tcPr>
          <w:p w14:paraId="6B9078D1" w14:textId="590F928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operation longitude code</w:t>
            </w:r>
          </w:p>
        </w:tc>
        <w:tc>
          <w:tcPr>
            <w:tcW w:w="638" w:type="pct"/>
            <w:noWrap/>
            <w:hideMark/>
          </w:tcPr>
          <w:p w14:paraId="2077C9FC" w14:textId="45760D4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37B0A6E" w14:textId="7A6CD66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024C030B" w14:textId="3C6A4B3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91D71BF" w14:textId="54D46B5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9A1816F" w14:textId="7427248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3EF5007" w14:textId="1CB117C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6A12D09F" w14:textId="596C1C9B" w:rsidTr="009D3646">
        <w:trPr>
          <w:trHeight w:val="300"/>
        </w:trPr>
        <w:tc>
          <w:tcPr>
            <w:tcW w:w="1637" w:type="pct"/>
            <w:noWrap/>
            <w:hideMark/>
          </w:tcPr>
          <w:p w14:paraId="6C5D1A30" w14:textId="5C07111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call sign</w:t>
            </w:r>
          </w:p>
        </w:tc>
        <w:tc>
          <w:tcPr>
            <w:tcW w:w="638" w:type="pct"/>
            <w:noWrap/>
            <w:hideMark/>
          </w:tcPr>
          <w:p w14:paraId="4AC290AF" w14:textId="162893A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character</w:t>
            </w:r>
          </w:p>
        </w:tc>
        <w:tc>
          <w:tcPr>
            <w:tcW w:w="517" w:type="pct"/>
            <w:noWrap/>
            <w:hideMark/>
          </w:tcPr>
          <w:p w14:paraId="0B42360C" w14:textId="3E8E06E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516" w:type="pct"/>
            <w:noWrap/>
            <w:hideMark/>
          </w:tcPr>
          <w:p w14:paraId="06201E4A" w14:textId="69ACC60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604" w:type="pct"/>
            <w:noWrap/>
            <w:hideMark/>
          </w:tcPr>
          <w:p w14:paraId="1936ABA4" w14:textId="243503A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603" w:type="pct"/>
            <w:noWrap/>
            <w:hideMark/>
          </w:tcPr>
          <w:p w14:paraId="6163733D" w14:textId="20D92D9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3F48E1FF" w14:textId="46B6446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1A324551" w14:textId="69F202D4" w:rsidTr="009D3646">
        <w:trPr>
          <w:trHeight w:val="300"/>
        </w:trPr>
        <w:tc>
          <w:tcPr>
            <w:tcW w:w="1637" w:type="pct"/>
            <w:noWrap/>
            <w:hideMark/>
          </w:tcPr>
          <w:p w14:paraId="6EDA4D8F" w14:textId="23924EB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 of hooks between float</w:t>
            </w:r>
          </w:p>
        </w:tc>
        <w:tc>
          <w:tcPr>
            <w:tcW w:w="638" w:type="pct"/>
            <w:noWrap/>
            <w:hideMark/>
          </w:tcPr>
          <w:p w14:paraId="47DE5312" w14:textId="3EE16A6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D005AAB" w14:textId="302D2D4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516" w:type="pct"/>
            <w:noWrap/>
            <w:hideMark/>
          </w:tcPr>
          <w:p w14:paraId="51A32AE9" w14:textId="502FF41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7BB20FD9" w14:textId="5AB4A9C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NO</w:t>
            </w:r>
          </w:p>
        </w:tc>
        <w:tc>
          <w:tcPr>
            <w:tcW w:w="603" w:type="pct"/>
            <w:noWrap/>
            <w:hideMark/>
          </w:tcPr>
          <w:p w14:paraId="7916E48D" w14:textId="5FE29F7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7E4AE4A3" w14:textId="140DA14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21CC38E0" w14:textId="33713A13" w:rsidTr="009D3646">
        <w:trPr>
          <w:trHeight w:val="300"/>
        </w:trPr>
        <w:tc>
          <w:tcPr>
            <w:tcW w:w="1637" w:type="pct"/>
            <w:noWrap/>
            <w:hideMark/>
          </w:tcPr>
          <w:p w14:paraId="1599F0E5" w14:textId="0463628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total no. of hooks per set</w:t>
            </w:r>
          </w:p>
        </w:tc>
        <w:tc>
          <w:tcPr>
            <w:tcW w:w="638" w:type="pct"/>
            <w:noWrap/>
            <w:hideMark/>
          </w:tcPr>
          <w:p w14:paraId="4DBB4B12" w14:textId="73C76A8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0285D373" w14:textId="337E7A0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630D8791" w14:textId="161C7D1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916A6A3" w14:textId="5DF7C2A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15038758" w14:textId="04F4799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436C036D" w14:textId="31E82F7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317DEA39" w14:textId="02D41499" w:rsidTr="009D3646">
        <w:trPr>
          <w:trHeight w:val="300"/>
        </w:trPr>
        <w:tc>
          <w:tcPr>
            <w:tcW w:w="1637" w:type="pct"/>
            <w:noWrap/>
            <w:hideMark/>
          </w:tcPr>
          <w:p w14:paraId="32AEBFC5" w14:textId="19CDC8F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SBT catch in number</w:t>
            </w:r>
          </w:p>
        </w:tc>
        <w:tc>
          <w:tcPr>
            <w:tcW w:w="638" w:type="pct"/>
            <w:noWrap/>
            <w:hideMark/>
          </w:tcPr>
          <w:p w14:paraId="74FFAC99" w14:textId="06A2777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3EB89A6C" w14:textId="62320EA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4B08FC7F" w14:textId="35697C7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2CB771E" w14:textId="2AD943A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2A591B7" w14:textId="6C05A77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4D3EED2" w14:textId="2FF5C6B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7B32EC0" w14:textId="6E3DF8D4" w:rsidTr="009D3646">
        <w:trPr>
          <w:trHeight w:val="300"/>
        </w:trPr>
        <w:tc>
          <w:tcPr>
            <w:tcW w:w="1637" w:type="pct"/>
            <w:noWrap/>
            <w:hideMark/>
          </w:tcPr>
          <w:p w14:paraId="468F50D1" w14:textId="1D26F01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albacore catch in number</w:t>
            </w:r>
          </w:p>
        </w:tc>
        <w:tc>
          <w:tcPr>
            <w:tcW w:w="638" w:type="pct"/>
            <w:noWrap/>
            <w:hideMark/>
          </w:tcPr>
          <w:p w14:paraId="031C400A" w14:textId="79D4CF1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1808C18A" w14:textId="3284F31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22F57911" w14:textId="316DE09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E3241EA" w14:textId="5F4CEB2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29178573" w14:textId="24E5EDC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66765A5" w14:textId="23E0482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5A8D691" w14:textId="27898387" w:rsidTr="009D3646">
        <w:trPr>
          <w:trHeight w:val="300"/>
        </w:trPr>
        <w:tc>
          <w:tcPr>
            <w:tcW w:w="1637" w:type="pct"/>
            <w:noWrap/>
            <w:hideMark/>
          </w:tcPr>
          <w:p w14:paraId="4015645A" w14:textId="5A7FE15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bigeye catch in number</w:t>
            </w:r>
          </w:p>
        </w:tc>
        <w:tc>
          <w:tcPr>
            <w:tcW w:w="638" w:type="pct"/>
            <w:noWrap/>
            <w:hideMark/>
          </w:tcPr>
          <w:p w14:paraId="0FB79A0E" w14:textId="76F497E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AA4977E" w14:textId="2A0D88D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4754ABAB" w14:textId="6447B6B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64A925F" w14:textId="2E3941B4"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45DDF26B" w14:textId="659A6B3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EA9DDA4" w14:textId="700FC1C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B8A6AA9" w14:textId="3B29947E" w:rsidTr="009D3646">
        <w:trPr>
          <w:trHeight w:val="300"/>
        </w:trPr>
        <w:tc>
          <w:tcPr>
            <w:tcW w:w="1637" w:type="pct"/>
            <w:noWrap/>
            <w:hideMark/>
          </w:tcPr>
          <w:p w14:paraId="393C2110" w14:textId="6187872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yellowfin catch in number</w:t>
            </w:r>
          </w:p>
        </w:tc>
        <w:tc>
          <w:tcPr>
            <w:tcW w:w="638" w:type="pct"/>
            <w:noWrap/>
            <w:hideMark/>
          </w:tcPr>
          <w:p w14:paraId="52CD38FB" w14:textId="27594E2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6DF325A" w14:textId="2F50A3A9"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7B9B88EC" w14:textId="43A35566"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8E0CAF6" w14:textId="6C0FFD1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02D6F159" w14:textId="3C6CA5A2"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AF59CBB" w14:textId="2F1B08B3"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A03A973" w14:textId="088ED6B3" w:rsidTr="009D3646">
        <w:trPr>
          <w:trHeight w:val="300"/>
        </w:trPr>
        <w:tc>
          <w:tcPr>
            <w:tcW w:w="1637" w:type="pct"/>
            <w:noWrap/>
            <w:hideMark/>
          </w:tcPr>
          <w:p w14:paraId="582A8CC2" w14:textId="45327AF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swordfish catch in number</w:t>
            </w:r>
          </w:p>
        </w:tc>
        <w:tc>
          <w:tcPr>
            <w:tcW w:w="638" w:type="pct"/>
            <w:noWrap/>
            <w:hideMark/>
          </w:tcPr>
          <w:p w14:paraId="7366C1F9" w14:textId="3CA443B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8D43C75" w14:textId="61C7F51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31203743" w14:textId="4F127FF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BF4C840" w14:textId="13C5312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8B320F5" w14:textId="0EFB850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4B042B73" w14:textId="622A370D"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2BC10957" w14:textId="38075E2D" w:rsidTr="009D3646">
        <w:trPr>
          <w:trHeight w:val="300"/>
        </w:trPr>
        <w:tc>
          <w:tcPr>
            <w:tcW w:w="1637" w:type="pct"/>
            <w:noWrap/>
            <w:hideMark/>
          </w:tcPr>
          <w:p w14:paraId="79889656" w14:textId="6ACF56D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striped marlin catch in number</w:t>
            </w:r>
          </w:p>
        </w:tc>
        <w:tc>
          <w:tcPr>
            <w:tcW w:w="638" w:type="pct"/>
            <w:noWrap/>
            <w:hideMark/>
          </w:tcPr>
          <w:p w14:paraId="07FC614C" w14:textId="2F441ADA"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0072457A" w14:textId="041CFBA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3ADFFC50" w14:textId="66EFAA4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3DDF5C3C" w14:textId="136574B7"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3CE24090" w14:textId="363B460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4ED3BB30" w14:textId="1AFB5C0F"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CD61CDA" w14:textId="0E6D69A6" w:rsidTr="009D3646">
        <w:trPr>
          <w:trHeight w:val="300"/>
        </w:trPr>
        <w:tc>
          <w:tcPr>
            <w:tcW w:w="1637" w:type="pct"/>
            <w:noWrap/>
            <w:hideMark/>
          </w:tcPr>
          <w:p w14:paraId="27900D79" w14:textId="0DB4BD11"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blue marlin catch in number</w:t>
            </w:r>
          </w:p>
        </w:tc>
        <w:tc>
          <w:tcPr>
            <w:tcW w:w="638" w:type="pct"/>
            <w:noWrap/>
            <w:hideMark/>
          </w:tcPr>
          <w:p w14:paraId="5C619DA4" w14:textId="69C5EB0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463C4CD5" w14:textId="1F61BF8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125C54EF" w14:textId="03FC455B"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7B330839" w14:textId="7FFD5BD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6FCF63C5" w14:textId="35B9589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02338085" w14:textId="22897580"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8C94173" w14:textId="361F335B" w:rsidTr="009D3646">
        <w:trPr>
          <w:trHeight w:val="300"/>
        </w:trPr>
        <w:tc>
          <w:tcPr>
            <w:tcW w:w="1637" w:type="pct"/>
            <w:noWrap/>
            <w:hideMark/>
          </w:tcPr>
          <w:p w14:paraId="0D1D82F6" w14:textId="7CCAA56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black marlin catch in number</w:t>
            </w:r>
          </w:p>
        </w:tc>
        <w:tc>
          <w:tcPr>
            <w:tcW w:w="638" w:type="pct"/>
            <w:noWrap/>
            <w:hideMark/>
          </w:tcPr>
          <w:p w14:paraId="4035BE79" w14:textId="05395C8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hideMark/>
          </w:tcPr>
          <w:p w14:paraId="64CF3B47" w14:textId="78CC50FE"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hideMark/>
          </w:tcPr>
          <w:p w14:paraId="7D221251" w14:textId="514C0A4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hideMark/>
          </w:tcPr>
          <w:p w14:paraId="1F25B37A" w14:textId="6D33E058"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hideMark/>
          </w:tcPr>
          <w:p w14:paraId="04630127" w14:textId="7A328EE5"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hideMark/>
          </w:tcPr>
          <w:p w14:paraId="652FE0A0" w14:textId="00A0DBDC" w:rsidR="009D3646" w:rsidRPr="009D3646" w:rsidRDefault="009D3646" w:rsidP="00852448">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725A9A2A" w14:textId="77777777" w:rsidTr="009D3646">
        <w:trPr>
          <w:trHeight w:val="300"/>
        </w:trPr>
        <w:tc>
          <w:tcPr>
            <w:tcW w:w="1637" w:type="pct"/>
            <w:noWrap/>
          </w:tcPr>
          <w:p w14:paraId="64D11EB5" w14:textId="1C0BA743" w:rsidR="009D3646" w:rsidRPr="009D3646" w:rsidRDefault="009D3646" w:rsidP="009D3646">
            <w:pPr>
              <w:spacing w:line="276" w:lineRule="auto"/>
              <w:rPr>
                <w:rFonts w:ascii="Times New Roman" w:hAnsi="Times New Roman"/>
                <w:sz w:val="20"/>
                <w:lang w:val="en-AU"/>
              </w:rPr>
            </w:pPr>
            <w:r>
              <w:rPr>
                <w:rFonts w:ascii="Times New Roman" w:hAnsi="Times New Roman"/>
                <w:sz w:val="20"/>
                <w:lang w:val="en-AU"/>
              </w:rPr>
              <w:t>s</w:t>
            </w:r>
            <w:r w:rsidRPr="009D3646">
              <w:rPr>
                <w:rFonts w:ascii="Times New Roman" w:hAnsi="Times New Roman"/>
                <w:sz w:val="20"/>
                <w:lang w:val="en-AU"/>
              </w:rPr>
              <w:t>hark catch in number</w:t>
            </w:r>
          </w:p>
        </w:tc>
        <w:tc>
          <w:tcPr>
            <w:tcW w:w="638" w:type="pct"/>
            <w:noWrap/>
          </w:tcPr>
          <w:p w14:paraId="4593FCAA" w14:textId="42384E64"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tcPr>
          <w:p w14:paraId="5950E9B6" w14:textId="7611DF05"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tcPr>
          <w:p w14:paraId="1022D0CC" w14:textId="26A5B875"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22B0E83F" w14:textId="3EA21AE0"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tcPr>
          <w:p w14:paraId="77CA6CF5" w14:textId="6BEDC9F5"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tcPr>
          <w:p w14:paraId="2BC2FC6D" w14:textId="1C6999E4"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4A71F7DF" w14:textId="77777777" w:rsidTr="009D3646">
        <w:trPr>
          <w:trHeight w:val="300"/>
        </w:trPr>
        <w:tc>
          <w:tcPr>
            <w:tcW w:w="1637" w:type="pct"/>
            <w:noWrap/>
          </w:tcPr>
          <w:p w14:paraId="4557F500" w14:textId="64E76879" w:rsidR="009D3646" w:rsidRPr="009D3646" w:rsidRDefault="00943F45" w:rsidP="009D3646">
            <w:pPr>
              <w:spacing w:line="276" w:lineRule="auto"/>
              <w:rPr>
                <w:rFonts w:ascii="Times New Roman" w:hAnsi="Times New Roman"/>
                <w:sz w:val="20"/>
                <w:lang w:val="en-AU"/>
              </w:rPr>
            </w:pPr>
            <w:r>
              <w:rPr>
                <w:rFonts w:ascii="Times New Roman" w:hAnsi="Times New Roman"/>
                <w:sz w:val="20"/>
                <w:lang w:val="en-AU"/>
              </w:rPr>
              <w:t>p</w:t>
            </w:r>
            <w:r w:rsidR="009D3646" w:rsidRPr="009D3646">
              <w:rPr>
                <w:rFonts w:ascii="Times New Roman" w:hAnsi="Times New Roman"/>
                <w:sz w:val="20"/>
                <w:lang w:val="en-AU"/>
              </w:rPr>
              <w:t>refecture code</w:t>
            </w:r>
          </w:p>
        </w:tc>
        <w:tc>
          <w:tcPr>
            <w:tcW w:w="638" w:type="pct"/>
            <w:noWrap/>
          </w:tcPr>
          <w:p w14:paraId="5A5ECD5A" w14:textId="6B8F0E32" w:rsidR="009D3646" w:rsidRPr="009D3646" w:rsidRDefault="009D3646" w:rsidP="009D3646">
            <w:pPr>
              <w:spacing w:line="276" w:lineRule="auto"/>
              <w:rPr>
                <w:rFonts w:ascii="Times New Roman" w:hAnsi="Times New Roman"/>
                <w:sz w:val="20"/>
                <w:lang w:val="en-AU"/>
              </w:rPr>
            </w:pPr>
            <w:r>
              <w:rPr>
                <w:rFonts w:ascii="Times New Roman" w:hAnsi="Times New Roman"/>
                <w:sz w:val="20"/>
                <w:lang w:val="en-AU"/>
              </w:rPr>
              <w:t>c</w:t>
            </w:r>
            <w:r w:rsidRPr="009D3646">
              <w:rPr>
                <w:rFonts w:ascii="Times New Roman" w:hAnsi="Times New Roman"/>
                <w:sz w:val="20"/>
                <w:lang w:val="en-AU"/>
              </w:rPr>
              <w:t>haracter</w:t>
            </w:r>
          </w:p>
        </w:tc>
        <w:tc>
          <w:tcPr>
            <w:tcW w:w="517" w:type="pct"/>
            <w:noWrap/>
          </w:tcPr>
          <w:p w14:paraId="01F8D30F" w14:textId="51A9A67C"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tcPr>
          <w:p w14:paraId="41C5A65D" w14:textId="7464C520"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568C154D" w14:textId="58EB53E9"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tcPr>
          <w:p w14:paraId="571A21CF" w14:textId="56FEF213"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tcPr>
          <w:p w14:paraId="208FDF30" w14:textId="0D99BA57"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08EA7CAE" w14:textId="77777777" w:rsidTr="009D3646">
        <w:trPr>
          <w:trHeight w:val="300"/>
        </w:trPr>
        <w:tc>
          <w:tcPr>
            <w:tcW w:w="1637" w:type="pct"/>
            <w:noWrap/>
          </w:tcPr>
          <w:p w14:paraId="7E599622" w14:textId="1F4BC313" w:rsidR="009D3646" w:rsidRPr="009D3646" w:rsidRDefault="00943F45" w:rsidP="009D3646">
            <w:pPr>
              <w:spacing w:line="276" w:lineRule="auto"/>
              <w:rPr>
                <w:rFonts w:ascii="Times New Roman" w:hAnsi="Times New Roman"/>
                <w:sz w:val="20"/>
                <w:lang w:val="en-AU"/>
              </w:rPr>
            </w:pPr>
            <w:r>
              <w:rPr>
                <w:rFonts w:ascii="Times New Roman" w:hAnsi="Times New Roman"/>
                <w:sz w:val="20"/>
                <w:lang w:val="en-AU"/>
              </w:rPr>
              <w:t>l</w:t>
            </w:r>
            <w:r w:rsidR="009D3646" w:rsidRPr="009D3646">
              <w:rPr>
                <w:rFonts w:ascii="Times New Roman" w:hAnsi="Times New Roman"/>
                <w:sz w:val="20"/>
                <w:lang w:val="en-AU"/>
              </w:rPr>
              <w:t>ogbook ID</w:t>
            </w:r>
          </w:p>
        </w:tc>
        <w:tc>
          <w:tcPr>
            <w:tcW w:w="638" w:type="pct"/>
            <w:noWrap/>
          </w:tcPr>
          <w:p w14:paraId="4DE1A4F1" w14:textId="36546CBF"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tcPr>
          <w:p w14:paraId="64817E80" w14:textId="73FF2D62"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516" w:type="pct"/>
            <w:noWrap/>
          </w:tcPr>
          <w:p w14:paraId="56DEE33E" w14:textId="1F7D03F0"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3FC0AD32" w14:textId="1A0CC111"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3" w:type="pct"/>
            <w:noWrap/>
          </w:tcPr>
          <w:p w14:paraId="5DC131AD" w14:textId="76576976"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485" w:type="pct"/>
            <w:noWrap/>
          </w:tcPr>
          <w:p w14:paraId="579BA3DF" w14:textId="1275CE3A"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r w:rsidR="009D3646" w:rsidRPr="009D3646" w14:paraId="1FBF7BB4" w14:textId="1E3816DE" w:rsidTr="009D3646">
        <w:trPr>
          <w:trHeight w:val="300"/>
        </w:trPr>
        <w:tc>
          <w:tcPr>
            <w:tcW w:w="1637" w:type="pct"/>
            <w:noWrap/>
          </w:tcPr>
          <w:p w14:paraId="5BE0C51F" w14:textId="6601F8E2"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day of cruise start</w:t>
            </w:r>
          </w:p>
        </w:tc>
        <w:tc>
          <w:tcPr>
            <w:tcW w:w="638" w:type="pct"/>
            <w:noWrap/>
          </w:tcPr>
          <w:p w14:paraId="58F72947" w14:textId="74B5DEB3"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integer</w:t>
            </w:r>
          </w:p>
        </w:tc>
        <w:tc>
          <w:tcPr>
            <w:tcW w:w="517" w:type="pct"/>
            <w:noWrap/>
          </w:tcPr>
          <w:p w14:paraId="58845E8D" w14:textId="69183AA1"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NO</w:t>
            </w:r>
          </w:p>
        </w:tc>
        <w:tc>
          <w:tcPr>
            <w:tcW w:w="516" w:type="pct"/>
            <w:noWrap/>
          </w:tcPr>
          <w:p w14:paraId="692C203C" w14:textId="618E2B1F"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c>
          <w:tcPr>
            <w:tcW w:w="604" w:type="pct"/>
            <w:noWrap/>
          </w:tcPr>
          <w:p w14:paraId="5CDD95E8" w14:textId="26193D6C"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NO</w:t>
            </w:r>
          </w:p>
        </w:tc>
        <w:tc>
          <w:tcPr>
            <w:tcW w:w="603" w:type="pct"/>
            <w:noWrap/>
          </w:tcPr>
          <w:p w14:paraId="3BCCC5A4" w14:textId="3156270F"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 (79-93)</w:t>
            </w:r>
          </w:p>
        </w:tc>
        <w:tc>
          <w:tcPr>
            <w:tcW w:w="485" w:type="pct"/>
            <w:noWrap/>
          </w:tcPr>
          <w:p w14:paraId="39C6EEAF" w14:textId="51254796" w:rsidR="009D3646" w:rsidRPr="009D3646" w:rsidRDefault="009D3646" w:rsidP="009D3646">
            <w:pPr>
              <w:spacing w:line="276" w:lineRule="auto"/>
              <w:rPr>
                <w:rFonts w:ascii="Times New Roman" w:hAnsi="Times New Roman"/>
                <w:sz w:val="20"/>
                <w:lang w:val="en-AU"/>
              </w:rPr>
            </w:pPr>
            <w:r w:rsidRPr="009D3646">
              <w:rPr>
                <w:rFonts w:ascii="Times New Roman" w:hAnsi="Times New Roman"/>
                <w:sz w:val="20"/>
                <w:lang w:val="en-AU"/>
              </w:rPr>
              <w:t>YES</w:t>
            </w:r>
          </w:p>
        </w:tc>
      </w:tr>
    </w:tbl>
    <w:p w14:paraId="0FF970D9" w14:textId="68D2002A" w:rsidR="00852448" w:rsidRPr="00225CA1" w:rsidRDefault="00852448" w:rsidP="00852448">
      <w:pPr>
        <w:spacing w:after="200" w:line="276" w:lineRule="auto"/>
        <w:rPr>
          <w:lang w:val="en-AU" w:eastAsia="en-US"/>
        </w:rPr>
      </w:pPr>
    </w:p>
    <w:p w14:paraId="6F6B011B" w14:textId="5B5D29F7" w:rsidR="00852448" w:rsidRPr="00225CA1" w:rsidRDefault="00852448" w:rsidP="00852448">
      <w:pPr>
        <w:spacing w:after="160" w:line="259" w:lineRule="auto"/>
        <w:rPr>
          <w:lang w:val="en-AU" w:eastAsia="en-US"/>
        </w:rPr>
      </w:pPr>
      <w:r w:rsidRPr="00225CA1">
        <w:rPr>
          <w:lang w:val="en-AU" w:eastAsia="en-US"/>
        </w:rPr>
        <w:br w:type="page"/>
      </w:r>
    </w:p>
    <w:p w14:paraId="77166590" w14:textId="201FD95A" w:rsidR="00852448" w:rsidRPr="00225CA1" w:rsidRDefault="00852448" w:rsidP="00852448">
      <w:pPr>
        <w:jc w:val="center"/>
        <w:rPr>
          <w:b/>
          <w:bCs/>
          <w:color w:val="000000"/>
          <w:lang w:val="en-NZ" w:eastAsia="en-NZ"/>
        </w:rPr>
        <w:sectPr w:rsidR="00852448" w:rsidRPr="00225CA1">
          <w:headerReference w:type="default" r:id="rId8"/>
          <w:footerReference w:type="default" r:id="rId9"/>
          <w:pgSz w:w="11906" w:h="16838"/>
          <w:pgMar w:top="1440" w:right="1440" w:bottom="1440" w:left="1440" w:header="708" w:footer="708" w:gutter="0"/>
          <w:cols w:space="708"/>
          <w:docGrid w:linePitch="360"/>
        </w:sectPr>
      </w:pPr>
    </w:p>
    <w:p w14:paraId="31432FC9" w14:textId="234DEE52" w:rsidR="00852448" w:rsidRPr="00225CA1" w:rsidRDefault="00852448" w:rsidP="00852448">
      <w:pPr>
        <w:rPr>
          <w:bCs/>
          <w:color w:val="000000"/>
          <w:sz w:val="18"/>
          <w:lang w:val="en-NZ" w:eastAsia="en-NZ"/>
        </w:rPr>
      </w:pPr>
      <w:bookmarkStart w:id="418" w:name="_Ref416359537"/>
      <w:bookmarkStart w:id="419" w:name="_Toc455070215"/>
      <w:bookmarkStart w:id="420" w:name="_Toc469405559"/>
      <w:r w:rsidRPr="00225CA1">
        <w:rPr>
          <w:lang w:val="en-AU" w:eastAsia="en-US"/>
        </w:rPr>
        <w:lastRenderedPageBreak/>
        <w:t xml:space="preserve">Table </w:t>
      </w:r>
      <w:r w:rsidRPr="00225CA1">
        <w:rPr>
          <w:lang w:val="en-AU" w:eastAsia="en-US"/>
        </w:rPr>
        <w:fldChar w:fldCharType="begin"/>
      </w:r>
      <w:r w:rsidRPr="00225CA1">
        <w:rPr>
          <w:lang w:val="en-AU" w:eastAsia="en-US"/>
        </w:rPr>
        <w:instrText xml:space="preserve"> SEQ Table \* ARABIC </w:instrText>
      </w:r>
      <w:r w:rsidRPr="00225CA1">
        <w:rPr>
          <w:lang w:val="en-AU" w:eastAsia="en-US"/>
        </w:rPr>
        <w:fldChar w:fldCharType="separate"/>
      </w:r>
      <w:r w:rsidR="00A5526B">
        <w:rPr>
          <w:noProof/>
          <w:lang w:val="en-AU" w:eastAsia="en-US"/>
        </w:rPr>
        <w:t>3</w:t>
      </w:r>
      <w:r w:rsidRPr="00225CA1">
        <w:rPr>
          <w:lang w:val="en-AU" w:eastAsia="en-US"/>
        </w:rPr>
        <w:fldChar w:fldCharType="end"/>
      </w:r>
      <w:bookmarkEnd w:id="418"/>
      <w:r w:rsidRPr="00225CA1">
        <w:rPr>
          <w:lang w:val="en-AU" w:eastAsia="en-US"/>
        </w:rPr>
        <w:t xml:space="preserve">: Number of available data by variable </w:t>
      </w:r>
      <w:r w:rsidRPr="00225CA1">
        <w:rPr>
          <w:noProof/>
          <w:lang w:val="en-AU" w:eastAsia="en-US"/>
        </w:rPr>
        <w:t>in the Japanese longline dataset.</w:t>
      </w:r>
      <w:bookmarkEnd w:id="419"/>
      <w:bookmarkEnd w:id="420"/>
    </w:p>
    <w:tbl>
      <w:tblPr>
        <w:tblStyle w:val="PlainTable13"/>
        <w:tblW w:w="5054" w:type="pct"/>
        <w:tblLook w:val="06A0" w:firstRow="1" w:lastRow="0" w:firstColumn="1" w:lastColumn="0" w:noHBand="1" w:noVBand="1"/>
      </w:tblPr>
      <w:tblGrid>
        <w:gridCol w:w="670"/>
        <w:gridCol w:w="821"/>
        <w:gridCol w:w="919"/>
        <w:gridCol w:w="803"/>
        <w:gridCol w:w="919"/>
        <w:gridCol w:w="616"/>
        <w:gridCol w:w="616"/>
        <w:gridCol w:w="1336"/>
        <w:gridCol w:w="923"/>
        <w:gridCol w:w="950"/>
        <w:gridCol w:w="941"/>
        <w:gridCol w:w="941"/>
        <w:gridCol w:w="994"/>
        <w:gridCol w:w="968"/>
        <w:gridCol w:w="994"/>
        <w:gridCol w:w="950"/>
        <w:gridCol w:w="616"/>
      </w:tblGrid>
      <w:tr w:rsidR="00582CF3" w:rsidRPr="00225CA1" w14:paraId="5448B66C" w14:textId="71F7C585" w:rsidTr="007B514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3" w:type="pct"/>
            <w:noWrap/>
            <w:hideMark/>
          </w:tcPr>
          <w:p w14:paraId="798D1034" w14:textId="2B7FF86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 </w:t>
            </w:r>
          </w:p>
        </w:tc>
        <w:tc>
          <w:tcPr>
            <w:tcW w:w="298" w:type="pct"/>
            <w:noWrap/>
            <w:hideMark/>
          </w:tcPr>
          <w:p w14:paraId="33B38118" w14:textId="67683F0F"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No. of</w:t>
            </w:r>
          </w:p>
        </w:tc>
        <w:tc>
          <w:tcPr>
            <w:tcW w:w="305" w:type="pct"/>
            <w:noWrap/>
            <w:hideMark/>
          </w:tcPr>
          <w:p w14:paraId="086C4645" w14:textId="25480788"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Operation</w:t>
            </w:r>
          </w:p>
        </w:tc>
        <w:tc>
          <w:tcPr>
            <w:tcW w:w="262" w:type="pct"/>
            <w:noWrap/>
            <w:hideMark/>
          </w:tcPr>
          <w:p w14:paraId="3CD082A8" w14:textId="5755A128"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Latitude</w:t>
            </w:r>
          </w:p>
        </w:tc>
        <w:tc>
          <w:tcPr>
            <w:tcW w:w="301" w:type="pct"/>
            <w:noWrap/>
            <w:hideMark/>
          </w:tcPr>
          <w:p w14:paraId="26314CB6" w14:textId="2563F776"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Longitude</w:t>
            </w:r>
          </w:p>
        </w:tc>
        <w:tc>
          <w:tcPr>
            <w:tcW w:w="217" w:type="pct"/>
            <w:noWrap/>
            <w:hideMark/>
          </w:tcPr>
          <w:p w14:paraId="4C58A840" w14:textId="07193E77"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Call</w:t>
            </w:r>
          </w:p>
        </w:tc>
        <w:tc>
          <w:tcPr>
            <w:tcW w:w="270" w:type="pct"/>
            <w:noWrap/>
            <w:hideMark/>
          </w:tcPr>
          <w:p w14:paraId="003B79B1" w14:textId="6E7E117A"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HBF</w:t>
            </w:r>
          </w:p>
        </w:tc>
        <w:tc>
          <w:tcPr>
            <w:tcW w:w="439" w:type="pct"/>
            <w:noWrap/>
            <w:hideMark/>
          </w:tcPr>
          <w:p w14:paraId="04B837FF" w14:textId="757162A3"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Total number of</w:t>
            </w:r>
          </w:p>
        </w:tc>
        <w:tc>
          <w:tcPr>
            <w:tcW w:w="309" w:type="pct"/>
            <w:noWrap/>
            <w:hideMark/>
          </w:tcPr>
          <w:p w14:paraId="2A48EA10" w14:textId="19E20805"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SBT catch</w:t>
            </w:r>
          </w:p>
        </w:tc>
        <w:tc>
          <w:tcPr>
            <w:tcW w:w="309" w:type="pct"/>
            <w:noWrap/>
            <w:hideMark/>
          </w:tcPr>
          <w:p w14:paraId="4A48210B" w14:textId="0F5A6496"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ALB catch</w:t>
            </w:r>
          </w:p>
        </w:tc>
        <w:tc>
          <w:tcPr>
            <w:tcW w:w="309" w:type="pct"/>
            <w:noWrap/>
            <w:hideMark/>
          </w:tcPr>
          <w:p w14:paraId="4C28839E" w14:textId="19D18DE2"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BET catch</w:t>
            </w:r>
          </w:p>
        </w:tc>
        <w:tc>
          <w:tcPr>
            <w:tcW w:w="309" w:type="pct"/>
            <w:noWrap/>
            <w:hideMark/>
          </w:tcPr>
          <w:p w14:paraId="494E13AC" w14:textId="173CE435"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YFT catch</w:t>
            </w:r>
          </w:p>
        </w:tc>
        <w:tc>
          <w:tcPr>
            <w:tcW w:w="321" w:type="pct"/>
            <w:noWrap/>
            <w:hideMark/>
          </w:tcPr>
          <w:p w14:paraId="53558E11" w14:textId="160B7536"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SWO catch</w:t>
            </w:r>
          </w:p>
        </w:tc>
        <w:tc>
          <w:tcPr>
            <w:tcW w:w="309" w:type="pct"/>
            <w:noWrap/>
            <w:hideMark/>
          </w:tcPr>
          <w:p w14:paraId="14380130" w14:textId="509C55AF"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MLS catch</w:t>
            </w:r>
          </w:p>
        </w:tc>
        <w:tc>
          <w:tcPr>
            <w:tcW w:w="323" w:type="pct"/>
            <w:noWrap/>
            <w:hideMark/>
          </w:tcPr>
          <w:p w14:paraId="43924E34" w14:textId="188FF5D7"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BUM catch</w:t>
            </w:r>
          </w:p>
        </w:tc>
        <w:tc>
          <w:tcPr>
            <w:tcW w:w="309" w:type="pct"/>
            <w:noWrap/>
            <w:hideMark/>
          </w:tcPr>
          <w:p w14:paraId="5ECEEA78" w14:textId="65D6F5B8"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BLA catch</w:t>
            </w:r>
          </w:p>
        </w:tc>
        <w:tc>
          <w:tcPr>
            <w:tcW w:w="217" w:type="pct"/>
          </w:tcPr>
          <w:p w14:paraId="4305E5AB" w14:textId="029D9207" w:rsidR="00852448" w:rsidRPr="00225CA1" w:rsidRDefault="00852448" w:rsidP="00582CF3">
            <w:pP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 xml:space="preserve">day of </w:t>
            </w:r>
          </w:p>
        </w:tc>
      </w:tr>
      <w:tr w:rsidR="00582CF3" w:rsidRPr="00225CA1" w14:paraId="63319998" w14:textId="5461D9D0" w:rsidTr="007B514C">
        <w:trPr>
          <w:trHeight w:val="300"/>
        </w:trPr>
        <w:tc>
          <w:tcPr>
            <w:cnfStyle w:val="001000000000" w:firstRow="0" w:lastRow="0" w:firstColumn="1" w:lastColumn="0" w:oddVBand="0" w:evenVBand="0" w:oddHBand="0" w:evenHBand="0" w:firstRowFirstColumn="0" w:firstRowLastColumn="0" w:lastRowFirstColumn="0" w:lastRowLastColumn="0"/>
            <w:tcW w:w="193" w:type="pct"/>
            <w:noWrap/>
            <w:hideMark/>
          </w:tcPr>
          <w:p w14:paraId="048B3D42" w14:textId="49617B4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YEAR</w:t>
            </w:r>
          </w:p>
        </w:tc>
        <w:tc>
          <w:tcPr>
            <w:tcW w:w="298" w:type="pct"/>
            <w:noWrap/>
            <w:hideMark/>
          </w:tcPr>
          <w:p w14:paraId="6CB9AF4B" w14:textId="3BC221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operation</w:t>
            </w:r>
          </w:p>
        </w:tc>
        <w:tc>
          <w:tcPr>
            <w:tcW w:w="305" w:type="pct"/>
            <w:noWrap/>
            <w:hideMark/>
          </w:tcPr>
          <w:p w14:paraId="2A86B16E" w14:textId="2183E1F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Date</w:t>
            </w:r>
          </w:p>
        </w:tc>
        <w:tc>
          <w:tcPr>
            <w:tcW w:w="262" w:type="pct"/>
            <w:noWrap/>
            <w:hideMark/>
          </w:tcPr>
          <w:p w14:paraId="0C519312" w14:textId="5B8058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301" w:type="pct"/>
            <w:noWrap/>
            <w:hideMark/>
          </w:tcPr>
          <w:p w14:paraId="3083BF4E" w14:textId="65C3D74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217" w:type="pct"/>
            <w:noWrap/>
            <w:hideMark/>
          </w:tcPr>
          <w:p w14:paraId="494EDBCB" w14:textId="252738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sign</w:t>
            </w:r>
          </w:p>
        </w:tc>
        <w:tc>
          <w:tcPr>
            <w:tcW w:w="270" w:type="pct"/>
            <w:noWrap/>
            <w:hideMark/>
          </w:tcPr>
          <w:p w14:paraId="7152C705" w14:textId="6CAABC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p>
        </w:tc>
        <w:tc>
          <w:tcPr>
            <w:tcW w:w="439" w:type="pct"/>
            <w:noWrap/>
            <w:hideMark/>
          </w:tcPr>
          <w:p w14:paraId="0FAA0793" w14:textId="6D19DCF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hooks per set</w:t>
            </w:r>
          </w:p>
        </w:tc>
        <w:tc>
          <w:tcPr>
            <w:tcW w:w="309" w:type="pct"/>
            <w:noWrap/>
            <w:hideMark/>
          </w:tcPr>
          <w:p w14:paraId="08F15684" w14:textId="143EB72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2D90BDB4" w14:textId="450497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24CA5B43" w14:textId="5C38B9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021BEE03" w14:textId="072893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21" w:type="pct"/>
            <w:noWrap/>
            <w:hideMark/>
          </w:tcPr>
          <w:p w14:paraId="0486A64F" w14:textId="3AADF8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3CA6E78A" w14:textId="3F1C55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23" w:type="pct"/>
            <w:noWrap/>
            <w:hideMark/>
          </w:tcPr>
          <w:p w14:paraId="6A0D6480" w14:textId="3D0AF4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309" w:type="pct"/>
            <w:noWrap/>
            <w:hideMark/>
          </w:tcPr>
          <w:p w14:paraId="1ED56914" w14:textId="684F59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in number</w:t>
            </w:r>
          </w:p>
        </w:tc>
        <w:tc>
          <w:tcPr>
            <w:tcW w:w="217" w:type="pct"/>
          </w:tcPr>
          <w:p w14:paraId="7C2CF14A" w14:textId="472793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cruise start</w:t>
            </w:r>
          </w:p>
        </w:tc>
      </w:tr>
      <w:tr w:rsidR="00582CF3" w:rsidRPr="00225CA1" w14:paraId="0C693299" w14:textId="59364542"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0DE43D9" w14:textId="48EDD2A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1952</w:t>
            </w:r>
          </w:p>
        </w:tc>
        <w:tc>
          <w:tcPr>
            <w:tcW w:w="298" w:type="pct"/>
            <w:noWrap/>
            <w:hideMark/>
          </w:tcPr>
          <w:p w14:paraId="69DD9753" w14:textId="66B860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5" w:type="pct"/>
            <w:noWrap/>
            <w:hideMark/>
          </w:tcPr>
          <w:p w14:paraId="75032D88" w14:textId="4A57780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262" w:type="pct"/>
            <w:noWrap/>
            <w:hideMark/>
          </w:tcPr>
          <w:p w14:paraId="15F6B2AB" w14:textId="18A3B2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1" w:type="pct"/>
            <w:noWrap/>
            <w:hideMark/>
          </w:tcPr>
          <w:p w14:paraId="34311221" w14:textId="5B0C66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217" w:type="pct"/>
            <w:noWrap/>
            <w:hideMark/>
          </w:tcPr>
          <w:p w14:paraId="599144D1" w14:textId="05CFDF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509F50C" w14:textId="12AABC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5A0A8F25" w14:textId="3B0A4D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62226AB6" w14:textId="155692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5D64B403" w14:textId="352CD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7B5AC681" w14:textId="1500D4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647E46E3" w14:textId="5BE321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21" w:type="pct"/>
            <w:noWrap/>
            <w:hideMark/>
          </w:tcPr>
          <w:p w14:paraId="5B724E67" w14:textId="338B46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4B369A63" w14:textId="0117285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23" w:type="pct"/>
            <w:noWrap/>
            <w:hideMark/>
          </w:tcPr>
          <w:p w14:paraId="08CDA10F" w14:textId="707361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309" w:type="pct"/>
            <w:noWrap/>
            <w:hideMark/>
          </w:tcPr>
          <w:p w14:paraId="53A86ECD" w14:textId="1563F7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w:t>
            </w:r>
          </w:p>
        </w:tc>
        <w:tc>
          <w:tcPr>
            <w:tcW w:w="217" w:type="pct"/>
          </w:tcPr>
          <w:p w14:paraId="7FAF8AB5" w14:textId="372673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157AC651" w14:textId="672D279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AC6E057" w14:textId="120BEC7E"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1953</w:t>
            </w:r>
          </w:p>
        </w:tc>
        <w:tc>
          <w:tcPr>
            <w:tcW w:w="298" w:type="pct"/>
            <w:noWrap/>
            <w:hideMark/>
          </w:tcPr>
          <w:p w14:paraId="7A992B64" w14:textId="6E7C46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5" w:type="pct"/>
            <w:noWrap/>
            <w:hideMark/>
          </w:tcPr>
          <w:p w14:paraId="61228799" w14:textId="30A508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262" w:type="pct"/>
            <w:noWrap/>
            <w:hideMark/>
          </w:tcPr>
          <w:p w14:paraId="04B8E48F" w14:textId="464A9E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1" w:type="pct"/>
            <w:noWrap/>
            <w:hideMark/>
          </w:tcPr>
          <w:p w14:paraId="4424EB9C" w14:textId="379E44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217" w:type="pct"/>
            <w:noWrap/>
            <w:hideMark/>
          </w:tcPr>
          <w:p w14:paraId="576F9936" w14:textId="4DAFD15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6F5588C7" w14:textId="6CFE98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3F6D242B" w14:textId="7E1AF8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5911526C" w14:textId="6BBAE8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0893DA0C" w14:textId="7C81551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2B20A58C" w14:textId="08AA26C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1E7BC5A0" w14:textId="029D74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21" w:type="pct"/>
            <w:noWrap/>
            <w:hideMark/>
          </w:tcPr>
          <w:p w14:paraId="0D5955D5" w14:textId="6D7940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373E8387" w14:textId="5FA8A6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23" w:type="pct"/>
            <w:noWrap/>
            <w:hideMark/>
          </w:tcPr>
          <w:p w14:paraId="74489FE4" w14:textId="63F65F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309" w:type="pct"/>
            <w:noWrap/>
            <w:hideMark/>
          </w:tcPr>
          <w:p w14:paraId="212AE378" w14:textId="7DCD5A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1065</w:t>
            </w:r>
          </w:p>
        </w:tc>
        <w:tc>
          <w:tcPr>
            <w:tcW w:w="217" w:type="pct"/>
          </w:tcPr>
          <w:p w14:paraId="05652CF7" w14:textId="4A02C4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5F3E4946" w14:textId="098F0E2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216C8F3" w14:textId="4A55015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1954</w:t>
            </w:r>
          </w:p>
        </w:tc>
        <w:tc>
          <w:tcPr>
            <w:tcW w:w="298" w:type="pct"/>
            <w:noWrap/>
            <w:hideMark/>
          </w:tcPr>
          <w:p w14:paraId="5F27DC9B" w14:textId="3A20F1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5" w:type="pct"/>
            <w:noWrap/>
            <w:hideMark/>
          </w:tcPr>
          <w:p w14:paraId="17470758" w14:textId="1CD0EFE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262" w:type="pct"/>
            <w:noWrap/>
            <w:hideMark/>
          </w:tcPr>
          <w:p w14:paraId="1AF17710" w14:textId="1690B0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1" w:type="pct"/>
            <w:noWrap/>
            <w:hideMark/>
          </w:tcPr>
          <w:p w14:paraId="3C716E37" w14:textId="47BF174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217" w:type="pct"/>
            <w:noWrap/>
            <w:hideMark/>
          </w:tcPr>
          <w:p w14:paraId="669DFFCE" w14:textId="08EDB5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66B7B25" w14:textId="2253D38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74601733" w14:textId="04E6CFF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2566FAC9" w14:textId="25C4FC1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7AAFC336" w14:textId="1108C6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43E0F8C9" w14:textId="18A16D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28B50EC3" w14:textId="03ED17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21" w:type="pct"/>
            <w:noWrap/>
            <w:hideMark/>
          </w:tcPr>
          <w:p w14:paraId="45041D37" w14:textId="399BE8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49E1A0AB" w14:textId="2D262AB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23" w:type="pct"/>
            <w:noWrap/>
            <w:hideMark/>
          </w:tcPr>
          <w:p w14:paraId="6FDDAA38" w14:textId="2C415C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309" w:type="pct"/>
            <w:noWrap/>
            <w:hideMark/>
          </w:tcPr>
          <w:p w14:paraId="25D807FA" w14:textId="62802F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4289</w:t>
            </w:r>
          </w:p>
        </w:tc>
        <w:tc>
          <w:tcPr>
            <w:tcW w:w="217" w:type="pct"/>
          </w:tcPr>
          <w:p w14:paraId="6BB6CF5E" w14:textId="6AA651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08FDB4EC" w14:textId="3E5725C8"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38DF3A5" w14:textId="501FC20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1955</w:t>
            </w:r>
          </w:p>
        </w:tc>
        <w:tc>
          <w:tcPr>
            <w:tcW w:w="298" w:type="pct"/>
            <w:noWrap/>
            <w:hideMark/>
          </w:tcPr>
          <w:p w14:paraId="27C8EC64" w14:textId="6D63F6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5" w:type="pct"/>
            <w:noWrap/>
            <w:hideMark/>
          </w:tcPr>
          <w:p w14:paraId="62217E16" w14:textId="2F015D9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262" w:type="pct"/>
            <w:noWrap/>
            <w:hideMark/>
          </w:tcPr>
          <w:p w14:paraId="39EEEFF4" w14:textId="6270284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1" w:type="pct"/>
            <w:noWrap/>
            <w:hideMark/>
          </w:tcPr>
          <w:p w14:paraId="1E7834F1" w14:textId="03C5C4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217" w:type="pct"/>
            <w:noWrap/>
            <w:hideMark/>
          </w:tcPr>
          <w:p w14:paraId="0493B81A" w14:textId="5516B9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20A79EA" w14:textId="63DCF3D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56F3CFE3" w14:textId="2E8447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627B150C" w14:textId="0B998C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26E3688B" w14:textId="1CA06F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7D2E67A5" w14:textId="51D4FD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784B2C42" w14:textId="7308BC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21" w:type="pct"/>
            <w:noWrap/>
            <w:hideMark/>
          </w:tcPr>
          <w:p w14:paraId="76EDE1F9" w14:textId="3137C4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1F03135B" w14:textId="437DF0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23" w:type="pct"/>
            <w:noWrap/>
            <w:hideMark/>
          </w:tcPr>
          <w:p w14:paraId="540A5450" w14:textId="516E439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309" w:type="pct"/>
            <w:noWrap/>
            <w:hideMark/>
          </w:tcPr>
          <w:p w14:paraId="2B515B21" w14:textId="0E22D14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6411</w:t>
            </w:r>
          </w:p>
        </w:tc>
        <w:tc>
          <w:tcPr>
            <w:tcW w:w="217" w:type="pct"/>
          </w:tcPr>
          <w:p w14:paraId="6B21C133" w14:textId="68C3E5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415CFF72" w14:textId="6D2339D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8126AB9" w14:textId="30514E3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1956</w:t>
            </w:r>
          </w:p>
        </w:tc>
        <w:tc>
          <w:tcPr>
            <w:tcW w:w="298" w:type="pct"/>
            <w:noWrap/>
            <w:hideMark/>
          </w:tcPr>
          <w:p w14:paraId="4594FC65" w14:textId="3A323E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5" w:type="pct"/>
            <w:noWrap/>
            <w:hideMark/>
          </w:tcPr>
          <w:p w14:paraId="7FA38993" w14:textId="348D74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262" w:type="pct"/>
            <w:noWrap/>
            <w:hideMark/>
          </w:tcPr>
          <w:p w14:paraId="3FE1D945" w14:textId="31CC92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1" w:type="pct"/>
            <w:noWrap/>
            <w:hideMark/>
          </w:tcPr>
          <w:p w14:paraId="5658F220" w14:textId="100CD0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217" w:type="pct"/>
            <w:noWrap/>
            <w:hideMark/>
          </w:tcPr>
          <w:p w14:paraId="2D4D8919" w14:textId="569A153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129144E6" w14:textId="702C25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6A0CE399" w14:textId="68B07F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0B845FB1" w14:textId="5624BC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7057CD7C" w14:textId="5A5EC98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7372F31F" w14:textId="0166A8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1BE5EDD1" w14:textId="5A628E4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21" w:type="pct"/>
            <w:noWrap/>
            <w:hideMark/>
          </w:tcPr>
          <w:p w14:paraId="5EE120A6" w14:textId="11F91C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7DAE6335" w14:textId="1CD77A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23" w:type="pct"/>
            <w:noWrap/>
            <w:hideMark/>
          </w:tcPr>
          <w:p w14:paraId="2620DF77" w14:textId="1194A7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309" w:type="pct"/>
            <w:noWrap/>
            <w:hideMark/>
          </w:tcPr>
          <w:p w14:paraId="5629B1C5" w14:textId="0EF350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11293</w:t>
            </w:r>
          </w:p>
        </w:tc>
        <w:tc>
          <w:tcPr>
            <w:tcW w:w="217" w:type="pct"/>
          </w:tcPr>
          <w:p w14:paraId="1895AEBB" w14:textId="2757C4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2F92A756" w14:textId="229B6B9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7C08524" w14:textId="7B6EA2E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1957</w:t>
            </w:r>
          </w:p>
        </w:tc>
        <w:tc>
          <w:tcPr>
            <w:tcW w:w="298" w:type="pct"/>
            <w:noWrap/>
            <w:hideMark/>
          </w:tcPr>
          <w:p w14:paraId="1FC08FEB" w14:textId="5E6C61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5" w:type="pct"/>
            <w:noWrap/>
            <w:hideMark/>
          </w:tcPr>
          <w:p w14:paraId="395DFC0B" w14:textId="7EF0758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262" w:type="pct"/>
            <w:noWrap/>
            <w:hideMark/>
          </w:tcPr>
          <w:p w14:paraId="659B0B62" w14:textId="69DA5C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1" w:type="pct"/>
            <w:noWrap/>
            <w:hideMark/>
          </w:tcPr>
          <w:p w14:paraId="0810A332" w14:textId="7921D9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217" w:type="pct"/>
            <w:noWrap/>
            <w:hideMark/>
          </w:tcPr>
          <w:p w14:paraId="01515A8F" w14:textId="22A875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90BC591" w14:textId="33A6E2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w:t>
            </w:r>
          </w:p>
        </w:tc>
        <w:tc>
          <w:tcPr>
            <w:tcW w:w="439" w:type="pct"/>
            <w:noWrap/>
            <w:hideMark/>
          </w:tcPr>
          <w:p w14:paraId="43A70632" w14:textId="245D88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79A58C2E" w14:textId="333D0E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5EFFCB54" w14:textId="484FA51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162830DB" w14:textId="327D43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1EE70525" w14:textId="0AA42D3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21" w:type="pct"/>
            <w:noWrap/>
            <w:hideMark/>
          </w:tcPr>
          <w:p w14:paraId="1FBD3023" w14:textId="5766BD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37EC846F" w14:textId="1B78AFD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23" w:type="pct"/>
            <w:noWrap/>
            <w:hideMark/>
          </w:tcPr>
          <w:p w14:paraId="07A16860" w14:textId="7FFE19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309" w:type="pct"/>
            <w:noWrap/>
            <w:hideMark/>
          </w:tcPr>
          <w:p w14:paraId="562DDA61" w14:textId="522DD9D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7833</w:t>
            </w:r>
          </w:p>
        </w:tc>
        <w:tc>
          <w:tcPr>
            <w:tcW w:w="217" w:type="pct"/>
          </w:tcPr>
          <w:p w14:paraId="381F9B39" w14:textId="440C30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103</w:t>
            </w:r>
          </w:p>
        </w:tc>
      </w:tr>
      <w:tr w:rsidR="00582CF3" w:rsidRPr="00225CA1" w14:paraId="303A11C3" w14:textId="530E039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82A489D" w14:textId="3F7B3AAD"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1958</w:t>
            </w:r>
          </w:p>
        </w:tc>
        <w:tc>
          <w:tcPr>
            <w:tcW w:w="298" w:type="pct"/>
            <w:noWrap/>
            <w:hideMark/>
          </w:tcPr>
          <w:p w14:paraId="7930759D" w14:textId="7586C8E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5" w:type="pct"/>
            <w:noWrap/>
            <w:hideMark/>
          </w:tcPr>
          <w:p w14:paraId="531D0C48" w14:textId="4ED524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262" w:type="pct"/>
            <w:noWrap/>
            <w:hideMark/>
          </w:tcPr>
          <w:p w14:paraId="1C6D16ED" w14:textId="61F5583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1" w:type="pct"/>
            <w:noWrap/>
            <w:hideMark/>
          </w:tcPr>
          <w:p w14:paraId="201543BD" w14:textId="1C45BC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217" w:type="pct"/>
            <w:noWrap/>
            <w:hideMark/>
          </w:tcPr>
          <w:p w14:paraId="6AD461A1" w14:textId="3A4EED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70B251A0" w14:textId="00F6FAE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6055</w:t>
            </w:r>
          </w:p>
        </w:tc>
        <w:tc>
          <w:tcPr>
            <w:tcW w:w="439" w:type="pct"/>
            <w:noWrap/>
            <w:hideMark/>
          </w:tcPr>
          <w:p w14:paraId="03F255F3" w14:textId="1E03A8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02D7F145" w14:textId="0D58FF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314F9B11" w14:textId="2A60EF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55FC9B17" w14:textId="63CE03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56D6AFE0" w14:textId="716442B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21" w:type="pct"/>
            <w:noWrap/>
            <w:hideMark/>
          </w:tcPr>
          <w:p w14:paraId="0525FB25" w14:textId="2E61527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1D207AF5" w14:textId="66A622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23" w:type="pct"/>
            <w:noWrap/>
            <w:hideMark/>
          </w:tcPr>
          <w:p w14:paraId="0219CB8B" w14:textId="0E7D15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309" w:type="pct"/>
            <w:noWrap/>
            <w:hideMark/>
          </w:tcPr>
          <w:p w14:paraId="32A2525D" w14:textId="6FA2E31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8149</w:t>
            </w:r>
          </w:p>
        </w:tc>
        <w:tc>
          <w:tcPr>
            <w:tcW w:w="217" w:type="pct"/>
          </w:tcPr>
          <w:p w14:paraId="183E7C7A" w14:textId="56F012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7086</w:t>
            </w:r>
          </w:p>
        </w:tc>
      </w:tr>
      <w:tr w:rsidR="00582CF3" w:rsidRPr="00225CA1" w14:paraId="18B9FD87" w14:textId="33F79F1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EC83D95" w14:textId="5BAC6569"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1959</w:t>
            </w:r>
          </w:p>
        </w:tc>
        <w:tc>
          <w:tcPr>
            <w:tcW w:w="298" w:type="pct"/>
            <w:noWrap/>
            <w:hideMark/>
          </w:tcPr>
          <w:p w14:paraId="22EF4B82" w14:textId="7FBB57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5" w:type="pct"/>
            <w:noWrap/>
            <w:hideMark/>
          </w:tcPr>
          <w:p w14:paraId="51306D8D" w14:textId="5122E6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262" w:type="pct"/>
            <w:noWrap/>
            <w:hideMark/>
          </w:tcPr>
          <w:p w14:paraId="49E7A452" w14:textId="42E7FC3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1" w:type="pct"/>
            <w:noWrap/>
            <w:hideMark/>
          </w:tcPr>
          <w:p w14:paraId="5697BF6B" w14:textId="58C4AB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217" w:type="pct"/>
            <w:noWrap/>
            <w:hideMark/>
          </w:tcPr>
          <w:p w14:paraId="16975FB7" w14:textId="0C05191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483F9BEA" w14:textId="3AA0475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7048</w:t>
            </w:r>
          </w:p>
        </w:tc>
        <w:tc>
          <w:tcPr>
            <w:tcW w:w="439" w:type="pct"/>
            <w:noWrap/>
            <w:hideMark/>
          </w:tcPr>
          <w:p w14:paraId="4B4D2ED5" w14:textId="31DDD9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6B0A7E83" w14:textId="26EC12D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0CA45F54" w14:textId="499C1B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18E9D72F" w14:textId="04DC88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5DF0EC5B" w14:textId="1B627D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21" w:type="pct"/>
            <w:noWrap/>
            <w:hideMark/>
          </w:tcPr>
          <w:p w14:paraId="7EA8476E" w14:textId="2C7830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18C94824" w14:textId="19F68A0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23" w:type="pct"/>
            <w:noWrap/>
            <w:hideMark/>
          </w:tcPr>
          <w:p w14:paraId="7CE1463F" w14:textId="221A64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309" w:type="pct"/>
            <w:noWrap/>
            <w:hideMark/>
          </w:tcPr>
          <w:p w14:paraId="6950CF6D" w14:textId="6992EA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9983</w:t>
            </w:r>
          </w:p>
        </w:tc>
        <w:tc>
          <w:tcPr>
            <w:tcW w:w="217" w:type="pct"/>
          </w:tcPr>
          <w:p w14:paraId="5C328234" w14:textId="442AAB3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9111</w:t>
            </w:r>
          </w:p>
        </w:tc>
      </w:tr>
      <w:tr w:rsidR="00582CF3" w:rsidRPr="00225CA1" w14:paraId="468C7AC9" w14:textId="3283A42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23FE874" w14:textId="3DA033F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1960</w:t>
            </w:r>
          </w:p>
        </w:tc>
        <w:tc>
          <w:tcPr>
            <w:tcW w:w="298" w:type="pct"/>
            <w:noWrap/>
            <w:hideMark/>
          </w:tcPr>
          <w:p w14:paraId="58C57DC2" w14:textId="45F569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5" w:type="pct"/>
            <w:noWrap/>
            <w:hideMark/>
          </w:tcPr>
          <w:p w14:paraId="2B767097" w14:textId="72DF77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262" w:type="pct"/>
            <w:noWrap/>
            <w:hideMark/>
          </w:tcPr>
          <w:p w14:paraId="79CA2705" w14:textId="02099F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1" w:type="pct"/>
            <w:noWrap/>
            <w:hideMark/>
          </w:tcPr>
          <w:p w14:paraId="5B47E6AC" w14:textId="4643BB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217" w:type="pct"/>
            <w:noWrap/>
            <w:hideMark/>
          </w:tcPr>
          <w:p w14:paraId="70693810" w14:textId="2F73B9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0F98A704" w14:textId="05A5407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10139</w:t>
            </w:r>
          </w:p>
        </w:tc>
        <w:tc>
          <w:tcPr>
            <w:tcW w:w="439" w:type="pct"/>
            <w:noWrap/>
            <w:hideMark/>
          </w:tcPr>
          <w:p w14:paraId="6E4BF8D3" w14:textId="2FA7BD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7395B594" w14:textId="512072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5163E394" w14:textId="64E086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001E8581" w14:textId="149B65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2DF44615" w14:textId="289C4F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21" w:type="pct"/>
            <w:noWrap/>
            <w:hideMark/>
          </w:tcPr>
          <w:p w14:paraId="0F317185" w14:textId="0F9CCA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76DCADAA" w14:textId="0D1DAA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23" w:type="pct"/>
            <w:noWrap/>
            <w:hideMark/>
          </w:tcPr>
          <w:p w14:paraId="0AFF555D" w14:textId="4629F7F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309" w:type="pct"/>
            <w:noWrap/>
            <w:hideMark/>
          </w:tcPr>
          <w:p w14:paraId="007A74FB" w14:textId="531A39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13701</w:t>
            </w:r>
          </w:p>
        </w:tc>
        <w:tc>
          <w:tcPr>
            <w:tcW w:w="217" w:type="pct"/>
          </w:tcPr>
          <w:p w14:paraId="74E66A64" w14:textId="301F0E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12546</w:t>
            </w:r>
          </w:p>
        </w:tc>
      </w:tr>
      <w:tr w:rsidR="00582CF3" w:rsidRPr="00225CA1" w14:paraId="18D66449" w14:textId="6F7FB49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64F4B29" w14:textId="7F3D055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1961</w:t>
            </w:r>
          </w:p>
        </w:tc>
        <w:tc>
          <w:tcPr>
            <w:tcW w:w="298" w:type="pct"/>
            <w:noWrap/>
            <w:hideMark/>
          </w:tcPr>
          <w:p w14:paraId="7B032B13" w14:textId="6302D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5" w:type="pct"/>
            <w:noWrap/>
            <w:hideMark/>
          </w:tcPr>
          <w:p w14:paraId="4398672C" w14:textId="7FBF06E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262" w:type="pct"/>
            <w:noWrap/>
            <w:hideMark/>
          </w:tcPr>
          <w:p w14:paraId="48BAD2C8" w14:textId="5E77AA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1" w:type="pct"/>
            <w:noWrap/>
            <w:hideMark/>
          </w:tcPr>
          <w:p w14:paraId="42352DA7" w14:textId="2FD5A6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217" w:type="pct"/>
            <w:noWrap/>
            <w:hideMark/>
          </w:tcPr>
          <w:p w14:paraId="0D254832" w14:textId="326C00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6A4F688C" w14:textId="7467908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10103</w:t>
            </w:r>
          </w:p>
        </w:tc>
        <w:tc>
          <w:tcPr>
            <w:tcW w:w="439" w:type="pct"/>
            <w:noWrap/>
            <w:hideMark/>
          </w:tcPr>
          <w:p w14:paraId="036AC085" w14:textId="154190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316852E2" w14:textId="0F4A124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0A407428" w14:textId="27ACC1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65B4E404" w14:textId="297AE3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679C6436" w14:textId="6A6F4E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21" w:type="pct"/>
            <w:noWrap/>
            <w:hideMark/>
          </w:tcPr>
          <w:p w14:paraId="75BD67FF" w14:textId="4B1DA7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7E4B8F8E" w14:textId="4BBBBD9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23" w:type="pct"/>
            <w:noWrap/>
            <w:hideMark/>
          </w:tcPr>
          <w:p w14:paraId="33CF2669" w14:textId="7C651A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309" w:type="pct"/>
            <w:noWrap/>
            <w:hideMark/>
          </w:tcPr>
          <w:p w14:paraId="2D014C4F" w14:textId="4DAFE5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12553</w:t>
            </w:r>
          </w:p>
        </w:tc>
        <w:tc>
          <w:tcPr>
            <w:tcW w:w="217" w:type="pct"/>
          </w:tcPr>
          <w:p w14:paraId="25D93516" w14:textId="700449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11655</w:t>
            </w:r>
          </w:p>
        </w:tc>
      </w:tr>
      <w:tr w:rsidR="00582CF3" w:rsidRPr="00225CA1" w14:paraId="259AABCB" w14:textId="3C1002A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3D20F72" w14:textId="114051C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1962</w:t>
            </w:r>
          </w:p>
        </w:tc>
        <w:tc>
          <w:tcPr>
            <w:tcW w:w="298" w:type="pct"/>
            <w:noWrap/>
            <w:hideMark/>
          </w:tcPr>
          <w:p w14:paraId="5CA77AD4" w14:textId="6B8E5D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5" w:type="pct"/>
            <w:noWrap/>
            <w:hideMark/>
          </w:tcPr>
          <w:p w14:paraId="201FFEF2" w14:textId="4FB008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262" w:type="pct"/>
            <w:noWrap/>
            <w:hideMark/>
          </w:tcPr>
          <w:p w14:paraId="06843AEC" w14:textId="2F4546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1" w:type="pct"/>
            <w:noWrap/>
            <w:hideMark/>
          </w:tcPr>
          <w:p w14:paraId="19D51B45" w14:textId="0FAB43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217" w:type="pct"/>
            <w:noWrap/>
            <w:hideMark/>
          </w:tcPr>
          <w:p w14:paraId="1F83EE00" w14:textId="38361F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34E37DD" w14:textId="0F6197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11759</w:t>
            </w:r>
          </w:p>
        </w:tc>
        <w:tc>
          <w:tcPr>
            <w:tcW w:w="439" w:type="pct"/>
            <w:noWrap/>
            <w:hideMark/>
          </w:tcPr>
          <w:p w14:paraId="0AC1E62A" w14:textId="2E08AA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4BA79AAB" w14:textId="1D7078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77E581E9" w14:textId="7ED5819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3AB5C826" w14:textId="5FDA6D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6ACC210F" w14:textId="59B1596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21" w:type="pct"/>
            <w:noWrap/>
            <w:hideMark/>
          </w:tcPr>
          <w:p w14:paraId="341D32B0" w14:textId="03BFD1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5F2E55B0" w14:textId="70E3A28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23" w:type="pct"/>
            <w:noWrap/>
            <w:hideMark/>
          </w:tcPr>
          <w:p w14:paraId="0F9A3348" w14:textId="67DF87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309" w:type="pct"/>
            <w:noWrap/>
            <w:hideMark/>
          </w:tcPr>
          <w:p w14:paraId="29AE0BAD" w14:textId="0558BE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22365</w:t>
            </w:r>
          </w:p>
        </w:tc>
        <w:tc>
          <w:tcPr>
            <w:tcW w:w="217" w:type="pct"/>
          </w:tcPr>
          <w:p w14:paraId="1502C05F" w14:textId="3894B5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21195</w:t>
            </w:r>
          </w:p>
        </w:tc>
      </w:tr>
      <w:tr w:rsidR="00582CF3" w:rsidRPr="00225CA1" w14:paraId="052822EC" w14:textId="355ACE4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9BD55D3" w14:textId="4D42471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1963</w:t>
            </w:r>
          </w:p>
        </w:tc>
        <w:tc>
          <w:tcPr>
            <w:tcW w:w="298" w:type="pct"/>
            <w:noWrap/>
            <w:hideMark/>
          </w:tcPr>
          <w:p w14:paraId="2F9259A4" w14:textId="02AEEE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5" w:type="pct"/>
            <w:noWrap/>
            <w:hideMark/>
          </w:tcPr>
          <w:p w14:paraId="1C85C830" w14:textId="0C0D76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262" w:type="pct"/>
            <w:noWrap/>
            <w:hideMark/>
          </w:tcPr>
          <w:p w14:paraId="535DAA96" w14:textId="7B8D1E7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1" w:type="pct"/>
            <w:noWrap/>
            <w:hideMark/>
          </w:tcPr>
          <w:p w14:paraId="4B660B77" w14:textId="6FD67E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217" w:type="pct"/>
            <w:noWrap/>
            <w:hideMark/>
          </w:tcPr>
          <w:p w14:paraId="24D2BF4E" w14:textId="12B1B0D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4401DC77" w14:textId="45DA4E3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11397</w:t>
            </w:r>
          </w:p>
        </w:tc>
        <w:tc>
          <w:tcPr>
            <w:tcW w:w="439" w:type="pct"/>
            <w:noWrap/>
            <w:hideMark/>
          </w:tcPr>
          <w:p w14:paraId="1673A5DD" w14:textId="62F7AE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6DAEC096" w14:textId="52FED2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641F2843" w14:textId="14E143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1A58703A" w14:textId="20F0B0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4DD62B66" w14:textId="4CBF88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21" w:type="pct"/>
            <w:noWrap/>
            <w:hideMark/>
          </w:tcPr>
          <w:p w14:paraId="2C4BC917" w14:textId="6AEFF6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726E3372" w14:textId="12C1A7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23" w:type="pct"/>
            <w:noWrap/>
            <w:hideMark/>
          </w:tcPr>
          <w:p w14:paraId="08B8902F" w14:textId="2A55FB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309" w:type="pct"/>
            <w:noWrap/>
            <w:hideMark/>
          </w:tcPr>
          <w:p w14:paraId="2B80009D" w14:textId="3FAA13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23315</w:t>
            </w:r>
          </w:p>
        </w:tc>
        <w:tc>
          <w:tcPr>
            <w:tcW w:w="217" w:type="pct"/>
          </w:tcPr>
          <w:p w14:paraId="68A460F2" w14:textId="7AC6BD5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23278</w:t>
            </w:r>
          </w:p>
        </w:tc>
      </w:tr>
      <w:tr w:rsidR="00582CF3" w:rsidRPr="00225CA1" w14:paraId="2F305A4F" w14:textId="4AE1B1B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FD066A3" w14:textId="3A70924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1964</w:t>
            </w:r>
          </w:p>
        </w:tc>
        <w:tc>
          <w:tcPr>
            <w:tcW w:w="298" w:type="pct"/>
            <w:noWrap/>
            <w:hideMark/>
          </w:tcPr>
          <w:p w14:paraId="28FE702E" w14:textId="0BA86C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5" w:type="pct"/>
            <w:noWrap/>
            <w:hideMark/>
          </w:tcPr>
          <w:p w14:paraId="44225D04" w14:textId="574653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262" w:type="pct"/>
            <w:noWrap/>
            <w:hideMark/>
          </w:tcPr>
          <w:p w14:paraId="75574727" w14:textId="3FEF6D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1" w:type="pct"/>
            <w:noWrap/>
            <w:hideMark/>
          </w:tcPr>
          <w:p w14:paraId="3051A82B" w14:textId="5F4127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217" w:type="pct"/>
            <w:noWrap/>
            <w:hideMark/>
          </w:tcPr>
          <w:p w14:paraId="47AD3CFB" w14:textId="6187A02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C094E56" w14:textId="2B1850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13686</w:t>
            </w:r>
          </w:p>
        </w:tc>
        <w:tc>
          <w:tcPr>
            <w:tcW w:w="439" w:type="pct"/>
            <w:noWrap/>
            <w:hideMark/>
          </w:tcPr>
          <w:p w14:paraId="6C0F1B52" w14:textId="5ED1AE3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28865</w:t>
            </w:r>
          </w:p>
        </w:tc>
        <w:tc>
          <w:tcPr>
            <w:tcW w:w="309" w:type="pct"/>
            <w:noWrap/>
            <w:hideMark/>
          </w:tcPr>
          <w:p w14:paraId="1A981014" w14:textId="2D15B7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56AD8956" w14:textId="35406BB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5A7A7950" w14:textId="0370CF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278CE06F" w14:textId="19E1C0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21" w:type="pct"/>
            <w:noWrap/>
            <w:hideMark/>
          </w:tcPr>
          <w:p w14:paraId="628ACB27" w14:textId="04906F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01A0864A" w14:textId="33FF8E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23" w:type="pct"/>
            <w:noWrap/>
            <w:hideMark/>
          </w:tcPr>
          <w:p w14:paraId="064C86AC" w14:textId="6E17DC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309" w:type="pct"/>
            <w:noWrap/>
            <w:hideMark/>
          </w:tcPr>
          <w:p w14:paraId="40D73A65" w14:textId="247785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c>
          <w:tcPr>
            <w:tcW w:w="217" w:type="pct"/>
          </w:tcPr>
          <w:p w14:paraId="1BE805B9" w14:textId="184FDD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28868</w:t>
            </w:r>
          </w:p>
        </w:tc>
      </w:tr>
      <w:tr w:rsidR="00582CF3" w:rsidRPr="00225CA1" w14:paraId="215CE49E" w14:textId="6505311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D0542D7" w14:textId="4F6C9F9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1965</w:t>
            </w:r>
          </w:p>
        </w:tc>
        <w:tc>
          <w:tcPr>
            <w:tcW w:w="298" w:type="pct"/>
            <w:noWrap/>
            <w:hideMark/>
          </w:tcPr>
          <w:p w14:paraId="7DE23082" w14:textId="153233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5" w:type="pct"/>
            <w:noWrap/>
            <w:hideMark/>
          </w:tcPr>
          <w:p w14:paraId="696BD58C" w14:textId="41ED92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262" w:type="pct"/>
            <w:noWrap/>
            <w:hideMark/>
          </w:tcPr>
          <w:p w14:paraId="68EC5278" w14:textId="5226C2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1" w:type="pct"/>
            <w:noWrap/>
            <w:hideMark/>
          </w:tcPr>
          <w:p w14:paraId="4D24B40A" w14:textId="33F15F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217" w:type="pct"/>
            <w:noWrap/>
            <w:hideMark/>
          </w:tcPr>
          <w:p w14:paraId="141BB36F" w14:textId="4DEF34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05BF6DF6" w14:textId="6CD0343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25152</w:t>
            </w:r>
          </w:p>
        </w:tc>
        <w:tc>
          <w:tcPr>
            <w:tcW w:w="439" w:type="pct"/>
            <w:noWrap/>
            <w:hideMark/>
          </w:tcPr>
          <w:p w14:paraId="1BEA3888" w14:textId="0A6FC9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03877BCC" w14:textId="7D9F2F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7FA4F209" w14:textId="5EE369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75E6348F" w14:textId="555A3F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1B7B445E" w14:textId="024140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21" w:type="pct"/>
            <w:noWrap/>
            <w:hideMark/>
          </w:tcPr>
          <w:p w14:paraId="62FA8BB5" w14:textId="1C41FB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40CE9C7C" w14:textId="2A6698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23" w:type="pct"/>
            <w:noWrap/>
            <w:hideMark/>
          </w:tcPr>
          <w:p w14:paraId="515612F1" w14:textId="3CFE2E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309" w:type="pct"/>
            <w:noWrap/>
            <w:hideMark/>
          </w:tcPr>
          <w:p w14:paraId="6E2195D8" w14:textId="7E5B10A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c>
          <w:tcPr>
            <w:tcW w:w="217" w:type="pct"/>
          </w:tcPr>
          <w:p w14:paraId="197E67B2" w14:textId="069A35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28631</w:t>
            </w:r>
          </w:p>
        </w:tc>
      </w:tr>
      <w:tr w:rsidR="00582CF3" w:rsidRPr="00225CA1" w14:paraId="7D4E13A2" w14:textId="4FBEC29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3BB49C8" w14:textId="133A565E"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1966</w:t>
            </w:r>
          </w:p>
        </w:tc>
        <w:tc>
          <w:tcPr>
            <w:tcW w:w="298" w:type="pct"/>
            <w:noWrap/>
            <w:hideMark/>
          </w:tcPr>
          <w:p w14:paraId="430A42F7" w14:textId="401021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5" w:type="pct"/>
            <w:noWrap/>
            <w:hideMark/>
          </w:tcPr>
          <w:p w14:paraId="7BB7D83E" w14:textId="45DE2A4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262" w:type="pct"/>
            <w:noWrap/>
            <w:hideMark/>
          </w:tcPr>
          <w:p w14:paraId="56EFAC8C" w14:textId="7709F3E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32272</w:t>
            </w:r>
          </w:p>
        </w:tc>
        <w:tc>
          <w:tcPr>
            <w:tcW w:w="301" w:type="pct"/>
            <w:noWrap/>
            <w:hideMark/>
          </w:tcPr>
          <w:p w14:paraId="43BB5199" w14:textId="53DE27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217" w:type="pct"/>
            <w:noWrap/>
            <w:hideMark/>
          </w:tcPr>
          <w:p w14:paraId="04363327" w14:textId="0C9D4F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E55071B" w14:textId="09F66B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31574</w:t>
            </w:r>
          </w:p>
        </w:tc>
        <w:tc>
          <w:tcPr>
            <w:tcW w:w="439" w:type="pct"/>
            <w:noWrap/>
            <w:hideMark/>
          </w:tcPr>
          <w:p w14:paraId="0EFE6988" w14:textId="4D97F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51234E43" w14:textId="5AAB8B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11057</w:t>
            </w:r>
          </w:p>
        </w:tc>
        <w:tc>
          <w:tcPr>
            <w:tcW w:w="309" w:type="pct"/>
            <w:noWrap/>
            <w:hideMark/>
          </w:tcPr>
          <w:p w14:paraId="527E4199" w14:textId="02035A8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50A75B94" w14:textId="55B3D1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3F71242B" w14:textId="6E72E5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21" w:type="pct"/>
            <w:noWrap/>
            <w:hideMark/>
          </w:tcPr>
          <w:p w14:paraId="72855292" w14:textId="48DE29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c>
          <w:tcPr>
            <w:tcW w:w="309" w:type="pct"/>
            <w:noWrap/>
            <w:hideMark/>
          </w:tcPr>
          <w:p w14:paraId="7FBD99C8" w14:textId="0DEF7D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19904</w:t>
            </w:r>
          </w:p>
        </w:tc>
        <w:tc>
          <w:tcPr>
            <w:tcW w:w="323" w:type="pct"/>
            <w:noWrap/>
            <w:hideMark/>
          </w:tcPr>
          <w:p w14:paraId="27C1797B" w14:textId="37BE93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17978</w:t>
            </w:r>
          </w:p>
        </w:tc>
        <w:tc>
          <w:tcPr>
            <w:tcW w:w="309" w:type="pct"/>
            <w:noWrap/>
            <w:hideMark/>
          </w:tcPr>
          <w:p w14:paraId="445E25D8" w14:textId="25262F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13959</w:t>
            </w:r>
          </w:p>
        </w:tc>
        <w:tc>
          <w:tcPr>
            <w:tcW w:w="217" w:type="pct"/>
          </w:tcPr>
          <w:p w14:paraId="6ADEB837" w14:textId="450AF0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32773</w:t>
            </w:r>
          </w:p>
        </w:tc>
      </w:tr>
      <w:tr w:rsidR="00582CF3" w:rsidRPr="00225CA1" w14:paraId="0E74360C" w14:textId="4F79BF6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7541F38" w14:textId="643BA36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1967</w:t>
            </w:r>
          </w:p>
        </w:tc>
        <w:tc>
          <w:tcPr>
            <w:tcW w:w="298" w:type="pct"/>
            <w:noWrap/>
            <w:hideMark/>
          </w:tcPr>
          <w:p w14:paraId="313E7A71" w14:textId="5EF84E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5" w:type="pct"/>
            <w:noWrap/>
            <w:hideMark/>
          </w:tcPr>
          <w:p w14:paraId="44EC0563" w14:textId="76EE4B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262" w:type="pct"/>
            <w:noWrap/>
            <w:hideMark/>
          </w:tcPr>
          <w:p w14:paraId="2D97739E" w14:textId="2ECA27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57853</w:t>
            </w:r>
          </w:p>
        </w:tc>
        <w:tc>
          <w:tcPr>
            <w:tcW w:w="301" w:type="pct"/>
            <w:noWrap/>
            <w:hideMark/>
          </w:tcPr>
          <w:p w14:paraId="263B4745" w14:textId="1C49E6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217" w:type="pct"/>
            <w:noWrap/>
            <w:hideMark/>
          </w:tcPr>
          <w:p w14:paraId="4B29F7DC" w14:textId="5A2584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4168BF0" w14:textId="6C4C8F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9215</w:t>
            </w:r>
          </w:p>
        </w:tc>
        <w:tc>
          <w:tcPr>
            <w:tcW w:w="439" w:type="pct"/>
            <w:noWrap/>
            <w:hideMark/>
          </w:tcPr>
          <w:p w14:paraId="100347F0" w14:textId="503A98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68EB7C2E" w14:textId="72FEBD1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51436</w:t>
            </w:r>
          </w:p>
        </w:tc>
        <w:tc>
          <w:tcPr>
            <w:tcW w:w="309" w:type="pct"/>
            <w:noWrap/>
            <w:hideMark/>
          </w:tcPr>
          <w:p w14:paraId="2D07E12E" w14:textId="31A922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22566DD7" w14:textId="40A4225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68C0998F" w14:textId="73C60E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21" w:type="pct"/>
            <w:noWrap/>
            <w:hideMark/>
          </w:tcPr>
          <w:p w14:paraId="3FCFF597" w14:textId="103140A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58000</w:t>
            </w:r>
          </w:p>
        </w:tc>
        <w:tc>
          <w:tcPr>
            <w:tcW w:w="309" w:type="pct"/>
            <w:noWrap/>
            <w:hideMark/>
          </w:tcPr>
          <w:p w14:paraId="280D7840" w14:textId="4C8A43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53732</w:t>
            </w:r>
          </w:p>
        </w:tc>
        <w:tc>
          <w:tcPr>
            <w:tcW w:w="323" w:type="pct"/>
            <w:noWrap/>
            <w:hideMark/>
          </w:tcPr>
          <w:p w14:paraId="27CAF349" w14:textId="6F4F30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53166</w:t>
            </w:r>
          </w:p>
        </w:tc>
        <w:tc>
          <w:tcPr>
            <w:tcW w:w="309" w:type="pct"/>
            <w:noWrap/>
            <w:hideMark/>
          </w:tcPr>
          <w:p w14:paraId="2FE40EAA" w14:textId="4BFFA1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51628</w:t>
            </w:r>
          </w:p>
        </w:tc>
        <w:tc>
          <w:tcPr>
            <w:tcW w:w="217" w:type="pct"/>
          </w:tcPr>
          <w:p w14:paraId="5B134CC0" w14:textId="28EE0D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9343</w:t>
            </w:r>
          </w:p>
        </w:tc>
      </w:tr>
      <w:tr w:rsidR="00582CF3" w:rsidRPr="00225CA1" w14:paraId="6B6BCCC0" w14:textId="5051953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B4A2B1A" w14:textId="0CB03F7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1968</w:t>
            </w:r>
          </w:p>
        </w:tc>
        <w:tc>
          <w:tcPr>
            <w:tcW w:w="298" w:type="pct"/>
            <w:noWrap/>
            <w:hideMark/>
          </w:tcPr>
          <w:p w14:paraId="07643587" w14:textId="607F6D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5" w:type="pct"/>
            <w:noWrap/>
            <w:hideMark/>
          </w:tcPr>
          <w:p w14:paraId="2A662E8C" w14:textId="1395ED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262" w:type="pct"/>
            <w:noWrap/>
            <w:hideMark/>
          </w:tcPr>
          <w:p w14:paraId="2D1474AC" w14:textId="79C342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1" w:type="pct"/>
            <w:noWrap/>
            <w:hideMark/>
          </w:tcPr>
          <w:p w14:paraId="04CCACBA" w14:textId="52D9F2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217" w:type="pct"/>
            <w:noWrap/>
            <w:hideMark/>
          </w:tcPr>
          <w:p w14:paraId="3B0AFE90" w14:textId="0E446A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FD4AD7C" w14:textId="71A47A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0D10395A" w14:textId="4DF44A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4274FA3A" w14:textId="2FD5B7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1CB05651" w14:textId="34F795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33EC33B3" w14:textId="193C6F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07881E71" w14:textId="3E9956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21" w:type="pct"/>
            <w:noWrap/>
            <w:hideMark/>
          </w:tcPr>
          <w:p w14:paraId="0C048250" w14:textId="1B9B16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2407DF73" w14:textId="27ABAE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23" w:type="pct"/>
            <w:noWrap/>
            <w:hideMark/>
          </w:tcPr>
          <w:p w14:paraId="5D1414F2" w14:textId="006463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309" w:type="pct"/>
            <w:noWrap/>
            <w:hideMark/>
          </w:tcPr>
          <w:p w14:paraId="66745D68" w14:textId="26590F1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40033</w:t>
            </w:r>
          </w:p>
        </w:tc>
        <w:tc>
          <w:tcPr>
            <w:tcW w:w="217" w:type="pct"/>
          </w:tcPr>
          <w:p w14:paraId="1930424A" w14:textId="41A41F4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0BA048F4" w14:textId="6FF9387D"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19AC09D" w14:textId="64D5C9A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1969</w:t>
            </w:r>
          </w:p>
        </w:tc>
        <w:tc>
          <w:tcPr>
            <w:tcW w:w="298" w:type="pct"/>
            <w:noWrap/>
            <w:hideMark/>
          </w:tcPr>
          <w:p w14:paraId="48DBF903" w14:textId="78A4E1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5" w:type="pct"/>
            <w:noWrap/>
            <w:hideMark/>
          </w:tcPr>
          <w:p w14:paraId="39ECC7D9" w14:textId="687A5E0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262" w:type="pct"/>
            <w:noWrap/>
            <w:hideMark/>
          </w:tcPr>
          <w:p w14:paraId="4BBBAEEA" w14:textId="39757AD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1" w:type="pct"/>
            <w:noWrap/>
            <w:hideMark/>
          </w:tcPr>
          <w:p w14:paraId="7A32341A" w14:textId="6AF7986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217" w:type="pct"/>
            <w:noWrap/>
            <w:hideMark/>
          </w:tcPr>
          <w:p w14:paraId="7305B544" w14:textId="379F58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D07DA3B" w14:textId="77059F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714BCBE4" w14:textId="2DD0F1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03D9EE75" w14:textId="43E041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5A9D9F19" w14:textId="0D3682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6BED5C71" w14:textId="7F287E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0C005D81" w14:textId="4F7C459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21" w:type="pct"/>
            <w:noWrap/>
            <w:hideMark/>
          </w:tcPr>
          <w:p w14:paraId="050FDA7C" w14:textId="6D862D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4C3D7880" w14:textId="4F89E0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23" w:type="pct"/>
            <w:noWrap/>
            <w:hideMark/>
          </w:tcPr>
          <w:p w14:paraId="6D449BD7" w14:textId="77644B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309" w:type="pct"/>
            <w:noWrap/>
            <w:hideMark/>
          </w:tcPr>
          <w:p w14:paraId="7C1B8309" w14:textId="5DA4E6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36172</w:t>
            </w:r>
          </w:p>
        </w:tc>
        <w:tc>
          <w:tcPr>
            <w:tcW w:w="217" w:type="pct"/>
          </w:tcPr>
          <w:p w14:paraId="467EDAE4" w14:textId="1A3EA2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45F3684C" w14:textId="3860C062"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F1B703D" w14:textId="46F90A52"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1970</w:t>
            </w:r>
          </w:p>
        </w:tc>
        <w:tc>
          <w:tcPr>
            <w:tcW w:w="298" w:type="pct"/>
            <w:noWrap/>
            <w:hideMark/>
          </w:tcPr>
          <w:p w14:paraId="7AADA574" w14:textId="5B0DCF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5" w:type="pct"/>
            <w:noWrap/>
            <w:hideMark/>
          </w:tcPr>
          <w:p w14:paraId="72B1566A" w14:textId="3BEA71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262" w:type="pct"/>
            <w:noWrap/>
            <w:hideMark/>
          </w:tcPr>
          <w:p w14:paraId="184D0357" w14:textId="2C13D6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1" w:type="pct"/>
            <w:noWrap/>
            <w:hideMark/>
          </w:tcPr>
          <w:p w14:paraId="5D85EA8F" w14:textId="10157B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217" w:type="pct"/>
            <w:noWrap/>
            <w:hideMark/>
          </w:tcPr>
          <w:p w14:paraId="75845480" w14:textId="2328D8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70AAA98F" w14:textId="70FFB25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439" w:type="pct"/>
            <w:noWrap/>
            <w:hideMark/>
          </w:tcPr>
          <w:p w14:paraId="5E37C4EA" w14:textId="1C6939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1C8A297D" w14:textId="0BE1F0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7B666A23" w14:textId="75C9DB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2302B6BB" w14:textId="5BE576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3A28DAB5" w14:textId="0D0CC5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21" w:type="pct"/>
            <w:noWrap/>
            <w:hideMark/>
          </w:tcPr>
          <w:p w14:paraId="4C5B2320" w14:textId="3E14310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5F5F6681" w14:textId="27A8F9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23" w:type="pct"/>
            <w:noWrap/>
            <w:hideMark/>
          </w:tcPr>
          <w:p w14:paraId="69EC4192" w14:textId="186989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309" w:type="pct"/>
            <w:noWrap/>
            <w:hideMark/>
          </w:tcPr>
          <w:p w14:paraId="279C6EA8" w14:textId="23D772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29393</w:t>
            </w:r>
          </w:p>
        </w:tc>
        <w:tc>
          <w:tcPr>
            <w:tcW w:w="217" w:type="pct"/>
          </w:tcPr>
          <w:p w14:paraId="374DFD19" w14:textId="1B5574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7496B6BF" w14:textId="1E719CB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5F4F8A3" w14:textId="72C1455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1971</w:t>
            </w:r>
          </w:p>
        </w:tc>
        <w:tc>
          <w:tcPr>
            <w:tcW w:w="298" w:type="pct"/>
            <w:noWrap/>
            <w:hideMark/>
          </w:tcPr>
          <w:p w14:paraId="41F35490" w14:textId="7B8D2C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5" w:type="pct"/>
            <w:noWrap/>
            <w:hideMark/>
          </w:tcPr>
          <w:p w14:paraId="2EFFFFDD" w14:textId="71FDE3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262" w:type="pct"/>
            <w:noWrap/>
            <w:hideMark/>
          </w:tcPr>
          <w:p w14:paraId="2E079C2D" w14:textId="341497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1" w:type="pct"/>
            <w:noWrap/>
            <w:hideMark/>
          </w:tcPr>
          <w:p w14:paraId="74FF2A7C" w14:textId="1508BF7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217" w:type="pct"/>
            <w:noWrap/>
            <w:hideMark/>
          </w:tcPr>
          <w:p w14:paraId="7C0DC377" w14:textId="0BA728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710A624" w14:textId="26D24D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26248</w:t>
            </w:r>
          </w:p>
        </w:tc>
        <w:tc>
          <w:tcPr>
            <w:tcW w:w="439" w:type="pct"/>
            <w:noWrap/>
            <w:hideMark/>
          </w:tcPr>
          <w:p w14:paraId="14C27AF0" w14:textId="6CEA56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03F30416" w14:textId="7500C8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1CF06AA1" w14:textId="3A070A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4E376387" w14:textId="3B34C0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3DF1FEFF" w14:textId="71D034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21" w:type="pct"/>
            <w:noWrap/>
            <w:hideMark/>
          </w:tcPr>
          <w:p w14:paraId="07D04505" w14:textId="5B6F0D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5BF49620" w14:textId="4E78D38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23" w:type="pct"/>
            <w:noWrap/>
            <w:hideMark/>
          </w:tcPr>
          <w:p w14:paraId="51302423" w14:textId="0C574D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309" w:type="pct"/>
            <w:noWrap/>
            <w:hideMark/>
          </w:tcPr>
          <w:p w14:paraId="3EE73CBD" w14:textId="0C4B3D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27402</w:t>
            </w:r>
          </w:p>
        </w:tc>
        <w:tc>
          <w:tcPr>
            <w:tcW w:w="217" w:type="pct"/>
          </w:tcPr>
          <w:p w14:paraId="4811F953" w14:textId="3D7076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6B3E92D6" w14:textId="6AD41AF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4EDB62C" w14:textId="0797186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1972</w:t>
            </w:r>
          </w:p>
        </w:tc>
        <w:tc>
          <w:tcPr>
            <w:tcW w:w="298" w:type="pct"/>
            <w:noWrap/>
            <w:hideMark/>
          </w:tcPr>
          <w:p w14:paraId="3E728855" w14:textId="4A9069D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5" w:type="pct"/>
            <w:noWrap/>
            <w:hideMark/>
          </w:tcPr>
          <w:p w14:paraId="4AE4F042" w14:textId="440AB30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262" w:type="pct"/>
            <w:noWrap/>
            <w:hideMark/>
          </w:tcPr>
          <w:p w14:paraId="4BE1E37A" w14:textId="69842C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1" w:type="pct"/>
            <w:noWrap/>
            <w:hideMark/>
          </w:tcPr>
          <w:p w14:paraId="33E08E72" w14:textId="0EBD52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217" w:type="pct"/>
            <w:noWrap/>
            <w:hideMark/>
          </w:tcPr>
          <w:p w14:paraId="48C57E0F" w14:textId="101A70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B81ECB3" w14:textId="615A9F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20571</w:t>
            </w:r>
          </w:p>
        </w:tc>
        <w:tc>
          <w:tcPr>
            <w:tcW w:w="439" w:type="pct"/>
            <w:noWrap/>
            <w:hideMark/>
          </w:tcPr>
          <w:p w14:paraId="22627468" w14:textId="6C9E9E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36188A68" w14:textId="1C325C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66827C57" w14:textId="531B29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36E8F72A" w14:textId="5419B1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225ECCC4" w14:textId="78B5A0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21" w:type="pct"/>
            <w:noWrap/>
            <w:hideMark/>
          </w:tcPr>
          <w:p w14:paraId="29E2521F" w14:textId="6AE255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6A753DB6" w14:textId="07F160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23" w:type="pct"/>
            <w:noWrap/>
            <w:hideMark/>
          </w:tcPr>
          <w:p w14:paraId="2ECD4FC7" w14:textId="52138D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309" w:type="pct"/>
            <w:noWrap/>
            <w:hideMark/>
          </w:tcPr>
          <w:p w14:paraId="157A44E9" w14:textId="532DD8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21220</w:t>
            </w:r>
          </w:p>
        </w:tc>
        <w:tc>
          <w:tcPr>
            <w:tcW w:w="217" w:type="pct"/>
          </w:tcPr>
          <w:p w14:paraId="0EB25A4A" w14:textId="20D372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1A5CA023" w14:textId="3ECF0B58"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A94004B" w14:textId="661B0AE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1973</w:t>
            </w:r>
          </w:p>
        </w:tc>
        <w:tc>
          <w:tcPr>
            <w:tcW w:w="298" w:type="pct"/>
            <w:noWrap/>
            <w:hideMark/>
          </w:tcPr>
          <w:p w14:paraId="7ADC3474" w14:textId="367F5C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5" w:type="pct"/>
            <w:noWrap/>
            <w:hideMark/>
          </w:tcPr>
          <w:p w14:paraId="6CD545F7" w14:textId="4F02CC8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262" w:type="pct"/>
            <w:noWrap/>
            <w:hideMark/>
          </w:tcPr>
          <w:p w14:paraId="4CEA1070" w14:textId="396D49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1" w:type="pct"/>
            <w:noWrap/>
            <w:hideMark/>
          </w:tcPr>
          <w:p w14:paraId="4A856E55" w14:textId="30ADB51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217" w:type="pct"/>
            <w:noWrap/>
            <w:hideMark/>
          </w:tcPr>
          <w:p w14:paraId="7BE67DF4" w14:textId="1309483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547AF9FE" w14:textId="662522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24036</w:t>
            </w:r>
          </w:p>
        </w:tc>
        <w:tc>
          <w:tcPr>
            <w:tcW w:w="439" w:type="pct"/>
            <w:noWrap/>
            <w:hideMark/>
          </w:tcPr>
          <w:p w14:paraId="0CD564F6" w14:textId="39B9C4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718EE31E" w14:textId="26C66D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11ABE71E" w14:textId="255E21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0ACE2F10" w14:textId="272FD69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22F01F07" w14:textId="71476B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21" w:type="pct"/>
            <w:noWrap/>
            <w:hideMark/>
          </w:tcPr>
          <w:p w14:paraId="70E31B71" w14:textId="5C00F7E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53A0BE54" w14:textId="2C3399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23" w:type="pct"/>
            <w:noWrap/>
            <w:hideMark/>
          </w:tcPr>
          <w:p w14:paraId="58B27528" w14:textId="5296DCB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309" w:type="pct"/>
            <w:noWrap/>
            <w:hideMark/>
          </w:tcPr>
          <w:p w14:paraId="514554CD" w14:textId="009E23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24968</w:t>
            </w:r>
          </w:p>
        </w:tc>
        <w:tc>
          <w:tcPr>
            <w:tcW w:w="217" w:type="pct"/>
          </w:tcPr>
          <w:p w14:paraId="6BD30B12" w14:textId="4DB89F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05404567" w14:textId="33DFEC0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E781616" w14:textId="27F309B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lastRenderedPageBreak/>
              <w:t>1974</w:t>
            </w:r>
          </w:p>
        </w:tc>
        <w:tc>
          <w:tcPr>
            <w:tcW w:w="298" w:type="pct"/>
            <w:noWrap/>
            <w:hideMark/>
          </w:tcPr>
          <w:p w14:paraId="0FF42CC0" w14:textId="31C83D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5" w:type="pct"/>
            <w:noWrap/>
            <w:hideMark/>
          </w:tcPr>
          <w:p w14:paraId="256584D0" w14:textId="69E5411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262" w:type="pct"/>
            <w:noWrap/>
            <w:hideMark/>
          </w:tcPr>
          <w:p w14:paraId="42A4E8D8" w14:textId="1AFEE2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1" w:type="pct"/>
            <w:noWrap/>
            <w:hideMark/>
          </w:tcPr>
          <w:p w14:paraId="4B8572AC" w14:textId="3F33E11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217" w:type="pct"/>
            <w:noWrap/>
            <w:hideMark/>
          </w:tcPr>
          <w:p w14:paraId="598CFFE8" w14:textId="445043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114255CE" w14:textId="563B16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27700</w:t>
            </w:r>
          </w:p>
        </w:tc>
        <w:tc>
          <w:tcPr>
            <w:tcW w:w="439" w:type="pct"/>
            <w:noWrap/>
            <w:hideMark/>
          </w:tcPr>
          <w:p w14:paraId="38E2703E" w14:textId="33D3E2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61F8BB09" w14:textId="62A3BC2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1E2C312C" w14:textId="3E771F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06723DA" w14:textId="7AFE90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FD724E2" w14:textId="1306561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21" w:type="pct"/>
            <w:noWrap/>
            <w:hideMark/>
          </w:tcPr>
          <w:p w14:paraId="6BAEBEE7" w14:textId="752100E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9DE84BA" w14:textId="0E2D5E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23" w:type="pct"/>
            <w:noWrap/>
            <w:hideMark/>
          </w:tcPr>
          <w:p w14:paraId="5896A11F" w14:textId="78E40B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309" w:type="pct"/>
            <w:noWrap/>
            <w:hideMark/>
          </w:tcPr>
          <w:p w14:paraId="25AFFC07" w14:textId="5F8B038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28492</w:t>
            </w:r>
          </w:p>
        </w:tc>
        <w:tc>
          <w:tcPr>
            <w:tcW w:w="217" w:type="pct"/>
          </w:tcPr>
          <w:p w14:paraId="6B64633F" w14:textId="7312D0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7B337129" w14:textId="0F19AAF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DB327E9" w14:textId="306EE04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1975</w:t>
            </w:r>
          </w:p>
        </w:tc>
        <w:tc>
          <w:tcPr>
            <w:tcW w:w="298" w:type="pct"/>
            <w:noWrap/>
            <w:hideMark/>
          </w:tcPr>
          <w:p w14:paraId="2D0EBE8F" w14:textId="289EB0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5" w:type="pct"/>
            <w:noWrap/>
            <w:hideMark/>
          </w:tcPr>
          <w:p w14:paraId="29B12E2C" w14:textId="6AE40F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262" w:type="pct"/>
            <w:noWrap/>
            <w:hideMark/>
          </w:tcPr>
          <w:p w14:paraId="0D4506A2" w14:textId="4A33BF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1" w:type="pct"/>
            <w:noWrap/>
            <w:hideMark/>
          </w:tcPr>
          <w:p w14:paraId="2C1C349E" w14:textId="3E33357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217" w:type="pct"/>
            <w:noWrap/>
            <w:hideMark/>
          </w:tcPr>
          <w:p w14:paraId="511B5AFA" w14:textId="4D9822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217E10E6" w14:textId="606E83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29062</w:t>
            </w:r>
          </w:p>
        </w:tc>
        <w:tc>
          <w:tcPr>
            <w:tcW w:w="439" w:type="pct"/>
            <w:noWrap/>
            <w:hideMark/>
          </w:tcPr>
          <w:p w14:paraId="7C5B067E" w14:textId="0AB3AFE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4B14FFCA" w14:textId="2A7109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7FA5D77F" w14:textId="4D758F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184931A7" w14:textId="32041A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4B0299BA" w14:textId="626A519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21" w:type="pct"/>
            <w:noWrap/>
            <w:hideMark/>
          </w:tcPr>
          <w:p w14:paraId="3DD0480A" w14:textId="23C877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7A688ECE" w14:textId="5C9B6B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23" w:type="pct"/>
            <w:noWrap/>
            <w:hideMark/>
          </w:tcPr>
          <w:p w14:paraId="183B799D" w14:textId="516741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309" w:type="pct"/>
            <w:noWrap/>
            <w:hideMark/>
          </w:tcPr>
          <w:p w14:paraId="3CB52A6B" w14:textId="0145825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30287</w:t>
            </w:r>
          </w:p>
        </w:tc>
        <w:tc>
          <w:tcPr>
            <w:tcW w:w="217" w:type="pct"/>
          </w:tcPr>
          <w:p w14:paraId="0D290F0F" w14:textId="62A5D6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597B1535" w14:textId="7E9BB132"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F89335E" w14:textId="66BFECB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1976</w:t>
            </w:r>
          </w:p>
        </w:tc>
        <w:tc>
          <w:tcPr>
            <w:tcW w:w="298" w:type="pct"/>
            <w:noWrap/>
            <w:hideMark/>
          </w:tcPr>
          <w:p w14:paraId="4D84988E" w14:textId="6BE90A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5" w:type="pct"/>
            <w:noWrap/>
            <w:hideMark/>
          </w:tcPr>
          <w:p w14:paraId="72DD5FB7" w14:textId="664147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262" w:type="pct"/>
            <w:noWrap/>
            <w:hideMark/>
          </w:tcPr>
          <w:p w14:paraId="31ADF168" w14:textId="716095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1" w:type="pct"/>
            <w:noWrap/>
            <w:hideMark/>
          </w:tcPr>
          <w:p w14:paraId="7912FB6B" w14:textId="21522D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217" w:type="pct"/>
            <w:noWrap/>
            <w:hideMark/>
          </w:tcPr>
          <w:p w14:paraId="68443380" w14:textId="68990D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1B78AA9E" w14:textId="52A78C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26039</w:t>
            </w:r>
          </w:p>
        </w:tc>
        <w:tc>
          <w:tcPr>
            <w:tcW w:w="439" w:type="pct"/>
            <w:noWrap/>
            <w:hideMark/>
          </w:tcPr>
          <w:p w14:paraId="7F361F33" w14:textId="00D1F2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5A57E362" w14:textId="11619F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78BB0A2E" w14:textId="693D5C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3A826FE9" w14:textId="720575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390C1862" w14:textId="567BDD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21" w:type="pct"/>
            <w:noWrap/>
            <w:hideMark/>
          </w:tcPr>
          <w:p w14:paraId="2010402B" w14:textId="68E65B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2A7A7FEC" w14:textId="68588B6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23" w:type="pct"/>
            <w:noWrap/>
            <w:hideMark/>
          </w:tcPr>
          <w:p w14:paraId="388A5375" w14:textId="27E838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309" w:type="pct"/>
            <w:noWrap/>
            <w:hideMark/>
          </w:tcPr>
          <w:p w14:paraId="2DB0775D" w14:textId="12DF54E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26590</w:t>
            </w:r>
          </w:p>
        </w:tc>
        <w:tc>
          <w:tcPr>
            <w:tcW w:w="217" w:type="pct"/>
          </w:tcPr>
          <w:p w14:paraId="65DFE5AD" w14:textId="1CC9A3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61A5DA1E" w14:textId="035C546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1E979A7" w14:textId="35E9D11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1977</w:t>
            </w:r>
          </w:p>
        </w:tc>
        <w:tc>
          <w:tcPr>
            <w:tcW w:w="298" w:type="pct"/>
            <w:noWrap/>
            <w:hideMark/>
          </w:tcPr>
          <w:p w14:paraId="54ECEEFB" w14:textId="66061D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5" w:type="pct"/>
            <w:noWrap/>
            <w:hideMark/>
          </w:tcPr>
          <w:p w14:paraId="209901EE" w14:textId="1395EF3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262" w:type="pct"/>
            <w:noWrap/>
            <w:hideMark/>
          </w:tcPr>
          <w:p w14:paraId="28EBCCC5" w14:textId="7A07DD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1" w:type="pct"/>
            <w:noWrap/>
            <w:hideMark/>
          </w:tcPr>
          <w:p w14:paraId="791B7C14" w14:textId="1AD268B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217" w:type="pct"/>
            <w:noWrap/>
            <w:hideMark/>
          </w:tcPr>
          <w:p w14:paraId="2E73F54A" w14:textId="1506F7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3195F29F" w14:textId="474993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21780</w:t>
            </w:r>
          </w:p>
        </w:tc>
        <w:tc>
          <w:tcPr>
            <w:tcW w:w="439" w:type="pct"/>
            <w:noWrap/>
            <w:hideMark/>
          </w:tcPr>
          <w:p w14:paraId="60899653" w14:textId="6C9BF4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1958E2D2" w14:textId="35FCE0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02023EA7" w14:textId="412E0B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2B2A2E2A" w14:textId="1BFDCF0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0C39BC28" w14:textId="72FD2A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21" w:type="pct"/>
            <w:noWrap/>
            <w:hideMark/>
          </w:tcPr>
          <w:p w14:paraId="1DF40C2C" w14:textId="75541E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3683ABF5" w14:textId="373188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23" w:type="pct"/>
            <w:noWrap/>
            <w:hideMark/>
          </w:tcPr>
          <w:p w14:paraId="7468A3C7" w14:textId="02491D8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309" w:type="pct"/>
            <w:noWrap/>
            <w:hideMark/>
          </w:tcPr>
          <w:p w14:paraId="6D5FF7F6" w14:textId="49FF3B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22150</w:t>
            </w:r>
          </w:p>
        </w:tc>
        <w:tc>
          <w:tcPr>
            <w:tcW w:w="217" w:type="pct"/>
          </w:tcPr>
          <w:p w14:paraId="15B87D26" w14:textId="5F98C8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43933BF2" w14:textId="2B1FB78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2AD9D65" w14:textId="081E33B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1978</w:t>
            </w:r>
          </w:p>
        </w:tc>
        <w:tc>
          <w:tcPr>
            <w:tcW w:w="298" w:type="pct"/>
            <w:noWrap/>
            <w:hideMark/>
          </w:tcPr>
          <w:p w14:paraId="497C0621" w14:textId="09B357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5" w:type="pct"/>
            <w:noWrap/>
            <w:hideMark/>
          </w:tcPr>
          <w:p w14:paraId="3604030B" w14:textId="4035E5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262" w:type="pct"/>
            <w:noWrap/>
            <w:hideMark/>
          </w:tcPr>
          <w:p w14:paraId="52F59BC8" w14:textId="6EBADE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1" w:type="pct"/>
            <w:noWrap/>
            <w:hideMark/>
          </w:tcPr>
          <w:p w14:paraId="336618E1" w14:textId="11F3A48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217" w:type="pct"/>
            <w:noWrap/>
            <w:hideMark/>
          </w:tcPr>
          <w:p w14:paraId="6ED545AE" w14:textId="4AFAEF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c>
          <w:tcPr>
            <w:tcW w:w="270" w:type="pct"/>
            <w:noWrap/>
            <w:hideMark/>
          </w:tcPr>
          <w:p w14:paraId="06DF0B2B" w14:textId="17CEB73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22080</w:t>
            </w:r>
          </w:p>
        </w:tc>
        <w:tc>
          <w:tcPr>
            <w:tcW w:w="439" w:type="pct"/>
            <w:noWrap/>
            <w:hideMark/>
          </w:tcPr>
          <w:p w14:paraId="35BC13EA" w14:textId="705752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0B54C0B1" w14:textId="6100432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4D71011E" w14:textId="621E23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0344CC4B" w14:textId="394FBB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015E1E69" w14:textId="42D228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21" w:type="pct"/>
            <w:noWrap/>
            <w:hideMark/>
          </w:tcPr>
          <w:p w14:paraId="12C1485D" w14:textId="137455E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1C01D453" w14:textId="710F79E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23" w:type="pct"/>
            <w:noWrap/>
            <w:hideMark/>
          </w:tcPr>
          <w:p w14:paraId="0D3B31E1" w14:textId="79C51C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309" w:type="pct"/>
            <w:noWrap/>
            <w:hideMark/>
          </w:tcPr>
          <w:p w14:paraId="32F5337F" w14:textId="19ED50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22530</w:t>
            </w:r>
          </w:p>
        </w:tc>
        <w:tc>
          <w:tcPr>
            <w:tcW w:w="217" w:type="pct"/>
          </w:tcPr>
          <w:p w14:paraId="03C54FCE" w14:textId="4030CC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0</w:t>
            </w:r>
          </w:p>
        </w:tc>
      </w:tr>
      <w:tr w:rsidR="00582CF3" w:rsidRPr="00225CA1" w14:paraId="32DAC0C3" w14:textId="2FBC2B7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26F8FE7" w14:textId="7AD1BEBD"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1979</w:t>
            </w:r>
          </w:p>
        </w:tc>
        <w:tc>
          <w:tcPr>
            <w:tcW w:w="298" w:type="pct"/>
            <w:noWrap/>
            <w:hideMark/>
          </w:tcPr>
          <w:p w14:paraId="0CF0545B" w14:textId="5B8F58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5" w:type="pct"/>
            <w:noWrap/>
            <w:hideMark/>
          </w:tcPr>
          <w:p w14:paraId="7AE0ECD1" w14:textId="253149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262" w:type="pct"/>
            <w:noWrap/>
            <w:hideMark/>
          </w:tcPr>
          <w:p w14:paraId="21EA02E2" w14:textId="6ED8EE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1" w:type="pct"/>
            <w:noWrap/>
            <w:hideMark/>
          </w:tcPr>
          <w:p w14:paraId="297D5120" w14:textId="13462DB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217" w:type="pct"/>
            <w:noWrap/>
            <w:hideMark/>
          </w:tcPr>
          <w:p w14:paraId="479DF4DE" w14:textId="065385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27857</w:t>
            </w:r>
          </w:p>
        </w:tc>
        <w:tc>
          <w:tcPr>
            <w:tcW w:w="270" w:type="pct"/>
            <w:noWrap/>
            <w:hideMark/>
          </w:tcPr>
          <w:p w14:paraId="11C7C3FD" w14:textId="4D2785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23552</w:t>
            </w:r>
          </w:p>
        </w:tc>
        <w:tc>
          <w:tcPr>
            <w:tcW w:w="439" w:type="pct"/>
            <w:noWrap/>
            <w:hideMark/>
          </w:tcPr>
          <w:p w14:paraId="37B6847F" w14:textId="00396E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7005CFD4" w14:textId="363E8C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2A02F419" w14:textId="18A4170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4E5B3521" w14:textId="6A1378A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1C1208DC" w14:textId="080858B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21" w:type="pct"/>
            <w:noWrap/>
            <w:hideMark/>
          </w:tcPr>
          <w:p w14:paraId="7AEA998A" w14:textId="43411B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15113720" w14:textId="33D1C3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23" w:type="pct"/>
            <w:noWrap/>
            <w:hideMark/>
          </w:tcPr>
          <w:p w14:paraId="507C80FE" w14:textId="113E502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309" w:type="pct"/>
            <w:noWrap/>
            <w:hideMark/>
          </w:tcPr>
          <w:p w14:paraId="536D7D38" w14:textId="1E964A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c>
          <w:tcPr>
            <w:tcW w:w="217" w:type="pct"/>
          </w:tcPr>
          <w:p w14:paraId="2A69AB3B" w14:textId="06B02D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28551</w:t>
            </w:r>
          </w:p>
        </w:tc>
      </w:tr>
      <w:tr w:rsidR="00582CF3" w:rsidRPr="00225CA1" w14:paraId="5B109ABE" w14:textId="6C7FEAFB"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D21D9E0" w14:textId="60DBC6A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1980</w:t>
            </w:r>
          </w:p>
        </w:tc>
        <w:tc>
          <w:tcPr>
            <w:tcW w:w="298" w:type="pct"/>
            <w:noWrap/>
            <w:hideMark/>
          </w:tcPr>
          <w:p w14:paraId="66B02277" w14:textId="6A61A3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5" w:type="pct"/>
            <w:noWrap/>
            <w:hideMark/>
          </w:tcPr>
          <w:p w14:paraId="0E2722FF" w14:textId="3ED9B29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262" w:type="pct"/>
            <w:noWrap/>
            <w:hideMark/>
          </w:tcPr>
          <w:p w14:paraId="0E765C78" w14:textId="40A4B3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1" w:type="pct"/>
            <w:noWrap/>
            <w:hideMark/>
          </w:tcPr>
          <w:p w14:paraId="6DC6142C" w14:textId="098915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217" w:type="pct"/>
            <w:noWrap/>
            <w:hideMark/>
          </w:tcPr>
          <w:p w14:paraId="6300DF1B" w14:textId="6B0F2F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30464</w:t>
            </w:r>
          </w:p>
        </w:tc>
        <w:tc>
          <w:tcPr>
            <w:tcW w:w="270" w:type="pct"/>
            <w:noWrap/>
            <w:hideMark/>
          </w:tcPr>
          <w:p w14:paraId="337C0A37" w14:textId="40A6F0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30454</w:t>
            </w:r>
          </w:p>
        </w:tc>
        <w:tc>
          <w:tcPr>
            <w:tcW w:w="439" w:type="pct"/>
            <w:noWrap/>
            <w:hideMark/>
          </w:tcPr>
          <w:p w14:paraId="38A0C00A" w14:textId="5F748A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09F4143B" w14:textId="14FF01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73B8D1AE" w14:textId="15D8D4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1450ED89" w14:textId="3A59241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7FB554D7" w14:textId="08CB95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21" w:type="pct"/>
            <w:noWrap/>
            <w:hideMark/>
          </w:tcPr>
          <w:p w14:paraId="6A84C586" w14:textId="0538D9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029A849E" w14:textId="71054E9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23" w:type="pct"/>
            <w:noWrap/>
            <w:hideMark/>
          </w:tcPr>
          <w:p w14:paraId="7CDE5A31" w14:textId="73A412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309" w:type="pct"/>
            <w:noWrap/>
            <w:hideMark/>
          </w:tcPr>
          <w:p w14:paraId="7936FDDD" w14:textId="785377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c>
          <w:tcPr>
            <w:tcW w:w="217" w:type="pct"/>
          </w:tcPr>
          <w:p w14:paraId="4DB605FD" w14:textId="351B1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31506</w:t>
            </w:r>
          </w:p>
        </w:tc>
      </w:tr>
      <w:tr w:rsidR="00582CF3" w:rsidRPr="00225CA1" w14:paraId="3390CB50" w14:textId="3E7CC09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70D5114" w14:textId="026685B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1981</w:t>
            </w:r>
          </w:p>
        </w:tc>
        <w:tc>
          <w:tcPr>
            <w:tcW w:w="298" w:type="pct"/>
            <w:noWrap/>
            <w:hideMark/>
          </w:tcPr>
          <w:p w14:paraId="44EC2EE0" w14:textId="322376F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5" w:type="pct"/>
            <w:noWrap/>
            <w:hideMark/>
          </w:tcPr>
          <w:p w14:paraId="33CF3393" w14:textId="1598E8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262" w:type="pct"/>
            <w:noWrap/>
            <w:hideMark/>
          </w:tcPr>
          <w:p w14:paraId="2EFA4CF8" w14:textId="260D51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1" w:type="pct"/>
            <w:noWrap/>
            <w:hideMark/>
          </w:tcPr>
          <w:p w14:paraId="53679345" w14:textId="680F2C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217" w:type="pct"/>
            <w:noWrap/>
            <w:hideMark/>
          </w:tcPr>
          <w:p w14:paraId="47899B5A" w14:textId="29218F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30288</w:t>
            </w:r>
          </w:p>
        </w:tc>
        <w:tc>
          <w:tcPr>
            <w:tcW w:w="270" w:type="pct"/>
            <w:noWrap/>
            <w:hideMark/>
          </w:tcPr>
          <w:p w14:paraId="0519AB02" w14:textId="077EC2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30929</w:t>
            </w:r>
          </w:p>
        </w:tc>
        <w:tc>
          <w:tcPr>
            <w:tcW w:w="439" w:type="pct"/>
            <w:noWrap/>
            <w:hideMark/>
          </w:tcPr>
          <w:p w14:paraId="44C22100" w14:textId="24EC63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6678DC75" w14:textId="1BA5E1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45AE5E14" w14:textId="45C1685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4D5BFC7B" w14:textId="27CDC1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5CF1E501" w14:textId="1B8DE5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21" w:type="pct"/>
            <w:noWrap/>
            <w:hideMark/>
          </w:tcPr>
          <w:p w14:paraId="46EB4DE6" w14:textId="2DB491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4C185808" w14:textId="033735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23" w:type="pct"/>
            <w:noWrap/>
            <w:hideMark/>
          </w:tcPr>
          <w:p w14:paraId="5CF5FED3" w14:textId="781BAD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309" w:type="pct"/>
            <w:noWrap/>
            <w:hideMark/>
          </w:tcPr>
          <w:p w14:paraId="643DCF46" w14:textId="58D110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c>
          <w:tcPr>
            <w:tcW w:w="217" w:type="pct"/>
          </w:tcPr>
          <w:p w14:paraId="32459C7A" w14:textId="67623AF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31368</w:t>
            </w:r>
          </w:p>
        </w:tc>
      </w:tr>
      <w:tr w:rsidR="00582CF3" w:rsidRPr="00225CA1" w14:paraId="5291C9DF" w14:textId="1E09FA5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4D4917B" w14:textId="52F536C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1982</w:t>
            </w:r>
          </w:p>
        </w:tc>
        <w:tc>
          <w:tcPr>
            <w:tcW w:w="298" w:type="pct"/>
            <w:noWrap/>
            <w:hideMark/>
          </w:tcPr>
          <w:p w14:paraId="79DDF838" w14:textId="244417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5" w:type="pct"/>
            <w:noWrap/>
            <w:hideMark/>
          </w:tcPr>
          <w:p w14:paraId="538862B2" w14:textId="63358A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262" w:type="pct"/>
            <w:noWrap/>
            <w:hideMark/>
          </w:tcPr>
          <w:p w14:paraId="323F254D" w14:textId="1808268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1" w:type="pct"/>
            <w:noWrap/>
            <w:hideMark/>
          </w:tcPr>
          <w:p w14:paraId="3B86BE42" w14:textId="0BBB18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217" w:type="pct"/>
            <w:noWrap/>
            <w:hideMark/>
          </w:tcPr>
          <w:p w14:paraId="3B3DC829" w14:textId="23B46CA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31638</w:t>
            </w:r>
          </w:p>
        </w:tc>
        <w:tc>
          <w:tcPr>
            <w:tcW w:w="270" w:type="pct"/>
            <w:noWrap/>
            <w:hideMark/>
          </w:tcPr>
          <w:p w14:paraId="4C34B319" w14:textId="5BB95B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31994</w:t>
            </w:r>
          </w:p>
        </w:tc>
        <w:tc>
          <w:tcPr>
            <w:tcW w:w="439" w:type="pct"/>
            <w:noWrap/>
            <w:hideMark/>
          </w:tcPr>
          <w:p w14:paraId="1CC796A2" w14:textId="70FBCC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2FEA8272" w14:textId="06CE30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529B0EBA" w14:textId="2F3624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2190E212" w14:textId="4B341F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4E3D809D" w14:textId="29A54A7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21" w:type="pct"/>
            <w:noWrap/>
            <w:hideMark/>
          </w:tcPr>
          <w:p w14:paraId="287BEA18" w14:textId="7B1B3AB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34D05324" w14:textId="5EA776D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23" w:type="pct"/>
            <w:noWrap/>
            <w:hideMark/>
          </w:tcPr>
          <w:p w14:paraId="37125D4D" w14:textId="5987B8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309" w:type="pct"/>
            <w:noWrap/>
            <w:hideMark/>
          </w:tcPr>
          <w:p w14:paraId="569228EA" w14:textId="46C1CE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c>
          <w:tcPr>
            <w:tcW w:w="217" w:type="pct"/>
          </w:tcPr>
          <w:p w14:paraId="40387FF6" w14:textId="1412531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32732</w:t>
            </w:r>
          </w:p>
        </w:tc>
      </w:tr>
      <w:tr w:rsidR="00582CF3" w:rsidRPr="00225CA1" w14:paraId="7F1C94F7" w14:textId="0FBBB51A"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DFA511F" w14:textId="7FD5876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1983</w:t>
            </w:r>
          </w:p>
        </w:tc>
        <w:tc>
          <w:tcPr>
            <w:tcW w:w="298" w:type="pct"/>
            <w:noWrap/>
            <w:hideMark/>
          </w:tcPr>
          <w:p w14:paraId="4706D553" w14:textId="3DB9B7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5" w:type="pct"/>
            <w:noWrap/>
            <w:hideMark/>
          </w:tcPr>
          <w:p w14:paraId="6C329A6E" w14:textId="18C1348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262" w:type="pct"/>
            <w:noWrap/>
            <w:hideMark/>
          </w:tcPr>
          <w:p w14:paraId="6C5B6086" w14:textId="47087A5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1" w:type="pct"/>
            <w:noWrap/>
            <w:hideMark/>
          </w:tcPr>
          <w:p w14:paraId="0892EA8C" w14:textId="2B49C23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217" w:type="pct"/>
            <w:noWrap/>
            <w:hideMark/>
          </w:tcPr>
          <w:p w14:paraId="073CA5B3" w14:textId="47AC2E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39541</w:t>
            </w:r>
          </w:p>
        </w:tc>
        <w:tc>
          <w:tcPr>
            <w:tcW w:w="270" w:type="pct"/>
            <w:noWrap/>
            <w:hideMark/>
          </w:tcPr>
          <w:p w14:paraId="3CAD7747" w14:textId="3393818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38643</w:t>
            </w:r>
          </w:p>
        </w:tc>
        <w:tc>
          <w:tcPr>
            <w:tcW w:w="439" w:type="pct"/>
            <w:noWrap/>
            <w:hideMark/>
          </w:tcPr>
          <w:p w14:paraId="65C5C1EC" w14:textId="3CDD7EF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6EAD607C" w14:textId="185CE9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0C5B6884" w14:textId="3F6D31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29C53FFC" w14:textId="5B0E72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0F346A96" w14:textId="5457DA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21" w:type="pct"/>
            <w:noWrap/>
            <w:hideMark/>
          </w:tcPr>
          <w:p w14:paraId="68E9AD45" w14:textId="4953FC0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67A9136B" w14:textId="35F9AA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23" w:type="pct"/>
            <w:noWrap/>
            <w:hideMark/>
          </w:tcPr>
          <w:p w14:paraId="5C5AEA87" w14:textId="4601B12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309" w:type="pct"/>
            <w:noWrap/>
            <w:hideMark/>
          </w:tcPr>
          <w:p w14:paraId="26E42425" w14:textId="49F5D8D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c>
          <w:tcPr>
            <w:tcW w:w="217" w:type="pct"/>
          </w:tcPr>
          <w:p w14:paraId="194B76E3" w14:textId="778DA33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40153</w:t>
            </w:r>
          </w:p>
        </w:tc>
      </w:tr>
      <w:tr w:rsidR="00582CF3" w:rsidRPr="00225CA1" w14:paraId="5EE143E7" w14:textId="36D8031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68BB1E8" w14:textId="2F1F4F6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1984</w:t>
            </w:r>
          </w:p>
        </w:tc>
        <w:tc>
          <w:tcPr>
            <w:tcW w:w="298" w:type="pct"/>
            <w:noWrap/>
            <w:hideMark/>
          </w:tcPr>
          <w:p w14:paraId="3834D398" w14:textId="5F37168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5" w:type="pct"/>
            <w:noWrap/>
            <w:hideMark/>
          </w:tcPr>
          <w:p w14:paraId="5DA63E8A" w14:textId="5F677A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262" w:type="pct"/>
            <w:noWrap/>
            <w:hideMark/>
          </w:tcPr>
          <w:p w14:paraId="4DBA298C" w14:textId="1FD280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1" w:type="pct"/>
            <w:noWrap/>
            <w:hideMark/>
          </w:tcPr>
          <w:p w14:paraId="79D8AB89" w14:textId="69A4E4B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217" w:type="pct"/>
            <w:noWrap/>
            <w:hideMark/>
          </w:tcPr>
          <w:p w14:paraId="08399225" w14:textId="75E6ED9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41992</w:t>
            </w:r>
          </w:p>
        </w:tc>
        <w:tc>
          <w:tcPr>
            <w:tcW w:w="270" w:type="pct"/>
            <w:noWrap/>
            <w:hideMark/>
          </w:tcPr>
          <w:p w14:paraId="23A85429" w14:textId="37357A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41438</w:t>
            </w:r>
          </w:p>
        </w:tc>
        <w:tc>
          <w:tcPr>
            <w:tcW w:w="439" w:type="pct"/>
            <w:noWrap/>
            <w:hideMark/>
          </w:tcPr>
          <w:p w14:paraId="0BB15DA6" w14:textId="19AFD0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2E6257FD" w14:textId="08E2A60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0DD63E9C" w14:textId="7A07F43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6F2C94E6" w14:textId="1E31D3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1C593E88" w14:textId="789DF5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21" w:type="pct"/>
            <w:noWrap/>
            <w:hideMark/>
          </w:tcPr>
          <w:p w14:paraId="26C0AE5D" w14:textId="5EDCA3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48EE0026" w14:textId="518A5C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23" w:type="pct"/>
            <w:noWrap/>
            <w:hideMark/>
          </w:tcPr>
          <w:p w14:paraId="6D888DE4" w14:textId="4418B3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309" w:type="pct"/>
            <w:noWrap/>
            <w:hideMark/>
          </w:tcPr>
          <w:p w14:paraId="2AB846BC" w14:textId="02B7419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c>
          <w:tcPr>
            <w:tcW w:w="217" w:type="pct"/>
          </w:tcPr>
          <w:p w14:paraId="7A7E6B24" w14:textId="4B5C814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42800</w:t>
            </w:r>
          </w:p>
        </w:tc>
      </w:tr>
      <w:tr w:rsidR="00582CF3" w:rsidRPr="00225CA1" w14:paraId="7E9D286B" w14:textId="72A5DC8A"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2F6F0A1" w14:textId="17FC789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1985</w:t>
            </w:r>
          </w:p>
        </w:tc>
        <w:tc>
          <w:tcPr>
            <w:tcW w:w="298" w:type="pct"/>
            <w:noWrap/>
            <w:hideMark/>
          </w:tcPr>
          <w:p w14:paraId="5679FFB1" w14:textId="4BAAA8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5" w:type="pct"/>
            <w:noWrap/>
            <w:hideMark/>
          </w:tcPr>
          <w:p w14:paraId="215313C7" w14:textId="6CFEA0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262" w:type="pct"/>
            <w:noWrap/>
            <w:hideMark/>
          </w:tcPr>
          <w:p w14:paraId="0B2A880C" w14:textId="7F5B0A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1" w:type="pct"/>
            <w:noWrap/>
            <w:hideMark/>
          </w:tcPr>
          <w:p w14:paraId="79B1E429" w14:textId="42B70A0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217" w:type="pct"/>
            <w:noWrap/>
            <w:hideMark/>
          </w:tcPr>
          <w:p w14:paraId="388AF4C0" w14:textId="0307F3C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45431</w:t>
            </w:r>
          </w:p>
        </w:tc>
        <w:tc>
          <w:tcPr>
            <w:tcW w:w="270" w:type="pct"/>
            <w:noWrap/>
            <w:hideMark/>
          </w:tcPr>
          <w:p w14:paraId="45DC4D54" w14:textId="6320C9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45332</w:t>
            </w:r>
          </w:p>
        </w:tc>
        <w:tc>
          <w:tcPr>
            <w:tcW w:w="439" w:type="pct"/>
            <w:noWrap/>
            <w:hideMark/>
          </w:tcPr>
          <w:p w14:paraId="2F8F78B7" w14:textId="7BE7BE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2E16DF38" w14:textId="04894A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3E7E3FE9" w14:textId="21F948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0C669BF3" w14:textId="7356E8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577965A2" w14:textId="6829B5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21" w:type="pct"/>
            <w:noWrap/>
            <w:hideMark/>
          </w:tcPr>
          <w:p w14:paraId="673CE612" w14:textId="232F67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265321CC" w14:textId="6C9A4D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23" w:type="pct"/>
            <w:noWrap/>
            <w:hideMark/>
          </w:tcPr>
          <w:p w14:paraId="5E44601B" w14:textId="768D13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309" w:type="pct"/>
            <w:noWrap/>
            <w:hideMark/>
          </w:tcPr>
          <w:p w14:paraId="0027D337" w14:textId="1D227D8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c>
          <w:tcPr>
            <w:tcW w:w="217" w:type="pct"/>
          </w:tcPr>
          <w:p w14:paraId="12DE8B92" w14:textId="4F3656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46245</w:t>
            </w:r>
          </w:p>
        </w:tc>
      </w:tr>
      <w:tr w:rsidR="00582CF3" w:rsidRPr="00225CA1" w14:paraId="297BD5E1" w14:textId="511674F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E248AE8" w14:textId="600A7E9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1986</w:t>
            </w:r>
          </w:p>
        </w:tc>
        <w:tc>
          <w:tcPr>
            <w:tcW w:w="298" w:type="pct"/>
            <w:noWrap/>
            <w:hideMark/>
          </w:tcPr>
          <w:p w14:paraId="0AF1EA3C" w14:textId="0DA816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5" w:type="pct"/>
            <w:noWrap/>
            <w:hideMark/>
          </w:tcPr>
          <w:p w14:paraId="7DB3AE53" w14:textId="04810C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262" w:type="pct"/>
            <w:noWrap/>
            <w:hideMark/>
          </w:tcPr>
          <w:p w14:paraId="71339EA2" w14:textId="65D1EE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1" w:type="pct"/>
            <w:noWrap/>
            <w:hideMark/>
          </w:tcPr>
          <w:p w14:paraId="6459B00D" w14:textId="41A9F29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217" w:type="pct"/>
            <w:noWrap/>
            <w:hideMark/>
          </w:tcPr>
          <w:p w14:paraId="5FC3BEA8" w14:textId="2FCC22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41657</w:t>
            </w:r>
          </w:p>
        </w:tc>
        <w:tc>
          <w:tcPr>
            <w:tcW w:w="270" w:type="pct"/>
            <w:noWrap/>
            <w:hideMark/>
          </w:tcPr>
          <w:p w14:paraId="73762E5C" w14:textId="455884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41762</w:t>
            </w:r>
          </w:p>
        </w:tc>
        <w:tc>
          <w:tcPr>
            <w:tcW w:w="439" w:type="pct"/>
            <w:noWrap/>
            <w:hideMark/>
          </w:tcPr>
          <w:p w14:paraId="17DD7EE1" w14:textId="6FDC331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2759302B" w14:textId="6D9FF0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23999E77" w14:textId="2BD01E9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57610196" w14:textId="6A31626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3F86C6D6" w14:textId="039855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21" w:type="pct"/>
            <w:noWrap/>
            <w:hideMark/>
          </w:tcPr>
          <w:p w14:paraId="3086D66F" w14:textId="060C01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3FDD403C" w14:textId="15AADEE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23" w:type="pct"/>
            <w:noWrap/>
            <w:hideMark/>
          </w:tcPr>
          <w:p w14:paraId="25F60475" w14:textId="57358B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309" w:type="pct"/>
            <w:noWrap/>
            <w:hideMark/>
          </w:tcPr>
          <w:p w14:paraId="6A15BAFE" w14:textId="3C3B295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c>
          <w:tcPr>
            <w:tcW w:w="217" w:type="pct"/>
          </w:tcPr>
          <w:p w14:paraId="5EB38ED8" w14:textId="44AD8D6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42564</w:t>
            </w:r>
          </w:p>
        </w:tc>
      </w:tr>
      <w:tr w:rsidR="00582CF3" w:rsidRPr="00225CA1" w14:paraId="69589688" w14:textId="230129A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EC8D150" w14:textId="6593268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1987</w:t>
            </w:r>
          </w:p>
        </w:tc>
        <w:tc>
          <w:tcPr>
            <w:tcW w:w="298" w:type="pct"/>
            <w:noWrap/>
            <w:hideMark/>
          </w:tcPr>
          <w:p w14:paraId="4912A2DC" w14:textId="593A560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5" w:type="pct"/>
            <w:noWrap/>
            <w:hideMark/>
          </w:tcPr>
          <w:p w14:paraId="6AFE9F9F" w14:textId="2E03E3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262" w:type="pct"/>
            <w:noWrap/>
            <w:hideMark/>
          </w:tcPr>
          <w:p w14:paraId="453E7E76" w14:textId="66284C4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1" w:type="pct"/>
            <w:noWrap/>
            <w:hideMark/>
          </w:tcPr>
          <w:p w14:paraId="09865DB2" w14:textId="3302C1A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217" w:type="pct"/>
            <w:noWrap/>
            <w:hideMark/>
          </w:tcPr>
          <w:p w14:paraId="02C52D91" w14:textId="0BCC855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34475</w:t>
            </w:r>
          </w:p>
        </w:tc>
        <w:tc>
          <w:tcPr>
            <w:tcW w:w="270" w:type="pct"/>
            <w:noWrap/>
            <w:hideMark/>
          </w:tcPr>
          <w:p w14:paraId="6171B41E" w14:textId="4024AB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35150</w:t>
            </w:r>
          </w:p>
        </w:tc>
        <w:tc>
          <w:tcPr>
            <w:tcW w:w="439" w:type="pct"/>
            <w:noWrap/>
            <w:hideMark/>
          </w:tcPr>
          <w:p w14:paraId="6217D5B0" w14:textId="59D17DB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476DBC45" w14:textId="54D0BEC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57DC7C28" w14:textId="6732D3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4093E33F" w14:textId="23F4F3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0481C421" w14:textId="073741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21" w:type="pct"/>
            <w:noWrap/>
            <w:hideMark/>
          </w:tcPr>
          <w:p w14:paraId="014DCA1C" w14:textId="6DEABC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204F366B" w14:textId="615452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23" w:type="pct"/>
            <w:noWrap/>
            <w:hideMark/>
          </w:tcPr>
          <w:p w14:paraId="19E75ABA" w14:textId="7AF3671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309" w:type="pct"/>
            <w:noWrap/>
            <w:hideMark/>
          </w:tcPr>
          <w:p w14:paraId="5B9044DB" w14:textId="66C603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c>
          <w:tcPr>
            <w:tcW w:w="217" w:type="pct"/>
          </w:tcPr>
          <w:p w14:paraId="48AE7F5B" w14:textId="557921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35539</w:t>
            </w:r>
          </w:p>
        </w:tc>
      </w:tr>
      <w:tr w:rsidR="00582CF3" w:rsidRPr="00225CA1" w14:paraId="62D035E3" w14:textId="3A4C501C"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693BC65" w14:textId="7EA7A8B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1988</w:t>
            </w:r>
          </w:p>
        </w:tc>
        <w:tc>
          <w:tcPr>
            <w:tcW w:w="298" w:type="pct"/>
            <w:noWrap/>
            <w:hideMark/>
          </w:tcPr>
          <w:p w14:paraId="6CAF3220" w14:textId="01010F9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5" w:type="pct"/>
            <w:noWrap/>
            <w:hideMark/>
          </w:tcPr>
          <w:p w14:paraId="1822E1C0" w14:textId="20BEC3E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262" w:type="pct"/>
            <w:noWrap/>
            <w:hideMark/>
          </w:tcPr>
          <w:p w14:paraId="0D3B3A6D" w14:textId="516F594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1" w:type="pct"/>
            <w:noWrap/>
            <w:hideMark/>
          </w:tcPr>
          <w:p w14:paraId="343D1980" w14:textId="37C0D9A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217" w:type="pct"/>
            <w:noWrap/>
            <w:hideMark/>
          </w:tcPr>
          <w:p w14:paraId="27081C4B" w14:textId="7C6A267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28302</w:t>
            </w:r>
          </w:p>
        </w:tc>
        <w:tc>
          <w:tcPr>
            <w:tcW w:w="270" w:type="pct"/>
            <w:noWrap/>
            <w:hideMark/>
          </w:tcPr>
          <w:p w14:paraId="7D322616" w14:textId="0F52A4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28638</w:t>
            </w:r>
          </w:p>
        </w:tc>
        <w:tc>
          <w:tcPr>
            <w:tcW w:w="439" w:type="pct"/>
            <w:noWrap/>
            <w:hideMark/>
          </w:tcPr>
          <w:p w14:paraId="07EC06B8" w14:textId="708868B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04CA638A" w14:textId="3C2723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63595C6E" w14:textId="449A324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763BC3BF" w14:textId="6A88DA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6DD163C8" w14:textId="1F26527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21" w:type="pct"/>
            <w:noWrap/>
            <w:hideMark/>
          </w:tcPr>
          <w:p w14:paraId="14EDD0FE" w14:textId="1C35F3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027751F4" w14:textId="5CD5BF4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23" w:type="pct"/>
            <w:noWrap/>
            <w:hideMark/>
          </w:tcPr>
          <w:p w14:paraId="368FC187" w14:textId="0F180A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309" w:type="pct"/>
            <w:noWrap/>
            <w:hideMark/>
          </w:tcPr>
          <w:p w14:paraId="44002140" w14:textId="285850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c>
          <w:tcPr>
            <w:tcW w:w="217" w:type="pct"/>
          </w:tcPr>
          <w:p w14:paraId="5408707C" w14:textId="5F0ABE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28739</w:t>
            </w:r>
          </w:p>
        </w:tc>
      </w:tr>
      <w:tr w:rsidR="00582CF3" w:rsidRPr="00225CA1" w14:paraId="32B44060" w14:textId="0614089B"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8B0346E" w14:textId="1CAA283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1989</w:t>
            </w:r>
          </w:p>
        </w:tc>
        <w:tc>
          <w:tcPr>
            <w:tcW w:w="298" w:type="pct"/>
            <w:noWrap/>
            <w:hideMark/>
          </w:tcPr>
          <w:p w14:paraId="4AD8608A" w14:textId="46D5FBA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5" w:type="pct"/>
            <w:noWrap/>
            <w:hideMark/>
          </w:tcPr>
          <w:p w14:paraId="69FC5C48" w14:textId="1A252E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262" w:type="pct"/>
            <w:noWrap/>
            <w:hideMark/>
          </w:tcPr>
          <w:p w14:paraId="116D214F" w14:textId="1F7230B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1" w:type="pct"/>
            <w:noWrap/>
            <w:hideMark/>
          </w:tcPr>
          <w:p w14:paraId="22A37D70" w14:textId="7AC383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217" w:type="pct"/>
            <w:noWrap/>
            <w:hideMark/>
          </w:tcPr>
          <w:p w14:paraId="750FEBD4" w14:textId="3990B18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25818</w:t>
            </w:r>
          </w:p>
        </w:tc>
        <w:tc>
          <w:tcPr>
            <w:tcW w:w="270" w:type="pct"/>
            <w:noWrap/>
            <w:hideMark/>
          </w:tcPr>
          <w:p w14:paraId="7ED7226B" w14:textId="7EF78D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25317</w:t>
            </w:r>
          </w:p>
        </w:tc>
        <w:tc>
          <w:tcPr>
            <w:tcW w:w="439" w:type="pct"/>
            <w:noWrap/>
            <w:hideMark/>
          </w:tcPr>
          <w:p w14:paraId="1E504D32" w14:textId="7A0760F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09AE476A" w14:textId="0820A5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7DF67596" w14:textId="67704B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7309F1A7" w14:textId="5A1D04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5F887EBD" w14:textId="263B1C4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21" w:type="pct"/>
            <w:noWrap/>
            <w:hideMark/>
          </w:tcPr>
          <w:p w14:paraId="1273083B" w14:textId="44B9620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620F84AA" w14:textId="16F29F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23" w:type="pct"/>
            <w:noWrap/>
            <w:hideMark/>
          </w:tcPr>
          <w:p w14:paraId="086167AB" w14:textId="74D44B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309" w:type="pct"/>
            <w:noWrap/>
            <w:hideMark/>
          </w:tcPr>
          <w:p w14:paraId="1BD2D2E8" w14:textId="0F741E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c>
          <w:tcPr>
            <w:tcW w:w="217" w:type="pct"/>
          </w:tcPr>
          <w:p w14:paraId="01F1C236" w14:textId="74CD612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25988</w:t>
            </w:r>
          </w:p>
        </w:tc>
      </w:tr>
      <w:tr w:rsidR="00582CF3" w:rsidRPr="00225CA1" w14:paraId="3303A329" w14:textId="2BD234E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4816638A" w14:textId="499ADF13"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1990</w:t>
            </w:r>
          </w:p>
        </w:tc>
        <w:tc>
          <w:tcPr>
            <w:tcW w:w="298" w:type="pct"/>
            <w:noWrap/>
            <w:hideMark/>
          </w:tcPr>
          <w:p w14:paraId="1DF58C9C" w14:textId="556CC1A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5" w:type="pct"/>
            <w:noWrap/>
            <w:hideMark/>
          </w:tcPr>
          <w:p w14:paraId="70201097" w14:textId="484E17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262" w:type="pct"/>
            <w:noWrap/>
            <w:hideMark/>
          </w:tcPr>
          <w:p w14:paraId="19295B7B" w14:textId="76DA49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1" w:type="pct"/>
            <w:noWrap/>
            <w:hideMark/>
          </w:tcPr>
          <w:p w14:paraId="62A74371" w14:textId="1FD9E49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217" w:type="pct"/>
            <w:noWrap/>
            <w:hideMark/>
          </w:tcPr>
          <w:p w14:paraId="45D32403" w14:textId="05222B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17450</w:t>
            </w:r>
          </w:p>
        </w:tc>
        <w:tc>
          <w:tcPr>
            <w:tcW w:w="270" w:type="pct"/>
            <w:noWrap/>
            <w:hideMark/>
          </w:tcPr>
          <w:p w14:paraId="50195863" w14:textId="0AFAEA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17218</w:t>
            </w:r>
          </w:p>
        </w:tc>
        <w:tc>
          <w:tcPr>
            <w:tcW w:w="439" w:type="pct"/>
            <w:noWrap/>
            <w:hideMark/>
          </w:tcPr>
          <w:p w14:paraId="7760AADF" w14:textId="56F96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52883634" w14:textId="3A22F22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4E945935" w14:textId="69B024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2C2F2ACF" w14:textId="258637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288A17E6" w14:textId="291B402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21" w:type="pct"/>
            <w:noWrap/>
            <w:hideMark/>
          </w:tcPr>
          <w:p w14:paraId="54C39E15" w14:textId="157A05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6F946910" w14:textId="052FAD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23" w:type="pct"/>
            <w:noWrap/>
            <w:hideMark/>
          </w:tcPr>
          <w:p w14:paraId="2B8F780F" w14:textId="110C90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309" w:type="pct"/>
            <w:noWrap/>
            <w:hideMark/>
          </w:tcPr>
          <w:p w14:paraId="39FDAAFF" w14:textId="2A112F0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c>
          <w:tcPr>
            <w:tcW w:w="217" w:type="pct"/>
          </w:tcPr>
          <w:p w14:paraId="5395C06B" w14:textId="704540C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17475</w:t>
            </w:r>
          </w:p>
        </w:tc>
      </w:tr>
      <w:tr w:rsidR="00582CF3" w:rsidRPr="00225CA1" w14:paraId="2C7B0B2A" w14:textId="7A1E998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D973104" w14:textId="3A45823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1991</w:t>
            </w:r>
          </w:p>
        </w:tc>
        <w:tc>
          <w:tcPr>
            <w:tcW w:w="298" w:type="pct"/>
            <w:noWrap/>
            <w:hideMark/>
          </w:tcPr>
          <w:p w14:paraId="1C40271E" w14:textId="17A1B6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5" w:type="pct"/>
            <w:noWrap/>
            <w:hideMark/>
          </w:tcPr>
          <w:p w14:paraId="64297A5F" w14:textId="31F2688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62" w:type="pct"/>
            <w:noWrap/>
            <w:hideMark/>
          </w:tcPr>
          <w:p w14:paraId="26486B80" w14:textId="3B9FD3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1" w:type="pct"/>
            <w:noWrap/>
            <w:hideMark/>
          </w:tcPr>
          <w:p w14:paraId="4350D0F0" w14:textId="7D7886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17" w:type="pct"/>
            <w:noWrap/>
            <w:hideMark/>
          </w:tcPr>
          <w:p w14:paraId="0E6C4CF3" w14:textId="13C27DE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70" w:type="pct"/>
            <w:noWrap/>
            <w:hideMark/>
          </w:tcPr>
          <w:p w14:paraId="6BD0BDDF" w14:textId="27657D3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19354</w:t>
            </w:r>
          </w:p>
        </w:tc>
        <w:tc>
          <w:tcPr>
            <w:tcW w:w="439" w:type="pct"/>
            <w:noWrap/>
            <w:hideMark/>
          </w:tcPr>
          <w:p w14:paraId="42110BAC" w14:textId="7B8136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22F9A279" w14:textId="2705EA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5DDABF64" w14:textId="291156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2BED4B74" w14:textId="193D556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497458BD" w14:textId="61029F2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21" w:type="pct"/>
            <w:noWrap/>
            <w:hideMark/>
          </w:tcPr>
          <w:p w14:paraId="0F7D1BF6" w14:textId="3CA02D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4DA662EA" w14:textId="680DBA2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23" w:type="pct"/>
            <w:noWrap/>
            <w:hideMark/>
          </w:tcPr>
          <w:p w14:paraId="032D8DD8" w14:textId="71AA5B3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309" w:type="pct"/>
            <w:noWrap/>
            <w:hideMark/>
          </w:tcPr>
          <w:p w14:paraId="05A73AFD" w14:textId="2F79C4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c>
          <w:tcPr>
            <w:tcW w:w="217" w:type="pct"/>
          </w:tcPr>
          <w:p w14:paraId="7B8EB322" w14:textId="6D69423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20227</w:t>
            </w:r>
          </w:p>
        </w:tc>
      </w:tr>
      <w:tr w:rsidR="00582CF3" w:rsidRPr="00225CA1" w14:paraId="41361885" w14:textId="116CDF4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07682380" w14:textId="02F42CC1"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1992</w:t>
            </w:r>
          </w:p>
        </w:tc>
        <w:tc>
          <w:tcPr>
            <w:tcW w:w="298" w:type="pct"/>
            <w:noWrap/>
            <w:hideMark/>
          </w:tcPr>
          <w:p w14:paraId="4126A5CA" w14:textId="6C65AC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5" w:type="pct"/>
            <w:noWrap/>
            <w:hideMark/>
          </w:tcPr>
          <w:p w14:paraId="02B30A62" w14:textId="13A3E3C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62" w:type="pct"/>
            <w:noWrap/>
            <w:hideMark/>
          </w:tcPr>
          <w:p w14:paraId="29A1F678" w14:textId="11666B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1" w:type="pct"/>
            <w:noWrap/>
            <w:hideMark/>
          </w:tcPr>
          <w:p w14:paraId="45791B29" w14:textId="212BE49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17" w:type="pct"/>
            <w:noWrap/>
            <w:hideMark/>
          </w:tcPr>
          <w:p w14:paraId="5213BBE6" w14:textId="2BEE276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70" w:type="pct"/>
            <w:noWrap/>
            <w:hideMark/>
          </w:tcPr>
          <w:p w14:paraId="5A1C55BF" w14:textId="6A69DE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19338</w:t>
            </w:r>
          </w:p>
        </w:tc>
        <w:tc>
          <w:tcPr>
            <w:tcW w:w="439" w:type="pct"/>
            <w:noWrap/>
            <w:hideMark/>
          </w:tcPr>
          <w:p w14:paraId="0C126F82" w14:textId="7A82FC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3A4C9004" w14:textId="0E1ADF7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263DAF5D" w14:textId="37FC2B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277D4852" w14:textId="60105D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0C4C3AD9" w14:textId="6ED516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21" w:type="pct"/>
            <w:noWrap/>
            <w:hideMark/>
          </w:tcPr>
          <w:p w14:paraId="637A4E21" w14:textId="7FC60D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661423C6" w14:textId="27E7608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23" w:type="pct"/>
            <w:noWrap/>
            <w:hideMark/>
          </w:tcPr>
          <w:p w14:paraId="2DAD5054" w14:textId="726FE58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309" w:type="pct"/>
            <w:noWrap/>
            <w:hideMark/>
          </w:tcPr>
          <w:p w14:paraId="6CEF617B" w14:textId="49C634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c>
          <w:tcPr>
            <w:tcW w:w="217" w:type="pct"/>
          </w:tcPr>
          <w:p w14:paraId="367BAA03" w14:textId="53D445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19672</w:t>
            </w:r>
          </w:p>
        </w:tc>
      </w:tr>
      <w:tr w:rsidR="00582CF3" w:rsidRPr="00225CA1" w14:paraId="403628A0" w14:textId="6DC6340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3578194" w14:textId="18BF5E6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1993</w:t>
            </w:r>
          </w:p>
        </w:tc>
        <w:tc>
          <w:tcPr>
            <w:tcW w:w="298" w:type="pct"/>
            <w:noWrap/>
            <w:hideMark/>
          </w:tcPr>
          <w:p w14:paraId="5F12EDBF" w14:textId="009619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5" w:type="pct"/>
            <w:noWrap/>
            <w:hideMark/>
          </w:tcPr>
          <w:p w14:paraId="74379033" w14:textId="1965826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62" w:type="pct"/>
            <w:noWrap/>
            <w:hideMark/>
          </w:tcPr>
          <w:p w14:paraId="12A3F03D" w14:textId="6649A6F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1" w:type="pct"/>
            <w:noWrap/>
            <w:hideMark/>
          </w:tcPr>
          <w:p w14:paraId="36440371" w14:textId="3296C0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17" w:type="pct"/>
            <w:noWrap/>
            <w:hideMark/>
          </w:tcPr>
          <w:p w14:paraId="6A44D120" w14:textId="5C6ADA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70" w:type="pct"/>
            <w:noWrap/>
            <w:hideMark/>
          </w:tcPr>
          <w:p w14:paraId="6D17B8FA" w14:textId="0A42EF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16990</w:t>
            </w:r>
          </w:p>
        </w:tc>
        <w:tc>
          <w:tcPr>
            <w:tcW w:w="439" w:type="pct"/>
            <w:noWrap/>
            <w:hideMark/>
          </w:tcPr>
          <w:p w14:paraId="42202E6E" w14:textId="44E7712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67A2031B" w14:textId="7DECAF1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4D5E1825" w14:textId="7C071C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2DD12E84" w14:textId="37E94EA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4CF24715" w14:textId="0C7A1B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21" w:type="pct"/>
            <w:noWrap/>
            <w:hideMark/>
          </w:tcPr>
          <w:p w14:paraId="059DD543" w14:textId="438692F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130B1CA5" w14:textId="1CC1439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23" w:type="pct"/>
            <w:noWrap/>
            <w:hideMark/>
          </w:tcPr>
          <w:p w14:paraId="2C56AD59" w14:textId="3D4A7EE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309" w:type="pct"/>
            <w:noWrap/>
            <w:hideMark/>
          </w:tcPr>
          <w:p w14:paraId="14450D25" w14:textId="6DF31A3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c>
          <w:tcPr>
            <w:tcW w:w="217" w:type="pct"/>
          </w:tcPr>
          <w:p w14:paraId="381607CE" w14:textId="22428A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17153</w:t>
            </w:r>
          </w:p>
        </w:tc>
      </w:tr>
      <w:tr w:rsidR="00582CF3" w:rsidRPr="00225CA1" w14:paraId="2108FEE6" w14:textId="0E5CAFC9"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8C16434" w14:textId="67C6804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1994</w:t>
            </w:r>
          </w:p>
        </w:tc>
        <w:tc>
          <w:tcPr>
            <w:tcW w:w="298" w:type="pct"/>
            <w:noWrap/>
            <w:hideMark/>
          </w:tcPr>
          <w:p w14:paraId="2E2E162E" w14:textId="453403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5" w:type="pct"/>
            <w:noWrap/>
            <w:hideMark/>
          </w:tcPr>
          <w:p w14:paraId="39159CC8" w14:textId="776AB7F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62" w:type="pct"/>
            <w:noWrap/>
            <w:hideMark/>
          </w:tcPr>
          <w:p w14:paraId="0D2C75BB" w14:textId="541FE6F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1" w:type="pct"/>
            <w:noWrap/>
            <w:hideMark/>
          </w:tcPr>
          <w:p w14:paraId="7DAD4EF0" w14:textId="66ECEE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17" w:type="pct"/>
            <w:noWrap/>
            <w:hideMark/>
          </w:tcPr>
          <w:p w14:paraId="7CBA3C61" w14:textId="2A93AF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70" w:type="pct"/>
            <w:noWrap/>
            <w:hideMark/>
          </w:tcPr>
          <w:p w14:paraId="0FAB445C" w14:textId="7EB27C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25471</w:t>
            </w:r>
          </w:p>
        </w:tc>
        <w:tc>
          <w:tcPr>
            <w:tcW w:w="439" w:type="pct"/>
            <w:noWrap/>
            <w:hideMark/>
          </w:tcPr>
          <w:p w14:paraId="386A3F49" w14:textId="207048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5F0AA065" w14:textId="0EA1CD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35B82A78" w14:textId="7050A7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75420705" w14:textId="612D38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01144B53" w14:textId="1ECE7FB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21" w:type="pct"/>
            <w:noWrap/>
            <w:hideMark/>
          </w:tcPr>
          <w:p w14:paraId="029A500D" w14:textId="730728E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74FDAC3B" w14:textId="74B955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23" w:type="pct"/>
            <w:noWrap/>
            <w:hideMark/>
          </w:tcPr>
          <w:p w14:paraId="42C550E6" w14:textId="051C72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309" w:type="pct"/>
            <w:noWrap/>
            <w:hideMark/>
          </w:tcPr>
          <w:p w14:paraId="26BD63A5" w14:textId="2F6B50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c>
          <w:tcPr>
            <w:tcW w:w="217" w:type="pct"/>
          </w:tcPr>
          <w:p w14:paraId="4AA46D7C" w14:textId="4300BC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25637</w:t>
            </w:r>
          </w:p>
        </w:tc>
      </w:tr>
      <w:tr w:rsidR="00582CF3" w:rsidRPr="00225CA1" w14:paraId="2A3021B1" w14:textId="119661AD"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712770A7" w14:textId="14D063C6"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1995</w:t>
            </w:r>
          </w:p>
        </w:tc>
        <w:tc>
          <w:tcPr>
            <w:tcW w:w="298" w:type="pct"/>
            <w:noWrap/>
            <w:hideMark/>
          </w:tcPr>
          <w:p w14:paraId="1119B23A" w14:textId="19906D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5" w:type="pct"/>
            <w:noWrap/>
            <w:hideMark/>
          </w:tcPr>
          <w:p w14:paraId="21D722C7" w14:textId="54D07D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62" w:type="pct"/>
            <w:noWrap/>
            <w:hideMark/>
          </w:tcPr>
          <w:p w14:paraId="555DFF9D" w14:textId="5D5C3A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1" w:type="pct"/>
            <w:noWrap/>
            <w:hideMark/>
          </w:tcPr>
          <w:p w14:paraId="12240347" w14:textId="3639EAE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17" w:type="pct"/>
            <w:noWrap/>
            <w:hideMark/>
          </w:tcPr>
          <w:p w14:paraId="0A9E7B16" w14:textId="66F52C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70" w:type="pct"/>
            <w:noWrap/>
            <w:hideMark/>
          </w:tcPr>
          <w:p w14:paraId="7CE4A89F" w14:textId="66C1DE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30437</w:t>
            </w:r>
          </w:p>
        </w:tc>
        <w:tc>
          <w:tcPr>
            <w:tcW w:w="439" w:type="pct"/>
            <w:noWrap/>
            <w:hideMark/>
          </w:tcPr>
          <w:p w14:paraId="6B25CD5A" w14:textId="367228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2443DD9F" w14:textId="548C1B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5A99F434" w14:textId="1E18ECC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5F3A47C1" w14:textId="3D3F79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59DFA149" w14:textId="472FED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21" w:type="pct"/>
            <w:noWrap/>
            <w:hideMark/>
          </w:tcPr>
          <w:p w14:paraId="733B561E" w14:textId="14B3A3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4663AC9E" w14:textId="4A8F3F4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23" w:type="pct"/>
            <w:noWrap/>
            <w:hideMark/>
          </w:tcPr>
          <w:p w14:paraId="78E1FCA4" w14:textId="747ADF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309" w:type="pct"/>
            <w:noWrap/>
            <w:hideMark/>
          </w:tcPr>
          <w:p w14:paraId="10A61837" w14:textId="28E3F71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c>
          <w:tcPr>
            <w:tcW w:w="217" w:type="pct"/>
          </w:tcPr>
          <w:p w14:paraId="4EFBBA8A" w14:textId="4C8B285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30588</w:t>
            </w:r>
          </w:p>
        </w:tc>
      </w:tr>
      <w:tr w:rsidR="00582CF3" w:rsidRPr="00225CA1" w14:paraId="54F59CD0" w14:textId="2885699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38949D0" w14:textId="512DF0CE"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1996</w:t>
            </w:r>
          </w:p>
        </w:tc>
        <w:tc>
          <w:tcPr>
            <w:tcW w:w="298" w:type="pct"/>
            <w:noWrap/>
            <w:hideMark/>
          </w:tcPr>
          <w:p w14:paraId="14E1611E" w14:textId="6A7BE9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5" w:type="pct"/>
            <w:noWrap/>
            <w:hideMark/>
          </w:tcPr>
          <w:p w14:paraId="25578A5A" w14:textId="2EAE259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62" w:type="pct"/>
            <w:noWrap/>
            <w:hideMark/>
          </w:tcPr>
          <w:p w14:paraId="2A6358FE" w14:textId="69E5DA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1" w:type="pct"/>
            <w:noWrap/>
            <w:hideMark/>
          </w:tcPr>
          <w:p w14:paraId="4059C7E3" w14:textId="320D20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17" w:type="pct"/>
            <w:noWrap/>
            <w:hideMark/>
          </w:tcPr>
          <w:p w14:paraId="4F563178" w14:textId="3CA0C28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70" w:type="pct"/>
            <w:noWrap/>
            <w:hideMark/>
          </w:tcPr>
          <w:p w14:paraId="38B4B8E9" w14:textId="7E533D8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35713</w:t>
            </w:r>
          </w:p>
        </w:tc>
        <w:tc>
          <w:tcPr>
            <w:tcW w:w="439" w:type="pct"/>
            <w:noWrap/>
            <w:hideMark/>
          </w:tcPr>
          <w:p w14:paraId="0826A734" w14:textId="5A6B92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4DE92039" w14:textId="6BD5610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03861C9A" w14:textId="73F959C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4B03F704" w14:textId="3FF740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722841B2" w14:textId="0B715FE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21" w:type="pct"/>
            <w:noWrap/>
            <w:hideMark/>
          </w:tcPr>
          <w:p w14:paraId="0D6D436D" w14:textId="177954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33C06685" w14:textId="24A97B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23" w:type="pct"/>
            <w:noWrap/>
            <w:hideMark/>
          </w:tcPr>
          <w:p w14:paraId="7729BF73" w14:textId="14EDC8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309" w:type="pct"/>
            <w:noWrap/>
            <w:hideMark/>
          </w:tcPr>
          <w:p w14:paraId="17A29564" w14:textId="012AB4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c>
          <w:tcPr>
            <w:tcW w:w="217" w:type="pct"/>
          </w:tcPr>
          <w:p w14:paraId="5349E57C" w14:textId="5E4C19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35991</w:t>
            </w:r>
          </w:p>
        </w:tc>
      </w:tr>
      <w:tr w:rsidR="00582CF3" w:rsidRPr="00225CA1" w14:paraId="3D9BCCE1" w14:textId="0A9D2DCB"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D8DBE70" w14:textId="2131A98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1997</w:t>
            </w:r>
          </w:p>
        </w:tc>
        <w:tc>
          <w:tcPr>
            <w:tcW w:w="298" w:type="pct"/>
            <w:noWrap/>
            <w:hideMark/>
          </w:tcPr>
          <w:p w14:paraId="71CFB796" w14:textId="0941F6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5" w:type="pct"/>
            <w:noWrap/>
            <w:hideMark/>
          </w:tcPr>
          <w:p w14:paraId="48C2DAB8" w14:textId="4299ED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62" w:type="pct"/>
            <w:noWrap/>
            <w:hideMark/>
          </w:tcPr>
          <w:p w14:paraId="764DADF7" w14:textId="2640F9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1" w:type="pct"/>
            <w:noWrap/>
            <w:hideMark/>
          </w:tcPr>
          <w:p w14:paraId="1D17D6DE" w14:textId="25B02E3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17" w:type="pct"/>
            <w:noWrap/>
            <w:hideMark/>
          </w:tcPr>
          <w:p w14:paraId="369AB91F" w14:textId="72E9CC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70" w:type="pct"/>
            <w:noWrap/>
            <w:hideMark/>
          </w:tcPr>
          <w:p w14:paraId="68BCB61F" w14:textId="0E6464A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40459</w:t>
            </w:r>
          </w:p>
        </w:tc>
        <w:tc>
          <w:tcPr>
            <w:tcW w:w="439" w:type="pct"/>
            <w:noWrap/>
            <w:hideMark/>
          </w:tcPr>
          <w:p w14:paraId="2AA3B7A1" w14:textId="3C75D04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65C85255" w14:textId="0EC31D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510B8595" w14:textId="6E604F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421084E3" w14:textId="7FCCA2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0EC6D78D" w14:textId="688FD7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21" w:type="pct"/>
            <w:noWrap/>
            <w:hideMark/>
          </w:tcPr>
          <w:p w14:paraId="7D4802F4" w14:textId="713C589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4EA63676" w14:textId="7B2F38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23" w:type="pct"/>
            <w:noWrap/>
            <w:hideMark/>
          </w:tcPr>
          <w:p w14:paraId="59843564" w14:textId="5DA4BCE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309" w:type="pct"/>
            <w:noWrap/>
            <w:hideMark/>
          </w:tcPr>
          <w:p w14:paraId="40012614" w14:textId="13EF4B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c>
          <w:tcPr>
            <w:tcW w:w="217" w:type="pct"/>
          </w:tcPr>
          <w:p w14:paraId="071EA490" w14:textId="5E2D4AD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40691</w:t>
            </w:r>
          </w:p>
        </w:tc>
      </w:tr>
      <w:tr w:rsidR="00582CF3" w:rsidRPr="00225CA1" w14:paraId="32AE3672" w14:textId="00967D8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D0F9FCB" w14:textId="4AF278B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1998</w:t>
            </w:r>
          </w:p>
        </w:tc>
        <w:tc>
          <w:tcPr>
            <w:tcW w:w="298" w:type="pct"/>
            <w:noWrap/>
            <w:hideMark/>
          </w:tcPr>
          <w:p w14:paraId="7B71F03B" w14:textId="530F137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5" w:type="pct"/>
            <w:noWrap/>
            <w:hideMark/>
          </w:tcPr>
          <w:p w14:paraId="5D19FE32" w14:textId="046AEBD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62" w:type="pct"/>
            <w:noWrap/>
            <w:hideMark/>
          </w:tcPr>
          <w:p w14:paraId="49399A42" w14:textId="14E74E2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1" w:type="pct"/>
            <w:noWrap/>
            <w:hideMark/>
          </w:tcPr>
          <w:p w14:paraId="41DFA480" w14:textId="08AD47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17" w:type="pct"/>
            <w:noWrap/>
            <w:hideMark/>
          </w:tcPr>
          <w:p w14:paraId="3BB6AA20" w14:textId="7AA8F21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70" w:type="pct"/>
            <w:noWrap/>
            <w:hideMark/>
          </w:tcPr>
          <w:p w14:paraId="69A96F7B" w14:textId="3E5D56E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37262</w:t>
            </w:r>
          </w:p>
        </w:tc>
        <w:tc>
          <w:tcPr>
            <w:tcW w:w="439" w:type="pct"/>
            <w:noWrap/>
            <w:hideMark/>
          </w:tcPr>
          <w:p w14:paraId="2426A411" w14:textId="1DDB5B8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7970E69B" w14:textId="0353C0D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7B4BBE9E" w14:textId="3F1A77D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23DCAC69" w14:textId="757424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63CEF91B" w14:textId="039FEED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21" w:type="pct"/>
            <w:noWrap/>
            <w:hideMark/>
          </w:tcPr>
          <w:p w14:paraId="16376D28" w14:textId="29997E8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67636408" w14:textId="0098AA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23" w:type="pct"/>
            <w:noWrap/>
            <w:hideMark/>
          </w:tcPr>
          <w:p w14:paraId="6B017234" w14:textId="7BD7DB2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309" w:type="pct"/>
            <w:noWrap/>
            <w:hideMark/>
          </w:tcPr>
          <w:p w14:paraId="318712ED" w14:textId="22FF45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c>
          <w:tcPr>
            <w:tcW w:w="217" w:type="pct"/>
          </w:tcPr>
          <w:p w14:paraId="25EDE671" w14:textId="360BDFD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37609</w:t>
            </w:r>
          </w:p>
        </w:tc>
      </w:tr>
      <w:tr w:rsidR="00582CF3" w:rsidRPr="00225CA1" w14:paraId="32B0BC9C" w14:textId="3061C82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06B927F" w14:textId="2859FEF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1999</w:t>
            </w:r>
          </w:p>
        </w:tc>
        <w:tc>
          <w:tcPr>
            <w:tcW w:w="298" w:type="pct"/>
            <w:noWrap/>
            <w:hideMark/>
          </w:tcPr>
          <w:p w14:paraId="19DFFF3C" w14:textId="1F96B3D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5" w:type="pct"/>
            <w:noWrap/>
            <w:hideMark/>
          </w:tcPr>
          <w:p w14:paraId="414F6641" w14:textId="737E96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62" w:type="pct"/>
            <w:noWrap/>
            <w:hideMark/>
          </w:tcPr>
          <w:p w14:paraId="1E12B411" w14:textId="5A4EC5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1" w:type="pct"/>
            <w:noWrap/>
            <w:hideMark/>
          </w:tcPr>
          <w:p w14:paraId="4E92AB98" w14:textId="1B025D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17" w:type="pct"/>
            <w:noWrap/>
            <w:hideMark/>
          </w:tcPr>
          <w:p w14:paraId="6BCDC1A1" w14:textId="44C542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70" w:type="pct"/>
            <w:noWrap/>
            <w:hideMark/>
          </w:tcPr>
          <w:p w14:paraId="4F8A2E68" w14:textId="5E9FC5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32875</w:t>
            </w:r>
          </w:p>
        </w:tc>
        <w:tc>
          <w:tcPr>
            <w:tcW w:w="439" w:type="pct"/>
            <w:noWrap/>
            <w:hideMark/>
          </w:tcPr>
          <w:p w14:paraId="03231B6F" w14:textId="3272417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74E02805" w14:textId="6445A56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566C3896" w14:textId="5EE83FD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10C3AB23" w14:textId="0EE5A4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3D890C9F" w14:textId="1AD805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21" w:type="pct"/>
            <w:noWrap/>
            <w:hideMark/>
          </w:tcPr>
          <w:p w14:paraId="4DB5FE5C" w14:textId="6C44A2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59EBFE04" w14:textId="202459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23" w:type="pct"/>
            <w:noWrap/>
            <w:hideMark/>
          </w:tcPr>
          <w:p w14:paraId="4D7CBD30" w14:textId="2D93BE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309" w:type="pct"/>
            <w:noWrap/>
            <w:hideMark/>
          </w:tcPr>
          <w:p w14:paraId="4572BD31" w14:textId="17FFB3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c>
          <w:tcPr>
            <w:tcW w:w="217" w:type="pct"/>
          </w:tcPr>
          <w:p w14:paraId="5DD0EA13" w14:textId="47A56D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33249</w:t>
            </w:r>
          </w:p>
        </w:tc>
      </w:tr>
      <w:tr w:rsidR="00582CF3" w:rsidRPr="00225CA1" w14:paraId="7ADA2892" w14:textId="59F5C04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4140811E" w14:textId="32485690"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lastRenderedPageBreak/>
              <w:t>2000</w:t>
            </w:r>
          </w:p>
        </w:tc>
        <w:tc>
          <w:tcPr>
            <w:tcW w:w="298" w:type="pct"/>
            <w:noWrap/>
            <w:hideMark/>
          </w:tcPr>
          <w:p w14:paraId="62A62A92" w14:textId="1C2D96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5" w:type="pct"/>
            <w:noWrap/>
            <w:hideMark/>
          </w:tcPr>
          <w:p w14:paraId="1BBC189B" w14:textId="1BEDAB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62" w:type="pct"/>
            <w:noWrap/>
            <w:hideMark/>
          </w:tcPr>
          <w:p w14:paraId="1A08A590" w14:textId="07D8245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1" w:type="pct"/>
            <w:noWrap/>
            <w:hideMark/>
          </w:tcPr>
          <w:p w14:paraId="58C44214" w14:textId="09F5E55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17" w:type="pct"/>
            <w:noWrap/>
            <w:hideMark/>
          </w:tcPr>
          <w:p w14:paraId="7C27DF04" w14:textId="1B54EB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70" w:type="pct"/>
            <w:noWrap/>
            <w:hideMark/>
          </w:tcPr>
          <w:p w14:paraId="20A38FEB" w14:textId="23D51B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31767</w:t>
            </w:r>
          </w:p>
        </w:tc>
        <w:tc>
          <w:tcPr>
            <w:tcW w:w="439" w:type="pct"/>
            <w:noWrap/>
            <w:hideMark/>
          </w:tcPr>
          <w:p w14:paraId="3DD500C4" w14:textId="417DC4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2F8B233D" w14:textId="10FAB9C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07D3B24E" w14:textId="7DB61D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5F6C1753" w14:textId="4E91BF0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50C7C5CF" w14:textId="485AFA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21" w:type="pct"/>
            <w:noWrap/>
            <w:hideMark/>
          </w:tcPr>
          <w:p w14:paraId="1AFC7D4E" w14:textId="654F14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635FCA6A" w14:textId="25CA2E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23" w:type="pct"/>
            <w:noWrap/>
            <w:hideMark/>
          </w:tcPr>
          <w:p w14:paraId="6CE51D5F" w14:textId="58587A4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309" w:type="pct"/>
            <w:noWrap/>
            <w:hideMark/>
          </w:tcPr>
          <w:p w14:paraId="2CA4AFB0" w14:textId="555720C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c>
          <w:tcPr>
            <w:tcW w:w="217" w:type="pct"/>
          </w:tcPr>
          <w:p w14:paraId="44F4B540" w14:textId="0A9039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32199</w:t>
            </w:r>
          </w:p>
        </w:tc>
      </w:tr>
      <w:tr w:rsidR="00582CF3" w:rsidRPr="00225CA1" w14:paraId="1FC8332F" w14:textId="6604853F"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E535E74" w14:textId="43DDA082"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2001</w:t>
            </w:r>
          </w:p>
        </w:tc>
        <w:tc>
          <w:tcPr>
            <w:tcW w:w="298" w:type="pct"/>
            <w:noWrap/>
            <w:hideMark/>
          </w:tcPr>
          <w:p w14:paraId="7F5B53E4" w14:textId="286370B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5" w:type="pct"/>
            <w:noWrap/>
            <w:hideMark/>
          </w:tcPr>
          <w:p w14:paraId="6DAE442B" w14:textId="09E826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62" w:type="pct"/>
            <w:noWrap/>
            <w:hideMark/>
          </w:tcPr>
          <w:p w14:paraId="517A06A7" w14:textId="2A14069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1" w:type="pct"/>
            <w:noWrap/>
            <w:hideMark/>
          </w:tcPr>
          <w:p w14:paraId="515E1733" w14:textId="5D4CA1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17" w:type="pct"/>
            <w:noWrap/>
            <w:hideMark/>
          </w:tcPr>
          <w:p w14:paraId="21ACD3E6" w14:textId="5FCFED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70" w:type="pct"/>
            <w:noWrap/>
            <w:hideMark/>
          </w:tcPr>
          <w:p w14:paraId="7E49E642" w14:textId="46CAA92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34204</w:t>
            </w:r>
          </w:p>
        </w:tc>
        <w:tc>
          <w:tcPr>
            <w:tcW w:w="439" w:type="pct"/>
            <w:noWrap/>
            <w:hideMark/>
          </w:tcPr>
          <w:p w14:paraId="74136BA8" w14:textId="67C8BDF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28160BA3" w14:textId="1B2BD94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70C92C93" w14:textId="7C3AAB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70C004BA" w14:textId="71DF42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11824132" w14:textId="1D03477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21" w:type="pct"/>
            <w:noWrap/>
            <w:hideMark/>
          </w:tcPr>
          <w:p w14:paraId="4D0BC4C0" w14:textId="21D9057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5787CC52" w14:textId="1DB41F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23" w:type="pct"/>
            <w:noWrap/>
            <w:hideMark/>
          </w:tcPr>
          <w:p w14:paraId="0FB64613" w14:textId="2227112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309" w:type="pct"/>
            <w:noWrap/>
            <w:hideMark/>
          </w:tcPr>
          <w:p w14:paraId="5EAB0A09" w14:textId="4FC9327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c>
          <w:tcPr>
            <w:tcW w:w="217" w:type="pct"/>
          </w:tcPr>
          <w:p w14:paraId="62ACF1E1" w14:textId="74A12B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34827</w:t>
            </w:r>
          </w:p>
        </w:tc>
      </w:tr>
      <w:tr w:rsidR="00582CF3" w:rsidRPr="00225CA1" w14:paraId="4EAFAD3C" w14:textId="187E7ED0"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E6061DF" w14:textId="5678A3AB"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2002</w:t>
            </w:r>
          </w:p>
        </w:tc>
        <w:tc>
          <w:tcPr>
            <w:tcW w:w="298" w:type="pct"/>
            <w:noWrap/>
            <w:hideMark/>
          </w:tcPr>
          <w:p w14:paraId="32979303" w14:textId="6D2BB28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5" w:type="pct"/>
            <w:noWrap/>
            <w:hideMark/>
          </w:tcPr>
          <w:p w14:paraId="7BEF9C40" w14:textId="406CFC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62" w:type="pct"/>
            <w:noWrap/>
            <w:hideMark/>
          </w:tcPr>
          <w:p w14:paraId="324A2C00" w14:textId="3018CBC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1" w:type="pct"/>
            <w:noWrap/>
            <w:hideMark/>
          </w:tcPr>
          <w:p w14:paraId="6286D371" w14:textId="424F548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17" w:type="pct"/>
            <w:noWrap/>
            <w:hideMark/>
          </w:tcPr>
          <w:p w14:paraId="696A6EEA" w14:textId="786AD62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70" w:type="pct"/>
            <w:noWrap/>
            <w:hideMark/>
          </w:tcPr>
          <w:p w14:paraId="332DF12F" w14:textId="35A73DF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30926</w:t>
            </w:r>
          </w:p>
        </w:tc>
        <w:tc>
          <w:tcPr>
            <w:tcW w:w="439" w:type="pct"/>
            <w:noWrap/>
            <w:hideMark/>
          </w:tcPr>
          <w:p w14:paraId="048A5A51" w14:textId="6C01CA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4AB7786B" w14:textId="1BD10DE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7B93740A" w14:textId="3E0E390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62D7954C" w14:textId="42AF3FB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03877395" w14:textId="582B94A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21" w:type="pct"/>
            <w:noWrap/>
            <w:hideMark/>
          </w:tcPr>
          <w:p w14:paraId="7E69CEFA" w14:textId="1AF3010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3C364156" w14:textId="777BE12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23" w:type="pct"/>
            <w:noWrap/>
            <w:hideMark/>
          </w:tcPr>
          <w:p w14:paraId="0875451B" w14:textId="667A87E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309" w:type="pct"/>
            <w:noWrap/>
            <w:hideMark/>
          </w:tcPr>
          <w:p w14:paraId="15E8CD84" w14:textId="05BCEC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c>
          <w:tcPr>
            <w:tcW w:w="217" w:type="pct"/>
          </w:tcPr>
          <w:p w14:paraId="1F20F6FB" w14:textId="3BCBE78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31471</w:t>
            </w:r>
          </w:p>
        </w:tc>
      </w:tr>
      <w:tr w:rsidR="00582CF3" w:rsidRPr="00225CA1" w14:paraId="59DF03CF" w14:textId="332F146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4495BD86" w14:textId="47D3B7B2"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2003</w:t>
            </w:r>
          </w:p>
        </w:tc>
        <w:tc>
          <w:tcPr>
            <w:tcW w:w="298" w:type="pct"/>
            <w:noWrap/>
            <w:hideMark/>
          </w:tcPr>
          <w:p w14:paraId="3F9498A5" w14:textId="203B02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5" w:type="pct"/>
            <w:noWrap/>
            <w:hideMark/>
          </w:tcPr>
          <w:p w14:paraId="42B0B90C" w14:textId="12CC82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62" w:type="pct"/>
            <w:noWrap/>
            <w:hideMark/>
          </w:tcPr>
          <w:p w14:paraId="10B7E9AA" w14:textId="4AB7474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1" w:type="pct"/>
            <w:noWrap/>
            <w:hideMark/>
          </w:tcPr>
          <w:p w14:paraId="7A8BCC3C" w14:textId="74368CB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17" w:type="pct"/>
            <w:noWrap/>
            <w:hideMark/>
          </w:tcPr>
          <w:p w14:paraId="602723D0" w14:textId="6BC22AF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70" w:type="pct"/>
            <w:noWrap/>
            <w:hideMark/>
          </w:tcPr>
          <w:p w14:paraId="5895D2E1" w14:textId="12F72C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23021</w:t>
            </w:r>
          </w:p>
        </w:tc>
        <w:tc>
          <w:tcPr>
            <w:tcW w:w="439" w:type="pct"/>
            <w:noWrap/>
            <w:hideMark/>
          </w:tcPr>
          <w:p w14:paraId="06C7E64C" w14:textId="2F7CDF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3DDA9BF2" w14:textId="6484CD2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069D5E72" w14:textId="55BE77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5E3CF27C" w14:textId="06E9340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632F6C4A" w14:textId="3B7E3E1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21" w:type="pct"/>
            <w:noWrap/>
            <w:hideMark/>
          </w:tcPr>
          <w:p w14:paraId="2D5A4CA5" w14:textId="75201B9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7C3B0FC8" w14:textId="6BCF750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23" w:type="pct"/>
            <w:noWrap/>
            <w:hideMark/>
          </w:tcPr>
          <w:p w14:paraId="00D9748E" w14:textId="10C878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309" w:type="pct"/>
            <w:noWrap/>
            <w:hideMark/>
          </w:tcPr>
          <w:p w14:paraId="315919AB" w14:textId="75C9C86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c>
          <w:tcPr>
            <w:tcW w:w="217" w:type="pct"/>
          </w:tcPr>
          <w:p w14:paraId="423A83CC" w14:textId="59191B0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23827</w:t>
            </w:r>
          </w:p>
        </w:tc>
      </w:tr>
      <w:tr w:rsidR="00582CF3" w:rsidRPr="00225CA1" w14:paraId="3340CA81" w14:textId="5C4E4FA6"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BA2047F" w14:textId="302E1E4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2004</w:t>
            </w:r>
          </w:p>
        </w:tc>
        <w:tc>
          <w:tcPr>
            <w:tcW w:w="298" w:type="pct"/>
            <w:noWrap/>
            <w:hideMark/>
          </w:tcPr>
          <w:p w14:paraId="71937658" w14:textId="744CCE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5" w:type="pct"/>
            <w:noWrap/>
            <w:hideMark/>
          </w:tcPr>
          <w:p w14:paraId="412FF1A0" w14:textId="418E979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62" w:type="pct"/>
            <w:noWrap/>
            <w:hideMark/>
          </w:tcPr>
          <w:p w14:paraId="67555114" w14:textId="165B91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1" w:type="pct"/>
            <w:noWrap/>
            <w:hideMark/>
          </w:tcPr>
          <w:p w14:paraId="4F1450D2" w14:textId="51ED3E1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17" w:type="pct"/>
            <w:noWrap/>
            <w:hideMark/>
          </w:tcPr>
          <w:p w14:paraId="596D58FC" w14:textId="157422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70" w:type="pct"/>
            <w:noWrap/>
            <w:hideMark/>
          </w:tcPr>
          <w:p w14:paraId="52FBAD70" w14:textId="2362CE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29330</w:t>
            </w:r>
          </w:p>
        </w:tc>
        <w:tc>
          <w:tcPr>
            <w:tcW w:w="439" w:type="pct"/>
            <w:noWrap/>
            <w:hideMark/>
          </w:tcPr>
          <w:p w14:paraId="1C397F20" w14:textId="20A9BEB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64CEB581" w14:textId="2B05E0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69160F9F" w14:textId="1B7C91D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0E6226F9" w14:textId="14F2F6D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667DDA9F" w14:textId="47F355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21" w:type="pct"/>
            <w:noWrap/>
            <w:hideMark/>
          </w:tcPr>
          <w:p w14:paraId="05390080" w14:textId="5D1150E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76D4CFD7" w14:textId="7C5A38B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23" w:type="pct"/>
            <w:noWrap/>
            <w:hideMark/>
          </w:tcPr>
          <w:p w14:paraId="5D3664CA" w14:textId="2C3F7DA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309" w:type="pct"/>
            <w:noWrap/>
            <w:hideMark/>
          </w:tcPr>
          <w:p w14:paraId="0AC572A0" w14:textId="1AC55F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c>
          <w:tcPr>
            <w:tcW w:w="217" w:type="pct"/>
          </w:tcPr>
          <w:p w14:paraId="53CB246A" w14:textId="20FE715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30271</w:t>
            </w:r>
          </w:p>
        </w:tc>
      </w:tr>
      <w:tr w:rsidR="00582CF3" w:rsidRPr="00225CA1" w14:paraId="78EA8C74" w14:textId="2B2CBB53"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7A58217" w14:textId="43526C9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2005</w:t>
            </w:r>
          </w:p>
        </w:tc>
        <w:tc>
          <w:tcPr>
            <w:tcW w:w="298" w:type="pct"/>
            <w:noWrap/>
            <w:hideMark/>
          </w:tcPr>
          <w:p w14:paraId="037C9449" w14:textId="4C1DD70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5" w:type="pct"/>
            <w:noWrap/>
            <w:hideMark/>
          </w:tcPr>
          <w:p w14:paraId="5D516585" w14:textId="2FCEAAB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62" w:type="pct"/>
            <w:noWrap/>
            <w:hideMark/>
          </w:tcPr>
          <w:p w14:paraId="16B09794" w14:textId="267713E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1" w:type="pct"/>
            <w:noWrap/>
            <w:hideMark/>
          </w:tcPr>
          <w:p w14:paraId="0FB3D0B3" w14:textId="414369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17" w:type="pct"/>
            <w:noWrap/>
            <w:hideMark/>
          </w:tcPr>
          <w:p w14:paraId="005A24E5" w14:textId="0A357FC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70" w:type="pct"/>
            <w:noWrap/>
            <w:hideMark/>
          </w:tcPr>
          <w:p w14:paraId="1D460BB5" w14:textId="4173D1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33294</w:t>
            </w:r>
          </w:p>
        </w:tc>
        <w:tc>
          <w:tcPr>
            <w:tcW w:w="439" w:type="pct"/>
            <w:noWrap/>
            <w:hideMark/>
          </w:tcPr>
          <w:p w14:paraId="233BE02B" w14:textId="134B581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4B13A970" w14:textId="4C80006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4C580308" w14:textId="659CB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67791F79" w14:textId="49570F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2CB94F6E" w14:textId="2BF99DE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21" w:type="pct"/>
            <w:noWrap/>
            <w:hideMark/>
          </w:tcPr>
          <w:p w14:paraId="5C290D12" w14:textId="222C68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2DE74AC6" w14:textId="1CAF54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23" w:type="pct"/>
            <w:noWrap/>
            <w:hideMark/>
          </w:tcPr>
          <w:p w14:paraId="1D2C629A" w14:textId="0D40D5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309" w:type="pct"/>
            <w:noWrap/>
            <w:hideMark/>
          </w:tcPr>
          <w:p w14:paraId="4ACF6B29" w14:textId="0B3D02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c>
          <w:tcPr>
            <w:tcW w:w="217" w:type="pct"/>
          </w:tcPr>
          <w:p w14:paraId="124EED19" w14:textId="3E8FBC0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34389</w:t>
            </w:r>
          </w:p>
        </w:tc>
      </w:tr>
      <w:tr w:rsidR="00582CF3" w:rsidRPr="00225CA1" w14:paraId="03C16212" w14:textId="5AD1803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591B3D11" w14:textId="6E1B18C5"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2006</w:t>
            </w:r>
          </w:p>
        </w:tc>
        <w:tc>
          <w:tcPr>
            <w:tcW w:w="298" w:type="pct"/>
            <w:noWrap/>
            <w:hideMark/>
          </w:tcPr>
          <w:p w14:paraId="0502A9FE" w14:textId="209231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5" w:type="pct"/>
            <w:noWrap/>
            <w:hideMark/>
          </w:tcPr>
          <w:p w14:paraId="52402F91" w14:textId="2383F55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62" w:type="pct"/>
            <w:noWrap/>
            <w:hideMark/>
          </w:tcPr>
          <w:p w14:paraId="036DB3A8" w14:textId="186711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1" w:type="pct"/>
            <w:noWrap/>
            <w:hideMark/>
          </w:tcPr>
          <w:p w14:paraId="2291EFAD" w14:textId="4512476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17" w:type="pct"/>
            <w:noWrap/>
            <w:hideMark/>
          </w:tcPr>
          <w:p w14:paraId="53A489CD" w14:textId="6949DE6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70" w:type="pct"/>
            <w:noWrap/>
            <w:hideMark/>
          </w:tcPr>
          <w:p w14:paraId="6A476206" w14:textId="51E536A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33634</w:t>
            </w:r>
          </w:p>
        </w:tc>
        <w:tc>
          <w:tcPr>
            <w:tcW w:w="439" w:type="pct"/>
            <w:noWrap/>
            <w:hideMark/>
          </w:tcPr>
          <w:p w14:paraId="4F88773D" w14:textId="616DC74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4153510D" w14:textId="4B83EF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34593D29" w14:textId="1F7884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5E8C14C6" w14:textId="6D77445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3F05E9B0" w14:textId="1386F3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21" w:type="pct"/>
            <w:noWrap/>
            <w:hideMark/>
          </w:tcPr>
          <w:p w14:paraId="60E2E525" w14:textId="3B3D89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7B7D9EF8" w14:textId="42C1C94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23" w:type="pct"/>
            <w:noWrap/>
            <w:hideMark/>
          </w:tcPr>
          <w:p w14:paraId="1D488AD4" w14:textId="1F541F1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309" w:type="pct"/>
            <w:noWrap/>
            <w:hideMark/>
          </w:tcPr>
          <w:p w14:paraId="0302AEE0" w14:textId="7939447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c>
          <w:tcPr>
            <w:tcW w:w="217" w:type="pct"/>
          </w:tcPr>
          <w:p w14:paraId="18FB8245" w14:textId="250563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34021</w:t>
            </w:r>
          </w:p>
        </w:tc>
      </w:tr>
      <w:tr w:rsidR="00582CF3" w:rsidRPr="00225CA1" w14:paraId="386C3403" w14:textId="20EB551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CDBFE38" w14:textId="32309D4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2007</w:t>
            </w:r>
          </w:p>
        </w:tc>
        <w:tc>
          <w:tcPr>
            <w:tcW w:w="298" w:type="pct"/>
            <w:noWrap/>
            <w:hideMark/>
          </w:tcPr>
          <w:p w14:paraId="0EB46E3B" w14:textId="0E0EFB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5" w:type="pct"/>
            <w:noWrap/>
            <w:hideMark/>
          </w:tcPr>
          <w:p w14:paraId="3AF596A4" w14:textId="6FD3FCC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62" w:type="pct"/>
            <w:noWrap/>
            <w:hideMark/>
          </w:tcPr>
          <w:p w14:paraId="7AA0D6CF" w14:textId="329521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1" w:type="pct"/>
            <w:noWrap/>
            <w:hideMark/>
          </w:tcPr>
          <w:p w14:paraId="075DBD1D" w14:textId="1E33292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17" w:type="pct"/>
            <w:noWrap/>
            <w:hideMark/>
          </w:tcPr>
          <w:p w14:paraId="322CA307" w14:textId="2BBEAE7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70" w:type="pct"/>
            <w:noWrap/>
            <w:hideMark/>
          </w:tcPr>
          <w:p w14:paraId="757724CC" w14:textId="4D37B0E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30675</w:t>
            </w:r>
          </w:p>
        </w:tc>
        <w:tc>
          <w:tcPr>
            <w:tcW w:w="439" w:type="pct"/>
            <w:noWrap/>
            <w:hideMark/>
          </w:tcPr>
          <w:p w14:paraId="76CB9D78" w14:textId="6C8B0F3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7C64EC11" w14:textId="2DD3CE1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46C14289" w14:textId="3196B7E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7F224D12" w14:textId="7E19E77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61F39A6E" w14:textId="42D0C1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21" w:type="pct"/>
            <w:noWrap/>
            <w:hideMark/>
          </w:tcPr>
          <w:p w14:paraId="59786791" w14:textId="5DA2EB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7B2A1E4F" w14:textId="4E3C1AA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23" w:type="pct"/>
            <w:noWrap/>
            <w:hideMark/>
          </w:tcPr>
          <w:p w14:paraId="19D9A77A" w14:textId="3A7F03F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309" w:type="pct"/>
            <w:noWrap/>
            <w:hideMark/>
          </w:tcPr>
          <w:p w14:paraId="4DFAA0A7" w14:textId="35C6DD3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c>
          <w:tcPr>
            <w:tcW w:w="217" w:type="pct"/>
          </w:tcPr>
          <w:p w14:paraId="22F1FC63" w14:textId="292238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30708</w:t>
            </w:r>
          </w:p>
        </w:tc>
      </w:tr>
      <w:tr w:rsidR="00582CF3" w:rsidRPr="00225CA1" w14:paraId="0D0C9D7B" w14:textId="541827AE"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2A142CF6" w14:textId="7F2D1E89"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2008</w:t>
            </w:r>
          </w:p>
        </w:tc>
        <w:tc>
          <w:tcPr>
            <w:tcW w:w="298" w:type="pct"/>
            <w:noWrap/>
            <w:hideMark/>
          </w:tcPr>
          <w:p w14:paraId="630D92FC" w14:textId="00F9684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5" w:type="pct"/>
            <w:noWrap/>
            <w:hideMark/>
          </w:tcPr>
          <w:p w14:paraId="1ACCC18A" w14:textId="7B22450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62" w:type="pct"/>
            <w:noWrap/>
            <w:hideMark/>
          </w:tcPr>
          <w:p w14:paraId="3C298581" w14:textId="6CBF2A8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1" w:type="pct"/>
            <w:noWrap/>
            <w:hideMark/>
          </w:tcPr>
          <w:p w14:paraId="1FF36C73" w14:textId="7CD08F7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17" w:type="pct"/>
            <w:noWrap/>
            <w:hideMark/>
          </w:tcPr>
          <w:p w14:paraId="58942F4C" w14:textId="681D524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70" w:type="pct"/>
            <w:noWrap/>
            <w:hideMark/>
          </w:tcPr>
          <w:p w14:paraId="47E7674D" w14:textId="47EB2E1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25519</w:t>
            </w:r>
          </w:p>
        </w:tc>
        <w:tc>
          <w:tcPr>
            <w:tcW w:w="439" w:type="pct"/>
            <w:noWrap/>
            <w:hideMark/>
          </w:tcPr>
          <w:p w14:paraId="1372D602" w14:textId="2454D5B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3788C6D2" w14:textId="6597BCB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154033B1" w14:textId="0930E17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5B0BD920" w14:textId="3346C2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709599EE" w14:textId="3CB32A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21" w:type="pct"/>
            <w:noWrap/>
            <w:hideMark/>
          </w:tcPr>
          <w:p w14:paraId="363F4296" w14:textId="406682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33EA4989" w14:textId="379CD32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23" w:type="pct"/>
            <w:noWrap/>
            <w:hideMark/>
          </w:tcPr>
          <w:p w14:paraId="3E13ECD4" w14:textId="165DAB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309" w:type="pct"/>
            <w:noWrap/>
            <w:hideMark/>
          </w:tcPr>
          <w:p w14:paraId="1D71559D" w14:textId="2286652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c>
          <w:tcPr>
            <w:tcW w:w="217" w:type="pct"/>
          </w:tcPr>
          <w:p w14:paraId="1FEE1E49" w14:textId="18E2E9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25552</w:t>
            </w:r>
          </w:p>
        </w:tc>
      </w:tr>
      <w:tr w:rsidR="00582CF3" w:rsidRPr="00225CA1" w14:paraId="0B538A1F" w14:textId="7378BF37"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38022BAF" w14:textId="3DB7313A"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2009</w:t>
            </w:r>
          </w:p>
        </w:tc>
        <w:tc>
          <w:tcPr>
            <w:tcW w:w="298" w:type="pct"/>
            <w:noWrap/>
            <w:hideMark/>
          </w:tcPr>
          <w:p w14:paraId="4652B4A9" w14:textId="37E850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5" w:type="pct"/>
            <w:noWrap/>
            <w:hideMark/>
          </w:tcPr>
          <w:p w14:paraId="6DE99A4C" w14:textId="6676035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62" w:type="pct"/>
            <w:noWrap/>
            <w:hideMark/>
          </w:tcPr>
          <w:p w14:paraId="35D14CD2" w14:textId="586B1F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1" w:type="pct"/>
            <w:noWrap/>
            <w:hideMark/>
          </w:tcPr>
          <w:p w14:paraId="397CEDD4" w14:textId="20B6D84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17" w:type="pct"/>
            <w:noWrap/>
            <w:hideMark/>
          </w:tcPr>
          <w:p w14:paraId="08BCBA2E" w14:textId="2194959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70" w:type="pct"/>
            <w:noWrap/>
            <w:hideMark/>
          </w:tcPr>
          <w:p w14:paraId="4B3F3A39" w14:textId="5C3C25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20421</w:t>
            </w:r>
          </w:p>
        </w:tc>
        <w:tc>
          <w:tcPr>
            <w:tcW w:w="439" w:type="pct"/>
            <w:noWrap/>
            <w:hideMark/>
          </w:tcPr>
          <w:p w14:paraId="53A9696F" w14:textId="0A741FA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253EA12A" w14:textId="23EE78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6EB999ED" w14:textId="0E982A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615318D9" w14:textId="7EAD51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4BED317F" w14:textId="5A122E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21" w:type="pct"/>
            <w:noWrap/>
            <w:hideMark/>
          </w:tcPr>
          <w:p w14:paraId="6590A7DB" w14:textId="069B78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79846AC6" w14:textId="156B69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23" w:type="pct"/>
            <w:noWrap/>
            <w:hideMark/>
          </w:tcPr>
          <w:p w14:paraId="6801358C" w14:textId="54C1BFC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309" w:type="pct"/>
            <w:noWrap/>
            <w:hideMark/>
          </w:tcPr>
          <w:p w14:paraId="11703360" w14:textId="27E71C6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c>
          <w:tcPr>
            <w:tcW w:w="217" w:type="pct"/>
          </w:tcPr>
          <w:p w14:paraId="186F927D" w14:textId="6839262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20454</w:t>
            </w:r>
          </w:p>
        </w:tc>
      </w:tr>
      <w:tr w:rsidR="00582CF3" w:rsidRPr="00225CA1" w14:paraId="51026650" w14:textId="6FF90FE1"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1EE69065" w14:textId="7A4C8B27"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2010</w:t>
            </w:r>
          </w:p>
        </w:tc>
        <w:tc>
          <w:tcPr>
            <w:tcW w:w="298" w:type="pct"/>
            <w:noWrap/>
            <w:hideMark/>
          </w:tcPr>
          <w:p w14:paraId="0E3E30F6" w14:textId="65833FD7"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5" w:type="pct"/>
            <w:noWrap/>
            <w:hideMark/>
          </w:tcPr>
          <w:p w14:paraId="02E8FEAD" w14:textId="773511D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62" w:type="pct"/>
            <w:noWrap/>
            <w:hideMark/>
          </w:tcPr>
          <w:p w14:paraId="3F7ED3E4" w14:textId="49FB47A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1" w:type="pct"/>
            <w:noWrap/>
            <w:hideMark/>
          </w:tcPr>
          <w:p w14:paraId="7F93AFA3" w14:textId="47F932A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17" w:type="pct"/>
            <w:noWrap/>
            <w:hideMark/>
          </w:tcPr>
          <w:p w14:paraId="5FC600F1" w14:textId="3E1A029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70" w:type="pct"/>
            <w:noWrap/>
            <w:hideMark/>
          </w:tcPr>
          <w:p w14:paraId="4A1EF9CA" w14:textId="06E262B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439" w:type="pct"/>
            <w:noWrap/>
            <w:hideMark/>
          </w:tcPr>
          <w:p w14:paraId="216184DD" w14:textId="35F152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3532DAE4" w14:textId="06074F8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7B04370A" w14:textId="6181AF9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6BC06F25" w14:textId="47397E9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5074C9AA" w14:textId="03B9EE5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21" w:type="pct"/>
            <w:noWrap/>
            <w:hideMark/>
          </w:tcPr>
          <w:p w14:paraId="2B6955E7" w14:textId="0EF9AC7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03113BEA" w14:textId="1B5A2C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23" w:type="pct"/>
            <w:noWrap/>
            <w:hideMark/>
          </w:tcPr>
          <w:p w14:paraId="47342DF0" w14:textId="6D7540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309" w:type="pct"/>
            <w:noWrap/>
            <w:hideMark/>
          </w:tcPr>
          <w:p w14:paraId="37D3374B" w14:textId="462E2B7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c>
          <w:tcPr>
            <w:tcW w:w="217" w:type="pct"/>
          </w:tcPr>
          <w:p w14:paraId="3CFD0054" w14:textId="7447579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12286</w:t>
            </w:r>
          </w:p>
        </w:tc>
      </w:tr>
      <w:tr w:rsidR="00582CF3" w:rsidRPr="00225CA1" w14:paraId="6492BFCB" w14:textId="6A960A44"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41BF60F" w14:textId="40E30F84"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2011</w:t>
            </w:r>
          </w:p>
        </w:tc>
        <w:tc>
          <w:tcPr>
            <w:tcW w:w="298" w:type="pct"/>
            <w:noWrap/>
            <w:hideMark/>
          </w:tcPr>
          <w:p w14:paraId="1FBB85FA" w14:textId="61D720A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5" w:type="pct"/>
            <w:noWrap/>
            <w:hideMark/>
          </w:tcPr>
          <w:p w14:paraId="780F8A34" w14:textId="150BACF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62" w:type="pct"/>
            <w:noWrap/>
            <w:hideMark/>
          </w:tcPr>
          <w:p w14:paraId="0735EA8D" w14:textId="7BF819F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1" w:type="pct"/>
            <w:noWrap/>
            <w:hideMark/>
          </w:tcPr>
          <w:p w14:paraId="3A73C7DD" w14:textId="7809BB9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17" w:type="pct"/>
            <w:noWrap/>
            <w:hideMark/>
          </w:tcPr>
          <w:p w14:paraId="06C73C4F" w14:textId="286EE1B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70" w:type="pct"/>
            <w:noWrap/>
            <w:hideMark/>
          </w:tcPr>
          <w:p w14:paraId="24616011" w14:textId="40D694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439" w:type="pct"/>
            <w:noWrap/>
            <w:hideMark/>
          </w:tcPr>
          <w:p w14:paraId="46AF3CF3" w14:textId="0301785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4BC208C6" w14:textId="6A72AAC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6DD76D3E" w14:textId="4C0F445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7C86D124" w14:textId="00BE254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5B124863" w14:textId="19A92D4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21" w:type="pct"/>
            <w:noWrap/>
            <w:hideMark/>
          </w:tcPr>
          <w:p w14:paraId="676FF6F9" w14:textId="0A3AA26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4D6295B5" w14:textId="06755C2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23" w:type="pct"/>
            <w:noWrap/>
            <w:hideMark/>
          </w:tcPr>
          <w:p w14:paraId="5A162621" w14:textId="5F5D9A6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309" w:type="pct"/>
            <w:noWrap/>
            <w:hideMark/>
          </w:tcPr>
          <w:p w14:paraId="1EC1B6FA" w14:textId="24FA1DA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c>
          <w:tcPr>
            <w:tcW w:w="217" w:type="pct"/>
          </w:tcPr>
          <w:p w14:paraId="08955962" w14:textId="2A506DE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10131</w:t>
            </w:r>
          </w:p>
        </w:tc>
      </w:tr>
      <w:tr w:rsidR="00582CF3" w:rsidRPr="00225CA1" w14:paraId="3787B386" w14:textId="6C65D01C"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CD4BB9D" w14:textId="1914C57F"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2012</w:t>
            </w:r>
          </w:p>
        </w:tc>
        <w:tc>
          <w:tcPr>
            <w:tcW w:w="298" w:type="pct"/>
            <w:noWrap/>
            <w:hideMark/>
          </w:tcPr>
          <w:p w14:paraId="382E7351" w14:textId="4CE9571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5" w:type="pct"/>
            <w:noWrap/>
            <w:hideMark/>
          </w:tcPr>
          <w:p w14:paraId="690AB8E0" w14:textId="2EBF629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62" w:type="pct"/>
            <w:noWrap/>
            <w:hideMark/>
          </w:tcPr>
          <w:p w14:paraId="5B634A08" w14:textId="7F3685D5"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1" w:type="pct"/>
            <w:noWrap/>
            <w:hideMark/>
          </w:tcPr>
          <w:p w14:paraId="0B1BFAE3" w14:textId="69B93F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17" w:type="pct"/>
            <w:noWrap/>
            <w:hideMark/>
          </w:tcPr>
          <w:p w14:paraId="4B74921B" w14:textId="02B4CD8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70" w:type="pct"/>
            <w:noWrap/>
            <w:hideMark/>
          </w:tcPr>
          <w:p w14:paraId="52160620" w14:textId="6D3DC54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439" w:type="pct"/>
            <w:noWrap/>
            <w:hideMark/>
          </w:tcPr>
          <w:p w14:paraId="31F5DE2E" w14:textId="75C5293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40595B69" w14:textId="27CA918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3F1496AC" w14:textId="213D8F3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13E521EC" w14:textId="51ACA432"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5853219E" w14:textId="6724033B"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21" w:type="pct"/>
            <w:noWrap/>
            <w:hideMark/>
          </w:tcPr>
          <w:p w14:paraId="083D7DCC" w14:textId="6B9CCBF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3A0FB4F4" w14:textId="7948D0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23" w:type="pct"/>
            <w:noWrap/>
            <w:hideMark/>
          </w:tcPr>
          <w:p w14:paraId="079DD72D" w14:textId="68040ED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309" w:type="pct"/>
            <w:noWrap/>
            <w:hideMark/>
          </w:tcPr>
          <w:p w14:paraId="4D54875A" w14:textId="7EBA7CC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c>
          <w:tcPr>
            <w:tcW w:w="217" w:type="pct"/>
          </w:tcPr>
          <w:p w14:paraId="3ED975C4" w14:textId="53512E3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10607</w:t>
            </w:r>
          </w:p>
        </w:tc>
      </w:tr>
      <w:tr w:rsidR="00582CF3" w:rsidRPr="00225CA1" w14:paraId="2347CFDB" w14:textId="4F394AA5" w:rsidTr="007B514C">
        <w:trPr>
          <w:trHeight w:val="238"/>
        </w:trPr>
        <w:tc>
          <w:tcPr>
            <w:cnfStyle w:val="001000000000" w:firstRow="0" w:lastRow="0" w:firstColumn="1" w:lastColumn="0" w:oddVBand="0" w:evenVBand="0" w:oddHBand="0" w:evenHBand="0" w:firstRowFirstColumn="0" w:firstRowLastColumn="0" w:lastRowFirstColumn="0" w:lastRowLastColumn="0"/>
            <w:tcW w:w="193" w:type="pct"/>
            <w:noWrap/>
            <w:hideMark/>
          </w:tcPr>
          <w:p w14:paraId="6BFEF4EB" w14:textId="18EDB8DC" w:rsidR="00852448" w:rsidRPr="00225CA1" w:rsidRDefault="00852448" w:rsidP="00582CF3">
            <w:pPr>
              <w:rPr>
                <w:rFonts w:ascii="Times New Roman" w:hAnsi="Times New Roman"/>
                <w:color w:val="000000"/>
                <w:sz w:val="16"/>
                <w:lang w:eastAsia="en-NZ"/>
              </w:rPr>
            </w:pPr>
            <w:r w:rsidRPr="00225CA1">
              <w:rPr>
                <w:rFonts w:ascii="Times New Roman" w:hAnsi="Times New Roman"/>
                <w:color w:val="000000"/>
                <w:sz w:val="16"/>
                <w:lang w:eastAsia="en-NZ"/>
              </w:rPr>
              <w:t>2013</w:t>
            </w:r>
          </w:p>
        </w:tc>
        <w:tc>
          <w:tcPr>
            <w:tcW w:w="298" w:type="pct"/>
            <w:noWrap/>
            <w:hideMark/>
          </w:tcPr>
          <w:p w14:paraId="2F06C206" w14:textId="72D99EF8"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5" w:type="pct"/>
            <w:noWrap/>
            <w:hideMark/>
          </w:tcPr>
          <w:p w14:paraId="314E3453" w14:textId="21B48223"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62" w:type="pct"/>
            <w:noWrap/>
            <w:hideMark/>
          </w:tcPr>
          <w:p w14:paraId="203A2D52" w14:textId="24F13DB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1" w:type="pct"/>
            <w:noWrap/>
            <w:hideMark/>
          </w:tcPr>
          <w:p w14:paraId="72E95C1B" w14:textId="55D9C73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17" w:type="pct"/>
            <w:noWrap/>
            <w:hideMark/>
          </w:tcPr>
          <w:p w14:paraId="7D7F7649" w14:textId="1EBC36C4"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70" w:type="pct"/>
            <w:noWrap/>
            <w:hideMark/>
          </w:tcPr>
          <w:p w14:paraId="1DE9BFBD" w14:textId="358DB001"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439" w:type="pct"/>
            <w:noWrap/>
            <w:hideMark/>
          </w:tcPr>
          <w:p w14:paraId="2B6D7AD2" w14:textId="17A5F60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220D96DE" w14:textId="54DD0279"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7E618E8C" w14:textId="3DB4CD2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7FA69122" w14:textId="5C2FFC6E"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341AC45B" w14:textId="37F3F3EF"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21" w:type="pct"/>
            <w:noWrap/>
            <w:hideMark/>
          </w:tcPr>
          <w:p w14:paraId="01EBAC68" w14:textId="24E1E7DA"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4941C0FC" w14:textId="09884960"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23" w:type="pct"/>
            <w:noWrap/>
            <w:hideMark/>
          </w:tcPr>
          <w:p w14:paraId="7A956E05" w14:textId="4C739DAC"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309" w:type="pct"/>
            <w:noWrap/>
            <w:hideMark/>
          </w:tcPr>
          <w:p w14:paraId="51AAAAEE" w14:textId="0A74B95D"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c>
          <w:tcPr>
            <w:tcW w:w="217" w:type="pct"/>
          </w:tcPr>
          <w:p w14:paraId="1B6C42B5" w14:textId="3AF7CB26" w:rsidR="00852448" w:rsidRPr="00225CA1" w:rsidRDefault="00852448" w:rsidP="00582CF3">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16"/>
                <w:lang w:eastAsia="en-NZ"/>
              </w:rPr>
            </w:pPr>
            <w:r w:rsidRPr="00225CA1">
              <w:rPr>
                <w:rFonts w:ascii="Times New Roman" w:hAnsi="Times New Roman"/>
                <w:color w:val="000000"/>
                <w:sz w:val="16"/>
                <w:lang w:eastAsia="en-NZ"/>
              </w:rPr>
              <w:t>9974</w:t>
            </w:r>
          </w:p>
        </w:tc>
      </w:tr>
      <w:tr w:rsidR="007329CF" w:rsidRPr="00C01EBE" w14:paraId="756F4FBE" w14:textId="77777777" w:rsidTr="00687CB6">
        <w:trPr>
          <w:trHeight w:val="238"/>
          <w:ins w:id="421" w:author="JPapp" w:date="2016-12-13T14:45:00Z"/>
        </w:trPr>
        <w:tc>
          <w:tcPr>
            <w:cnfStyle w:val="001000000000" w:firstRow="0" w:lastRow="0" w:firstColumn="1" w:lastColumn="0" w:oddVBand="0" w:evenVBand="0" w:oddHBand="0" w:evenHBand="0" w:firstRowFirstColumn="0" w:firstRowLastColumn="0" w:lastRowFirstColumn="0" w:lastRowLastColumn="0"/>
            <w:tcW w:w="224" w:type="pct"/>
            <w:noWrap/>
          </w:tcPr>
          <w:p w14:paraId="055D88C5" w14:textId="17873B7D" w:rsidR="007329CF" w:rsidRPr="00C01EBE" w:rsidRDefault="007329CF" w:rsidP="00582CF3">
            <w:pPr>
              <w:rPr>
                <w:ins w:id="422" w:author="JPapp" w:date="2016-12-13T14:45:00Z"/>
                <w:rFonts w:ascii="Times New Roman" w:hAnsi="Times New Roman"/>
                <w:color w:val="000000"/>
                <w:sz w:val="16"/>
                <w:lang w:eastAsia="en-NZ"/>
              </w:rPr>
            </w:pPr>
            <w:ins w:id="423" w:author="JPapp" w:date="2016-12-13T14:45:00Z">
              <w:r w:rsidRPr="00C01EBE">
                <w:rPr>
                  <w:rFonts w:ascii="Times New Roman" w:hAnsi="Times New Roman"/>
                  <w:color w:val="000000"/>
                  <w:sz w:val="16"/>
                  <w:lang w:eastAsia="en-NZ"/>
                </w:rPr>
                <w:t>2014</w:t>
              </w:r>
            </w:ins>
          </w:p>
        </w:tc>
        <w:tc>
          <w:tcPr>
            <w:tcW w:w="274" w:type="pct"/>
            <w:noWrap/>
          </w:tcPr>
          <w:p w14:paraId="7054AA8E"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24" w:author="JPapp" w:date="2016-12-13T14:45:00Z"/>
                <w:rFonts w:ascii="Times New Roman" w:hAnsi="Times New Roman"/>
                <w:color w:val="000000"/>
                <w:sz w:val="16"/>
                <w:lang w:eastAsia="en-NZ"/>
              </w:rPr>
            </w:pPr>
          </w:p>
        </w:tc>
        <w:tc>
          <w:tcPr>
            <w:tcW w:w="307" w:type="pct"/>
            <w:noWrap/>
          </w:tcPr>
          <w:p w14:paraId="7B20043E"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25" w:author="JPapp" w:date="2016-12-13T14:45:00Z"/>
                <w:rFonts w:ascii="Times New Roman" w:hAnsi="Times New Roman"/>
                <w:color w:val="000000"/>
                <w:sz w:val="16"/>
                <w:lang w:eastAsia="en-NZ"/>
              </w:rPr>
            </w:pPr>
          </w:p>
        </w:tc>
        <w:tc>
          <w:tcPr>
            <w:tcW w:w="268" w:type="pct"/>
            <w:noWrap/>
          </w:tcPr>
          <w:p w14:paraId="164FA5B4"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26" w:author="JPapp" w:date="2016-12-13T14:45:00Z"/>
                <w:rFonts w:ascii="Times New Roman" w:hAnsi="Times New Roman"/>
                <w:color w:val="000000"/>
                <w:sz w:val="16"/>
                <w:lang w:eastAsia="en-NZ"/>
              </w:rPr>
            </w:pPr>
          </w:p>
        </w:tc>
        <w:tc>
          <w:tcPr>
            <w:tcW w:w="307" w:type="pct"/>
            <w:noWrap/>
          </w:tcPr>
          <w:p w14:paraId="0894A284"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27" w:author="JPapp" w:date="2016-12-13T14:45:00Z"/>
                <w:rFonts w:ascii="Times New Roman" w:hAnsi="Times New Roman"/>
                <w:color w:val="000000"/>
                <w:sz w:val="16"/>
                <w:lang w:eastAsia="en-NZ"/>
              </w:rPr>
            </w:pPr>
          </w:p>
        </w:tc>
        <w:tc>
          <w:tcPr>
            <w:tcW w:w="206" w:type="pct"/>
            <w:noWrap/>
          </w:tcPr>
          <w:p w14:paraId="492B574D"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28" w:author="JPapp" w:date="2016-12-13T14:45:00Z"/>
                <w:rFonts w:ascii="Times New Roman" w:hAnsi="Times New Roman"/>
                <w:color w:val="000000"/>
                <w:sz w:val="16"/>
                <w:lang w:eastAsia="en-NZ"/>
              </w:rPr>
            </w:pPr>
          </w:p>
        </w:tc>
        <w:tc>
          <w:tcPr>
            <w:tcW w:w="206" w:type="pct"/>
            <w:noWrap/>
          </w:tcPr>
          <w:p w14:paraId="1EC10B67"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29" w:author="JPapp" w:date="2016-12-13T14:45:00Z"/>
                <w:rFonts w:ascii="Times New Roman" w:hAnsi="Times New Roman"/>
                <w:color w:val="000000"/>
                <w:sz w:val="16"/>
                <w:lang w:eastAsia="en-NZ"/>
              </w:rPr>
            </w:pPr>
          </w:p>
        </w:tc>
        <w:tc>
          <w:tcPr>
            <w:tcW w:w="446" w:type="pct"/>
            <w:noWrap/>
          </w:tcPr>
          <w:p w14:paraId="6EDF2D81"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0" w:author="JPapp" w:date="2016-12-13T14:45:00Z"/>
                <w:rFonts w:ascii="Times New Roman" w:hAnsi="Times New Roman"/>
                <w:color w:val="000000"/>
                <w:sz w:val="16"/>
                <w:lang w:eastAsia="en-NZ"/>
              </w:rPr>
            </w:pPr>
          </w:p>
        </w:tc>
        <w:tc>
          <w:tcPr>
            <w:tcW w:w="308" w:type="pct"/>
            <w:noWrap/>
          </w:tcPr>
          <w:p w14:paraId="02E1ABD2"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1" w:author="JPapp" w:date="2016-12-13T14:45:00Z"/>
                <w:rFonts w:ascii="Times New Roman" w:hAnsi="Times New Roman"/>
                <w:color w:val="000000"/>
                <w:sz w:val="16"/>
                <w:lang w:eastAsia="en-NZ"/>
              </w:rPr>
            </w:pPr>
          </w:p>
        </w:tc>
        <w:tc>
          <w:tcPr>
            <w:tcW w:w="317" w:type="pct"/>
            <w:noWrap/>
          </w:tcPr>
          <w:p w14:paraId="268957CE"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2" w:author="JPapp" w:date="2016-12-13T14:45:00Z"/>
                <w:rFonts w:ascii="Times New Roman" w:hAnsi="Times New Roman"/>
                <w:color w:val="000000"/>
                <w:sz w:val="16"/>
                <w:lang w:eastAsia="en-NZ"/>
              </w:rPr>
            </w:pPr>
          </w:p>
        </w:tc>
        <w:tc>
          <w:tcPr>
            <w:tcW w:w="314" w:type="pct"/>
            <w:noWrap/>
          </w:tcPr>
          <w:p w14:paraId="7DFA3C5F"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3" w:author="JPapp" w:date="2016-12-13T14:45:00Z"/>
                <w:rFonts w:ascii="Times New Roman" w:hAnsi="Times New Roman"/>
                <w:color w:val="000000"/>
                <w:sz w:val="16"/>
                <w:lang w:eastAsia="en-NZ"/>
              </w:rPr>
            </w:pPr>
          </w:p>
        </w:tc>
        <w:tc>
          <w:tcPr>
            <w:tcW w:w="314" w:type="pct"/>
            <w:noWrap/>
          </w:tcPr>
          <w:p w14:paraId="03EB04BF"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4" w:author="JPapp" w:date="2016-12-13T14:45:00Z"/>
                <w:rFonts w:ascii="Times New Roman" w:hAnsi="Times New Roman"/>
                <w:color w:val="000000"/>
                <w:sz w:val="16"/>
                <w:lang w:eastAsia="en-NZ"/>
              </w:rPr>
            </w:pPr>
          </w:p>
        </w:tc>
        <w:tc>
          <w:tcPr>
            <w:tcW w:w="332" w:type="pct"/>
            <w:noWrap/>
          </w:tcPr>
          <w:p w14:paraId="6A21CD27"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5" w:author="JPapp" w:date="2016-12-13T14:45:00Z"/>
                <w:rFonts w:ascii="Times New Roman" w:hAnsi="Times New Roman"/>
                <w:color w:val="000000"/>
                <w:sz w:val="16"/>
                <w:lang w:eastAsia="en-NZ"/>
              </w:rPr>
            </w:pPr>
          </w:p>
        </w:tc>
        <w:tc>
          <w:tcPr>
            <w:tcW w:w="323" w:type="pct"/>
            <w:noWrap/>
          </w:tcPr>
          <w:p w14:paraId="2DC85318"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6" w:author="JPapp" w:date="2016-12-13T14:45:00Z"/>
                <w:rFonts w:ascii="Times New Roman" w:hAnsi="Times New Roman"/>
                <w:color w:val="000000"/>
                <w:sz w:val="16"/>
                <w:lang w:eastAsia="en-NZ"/>
              </w:rPr>
            </w:pPr>
          </w:p>
        </w:tc>
        <w:tc>
          <w:tcPr>
            <w:tcW w:w="332" w:type="pct"/>
            <w:noWrap/>
          </w:tcPr>
          <w:p w14:paraId="79289835"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7" w:author="JPapp" w:date="2016-12-13T14:45:00Z"/>
                <w:rFonts w:ascii="Times New Roman" w:hAnsi="Times New Roman"/>
                <w:color w:val="000000"/>
                <w:sz w:val="16"/>
                <w:lang w:eastAsia="en-NZ"/>
              </w:rPr>
            </w:pPr>
          </w:p>
        </w:tc>
        <w:tc>
          <w:tcPr>
            <w:tcW w:w="317" w:type="pct"/>
            <w:noWrap/>
          </w:tcPr>
          <w:p w14:paraId="256416F3"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8" w:author="JPapp" w:date="2016-12-13T14:45:00Z"/>
                <w:rFonts w:ascii="Times New Roman" w:hAnsi="Times New Roman"/>
                <w:color w:val="000000"/>
                <w:sz w:val="16"/>
                <w:lang w:eastAsia="en-NZ"/>
              </w:rPr>
            </w:pPr>
          </w:p>
        </w:tc>
        <w:tc>
          <w:tcPr>
            <w:tcW w:w="206" w:type="pct"/>
          </w:tcPr>
          <w:p w14:paraId="0BD13F1F" w14:textId="77777777" w:rsidR="007329CF" w:rsidRPr="00C01EBE" w:rsidRDefault="007329CF" w:rsidP="00582CF3">
            <w:pPr>
              <w:cnfStyle w:val="000000000000" w:firstRow="0" w:lastRow="0" w:firstColumn="0" w:lastColumn="0" w:oddVBand="0" w:evenVBand="0" w:oddHBand="0" w:evenHBand="0" w:firstRowFirstColumn="0" w:firstRowLastColumn="0" w:lastRowFirstColumn="0" w:lastRowLastColumn="0"/>
              <w:rPr>
                <w:ins w:id="439" w:author="JPapp" w:date="2016-12-13T14:45:00Z"/>
                <w:rFonts w:ascii="Times New Roman" w:hAnsi="Times New Roman"/>
                <w:color w:val="000000"/>
                <w:sz w:val="16"/>
                <w:lang w:eastAsia="en-NZ"/>
              </w:rPr>
            </w:pPr>
          </w:p>
        </w:tc>
      </w:tr>
    </w:tbl>
    <w:p w14:paraId="14FDBD95" w14:textId="63F16D9D" w:rsidR="00852448" w:rsidRPr="00225CA1" w:rsidRDefault="00852448" w:rsidP="00852448">
      <w:pPr>
        <w:spacing w:after="200" w:line="276" w:lineRule="auto"/>
        <w:rPr>
          <w:lang w:val="en-AU" w:eastAsia="en-US"/>
        </w:rPr>
      </w:pPr>
    </w:p>
    <w:p w14:paraId="655EB95F" w14:textId="4006F96D" w:rsidR="00852448" w:rsidRPr="00225CA1" w:rsidRDefault="00852448" w:rsidP="00852448">
      <w:pPr>
        <w:spacing w:after="200" w:line="276" w:lineRule="auto"/>
        <w:rPr>
          <w:lang w:val="en-AU" w:eastAsia="en-US"/>
        </w:rPr>
      </w:pPr>
    </w:p>
    <w:p w14:paraId="7DFA4CD9" w14:textId="669B98D2" w:rsidR="00852448" w:rsidRPr="00225CA1" w:rsidRDefault="00852448" w:rsidP="00852448">
      <w:pPr>
        <w:spacing w:after="200" w:line="276" w:lineRule="auto"/>
        <w:rPr>
          <w:lang w:val="en-AU" w:eastAsia="en-US"/>
        </w:rPr>
        <w:sectPr w:rsidR="00852448" w:rsidRPr="00225CA1" w:rsidSect="007B514C">
          <w:pgSz w:w="16838" w:h="11906" w:orient="landscape"/>
          <w:pgMar w:top="1440" w:right="1440" w:bottom="1440" w:left="1440" w:header="709" w:footer="709" w:gutter="0"/>
          <w:cols w:space="708"/>
          <w:docGrid w:linePitch="360"/>
        </w:sectPr>
      </w:pPr>
    </w:p>
    <w:p w14:paraId="06630AC9" w14:textId="41A3CE4D" w:rsidR="00852448" w:rsidRPr="00225CA1" w:rsidRDefault="00852448" w:rsidP="00852448">
      <w:pPr>
        <w:keepNext/>
        <w:spacing w:after="200"/>
        <w:rPr>
          <w:i/>
          <w:iCs/>
          <w:color w:val="44546A"/>
          <w:sz w:val="18"/>
          <w:szCs w:val="18"/>
          <w:lang w:val="en-AU" w:eastAsia="en-US"/>
        </w:rPr>
      </w:pPr>
      <w:bookmarkStart w:id="440" w:name="_Ref416422355"/>
      <w:bookmarkStart w:id="441" w:name="_Ref416422330"/>
      <w:bookmarkStart w:id="442" w:name="_Toc455070216"/>
      <w:bookmarkStart w:id="443" w:name="_Toc469405560"/>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4</w:t>
      </w:r>
      <w:r w:rsidRPr="00225CA1">
        <w:rPr>
          <w:i/>
          <w:iCs/>
          <w:color w:val="44546A"/>
          <w:sz w:val="18"/>
          <w:szCs w:val="18"/>
          <w:lang w:val="en-AU" w:eastAsia="en-US"/>
        </w:rPr>
        <w:fldChar w:fldCharType="end"/>
      </w:r>
      <w:bookmarkEnd w:id="440"/>
      <w:r w:rsidRPr="00225CA1">
        <w:rPr>
          <w:i/>
          <w:iCs/>
          <w:color w:val="44546A"/>
          <w:sz w:val="18"/>
          <w:szCs w:val="18"/>
          <w:lang w:val="en-AU" w:eastAsia="en-US"/>
        </w:rPr>
        <w:t>: Data format for Taiwanese longline dataset.</w:t>
      </w:r>
      <w:bookmarkEnd w:id="441"/>
      <w:bookmarkEnd w:id="442"/>
      <w:bookmarkEnd w:id="443"/>
      <w:r w:rsidRPr="00225CA1">
        <w:rPr>
          <w:i/>
          <w:iCs/>
          <w:color w:val="44546A"/>
          <w:sz w:val="18"/>
          <w:szCs w:val="18"/>
          <w:lang w:val="en-AU" w:eastAsia="en-US"/>
        </w:rPr>
        <w:t xml:space="preserve"> </w:t>
      </w:r>
    </w:p>
    <w:tbl>
      <w:tblPr>
        <w:tblW w:w="5000" w:type="pct"/>
        <w:tblLayout w:type="fixed"/>
        <w:tblLook w:val="04A0" w:firstRow="1" w:lastRow="0" w:firstColumn="1" w:lastColumn="0" w:noHBand="0" w:noVBand="1"/>
      </w:tblPr>
      <w:tblGrid>
        <w:gridCol w:w="2689"/>
        <w:gridCol w:w="995"/>
        <w:gridCol w:w="995"/>
        <w:gridCol w:w="663"/>
        <w:gridCol w:w="664"/>
        <w:gridCol w:w="664"/>
        <w:gridCol w:w="2356"/>
      </w:tblGrid>
      <w:tr w:rsidR="00852448" w:rsidRPr="00225CA1" w14:paraId="025CBA59" w14:textId="66402862" w:rsidTr="007B514C">
        <w:tc>
          <w:tcPr>
            <w:tcW w:w="1490" w:type="pct"/>
            <w:hideMark/>
          </w:tcPr>
          <w:p w14:paraId="20A16E81" w14:textId="507B51AD" w:rsidR="00852448" w:rsidRPr="00225CA1" w:rsidRDefault="00852448" w:rsidP="00852448">
            <w:pPr>
              <w:spacing w:before="100" w:beforeAutospacing="1"/>
              <w:jc w:val="center"/>
              <w:rPr>
                <w:color w:val="000000"/>
                <w:sz w:val="18"/>
                <w:szCs w:val="16"/>
                <w:lang w:val="en-AU" w:eastAsia="en-US"/>
              </w:rPr>
            </w:pPr>
            <w:r w:rsidRPr="00225CA1">
              <w:rPr>
                <w:b/>
                <w:bCs/>
                <w:color w:val="000000"/>
                <w:sz w:val="18"/>
                <w:szCs w:val="16"/>
                <w:lang w:val="en-AU" w:eastAsia="en-US"/>
              </w:rPr>
              <w:t>Items</w:t>
            </w:r>
          </w:p>
        </w:tc>
        <w:tc>
          <w:tcPr>
            <w:tcW w:w="551" w:type="pct"/>
            <w:hideMark/>
          </w:tcPr>
          <w:p w14:paraId="6C190827" w14:textId="661263A8" w:rsidR="00852448" w:rsidRPr="00225CA1" w:rsidRDefault="00852448" w:rsidP="00852448">
            <w:pPr>
              <w:spacing w:before="100" w:beforeAutospacing="1"/>
              <w:jc w:val="center"/>
              <w:rPr>
                <w:color w:val="000000"/>
                <w:sz w:val="18"/>
                <w:szCs w:val="16"/>
                <w:lang w:val="en-AU" w:eastAsia="en-US"/>
              </w:rPr>
            </w:pPr>
            <w:r w:rsidRPr="00225CA1">
              <w:rPr>
                <w:b/>
                <w:bCs/>
                <w:color w:val="000000"/>
                <w:sz w:val="18"/>
                <w:szCs w:val="16"/>
                <w:lang w:val="en-AU" w:eastAsia="en-US"/>
              </w:rPr>
              <w:t>Type</w:t>
            </w:r>
          </w:p>
        </w:tc>
        <w:tc>
          <w:tcPr>
            <w:tcW w:w="551" w:type="pct"/>
            <w:hideMark/>
          </w:tcPr>
          <w:p w14:paraId="175AB057" w14:textId="6A861459"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Column</w:t>
            </w:r>
          </w:p>
        </w:tc>
        <w:tc>
          <w:tcPr>
            <w:tcW w:w="367" w:type="pct"/>
            <w:hideMark/>
          </w:tcPr>
          <w:p w14:paraId="0D2BA9F0" w14:textId="34C77EE3"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1979-1994</w:t>
            </w:r>
          </w:p>
        </w:tc>
        <w:tc>
          <w:tcPr>
            <w:tcW w:w="368" w:type="pct"/>
          </w:tcPr>
          <w:p w14:paraId="5F2315BB" w14:textId="645B9B29"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1995-2005</w:t>
            </w:r>
          </w:p>
        </w:tc>
        <w:tc>
          <w:tcPr>
            <w:tcW w:w="368" w:type="pct"/>
          </w:tcPr>
          <w:p w14:paraId="600593F4" w14:textId="295C65CA"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2006-2013</w:t>
            </w:r>
          </w:p>
        </w:tc>
        <w:tc>
          <w:tcPr>
            <w:tcW w:w="1305" w:type="pct"/>
            <w:hideMark/>
          </w:tcPr>
          <w:p w14:paraId="5109DC7E" w14:textId="58B9AD74" w:rsidR="00852448" w:rsidRPr="00225CA1" w:rsidRDefault="00852448" w:rsidP="00852448">
            <w:pPr>
              <w:spacing w:before="100" w:beforeAutospacing="1"/>
              <w:jc w:val="center"/>
              <w:rPr>
                <w:b/>
                <w:bCs/>
                <w:color w:val="000000"/>
                <w:sz w:val="18"/>
                <w:szCs w:val="16"/>
                <w:lang w:val="en-AU" w:eastAsia="en-US"/>
              </w:rPr>
            </w:pPr>
            <w:r w:rsidRPr="00225CA1">
              <w:rPr>
                <w:b/>
                <w:bCs/>
                <w:color w:val="000000"/>
                <w:sz w:val="18"/>
                <w:szCs w:val="16"/>
                <w:lang w:val="en-AU" w:eastAsia="en-US"/>
              </w:rPr>
              <w:t>Remarks</w:t>
            </w:r>
          </w:p>
        </w:tc>
      </w:tr>
      <w:tr w:rsidR="00852448" w:rsidRPr="00225CA1" w14:paraId="7DAC4BE5" w14:textId="67F97CD6" w:rsidTr="007B514C">
        <w:tc>
          <w:tcPr>
            <w:tcW w:w="1490" w:type="pct"/>
            <w:hideMark/>
          </w:tcPr>
          <w:p w14:paraId="3A65A360" w14:textId="465A315C" w:rsidR="00852448" w:rsidRPr="00225CA1" w:rsidRDefault="00852448" w:rsidP="00852448">
            <w:pPr>
              <w:spacing w:before="100" w:beforeAutospacing="1" w:after="100" w:afterAutospacing="1"/>
              <w:rPr>
                <w:color w:val="000000"/>
                <w:sz w:val="18"/>
                <w:szCs w:val="16"/>
                <w:lang w:val="en-AU" w:eastAsia="en-US"/>
              </w:rPr>
            </w:pPr>
            <w:r w:rsidRPr="00225CA1">
              <w:rPr>
                <w:color w:val="000000"/>
                <w:sz w:val="18"/>
                <w:szCs w:val="16"/>
                <w:lang w:val="en-AU" w:eastAsia="en-US"/>
              </w:rPr>
              <w:t>call sign</w:t>
            </w:r>
          </w:p>
        </w:tc>
        <w:tc>
          <w:tcPr>
            <w:tcW w:w="551" w:type="pct"/>
            <w:hideMark/>
          </w:tcPr>
          <w:p w14:paraId="683978CF" w14:textId="4AE7E105" w:rsidR="00852448" w:rsidRPr="00225CA1" w:rsidRDefault="00852448" w:rsidP="00852448">
            <w:pPr>
              <w:spacing w:before="100" w:beforeAutospacing="1" w:after="100" w:after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7FDC935C" w14:textId="3CB05130" w:rsidR="00852448" w:rsidRPr="00225CA1" w:rsidRDefault="00852448" w:rsidP="00852448">
            <w:pPr>
              <w:spacing w:before="100" w:beforeAutospacing="1" w:after="100" w:afterAutospacing="1"/>
              <w:jc w:val="center"/>
              <w:rPr>
                <w:color w:val="000000"/>
                <w:sz w:val="18"/>
                <w:szCs w:val="16"/>
                <w:lang w:val="en-AU" w:eastAsia="en-US"/>
              </w:rPr>
            </w:pPr>
            <w:r w:rsidRPr="00225CA1">
              <w:rPr>
                <w:color w:val="000000"/>
                <w:sz w:val="18"/>
                <w:szCs w:val="16"/>
                <w:lang w:val="en-AU" w:eastAsia="en-US"/>
              </w:rPr>
              <w:t>1-5</w:t>
            </w:r>
          </w:p>
        </w:tc>
        <w:tc>
          <w:tcPr>
            <w:tcW w:w="367" w:type="pct"/>
            <w:hideMark/>
          </w:tcPr>
          <w:p w14:paraId="4C0E1B6B" w14:textId="29866CC3" w:rsidR="00852448" w:rsidRPr="00225CA1" w:rsidRDefault="00852448" w:rsidP="00852448">
            <w:pPr>
              <w:spacing w:after="100" w:afterAutospacing="1" w:line="276" w:lineRule="auto"/>
              <w:jc w:val="center"/>
              <w:rPr>
                <w:color w:val="000000"/>
                <w:sz w:val="18"/>
                <w:lang w:val="en-AU" w:eastAsia="en-US"/>
              </w:rPr>
            </w:pPr>
            <w:r w:rsidRPr="00225CA1">
              <w:rPr>
                <w:color w:val="000000"/>
                <w:sz w:val="18"/>
                <w:szCs w:val="16"/>
                <w:lang w:val="en-AU" w:eastAsia="en-US"/>
              </w:rPr>
              <w:t>YES</w:t>
            </w:r>
          </w:p>
        </w:tc>
        <w:tc>
          <w:tcPr>
            <w:tcW w:w="368" w:type="pct"/>
          </w:tcPr>
          <w:p w14:paraId="543EC065" w14:textId="244B3BEB" w:rsidR="00852448" w:rsidRPr="00225CA1" w:rsidRDefault="00852448" w:rsidP="00852448">
            <w:pPr>
              <w:spacing w:after="100" w:afterAutospacing="1" w:line="276" w:lineRule="auto"/>
              <w:jc w:val="center"/>
              <w:rPr>
                <w:color w:val="000000"/>
                <w:sz w:val="18"/>
                <w:lang w:val="en-AU" w:eastAsia="en-US"/>
              </w:rPr>
            </w:pPr>
            <w:r w:rsidRPr="00225CA1">
              <w:rPr>
                <w:color w:val="000000"/>
                <w:sz w:val="18"/>
                <w:szCs w:val="16"/>
                <w:lang w:val="en-AU" w:eastAsia="en-US"/>
              </w:rPr>
              <w:t>YES</w:t>
            </w:r>
          </w:p>
        </w:tc>
        <w:tc>
          <w:tcPr>
            <w:tcW w:w="368" w:type="pct"/>
          </w:tcPr>
          <w:p w14:paraId="0667CB72" w14:textId="2BD13361" w:rsidR="00852448" w:rsidRPr="00225CA1" w:rsidRDefault="00852448" w:rsidP="00852448">
            <w:pPr>
              <w:spacing w:after="100" w:afterAutospacing="1" w:line="276" w:lineRule="auto"/>
              <w:jc w:val="center"/>
              <w:rPr>
                <w:color w:val="000000"/>
                <w:sz w:val="18"/>
                <w:lang w:val="en-AU" w:eastAsia="en-US"/>
              </w:rPr>
            </w:pPr>
            <w:r w:rsidRPr="00225CA1">
              <w:rPr>
                <w:color w:val="000000"/>
                <w:sz w:val="18"/>
                <w:szCs w:val="16"/>
                <w:lang w:val="en-AU" w:eastAsia="en-US"/>
              </w:rPr>
              <w:t>YES</w:t>
            </w:r>
          </w:p>
        </w:tc>
        <w:tc>
          <w:tcPr>
            <w:tcW w:w="1305" w:type="pct"/>
            <w:hideMark/>
          </w:tcPr>
          <w:p w14:paraId="56F48557" w14:textId="13ACD1CE" w:rsidR="00852448" w:rsidRPr="00225CA1" w:rsidRDefault="00852448" w:rsidP="00852448">
            <w:pPr>
              <w:spacing w:after="100" w:afterAutospacing="1"/>
              <w:rPr>
                <w:color w:val="000000"/>
                <w:sz w:val="18"/>
                <w:szCs w:val="16"/>
                <w:lang w:val="en-AU" w:eastAsia="en-US"/>
              </w:rPr>
            </w:pPr>
            <w:r w:rsidRPr="00225CA1">
              <w:rPr>
                <w:color w:val="000000"/>
                <w:sz w:val="18"/>
                <w:szCs w:val="16"/>
                <w:lang w:val="en-AU" w:eastAsia="en-US"/>
              </w:rPr>
              <w:t>See below re first digit</w:t>
            </w:r>
          </w:p>
        </w:tc>
      </w:tr>
      <w:tr w:rsidR="00852448" w:rsidRPr="00225CA1" w14:paraId="18A26FA6" w14:textId="5E793D78" w:rsidTr="007B514C">
        <w:tc>
          <w:tcPr>
            <w:tcW w:w="1490" w:type="pct"/>
            <w:hideMark/>
          </w:tcPr>
          <w:p w14:paraId="55E8829B" w14:textId="6937160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year</w:t>
            </w:r>
          </w:p>
        </w:tc>
        <w:tc>
          <w:tcPr>
            <w:tcW w:w="551" w:type="pct"/>
            <w:hideMark/>
          </w:tcPr>
          <w:p w14:paraId="53E75C3C" w14:textId="0153EC4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DCA4129" w14:textId="0B9CE17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6-9</w:t>
            </w:r>
          </w:p>
        </w:tc>
        <w:tc>
          <w:tcPr>
            <w:tcW w:w="367" w:type="pct"/>
            <w:hideMark/>
          </w:tcPr>
          <w:p w14:paraId="0332BA29" w14:textId="1C82AB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C1C5889" w14:textId="5C06FDA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67D6EF6" w14:textId="133DEE1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516D97D" w14:textId="49E482C3" w:rsidR="00852448" w:rsidRPr="00225CA1" w:rsidRDefault="00852448" w:rsidP="00852448">
            <w:pPr>
              <w:spacing w:before="100" w:beforeAutospacing="1"/>
              <w:jc w:val="right"/>
              <w:rPr>
                <w:color w:val="000000"/>
                <w:sz w:val="18"/>
                <w:szCs w:val="16"/>
                <w:lang w:val="en-AU" w:eastAsia="en-US"/>
              </w:rPr>
            </w:pPr>
          </w:p>
        </w:tc>
      </w:tr>
      <w:tr w:rsidR="00852448" w:rsidRPr="00225CA1" w14:paraId="0036381F" w14:textId="19DA94E6" w:rsidTr="007B514C">
        <w:tc>
          <w:tcPr>
            <w:tcW w:w="1490" w:type="pct"/>
            <w:hideMark/>
          </w:tcPr>
          <w:p w14:paraId="2AA1E19D" w14:textId="6C37FB2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month</w:t>
            </w:r>
          </w:p>
        </w:tc>
        <w:tc>
          <w:tcPr>
            <w:tcW w:w="551" w:type="pct"/>
            <w:hideMark/>
          </w:tcPr>
          <w:p w14:paraId="1F590141" w14:textId="3AAA3FB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3491DD73" w14:textId="305A11D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10-11</w:t>
            </w:r>
          </w:p>
        </w:tc>
        <w:tc>
          <w:tcPr>
            <w:tcW w:w="367" w:type="pct"/>
            <w:hideMark/>
          </w:tcPr>
          <w:p w14:paraId="5AE95F84" w14:textId="0A6B22D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6022385" w14:textId="4B24AC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B19739D" w14:textId="58EA85E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A75471E" w14:textId="381F0A4A" w:rsidR="00852448" w:rsidRPr="00225CA1" w:rsidRDefault="00852448" w:rsidP="00852448">
            <w:pPr>
              <w:spacing w:before="100" w:beforeAutospacing="1"/>
              <w:jc w:val="right"/>
              <w:rPr>
                <w:color w:val="000000"/>
                <w:sz w:val="18"/>
                <w:szCs w:val="16"/>
                <w:lang w:val="en-AU" w:eastAsia="en-US"/>
              </w:rPr>
            </w:pPr>
          </w:p>
        </w:tc>
      </w:tr>
      <w:tr w:rsidR="00852448" w:rsidRPr="00225CA1" w14:paraId="0F0A91A1" w14:textId="366A94CD" w:rsidTr="007B514C">
        <w:tc>
          <w:tcPr>
            <w:tcW w:w="1490" w:type="pct"/>
            <w:hideMark/>
          </w:tcPr>
          <w:p w14:paraId="3B13B83B" w14:textId="718EF12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day</w:t>
            </w:r>
          </w:p>
        </w:tc>
        <w:tc>
          <w:tcPr>
            <w:tcW w:w="551" w:type="pct"/>
            <w:hideMark/>
          </w:tcPr>
          <w:p w14:paraId="7E8F8766" w14:textId="13C553F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34A45B8" w14:textId="1432B71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12-13</w:t>
            </w:r>
          </w:p>
        </w:tc>
        <w:tc>
          <w:tcPr>
            <w:tcW w:w="367" w:type="pct"/>
            <w:hideMark/>
          </w:tcPr>
          <w:p w14:paraId="336192D0" w14:textId="78A6EC6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14A0FC7" w14:textId="36C93A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14C1371" w14:textId="60D870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E92C132" w14:textId="6A6EC438" w:rsidR="00852448" w:rsidRPr="00225CA1" w:rsidRDefault="00852448" w:rsidP="00852448">
            <w:pPr>
              <w:spacing w:before="100" w:beforeAutospacing="1"/>
              <w:jc w:val="right"/>
              <w:rPr>
                <w:color w:val="000000"/>
                <w:sz w:val="18"/>
                <w:szCs w:val="16"/>
                <w:lang w:val="en-AU" w:eastAsia="en-US"/>
              </w:rPr>
            </w:pPr>
          </w:p>
        </w:tc>
      </w:tr>
      <w:tr w:rsidR="00852448" w:rsidRPr="00225CA1" w14:paraId="285EC5C0" w14:textId="5251F294" w:rsidTr="007B514C">
        <w:tc>
          <w:tcPr>
            <w:tcW w:w="1490" w:type="pct"/>
          </w:tcPr>
          <w:p w14:paraId="238187B6" w14:textId="31DB4B0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operational area</w:t>
            </w:r>
          </w:p>
        </w:tc>
        <w:tc>
          <w:tcPr>
            <w:tcW w:w="551" w:type="pct"/>
          </w:tcPr>
          <w:p w14:paraId="3B4009C3" w14:textId="44D9004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22C363F8" w14:textId="53EBEC3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14-17</w:t>
            </w:r>
          </w:p>
        </w:tc>
        <w:tc>
          <w:tcPr>
            <w:tcW w:w="367" w:type="pct"/>
          </w:tcPr>
          <w:p w14:paraId="3CDEEAAD" w14:textId="1CD11C8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EDDB08F" w14:textId="1D40ED4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CB4341" w14:textId="5EDC263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5DFDE44" w14:textId="3EB21EB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Reference to map</w:t>
            </w:r>
          </w:p>
        </w:tc>
      </w:tr>
      <w:tr w:rsidR="00852448" w:rsidRPr="00225CA1" w14:paraId="70B17679" w14:textId="0931848C" w:rsidTr="007B514C">
        <w:tc>
          <w:tcPr>
            <w:tcW w:w="1490" w:type="pct"/>
            <w:hideMark/>
          </w:tcPr>
          <w:p w14:paraId="56D511B8" w14:textId="5C415DF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no. of hooks between floats</w:t>
            </w:r>
          </w:p>
        </w:tc>
        <w:tc>
          <w:tcPr>
            <w:tcW w:w="551" w:type="pct"/>
            <w:hideMark/>
          </w:tcPr>
          <w:p w14:paraId="471597CF" w14:textId="52BE21B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26DC37B" w14:textId="6320860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18-20</w:t>
            </w:r>
          </w:p>
        </w:tc>
        <w:tc>
          <w:tcPr>
            <w:tcW w:w="367" w:type="pct"/>
            <w:hideMark/>
          </w:tcPr>
          <w:p w14:paraId="67F11302" w14:textId="71C1BF5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26731EF3" w14:textId="30D714F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772759" w14:textId="464B70B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B2D375B" w14:textId="5730E0EB" w:rsidR="00852448" w:rsidRPr="00225CA1" w:rsidRDefault="00852448" w:rsidP="00852448">
            <w:pPr>
              <w:spacing w:before="100" w:beforeAutospacing="1"/>
              <w:jc w:val="right"/>
              <w:rPr>
                <w:color w:val="000000"/>
                <w:sz w:val="18"/>
                <w:szCs w:val="16"/>
                <w:lang w:val="en-AU" w:eastAsia="en-US"/>
              </w:rPr>
            </w:pPr>
          </w:p>
        </w:tc>
      </w:tr>
      <w:tr w:rsidR="00852448" w:rsidRPr="00225CA1" w14:paraId="3FF6EE12" w14:textId="610E1F39" w:rsidTr="007B514C">
        <w:tc>
          <w:tcPr>
            <w:tcW w:w="1490" w:type="pct"/>
            <w:hideMark/>
          </w:tcPr>
          <w:p w14:paraId="631AE6AF" w14:textId="4BB694E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total no. of hooks per set</w:t>
            </w:r>
          </w:p>
        </w:tc>
        <w:tc>
          <w:tcPr>
            <w:tcW w:w="551" w:type="pct"/>
            <w:hideMark/>
          </w:tcPr>
          <w:p w14:paraId="1A10A29D" w14:textId="367C061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B3B2F1D" w14:textId="4F0175F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21-25</w:t>
            </w:r>
          </w:p>
        </w:tc>
        <w:tc>
          <w:tcPr>
            <w:tcW w:w="367" w:type="pct"/>
            <w:hideMark/>
          </w:tcPr>
          <w:p w14:paraId="788B2959" w14:textId="061782F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DBE35EB" w14:textId="4F08D9D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5273224" w14:textId="219A9E5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BBB6AA4" w14:textId="43BA66FF" w:rsidR="00852448" w:rsidRPr="00225CA1" w:rsidRDefault="00852448" w:rsidP="00852448">
            <w:pPr>
              <w:spacing w:before="100" w:beforeAutospacing="1"/>
              <w:jc w:val="right"/>
              <w:rPr>
                <w:color w:val="000000"/>
                <w:sz w:val="18"/>
                <w:szCs w:val="16"/>
                <w:lang w:val="en-AU" w:eastAsia="en-US"/>
              </w:rPr>
            </w:pPr>
          </w:p>
        </w:tc>
      </w:tr>
      <w:tr w:rsidR="00852448" w:rsidRPr="00225CA1" w14:paraId="456AB943" w14:textId="7C141C1B" w:rsidTr="007B514C">
        <w:tc>
          <w:tcPr>
            <w:tcW w:w="1490" w:type="pct"/>
            <w:hideMark/>
          </w:tcPr>
          <w:p w14:paraId="7F17EFDE" w14:textId="75D0BEB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albacore catch in number</w:t>
            </w:r>
          </w:p>
        </w:tc>
        <w:tc>
          <w:tcPr>
            <w:tcW w:w="551" w:type="pct"/>
            <w:hideMark/>
          </w:tcPr>
          <w:p w14:paraId="545A14DA" w14:textId="6430AF9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EDEDD1E" w14:textId="3ACC46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26-29</w:t>
            </w:r>
          </w:p>
        </w:tc>
        <w:tc>
          <w:tcPr>
            <w:tcW w:w="367" w:type="pct"/>
            <w:hideMark/>
          </w:tcPr>
          <w:p w14:paraId="66D58D48" w14:textId="49A98FD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99E4A4" w14:textId="0900CA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FE5271F" w14:textId="7E74F3E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51A84EF" w14:textId="67BDEC03" w:rsidR="00852448" w:rsidRPr="00225CA1" w:rsidRDefault="00852448" w:rsidP="00852448">
            <w:pPr>
              <w:spacing w:before="100" w:beforeAutospacing="1"/>
              <w:jc w:val="right"/>
              <w:rPr>
                <w:color w:val="000000"/>
                <w:sz w:val="18"/>
                <w:szCs w:val="16"/>
                <w:lang w:val="en-AU" w:eastAsia="en-US"/>
              </w:rPr>
            </w:pPr>
          </w:p>
        </w:tc>
      </w:tr>
      <w:tr w:rsidR="00852448" w:rsidRPr="00225CA1" w14:paraId="022B1176" w14:textId="2B4376B9" w:rsidTr="007B514C">
        <w:tc>
          <w:tcPr>
            <w:tcW w:w="1490" w:type="pct"/>
            <w:hideMark/>
          </w:tcPr>
          <w:p w14:paraId="2A522385" w14:textId="2A87430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bigeye catch in number</w:t>
            </w:r>
          </w:p>
        </w:tc>
        <w:tc>
          <w:tcPr>
            <w:tcW w:w="551" w:type="pct"/>
            <w:hideMark/>
          </w:tcPr>
          <w:p w14:paraId="2C29798A" w14:textId="222329C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E285CE7" w14:textId="3A058C28" w:rsidR="00852448" w:rsidRPr="00225CA1" w:rsidRDefault="00852448" w:rsidP="00852448">
            <w:pPr>
              <w:spacing w:before="100" w:beforeAutospacing="1"/>
              <w:rPr>
                <w:color w:val="000000"/>
                <w:sz w:val="18"/>
                <w:szCs w:val="16"/>
                <w:lang w:val="en-AU" w:eastAsia="en-US"/>
              </w:rPr>
            </w:pPr>
            <w:del w:id="444" w:author="JPapp" w:date="2016-12-13T14:45:00Z">
              <w:r w:rsidRPr="00225CA1">
                <w:rPr>
                  <w:color w:val="000000"/>
                  <w:sz w:val="18"/>
                  <w:szCs w:val="16"/>
                  <w:lang w:val="en-AU" w:eastAsia="en-US"/>
                </w:rPr>
                <w:delText xml:space="preserve"> </w:delText>
              </w:r>
            </w:del>
            <w:r w:rsidRPr="00225CA1">
              <w:rPr>
                <w:color w:val="000000"/>
                <w:sz w:val="18"/>
                <w:szCs w:val="16"/>
                <w:lang w:val="en-AU" w:eastAsia="en-US"/>
              </w:rPr>
              <w:t>30-33</w:t>
            </w:r>
          </w:p>
        </w:tc>
        <w:tc>
          <w:tcPr>
            <w:tcW w:w="367" w:type="pct"/>
            <w:hideMark/>
          </w:tcPr>
          <w:p w14:paraId="7D80E57A" w14:textId="01DEB97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4F0782C" w14:textId="587DE96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83F1DC2" w14:textId="716F6F0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86552ED" w14:textId="5B035E3F" w:rsidR="00852448" w:rsidRPr="00225CA1" w:rsidRDefault="00852448" w:rsidP="00852448">
            <w:pPr>
              <w:spacing w:before="100" w:beforeAutospacing="1"/>
              <w:jc w:val="right"/>
              <w:rPr>
                <w:color w:val="000000"/>
                <w:sz w:val="18"/>
                <w:szCs w:val="16"/>
                <w:lang w:val="en-AU" w:eastAsia="en-US"/>
              </w:rPr>
            </w:pPr>
          </w:p>
        </w:tc>
      </w:tr>
      <w:tr w:rsidR="00852448" w:rsidRPr="00225CA1" w14:paraId="5B5CBD2E" w14:textId="5E43693A" w:rsidTr="007B514C">
        <w:trPr>
          <w:trHeight w:val="50"/>
        </w:trPr>
        <w:tc>
          <w:tcPr>
            <w:tcW w:w="1490" w:type="pct"/>
            <w:hideMark/>
          </w:tcPr>
          <w:p w14:paraId="49499AA8" w14:textId="562E56E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yellowfin catch in number</w:t>
            </w:r>
          </w:p>
        </w:tc>
        <w:tc>
          <w:tcPr>
            <w:tcW w:w="551" w:type="pct"/>
            <w:hideMark/>
          </w:tcPr>
          <w:p w14:paraId="27BF011E" w14:textId="4AC8782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59A9D75" w14:textId="07B6CF7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34-37</w:t>
            </w:r>
          </w:p>
        </w:tc>
        <w:tc>
          <w:tcPr>
            <w:tcW w:w="367" w:type="pct"/>
            <w:hideMark/>
          </w:tcPr>
          <w:p w14:paraId="77978F3B" w14:textId="0B417A1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C5EC2B2" w14:textId="69F4D1B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A5FEEAC" w14:textId="701E36C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D540551" w14:textId="5227DC83" w:rsidR="00852448" w:rsidRPr="00225CA1" w:rsidRDefault="00852448" w:rsidP="00852448">
            <w:pPr>
              <w:spacing w:before="100" w:beforeAutospacing="1"/>
              <w:jc w:val="right"/>
              <w:rPr>
                <w:color w:val="000000"/>
                <w:sz w:val="18"/>
                <w:szCs w:val="16"/>
                <w:lang w:val="en-AU" w:eastAsia="en-US"/>
              </w:rPr>
            </w:pPr>
          </w:p>
        </w:tc>
      </w:tr>
      <w:tr w:rsidR="00852448" w:rsidRPr="00225CA1" w14:paraId="4CE60711" w14:textId="194650CD" w:rsidTr="007B514C">
        <w:trPr>
          <w:trHeight w:val="50"/>
        </w:trPr>
        <w:tc>
          <w:tcPr>
            <w:tcW w:w="1490" w:type="pct"/>
          </w:tcPr>
          <w:p w14:paraId="0FD275DD" w14:textId="43C8E59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bluefin catch in number</w:t>
            </w:r>
          </w:p>
        </w:tc>
        <w:tc>
          <w:tcPr>
            <w:tcW w:w="551" w:type="pct"/>
          </w:tcPr>
          <w:p w14:paraId="18006532" w14:textId="0D1DB59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6236F4B2" w14:textId="47CD325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38-41</w:t>
            </w:r>
          </w:p>
        </w:tc>
        <w:tc>
          <w:tcPr>
            <w:tcW w:w="367" w:type="pct"/>
          </w:tcPr>
          <w:p w14:paraId="71564014" w14:textId="2611C39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4E5434B" w14:textId="128985B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A5349D2" w14:textId="40DAD19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2843D242" w14:textId="25A72BC1" w:rsidR="00852448" w:rsidRPr="00225CA1" w:rsidRDefault="00852448" w:rsidP="00852448">
            <w:pPr>
              <w:spacing w:before="100" w:beforeAutospacing="1"/>
              <w:jc w:val="right"/>
              <w:rPr>
                <w:color w:val="000000"/>
                <w:sz w:val="18"/>
                <w:szCs w:val="16"/>
                <w:lang w:val="en-AU" w:eastAsia="en-US"/>
              </w:rPr>
            </w:pPr>
          </w:p>
        </w:tc>
      </w:tr>
      <w:tr w:rsidR="00852448" w:rsidRPr="00225CA1" w14:paraId="74560CE2" w14:textId="62EE9869" w:rsidTr="007B514C">
        <w:trPr>
          <w:trHeight w:val="50"/>
        </w:trPr>
        <w:tc>
          <w:tcPr>
            <w:tcW w:w="1490" w:type="pct"/>
          </w:tcPr>
          <w:p w14:paraId="2FA9EFE4" w14:textId="3996791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southern bluefin catch in number</w:t>
            </w:r>
          </w:p>
        </w:tc>
        <w:tc>
          <w:tcPr>
            <w:tcW w:w="551" w:type="pct"/>
          </w:tcPr>
          <w:p w14:paraId="2564DA11" w14:textId="5CB0AF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290E88A8" w14:textId="01578DD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42-45</w:t>
            </w:r>
          </w:p>
        </w:tc>
        <w:tc>
          <w:tcPr>
            <w:tcW w:w="367" w:type="pct"/>
          </w:tcPr>
          <w:p w14:paraId="2D9D5DA3" w14:textId="16E897A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91E106F" w14:textId="740E4D1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691A1C" w14:textId="63AF460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81B8F52" w14:textId="561E494B" w:rsidR="00852448" w:rsidRPr="00225CA1" w:rsidRDefault="00852448" w:rsidP="00852448">
            <w:pPr>
              <w:spacing w:before="100" w:beforeAutospacing="1"/>
              <w:jc w:val="right"/>
              <w:rPr>
                <w:color w:val="000000"/>
                <w:sz w:val="18"/>
                <w:szCs w:val="16"/>
                <w:lang w:val="en-AU" w:eastAsia="en-US"/>
              </w:rPr>
            </w:pPr>
          </w:p>
        </w:tc>
      </w:tr>
      <w:tr w:rsidR="00852448" w:rsidRPr="00225CA1" w14:paraId="391325F6" w14:textId="444C67EC" w:rsidTr="007B514C">
        <w:tc>
          <w:tcPr>
            <w:tcW w:w="1490" w:type="pct"/>
            <w:hideMark/>
          </w:tcPr>
          <w:p w14:paraId="243940F9" w14:textId="7659EFFF"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tuna catch in number</w:t>
            </w:r>
          </w:p>
        </w:tc>
        <w:tc>
          <w:tcPr>
            <w:tcW w:w="551" w:type="pct"/>
            <w:hideMark/>
          </w:tcPr>
          <w:p w14:paraId="437E687F" w14:textId="7359138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37BBA62" w14:textId="3B4E1E1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46-49</w:t>
            </w:r>
          </w:p>
        </w:tc>
        <w:tc>
          <w:tcPr>
            <w:tcW w:w="367" w:type="pct"/>
            <w:hideMark/>
          </w:tcPr>
          <w:p w14:paraId="1CAA312C" w14:textId="3EE55DA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82D2A38" w14:textId="0046AED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7B979E4" w14:textId="32ADC8B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185E79B" w14:textId="4FF9FC2F" w:rsidR="00852448" w:rsidRPr="00225CA1" w:rsidRDefault="00852448" w:rsidP="00852448">
            <w:pPr>
              <w:spacing w:before="100" w:beforeAutospacing="1"/>
              <w:jc w:val="right"/>
              <w:rPr>
                <w:color w:val="000000"/>
                <w:sz w:val="18"/>
                <w:szCs w:val="16"/>
                <w:lang w:val="en-AU" w:eastAsia="en-US"/>
              </w:rPr>
            </w:pPr>
          </w:p>
        </w:tc>
      </w:tr>
      <w:tr w:rsidR="00852448" w:rsidRPr="00225CA1" w14:paraId="461C93ED" w14:textId="0D345FB9" w:rsidTr="007B514C">
        <w:tc>
          <w:tcPr>
            <w:tcW w:w="1490" w:type="pct"/>
            <w:hideMark/>
          </w:tcPr>
          <w:p w14:paraId="2EA42390" w14:textId="423BA23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swordfish catch in number</w:t>
            </w:r>
          </w:p>
        </w:tc>
        <w:tc>
          <w:tcPr>
            <w:tcW w:w="551" w:type="pct"/>
            <w:hideMark/>
          </w:tcPr>
          <w:p w14:paraId="69F512F1" w14:textId="04CA53B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9E49A43" w14:textId="60FAA7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50-53</w:t>
            </w:r>
          </w:p>
        </w:tc>
        <w:tc>
          <w:tcPr>
            <w:tcW w:w="367" w:type="pct"/>
            <w:hideMark/>
          </w:tcPr>
          <w:p w14:paraId="51FF0010" w14:textId="0B05AF7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EB24C3D" w14:textId="7428F8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923A59D" w14:textId="62E01C8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7954FA0" w14:textId="4AB497E7" w:rsidR="00852448" w:rsidRPr="00225CA1" w:rsidRDefault="00852448" w:rsidP="00852448">
            <w:pPr>
              <w:spacing w:before="100" w:beforeAutospacing="1"/>
              <w:jc w:val="right"/>
              <w:rPr>
                <w:color w:val="000000"/>
                <w:sz w:val="18"/>
                <w:szCs w:val="16"/>
                <w:lang w:val="en-AU" w:eastAsia="en-US"/>
              </w:rPr>
            </w:pPr>
          </w:p>
        </w:tc>
      </w:tr>
      <w:tr w:rsidR="00852448" w:rsidRPr="00225CA1" w14:paraId="6A233028" w14:textId="0417F49A" w:rsidTr="007B514C">
        <w:tc>
          <w:tcPr>
            <w:tcW w:w="1490" w:type="pct"/>
            <w:hideMark/>
          </w:tcPr>
          <w:p w14:paraId="5163CD07" w14:textId="2D48F7C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white marlin</w:t>
            </w:r>
            <w:del w:id="445" w:author="JPapp" w:date="2016-12-13T14:45:00Z">
              <w:r w:rsidRPr="00225CA1">
                <w:rPr>
                  <w:color w:val="000000"/>
                  <w:sz w:val="18"/>
                  <w:szCs w:val="16"/>
                  <w:lang w:val="en-AU" w:eastAsia="en-US"/>
                </w:rPr>
                <w:delText>e</w:delText>
              </w:r>
            </w:del>
            <w:r w:rsidRPr="00225CA1">
              <w:rPr>
                <w:color w:val="000000"/>
                <w:sz w:val="18"/>
                <w:szCs w:val="16"/>
                <w:lang w:val="en-AU" w:eastAsia="en-US"/>
              </w:rPr>
              <w:t xml:space="preserve"> catch in number</w:t>
            </w:r>
          </w:p>
        </w:tc>
        <w:tc>
          <w:tcPr>
            <w:tcW w:w="551" w:type="pct"/>
            <w:hideMark/>
          </w:tcPr>
          <w:p w14:paraId="7CBD6EE4" w14:textId="6356504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A540982" w14:textId="01529C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54-57</w:t>
            </w:r>
          </w:p>
        </w:tc>
        <w:tc>
          <w:tcPr>
            <w:tcW w:w="367" w:type="pct"/>
            <w:hideMark/>
          </w:tcPr>
          <w:p w14:paraId="54FD6A43" w14:textId="594977E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8E2625C" w14:textId="728A416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FE42AFB" w14:textId="3CFCA36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2F51A492" w14:textId="43147D4E" w:rsidR="00852448" w:rsidRPr="00225CA1" w:rsidRDefault="00852448" w:rsidP="00852448">
            <w:pPr>
              <w:spacing w:before="100" w:beforeAutospacing="1"/>
              <w:jc w:val="right"/>
              <w:rPr>
                <w:color w:val="000000"/>
                <w:sz w:val="18"/>
                <w:szCs w:val="16"/>
                <w:lang w:val="en-AU" w:eastAsia="en-US"/>
              </w:rPr>
            </w:pPr>
          </w:p>
        </w:tc>
      </w:tr>
      <w:tr w:rsidR="00852448" w:rsidRPr="00225CA1" w14:paraId="1F3E2ED2" w14:textId="02D2B9E3" w:rsidTr="007B514C">
        <w:trPr>
          <w:trHeight w:val="50"/>
        </w:trPr>
        <w:tc>
          <w:tcPr>
            <w:tcW w:w="1490" w:type="pct"/>
            <w:hideMark/>
          </w:tcPr>
          <w:p w14:paraId="62FB546F" w14:textId="260F749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 marlin</w:t>
            </w:r>
            <w:del w:id="446" w:author="JPapp" w:date="2016-12-13T14:45:00Z">
              <w:r w:rsidRPr="00225CA1">
                <w:rPr>
                  <w:color w:val="000000"/>
                  <w:sz w:val="18"/>
                  <w:szCs w:val="16"/>
                  <w:lang w:val="en-AU" w:eastAsia="en-US"/>
                </w:rPr>
                <w:delText>e</w:delText>
              </w:r>
            </w:del>
            <w:r w:rsidRPr="00225CA1">
              <w:rPr>
                <w:color w:val="000000"/>
                <w:sz w:val="18"/>
                <w:szCs w:val="16"/>
                <w:lang w:val="en-AU" w:eastAsia="en-US"/>
              </w:rPr>
              <w:t xml:space="preserve"> catch in number</w:t>
            </w:r>
          </w:p>
        </w:tc>
        <w:tc>
          <w:tcPr>
            <w:tcW w:w="551" w:type="pct"/>
            <w:hideMark/>
          </w:tcPr>
          <w:p w14:paraId="5EE3015C" w14:textId="39F7902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5B81ADC" w14:textId="6961175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58-61</w:t>
            </w:r>
          </w:p>
        </w:tc>
        <w:tc>
          <w:tcPr>
            <w:tcW w:w="367" w:type="pct"/>
            <w:hideMark/>
          </w:tcPr>
          <w:p w14:paraId="42EB4E1A" w14:textId="4CC8ED7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8200FAA" w14:textId="534A18E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05CCE4" w14:textId="5CA99A9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6922264" w14:textId="719BD8A2" w:rsidR="00852448" w:rsidRPr="00225CA1" w:rsidRDefault="00852448" w:rsidP="00852448">
            <w:pPr>
              <w:spacing w:before="100" w:beforeAutospacing="1"/>
              <w:jc w:val="right"/>
              <w:rPr>
                <w:color w:val="000000"/>
                <w:sz w:val="18"/>
                <w:szCs w:val="16"/>
                <w:lang w:val="en-AU" w:eastAsia="en-US"/>
              </w:rPr>
            </w:pPr>
          </w:p>
        </w:tc>
      </w:tr>
      <w:tr w:rsidR="00852448" w:rsidRPr="00225CA1" w14:paraId="4A362F1B" w14:textId="653F0874" w:rsidTr="007B514C">
        <w:trPr>
          <w:trHeight w:val="50"/>
        </w:trPr>
        <w:tc>
          <w:tcPr>
            <w:tcW w:w="1490" w:type="pct"/>
          </w:tcPr>
          <w:p w14:paraId="2F96F59F" w14:textId="6931F6A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black marlin</w:t>
            </w:r>
            <w:del w:id="447" w:author="JPapp" w:date="2016-12-13T14:45:00Z">
              <w:r w:rsidRPr="00225CA1">
                <w:rPr>
                  <w:color w:val="000000"/>
                  <w:sz w:val="18"/>
                  <w:szCs w:val="16"/>
                  <w:lang w:val="en-AU" w:eastAsia="en-US"/>
                </w:rPr>
                <w:delText>e</w:delText>
              </w:r>
            </w:del>
            <w:r w:rsidRPr="00225CA1">
              <w:rPr>
                <w:color w:val="000000"/>
                <w:sz w:val="18"/>
                <w:szCs w:val="16"/>
                <w:lang w:val="en-AU" w:eastAsia="en-US"/>
              </w:rPr>
              <w:t xml:space="preserve"> catch in number</w:t>
            </w:r>
          </w:p>
        </w:tc>
        <w:tc>
          <w:tcPr>
            <w:tcW w:w="551" w:type="pct"/>
          </w:tcPr>
          <w:p w14:paraId="4D59AB9A" w14:textId="3CD15A6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41920CB" w14:textId="46865FE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62-65</w:t>
            </w:r>
          </w:p>
        </w:tc>
        <w:tc>
          <w:tcPr>
            <w:tcW w:w="367" w:type="pct"/>
          </w:tcPr>
          <w:p w14:paraId="530BCA29" w14:textId="2C1956F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6576C80" w14:textId="632A10D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EA29AA" w14:textId="5FD5743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C4D3D51" w14:textId="1AD7D625" w:rsidR="00852448" w:rsidRPr="00225CA1" w:rsidRDefault="00852448" w:rsidP="00852448">
            <w:pPr>
              <w:spacing w:before="100" w:beforeAutospacing="1"/>
              <w:jc w:val="right"/>
              <w:rPr>
                <w:color w:val="000000"/>
                <w:sz w:val="18"/>
                <w:szCs w:val="16"/>
                <w:lang w:val="en-AU" w:eastAsia="en-US"/>
              </w:rPr>
            </w:pPr>
          </w:p>
        </w:tc>
      </w:tr>
      <w:tr w:rsidR="00852448" w:rsidRPr="00225CA1" w14:paraId="0EDB0135" w14:textId="4DEFA95C" w:rsidTr="007B514C">
        <w:trPr>
          <w:trHeight w:val="50"/>
        </w:trPr>
        <w:tc>
          <w:tcPr>
            <w:tcW w:w="1490" w:type="pct"/>
          </w:tcPr>
          <w:p w14:paraId="1BBA011E" w14:textId="3E344121"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billfish catch in number</w:t>
            </w:r>
          </w:p>
        </w:tc>
        <w:tc>
          <w:tcPr>
            <w:tcW w:w="551" w:type="pct"/>
          </w:tcPr>
          <w:p w14:paraId="49C99B5D" w14:textId="75B3538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565A12DB" w14:textId="7B99036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66-69</w:t>
            </w:r>
          </w:p>
        </w:tc>
        <w:tc>
          <w:tcPr>
            <w:tcW w:w="367" w:type="pct"/>
          </w:tcPr>
          <w:p w14:paraId="58922DC1" w14:textId="3824E66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AF228EA" w14:textId="7AA6EE3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718971D" w14:textId="710E22D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56A01FC" w14:textId="465BE1BB" w:rsidR="00852448" w:rsidRPr="00225CA1" w:rsidRDefault="00852448" w:rsidP="00852448">
            <w:pPr>
              <w:spacing w:before="100" w:beforeAutospacing="1"/>
              <w:jc w:val="right"/>
              <w:rPr>
                <w:color w:val="000000"/>
                <w:sz w:val="18"/>
                <w:szCs w:val="16"/>
                <w:lang w:val="en-AU" w:eastAsia="en-US"/>
              </w:rPr>
            </w:pPr>
          </w:p>
        </w:tc>
      </w:tr>
      <w:tr w:rsidR="00852448" w:rsidRPr="00225CA1" w14:paraId="2E58C83A" w14:textId="5E367DF6" w:rsidTr="007B514C">
        <w:tc>
          <w:tcPr>
            <w:tcW w:w="1490" w:type="pct"/>
            <w:hideMark/>
          </w:tcPr>
          <w:p w14:paraId="02CA0DDF" w14:textId="7E4113DF"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skipjack catch in number</w:t>
            </w:r>
          </w:p>
        </w:tc>
        <w:tc>
          <w:tcPr>
            <w:tcW w:w="551" w:type="pct"/>
            <w:hideMark/>
          </w:tcPr>
          <w:p w14:paraId="1C82DFA8" w14:textId="21A44FF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63CAF9FC" w14:textId="379C9D9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70-73</w:t>
            </w:r>
          </w:p>
        </w:tc>
        <w:tc>
          <w:tcPr>
            <w:tcW w:w="367" w:type="pct"/>
            <w:hideMark/>
          </w:tcPr>
          <w:p w14:paraId="7CE5341A" w14:textId="0E572C3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00CB772" w14:textId="4147D27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2E63668" w14:textId="7B62A1B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4C1EAC7" w14:textId="11E3761A" w:rsidR="00852448" w:rsidRPr="00225CA1" w:rsidRDefault="00852448" w:rsidP="00852448">
            <w:pPr>
              <w:spacing w:before="100" w:beforeAutospacing="1"/>
              <w:jc w:val="right"/>
              <w:rPr>
                <w:color w:val="000000"/>
                <w:sz w:val="18"/>
                <w:szCs w:val="16"/>
                <w:lang w:val="en-AU" w:eastAsia="en-US"/>
              </w:rPr>
            </w:pPr>
          </w:p>
        </w:tc>
      </w:tr>
      <w:tr w:rsidR="00852448" w:rsidRPr="00225CA1" w14:paraId="002AA7C0" w14:textId="04405AC2" w:rsidTr="007B514C">
        <w:tc>
          <w:tcPr>
            <w:tcW w:w="1490" w:type="pct"/>
            <w:hideMark/>
          </w:tcPr>
          <w:p w14:paraId="1F062AF8" w14:textId="585309E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shark catch in number</w:t>
            </w:r>
          </w:p>
        </w:tc>
        <w:tc>
          <w:tcPr>
            <w:tcW w:w="551" w:type="pct"/>
            <w:hideMark/>
          </w:tcPr>
          <w:p w14:paraId="4AAB3406" w14:textId="04AF615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4F7B268" w14:textId="57364DE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74-77</w:t>
            </w:r>
          </w:p>
        </w:tc>
        <w:tc>
          <w:tcPr>
            <w:tcW w:w="367" w:type="pct"/>
            <w:hideMark/>
          </w:tcPr>
          <w:p w14:paraId="4D840CA8" w14:textId="5958589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DE670CE" w14:textId="2D4B440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C827EA0" w14:textId="3B7D18E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540C0A0" w14:textId="493152C0" w:rsidR="00852448" w:rsidRPr="00225CA1" w:rsidRDefault="00852448" w:rsidP="00852448">
            <w:pPr>
              <w:spacing w:before="100" w:beforeAutospacing="1"/>
              <w:jc w:val="right"/>
              <w:rPr>
                <w:color w:val="000000"/>
                <w:sz w:val="18"/>
                <w:szCs w:val="16"/>
                <w:lang w:val="en-AU" w:eastAsia="en-US"/>
              </w:rPr>
            </w:pPr>
          </w:p>
        </w:tc>
      </w:tr>
      <w:tr w:rsidR="00852448" w:rsidRPr="00225CA1" w14:paraId="046EA657" w14:textId="1A49D86C" w:rsidTr="007B514C">
        <w:tc>
          <w:tcPr>
            <w:tcW w:w="1490" w:type="pct"/>
            <w:hideMark/>
          </w:tcPr>
          <w:p w14:paraId="7F721A42" w14:textId="33E6712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species catch in number</w:t>
            </w:r>
          </w:p>
        </w:tc>
        <w:tc>
          <w:tcPr>
            <w:tcW w:w="551" w:type="pct"/>
            <w:hideMark/>
          </w:tcPr>
          <w:p w14:paraId="576647F1" w14:textId="2A8F09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9E2DB6B" w14:textId="4C5C3B6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78-81</w:t>
            </w:r>
          </w:p>
        </w:tc>
        <w:tc>
          <w:tcPr>
            <w:tcW w:w="367" w:type="pct"/>
            <w:hideMark/>
          </w:tcPr>
          <w:p w14:paraId="5F085CCE" w14:textId="095FB0E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EDD28DF" w14:textId="3712DA5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575CB46" w14:textId="694E696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3043B95" w14:textId="002EB106" w:rsidR="00852448" w:rsidRPr="00225CA1" w:rsidRDefault="00852448" w:rsidP="00852448">
            <w:pPr>
              <w:spacing w:before="100" w:beforeAutospacing="1"/>
              <w:jc w:val="right"/>
              <w:rPr>
                <w:color w:val="000000"/>
                <w:sz w:val="18"/>
                <w:szCs w:val="16"/>
                <w:lang w:val="en-AU" w:eastAsia="en-US"/>
              </w:rPr>
            </w:pPr>
          </w:p>
        </w:tc>
      </w:tr>
      <w:tr w:rsidR="00852448" w:rsidRPr="00225CA1" w14:paraId="0BA0F120" w14:textId="477C84E9" w:rsidTr="007B514C">
        <w:tc>
          <w:tcPr>
            <w:tcW w:w="1490" w:type="pct"/>
            <w:hideMark/>
          </w:tcPr>
          <w:p w14:paraId="23EFF79A" w14:textId="1E00654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albacore catch in weight</w:t>
            </w:r>
          </w:p>
        </w:tc>
        <w:tc>
          <w:tcPr>
            <w:tcW w:w="551" w:type="pct"/>
            <w:hideMark/>
          </w:tcPr>
          <w:p w14:paraId="47FA97ED" w14:textId="103A25E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3A335C9" w14:textId="21CDA59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82-86</w:t>
            </w:r>
          </w:p>
        </w:tc>
        <w:tc>
          <w:tcPr>
            <w:tcW w:w="367" w:type="pct"/>
            <w:hideMark/>
          </w:tcPr>
          <w:p w14:paraId="5753664A" w14:textId="6955E63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58811E8" w14:textId="1F6EE3A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023AFC6" w14:textId="7C20D65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41B0523" w14:textId="12CC6CF4" w:rsidR="00852448" w:rsidRPr="00225CA1" w:rsidRDefault="00852448" w:rsidP="00852448">
            <w:pPr>
              <w:spacing w:before="100" w:beforeAutospacing="1"/>
              <w:jc w:val="right"/>
              <w:rPr>
                <w:color w:val="000000"/>
                <w:sz w:val="18"/>
                <w:szCs w:val="16"/>
                <w:lang w:val="en-AU" w:eastAsia="en-US"/>
              </w:rPr>
            </w:pPr>
          </w:p>
        </w:tc>
      </w:tr>
      <w:tr w:rsidR="00852448" w:rsidRPr="00225CA1" w14:paraId="04522050" w14:textId="33181A5B" w:rsidTr="007B514C">
        <w:tc>
          <w:tcPr>
            <w:tcW w:w="1490" w:type="pct"/>
            <w:hideMark/>
          </w:tcPr>
          <w:p w14:paraId="384F1132" w14:textId="0F03C84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bigeye catch in weight</w:t>
            </w:r>
          </w:p>
        </w:tc>
        <w:tc>
          <w:tcPr>
            <w:tcW w:w="551" w:type="pct"/>
            <w:hideMark/>
          </w:tcPr>
          <w:p w14:paraId="4C538A53" w14:textId="1F27C36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3BEE5FDB" w14:textId="5381392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87-91</w:t>
            </w:r>
          </w:p>
        </w:tc>
        <w:tc>
          <w:tcPr>
            <w:tcW w:w="367" w:type="pct"/>
            <w:hideMark/>
          </w:tcPr>
          <w:p w14:paraId="42E015E5" w14:textId="1F7AD0C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9B4DB05" w14:textId="45A952C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A4306B7" w14:textId="0BD9F51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865614A" w14:textId="439B2CF2" w:rsidR="00852448" w:rsidRPr="00225CA1" w:rsidRDefault="00852448" w:rsidP="00852448">
            <w:pPr>
              <w:spacing w:before="100" w:beforeAutospacing="1"/>
              <w:jc w:val="right"/>
              <w:rPr>
                <w:color w:val="000000"/>
                <w:sz w:val="18"/>
                <w:szCs w:val="16"/>
                <w:lang w:val="en-AU" w:eastAsia="en-US"/>
              </w:rPr>
            </w:pPr>
          </w:p>
        </w:tc>
      </w:tr>
      <w:tr w:rsidR="00852448" w:rsidRPr="00225CA1" w14:paraId="41632C39" w14:textId="7BEDFD2F" w:rsidTr="007B514C">
        <w:trPr>
          <w:trHeight w:val="50"/>
        </w:trPr>
        <w:tc>
          <w:tcPr>
            <w:tcW w:w="1490" w:type="pct"/>
            <w:hideMark/>
          </w:tcPr>
          <w:p w14:paraId="5DAE5B07" w14:textId="3EB7D1C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yellowfin catch in weight</w:t>
            </w:r>
          </w:p>
        </w:tc>
        <w:tc>
          <w:tcPr>
            <w:tcW w:w="551" w:type="pct"/>
            <w:hideMark/>
          </w:tcPr>
          <w:p w14:paraId="04E6FDB4" w14:textId="2CF6918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C9F93EB" w14:textId="0A3A05F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92-96</w:t>
            </w:r>
          </w:p>
        </w:tc>
        <w:tc>
          <w:tcPr>
            <w:tcW w:w="367" w:type="pct"/>
            <w:hideMark/>
          </w:tcPr>
          <w:p w14:paraId="00FA7AB0" w14:textId="6F04B73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4415D06" w14:textId="22F59FE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A9A73A9" w14:textId="44055D5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25426DA" w14:textId="1CDA40A0" w:rsidR="00852448" w:rsidRPr="00225CA1" w:rsidRDefault="00852448" w:rsidP="00852448">
            <w:pPr>
              <w:spacing w:before="100" w:beforeAutospacing="1"/>
              <w:jc w:val="right"/>
              <w:rPr>
                <w:color w:val="000000"/>
                <w:sz w:val="18"/>
                <w:szCs w:val="16"/>
                <w:lang w:val="en-AU" w:eastAsia="en-US"/>
              </w:rPr>
            </w:pPr>
          </w:p>
        </w:tc>
      </w:tr>
      <w:tr w:rsidR="00852448" w:rsidRPr="00225CA1" w14:paraId="11FB488D" w14:textId="4727ABE9" w:rsidTr="007B514C">
        <w:trPr>
          <w:trHeight w:val="50"/>
        </w:trPr>
        <w:tc>
          <w:tcPr>
            <w:tcW w:w="1490" w:type="pct"/>
          </w:tcPr>
          <w:p w14:paraId="14A454EF" w14:textId="2D2AD60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bluefin catch in weight</w:t>
            </w:r>
          </w:p>
        </w:tc>
        <w:tc>
          <w:tcPr>
            <w:tcW w:w="551" w:type="pct"/>
          </w:tcPr>
          <w:p w14:paraId="7F5B2093" w14:textId="5F6259D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65FD99BE" w14:textId="5B1E1C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97-101</w:t>
            </w:r>
          </w:p>
        </w:tc>
        <w:tc>
          <w:tcPr>
            <w:tcW w:w="367" w:type="pct"/>
          </w:tcPr>
          <w:p w14:paraId="4CFFEF0E" w14:textId="2D26CB0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182CE8B" w14:textId="4446CC9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3A77E5" w14:textId="6B24886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78167E61" w14:textId="73921B21" w:rsidR="00852448" w:rsidRPr="00225CA1" w:rsidRDefault="00852448" w:rsidP="00852448">
            <w:pPr>
              <w:spacing w:before="100" w:beforeAutospacing="1"/>
              <w:jc w:val="right"/>
              <w:rPr>
                <w:color w:val="000000"/>
                <w:sz w:val="18"/>
                <w:szCs w:val="16"/>
                <w:lang w:val="en-AU" w:eastAsia="en-US"/>
              </w:rPr>
            </w:pPr>
          </w:p>
        </w:tc>
      </w:tr>
      <w:tr w:rsidR="00852448" w:rsidRPr="00225CA1" w14:paraId="2FE1AFD5" w14:textId="16165A95" w:rsidTr="007B514C">
        <w:trPr>
          <w:trHeight w:val="50"/>
        </w:trPr>
        <w:tc>
          <w:tcPr>
            <w:tcW w:w="1490" w:type="pct"/>
          </w:tcPr>
          <w:p w14:paraId="701AFFB1" w14:textId="57FAEB46"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southern bluefin catch in w</w:t>
            </w:r>
            <w:del w:id="448"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tcPr>
          <w:p w14:paraId="56D02B86" w14:textId="5020D04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B22A832" w14:textId="15E2B9D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102-106</w:t>
            </w:r>
          </w:p>
        </w:tc>
        <w:tc>
          <w:tcPr>
            <w:tcW w:w="367" w:type="pct"/>
          </w:tcPr>
          <w:p w14:paraId="4B9B4AF3" w14:textId="3601221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F971C61" w14:textId="6486694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3286F63" w14:textId="1382CD1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145DAA4" w14:textId="1C020F6C" w:rsidR="00852448" w:rsidRPr="00225CA1" w:rsidRDefault="00852448" w:rsidP="00852448">
            <w:pPr>
              <w:spacing w:before="100" w:beforeAutospacing="1"/>
              <w:jc w:val="right"/>
              <w:rPr>
                <w:color w:val="000000"/>
                <w:sz w:val="18"/>
                <w:szCs w:val="16"/>
                <w:lang w:val="en-AU" w:eastAsia="en-US"/>
              </w:rPr>
            </w:pPr>
          </w:p>
        </w:tc>
      </w:tr>
      <w:tr w:rsidR="00852448" w:rsidRPr="00225CA1" w14:paraId="1E8BCAAF" w14:textId="1E8AFEA3" w:rsidTr="007B514C">
        <w:tc>
          <w:tcPr>
            <w:tcW w:w="1490" w:type="pct"/>
            <w:hideMark/>
          </w:tcPr>
          <w:p w14:paraId="0023383A" w14:textId="729DD061"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tuna catch in w</w:t>
            </w:r>
            <w:del w:id="449"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hideMark/>
          </w:tcPr>
          <w:p w14:paraId="6230C53C" w14:textId="2B5019A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40B8989" w14:textId="3AF5755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107-111</w:t>
            </w:r>
          </w:p>
        </w:tc>
        <w:tc>
          <w:tcPr>
            <w:tcW w:w="367" w:type="pct"/>
            <w:hideMark/>
          </w:tcPr>
          <w:p w14:paraId="49A7FC80" w14:textId="75A3314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C8E8906" w14:textId="10A5F36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32B92CF" w14:textId="4978112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9ABCAB2" w14:textId="1E362736" w:rsidR="00852448" w:rsidRPr="00225CA1" w:rsidRDefault="00852448" w:rsidP="00852448">
            <w:pPr>
              <w:spacing w:before="100" w:beforeAutospacing="1"/>
              <w:jc w:val="right"/>
              <w:rPr>
                <w:color w:val="000000"/>
                <w:sz w:val="18"/>
                <w:szCs w:val="16"/>
                <w:lang w:val="en-AU" w:eastAsia="en-US"/>
              </w:rPr>
            </w:pPr>
          </w:p>
        </w:tc>
      </w:tr>
      <w:tr w:rsidR="00852448" w:rsidRPr="00225CA1" w14:paraId="7A4D3ED0" w14:textId="245CD891" w:rsidTr="007B514C">
        <w:tc>
          <w:tcPr>
            <w:tcW w:w="1490" w:type="pct"/>
            <w:hideMark/>
          </w:tcPr>
          <w:p w14:paraId="73EB6201" w14:textId="555779A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swordfish catch in w</w:t>
            </w:r>
            <w:del w:id="450"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hideMark/>
          </w:tcPr>
          <w:p w14:paraId="281BB6AD" w14:textId="17E2A5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A3BDD7E" w14:textId="6CEA812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112-116</w:t>
            </w:r>
          </w:p>
        </w:tc>
        <w:tc>
          <w:tcPr>
            <w:tcW w:w="367" w:type="pct"/>
            <w:hideMark/>
          </w:tcPr>
          <w:p w14:paraId="75AD1206" w14:textId="7B6AC85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B995590" w14:textId="4A9534A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4741FA6" w14:textId="5911022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5EEEED5" w14:textId="7C8C105E" w:rsidR="00852448" w:rsidRPr="00225CA1" w:rsidRDefault="00852448" w:rsidP="00852448">
            <w:pPr>
              <w:spacing w:before="100" w:beforeAutospacing="1"/>
              <w:jc w:val="right"/>
              <w:rPr>
                <w:color w:val="000000"/>
                <w:sz w:val="18"/>
                <w:szCs w:val="16"/>
                <w:lang w:val="en-AU" w:eastAsia="en-US"/>
              </w:rPr>
            </w:pPr>
          </w:p>
        </w:tc>
      </w:tr>
      <w:tr w:rsidR="00852448" w:rsidRPr="00225CA1" w14:paraId="5EC190B4" w14:textId="1E002CF2" w:rsidTr="007B514C">
        <w:tc>
          <w:tcPr>
            <w:tcW w:w="1490" w:type="pct"/>
            <w:hideMark/>
          </w:tcPr>
          <w:p w14:paraId="006F9ED0" w14:textId="18ECF43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white marlin</w:t>
            </w:r>
            <w:del w:id="451" w:author="JPapp" w:date="2016-12-13T14:45:00Z">
              <w:r w:rsidRPr="00225CA1">
                <w:rPr>
                  <w:color w:val="000000"/>
                  <w:sz w:val="18"/>
                  <w:szCs w:val="16"/>
                  <w:lang w:val="en-AU" w:eastAsia="en-US"/>
                </w:rPr>
                <w:delText>e</w:delText>
              </w:r>
            </w:del>
            <w:r w:rsidRPr="00225CA1">
              <w:rPr>
                <w:color w:val="000000"/>
                <w:sz w:val="18"/>
                <w:szCs w:val="16"/>
                <w:lang w:val="en-AU" w:eastAsia="en-US"/>
              </w:rPr>
              <w:t xml:space="preserve"> catch in w</w:t>
            </w:r>
            <w:del w:id="452"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hideMark/>
          </w:tcPr>
          <w:p w14:paraId="552C3EBE" w14:textId="438ECFF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D6FED2C" w14:textId="58CC187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117-121</w:t>
            </w:r>
          </w:p>
        </w:tc>
        <w:tc>
          <w:tcPr>
            <w:tcW w:w="367" w:type="pct"/>
            <w:hideMark/>
          </w:tcPr>
          <w:p w14:paraId="69EA705F" w14:textId="28D40E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E5DFF9" w14:textId="6A4CCD8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ACE5023" w14:textId="1F754F1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7E53224" w14:textId="72681525" w:rsidR="00852448" w:rsidRPr="00225CA1" w:rsidRDefault="00852448" w:rsidP="00852448">
            <w:pPr>
              <w:spacing w:before="100" w:beforeAutospacing="1"/>
              <w:jc w:val="right"/>
              <w:rPr>
                <w:color w:val="000000"/>
                <w:sz w:val="18"/>
                <w:szCs w:val="16"/>
                <w:lang w:val="en-AU" w:eastAsia="en-US"/>
              </w:rPr>
            </w:pPr>
          </w:p>
        </w:tc>
      </w:tr>
      <w:tr w:rsidR="00852448" w:rsidRPr="00225CA1" w14:paraId="2D97AEDE" w14:textId="1EB25450" w:rsidTr="007B514C">
        <w:trPr>
          <w:trHeight w:val="50"/>
        </w:trPr>
        <w:tc>
          <w:tcPr>
            <w:tcW w:w="1490" w:type="pct"/>
            <w:hideMark/>
          </w:tcPr>
          <w:p w14:paraId="42D92C5F" w14:textId="07C9072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 marlin</w:t>
            </w:r>
            <w:del w:id="453" w:author="JPapp" w:date="2016-12-13T14:45:00Z">
              <w:r w:rsidRPr="00225CA1">
                <w:rPr>
                  <w:color w:val="000000"/>
                  <w:sz w:val="18"/>
                  <w:szCs w:val="16"/>
                  <w:lang w:val="en-AU" w:eastAsia="en-US"/>
                </w:rPr>
                <w:delText>e</w:delText>
              </w:r>
            </w:del>
            <w:r w:rsidRPr="00225CA1">
              <w:rPr>
                <w:color w:val="000000"/>
                <w:sz w:val="18"/>
                <w:szCs w:val="16"/>
                <w:lang w:val="en-AU" w:eastAsia="en-US"/>
              </w:rPr>
              <w:t xml:space="preserve"> catch in w</w:t>
            </w:r>
            <w:del w:id="454"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hideMark/>
          </w:tcPr>
          <w:p w14:paraId="20881054" w14:textId="4624F2D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EE73BDC" w14:textId="1285AD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122-126</w:t>
            </w:r>
          </w:p>
        </w:tc>
        <w:tc>
          <w:tcPr>
            <w:tcW w:w="367" w:type="pct"/>
            <w:hideMark/>
          </w:tcPr>
          <w:p w14:paraId="27F03C7E" w14:textId="2D5ED2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64D71E2" w14:textId="29AE58C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416C937" w14:textId="208FB7E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931FBDB" w14:textId="448E35CA" w:rsidR="00852448" w:rsidRPr="00225CA1" w:rsidRDefault="00852448" w:rsidP="00852448">
            <w:pPr>
              <w:spacing w:before="100" w:beforeAutospacing="1"/>
              <w:jc w:val="right"/>
              <w:rPr>
                <w:color w:val="000000"/>
                <w:sz w:val="18"/>
                <w:szCs w:val="16"/>
                <w:lang w:val="en-AU" w:eastAsia="en-US"/>
              </w:rPr>
            </w:pPr>
          </w:p>
        </w:tc>
      </w:tr>
      <w:tr w:rsidR="00852448" w:rsidRPr="00225CA1" w14:paraId="25B80FED" w14:textId="7687A66A" w:rsidTr="007B514C">
        <w:trPr>
          <w:trHeight w:val="50"/>
        </w:trPr>
        <w:tc>
          <w:tcPr>
            <w:tcW w:w="1490" w:type="pct"/>
          </w:tcPr>
          <w:p w14:paraId="2F1C37DE" w14:textId="3A5930F1"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black marlin</w:t>
            </w:r>
            <w:del w:id="455" w:author="JPapp" w:date="2016-12-13T14:45:00Z">
              <w:r w:rsidRPr="00225CA1">
                <w:rPr>
                  <w:color w:val="000000"/>
                  <w:sz w:val="18"/>
                  <w:szCs w:val="16"/>
                  <w:lang w:val="en-AU" w:eastAsia="en-US"/>
                </w:rPr>
                <w:delText>e</w:delText>
              </w:r>
            </w:del>
            <w:r w:rsidRPr="00225CA1">
              <w:rPr>
                <w:color w:val="000000"/>
                <w:sz w:val="18"/>
                <w:szCs w:val="16"/>
                <w:lang w:val="en-AU" w:eastAsia="en-US"/>
              </w:rPr>
              <w:t xml:space="preserve"> catch in w</w:t>
            </w:r>
            <w:del w:id="456"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tcPr>
          <w:p w14:paraId="6898027B" w14:textId="0AB76A0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2AA429C9" w14:textId="396AD4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127-131</w:t>
            </w:r>
          </w:p>
        </w:tc>
        <w:tc>
          <w:tcPr>
            <w:tcW w:w="367" w:type="pct"/>
          </w:tcPr>
          <w:p w14:paraId="76E3DC95" w14:textId="526608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E9234CB" w14:textId="2F6357A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A00228A" w14:textId="112665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2239FD53" w14:textId="09074250" w:rsidR="00852448" w:rsidRPr="00225CA1" w:rsidRDefault="00852448" w:rsidP="00852448">
            <w:pPr>
              <w:spacing w:before="100" w:beforeAutospacing="1"/>
              <w:jc w:val="right"/>
              <w:rPr>
                <w:color w:val="000000"/>
                <w:sz w:val="18"/>
                <w:szCs w:val="16"/>
                <w:lang w:val="en-AU" w:eastAsia="en-US"/>
              </w:rPr>
            </w:pPr>
          </w:p>
        </w:tc>
      </w:tr>
      <w:tr w:rsidR="00852448" w:rsidRPr="00225CA1" w14:paraId="04630CC9" w14:textId="37199EFD" w:rsidTr="007B514C">
        <w:trPr>
          <w:trHeight w:val="50"/>
        </w:trPr>
        <w:tc>
          <w:tcPr>
            <w:tcW w:w="1490" w:type="pct"/>
          </w:tcPr>
          <w:p w14:paraId="2147C879" w14:textId="4D0828EB"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billfish catch in w</w:t>
            </w:r>
            <w:del w:id="457" w:author="JPapp" w:date="2016-12-13T14:45:00Z">
              <w:r w:rsidRPr="00225CA1">
                <w:rPr>
                  <w:color w:val="000000"/>
                  <w:sz w:val="18"/>
                  <w:szCs w:val="16"/>
                  <w:lang w:val="en-AU" w:eastAsia="en-US"/>
                </w:rPr>
                <w:delText>eigh</w:delText>
              </w:r>
            </w:del>
            <w:r w:rsidRPr="00225CA1">
              <w:rPr>
                <w:color w:val="000000"/>
                <w:sz w:val="18"/>
                <w:szCs w:val="16"/>
                <w:lang w:val="en-AU" w:eastAsia="en-US"/>
              </w:rPr>
              <w:t>t</w:t>
            </w:r>
          </w:p>
        </w:tc>
        <w:tc>
          <w:tcPr>
            <w:tcW w:w="551" w:type="pct"/>
          </w:tcPr>
          <w:p w14:paraId="59E28779" w14:textId="4D16955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62740BAA" w14:textId="766B050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132-136</w:t>
            </w:r>
          </w:p>
        </w:tc>
        <w:tc>
          <w:tcPr>
            <w:tcW w:w="367" w:type="pct"/>
          </w:tcPr>
          <w:p w14:paraId="18F06961" w14:textId="02AC33F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A0761F0" w14:textId="23521F3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8451AC3" w14:textId="20833E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E209E3B" w14:textId="66005DC1" w:rsidR="00852448" w:rsidRPr="00225CA1" w:rsidRDefault="00852448" w:rsidP="00852448">
            <w:pPr>
              <w:spacing w:before="100" w:beforeAutospacing="1"/>
              <w:jc w:val="right"/>
              <w:rPr>
                <w:color w:val="000000"/>
                <w:sz w:val="18"/>
                <w:szCs w:val="16"/>
                <w:lang w:val="en-AU" w:eastAsia="en-US"/>
              </w:rPr>
            </w:pPr>
          </w:p>
        </w:tc>
      </w:tr>
      <w:tr w:rsidR="00852448" w:rsidRPr="00225CA1" w14:paraId="0DD41BF5" w14:textId="66CA8F94" w:rsidTr="007B514C">
        <w:tc>
          <w:tcPr>
            <w:tcW w:w="1490" w:type="pct"/>
            <w:hideMark/>
          </w:tcPr>
          <w:p w14:paraId="66EE3C35" w14:textId="6CF51CA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skipjack catch in number</w:t>
            </w:r>
          </w:p>
        </w:tc>
        <w:tc>
          <w:tcPr>
            <w:tcW w:w="551" w:type="pct"/>
            <w:hideMark/>
          </w:tcPr>
          <w:p w14:paraId="5C889824" w14:textId="1258730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F418394" w14:textId="6642B1D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137-141</w:t>
            </w:r>
          </w:p>
        </w:tc>
        <w:tc>
          <w:tcPr>
            <w:tcW w:w="367" w:type="pct"/>
            <w:hideMark/>
          </w:tcPr>
          <w:p w14:paraId="0F61B131" w14:textId="27AD18B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1D751FC" w14:textId="6CE12F5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2C70F854" w14:textId="15E1985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4F388CF" w14:textId="0A9DE799" w:rsidR="00852448" w:rsidRPr="00225CA1" w:rsidRDefault="00852448" w:rsidP="00852448">
            <w:pPr>
              <w:spacing w:before="100" w:beforeAutospacing="1"/>
              <w:jc w:val="right"/>
              <w:rPr>
                <w:color w:val="000000"/>
                <w:sz w:val="18"/>
                <w:szCs w:val="16"/>
                <w:lang w:val="en-AU" w:eastAsia="en-US"/>
              </w:rPr>
            </w:pPr>
          </w:p>
        </w:tc>
      </w:tr>
      <w:tr w:rsidR="00852448" w:rsidRPr="00225CA1" w14:paraId="72EE9354" w14:textId="74DEB25A" w:rsidTr="007B514C">
        <w:tc>
          <w:tcPr>
            <w:tcW w:w="1490" w:type="pct"/>
            <w:hideMark/>
          </w:tcPr>
          <w:p w14:paraId="1D4146AB" w14:textId="03F3070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shark catch in number</w:t>
            </w:r>
          </w:p>
        </w:tc>
        <w:tc>
          <w:tcPr>
            <w:tcW w:w="551" w:type="pct"/>
            <w:hideMark/>
          </w:tcPr>
          <w:p w14:paraId="6C40DE97" w14:textId="1D62088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FA84A35" w14:textId="54ED696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142-146</w:t>
            </w:r>
          </w:p>
        </w:tc>
        <w:tc>
          <w:tcPr>
            <w:tcW w:w="367" w:type="pct"/>
            <w:hideMark/>
          </w:tcPr>
          <w:p w14:paraId="463396C4" w14:textId="32F23A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42BA9EE" w14:textId="11B2EB7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A22E94C" w14:textId="18012CF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85D00A6" w14:textId="00270B07" w:rsidR="00852448" w:rsidRPr="00225CA1" w:rsidRDefault="00852448" w:rsidP="00852448">
            <w:pPr>
              <w:spacing w:before="100" w:beforeAutospacing="1"/>
              <w:jc w:val="right"/>
              <w:rPr>
                <w:color w:val="000000"/>
                <w:sz w:val="18"/>
                <w:szCs w:val="16"/>
                <w:lang w:val="en-AU" w:eastAsia="en-US"/>
              </w:rPr>
            </w:pPr>
          </w:p>
        </w:tc>
      </w:tr>
      <w:tr w:rsidR="00852448" w:rsidRPr="00225CA1" w14:paraId="092120CC" w14:textId="2231C83D" w:rsidTr="007B514C">
        <w:tc>
          <w:tcPr>
            <w:tcW w:w="1490" w:type="pct"/>
            <w:hideMark/>
          </w:tcPr>
          <w:p w14:paraId="4596F21B" w14:textId="1E6D2A59"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 xml:space="preserve">other </w:t>
            </w:r>
            <w:ins w:id="458" w:author="JPapp" w:date="2016-12-13T14:45:00Z">
              <w:r w:rsidR="008A359C" w:rsidRPr="00C01EBE">
                <w:rPr>
                  <w:rFonts w:ascii="Times New Roman" w:hAnsi="Times New Roman" w:cs="Times New Roman"/>
                  <w:color w:val="000000"/>
                  <w:sz w:val="18"/>
                  <w:szCs w:val="16"/>
                  <w:lang w:val="en-NZ" w:eastAsia="en-US"/>
                </w:rPr>
                <w:t>spp</w:t>
              </w:r>
            </w:ins>
            <w:del w:id="459" w:author="JPapp" w:date="2016-12-13T14:45:00Z">
              <w:r w:rsidRPr="00225CA1">
                <w:rPr>
                  <w:color w:val="000000"/>
                  <w:sz w:val="18"/>
                  <w:szCs w:val="16"/>
                  <w:lang w:val="en-AU" w:eastAsia="en-US"/>
                </w:rPr>
                <w:delText>species</w:delText>
              </w:r>
            </w:del>
            <w:r w:rsidRPr="00225CA1">
              <w:rPr>
                <w:color w:val="000000"/>
                <w:sz w:val="18"/>
                <w:szCs w:val="16"/>
                <w:lang w:val="en-AU" w:eastAsia="en-US"/>
              </w:rPr>
              <w:t xml:space="preserve"> catch in number</w:t>
            </w:r>
          </w:p>
        </w:tc>
        <w:tc>
          <w:tcPr>
            <w:tcW w:w="551" w:type="pct"/>
            <w:hideMark/>
          </w:tcPr>
          <w:p w14:paraId="4AD2C190" w14:textId="5CFE5F9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12587D4B" w14:textId="25A5F3B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147-151</w:t>
            </w:r>
          </w:p>
        </w:tc>
        <w:tc>
          <w:tcPr>
            <w:tcW w:w="367" w:type="pct"/>
            <w:hideMark/>
          </w:tcPr>
          <w:p w14:paraId="67CB60C3" w14:textId="6A84188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04C13BA" w14:textId="68AE242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19D75DB" w14:textId="7BAE951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0BEF747" w14:textId="739B26F0" w:rsidR="00852448" w:rsidRPr="00225CA1" w:rsidRDefault="00852448" w:rsidP="00852448">
            <w:pPr>
              <w:spacing w:before="100" w:beforeAutospacing="1"/>
              <w:jc w:val="right"/>
              <w:rPr>
                <w:color w:val="000000"/>
                <w:sz w:val="18"/>
                <w:szCs w:val="16"/>
                <w:lang w:val="en-AU" w:eastAsia="en-US"/>
              </w:rPr>
            </w:pPr>
          </w:p>
        </w:tc>
      </w:tr>
      <w:tr w:rsidR="00852448" w:rsidRPr="00225CA1" w14:paraId="4F486866" w14:textId="1282118F" w:rsidTr="007B514C">
        <w:trPr>
          <w:trHeight w:val="50"/>
        </w:trPr>
        <w:tc>
          <w:tcPr>
            <w:tcW w:w="1490" w:type="pct"/>
          </w:tcPr>
          <w:p w14:paraId="56F3DB2B" w14:textId="6ADB9A29" w:rsidR="00852448" w:rsidRPr="00225CA1" w:rsidRDefault="008A359C" w:rsidP="00852448">
            <w:pPr>
              <w:spacing w:before="100" w:beforeAutospacing="1"/>
              <w:rPr>
                <w:color w:val="000000"/>
                <w:sz w:val="18"/>
                <w:szCs w:val="16"/>
                <w:lang w:val="en-AU" w:eastAsia="en-US"/>
              </w:rPr>
            </w:pPr>
            <w:ins w:id="460" w:author="JPapp" w:date="2016-12-13T14:45:00Z">
              <w:r w:rsidRPr="00C01EBE">
                <w:rPr>
                  <w:rFonts w:ascii="Times New Roman" w:hAnsi="Times New Roman" w:cs="Times New Roman"/>
                  <w:color w:val="000000"/>
                  <w:sz w:val="18"/>
                  <w:szCs w:val="16"/>
                  <w:lang w:val="en-NZ" w:eastAsia="en-US"/>
                </w:rPr>
                <w:lastRenderedPageBreak/>
                <w:t>SST</w:t>
              </w:r>
            </w:ins>
            <w:del w:id="461" w:author="JPapp" w:date="2016-12-13T14:45:00Z">
              <w:r w:rsidR="00852448" w:rsidRPr="00225CA1">
                <w:rPr>
                  <w:color w:val="000000"/>
                  <w:sz w:val="18"/>
                  <w:szCs w:val="16"/>
                  <w:lang w:val="en-AU" w:eastAsia="en-US"/>
                </w:rPr>
                <w:delText>Sst</w:delText>
              </w:r>
            </w:del>
          </w:p>
        </w:tc>
        <w:tc>
          <w:tcPr>
            <w:tcW w:w="551" w:type="pct"/>
          </w:tcPr>
          <w:p w14:paraId="642BEF23" w14:textId="05B5F41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4820ED9" w14:textId="3062882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152-153</w:t>
            </w:r>
          </w:p>
        </w:tc>
        <w:tc>
          <w:tcPr>
            <w:tcW w:w="367" w:type="pct"/>
          </w:tcPr>
          <w:p w14:paraId="0C805B59" w14:textId="4F0DF9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333D27DF" w14:textId="662BE86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C2F54E0" w14:textId="3D7F57C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ED7FE6D" w14:textId="5957A5D7" w:rsidR="00852448" w:rsidRPr="00225CA1" w:rsidRDefault="00852448" w:rsidP="00852448">
            <w:pPr>
              <w:spacing w:before="100" w:beforeAutospacing="1"/>
              <w:jc w:val="right"/>
              <w:rPr>
                <w:color w:val="000000"/>
                <w:sz w:val="18"/>
                <w:szCs w:val="16"/>
                <w:lang w:val="en-AU" w:eastAsia="en-US"/>
              </w:rPr>
            </w:pPr>
          </w:p>
        </w:tc>
      </w:tr>
      <w:tr w:rsidR="00852448" w:rsidRPr="00225CA1" w14:paraId="4FC09DC7" w14:textId="272FD933" w:rsidTr="007B514C">
        <w:trPr>
          <w:trHeight w:val="50"/>
        </w:trPr>
        <w:tc>
          <w:tcPr>
            <w:tcW w:w="1490" w:type="pct"/>
            <w:hideMark/>
          </w:tcPr>
          <w:p w14:paraId="27D9F1DD" w14:textId="22E8565F" w:rsidR="00852448" w:rsidRPr="00225CA1" w:rsidRDefault="00526435" w:rsidP="00852448">
            <w:pPr>
              <w:spacing w:before="100" w:beforeAutospacing="1"/>
              <w:rPr>
                <w:color w:val="000000"/>
                <w:sz w:val="18"/>
                <w:szCs w:val="16"/>
                <w:lang w:val="en-AU" w:eastAsia="en-US"/>
              </w:rPr>
            </w:pPr>
            <w:ins w:id="462" w:author="JPapp" w:date="2016-12-13T14:45:00Z">
              <w:r w:rsidRPr="00C01EBE">
                <w:rPr>
                  <w:rFonts w:ascii="Times New Roman" w:hAnsi="Times New Roman" w:cs="Times New Roman"/>
                  <w:color w:val="000000"/>
                  <w:sz w:val="18"/>
                  <w:szCs w:val="16"/>
                  <w:lang w:val="en-NZ" w:eastAsia="en-US"/>
                </w:rPr>
                <w:t>b</w:t>
              </w:r>
            </w:ins>
            <w:del w:id="463" w:author="JPapp" w:date="2016-12-13T14:45:00Z">
              <w:r w:rsidR="00852448" w:rsidRPr="00225CA1">
                <w:rPr>
                  <w:color w:val="000000"/>
                  <w:sz w:val="18"/>
                  <w:szCs w:val="16"/>
                  <w:lang w:val="en-AU" w:eastAsia="en-US"/>
                </w:rPr>
                <w:delText>B</w:delText>
              </w:r>
            </w:del>
            <w:r w:rsidR="00852448" w:rsidRPr="00225CA1">
              <w:rPr>
                <w:color w:val="000000"/>
                <w:sz w:val="18"/>
                <w:szCs w:val="16"/>
                <w:lang w:val="en-AU" w:eastAsia="en-US"/>
              </w:rPr>
              <w:t xml:space="preserve">ait type: </w:t>
            </w:r>
            <w:ins w:id="464" w:author="JPapp" w:date="2016-12-13T14:45:00Z">
              <w:r w:rsidRPr="00C01EBE">
                <w:rPr>
                  <w:rFonts w:ascii="Times New Roman" w:hAnsi="Times New Roman" w:cs="Times New Roman"/>
                  <w:color w:val="000000"/>
                  <w:sz w:val="18"/>
                  <w:szCs w:val="16"/>
                  <w:lang w:val="en-NZ" w:eastAsia="en-US"/>
                </w:rPr>
                <w:t>p</w:t>
              </w:r>
            </w:ins>
            <w:del w:id="465" w:author="JPapp" w:date="2016-12-13T14:45:00Z">
              <w:r w:rsidR="00852448" w:rsidRPr="00225CA1">
                <w:rPr>
                  <w:color w:val="000000"/>
                  <w:sz w:val="18"/>
                  <w:szCs w:val="16"/>
                  <w:lang w:val="en-AU" w:eastAsia="en-US"/>
                </w:rPr>
                <w:delText>P</w:delText>
              </w:r>
            </w:del>
            <w:r w:rsidR="00852448" w:rsidRPr="00225CA1">
              <w:rPr>
                <w:color w:val="000000"/>
                <w:sz w:val="18"/>
                <w:szCs w:val="16"/>
                <w:lang w:val="en-AU" w:eastAsia="en-US"/>
              </w:rPr>
              <w:t>acific saury</w:t>
            </w:r>
          </w:p>
        </w:tc>
        <w:tc>
          <w:tcPr>
            <w:tcW w:w="551" w:type="pct"/>
            <w:hideMark/>
          </w:tcPr>
          <w:p w14:paraId="6F2078D5" w14:textId="46462F9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BC88382" w14:textId="0D9B71D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154</w:t>
            </w:r>
          </w:p>
        </w:tc>
        <w:tc>
          <w:tcPr>
            <w:tcW w:w="367" w:type="pct"/>
            <w:hideMark/>
          </w:tcPr>
          <w:p w14:paraId="6669DD14" w14:textId="1F6C213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65333B7" w14:textId="12435DC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0F3B917" w14:textId="3D724FF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1107761" w14:textId="6573D143" w:rsidR="00852448" w:rsidRPr="00225CA1" w:rsidRDefault="00852448" w:rsidP="00852448">
            <w:pPr>
              <w:spacing w:before="100" w:beforeAutospacing="1"/>
              <w:jc w:val="right"/>
              <w:rPr>
                <w:color w:val="000000"/>
                <w:sz w:val="18"/>
                <w:szCs w:val="16"/>
                <w:lang w:val="en-AU" w:eastAsia="en-US"/>
              </w:rPr>
            </w:pPr>
          </w:p>
        </w:tc>
      </w:tr>
      <w:tr w:rsidR="00852448" w:rsidRPr="00225CA1" w14:paraId="1B0F77D0" w14:textId="6C0F0617" w:rsidTr="007B514C">
        <w:trPr>
          <w:trHeight w:val="50"/>
        </w:trPr>
        <w:tc>
          <w:tcPr>
            <w:tcW w:w="1490" w:type="pct"/>
          </w:tcPr>
          <w:p w14:paraId="2B71B775" w14:textId="71AC358B" w:rsidR="00852448" w:rsidRPr="00225CA1" w:rsidRDefault="00526435" w:rsidP="00852448">
            <w:pPr>
              <w:spacing w:before="100" w:beforeAutospacing="1"/>
              <w:rPr>
                <w:color w:val="000000"/>
                <w:sz w:val="18"/>
                <w:szCs w:val="16"/>
                <w:lang w:val="en-AU" w:eastAsia="en-US"/>
              </w:rPr>
            </w:pPr>
            <w:ins w:id="466" w:author="JPapp" w:date="2016-12-13T14:45:00Z">
              <w:r w:rsidRPr="00C01EBE">
                <w:rPr>
                  <w:rFonts w:ascii="Times New Roman" w:hAnsi="Times New Roman" w:cs="Times New Roman"/>
                  <w:color w:val="000000"/>
                  <w:sz w:val="18"/>
                  <w:szCs w:val="16"/>
                  <w:lang w:val="en-NZ" w:eastAsia="en-US"/>
                </w:rPr>
                <w:t>b</w:t>
              </w:r>
            </w:ins>
            <w:del w:id="467" w:author="JPapp" w:date="2016-12-13T14:45:00Z">
              <w:r w:rsidR="00852448" w:rsidRPr="00225CA1">
                <w:rPr>
                  <w:color w:val="000000"/>
                  <w:sz w:val="18"/>
                  <w:szCs w:val="16"/>
                  <w:lang w:val="en-AU" w:eastAsia="en-US"/>
                </w:rPr>
                <w:delText>B</w:delText>
              </w:r>
            </w:del>
            <w:r w:rsidR="00852448" w:rsidRPr="00225CA1">
              <w:rPr>
                <w:color w:val="000000"/>
                <w:sz w:val="18"/>
                <w:szCs w:val="16"/>
                <w:lang w:val="en-AU" w:eastAsia="en-US"/>
              </w:rPr>
              <w:t>ait type: mackerel</w:t>
            </w:r>
          </w:p>
        </w:tc>
        <w:tc>
          <w:tcPr>
            <w:tcW w:w="551" w:type="pct"/>
          </w:tcPr>
          <w:p w14:paraId="4497C704" w14:textId="768F02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0DBAB12F" w14:textId="6757C73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155</w:t>
            </w:r>
          </w:p>
        </w:tc>
        <w:tc>
          <w:tcPr>
            <w:tcW w:w="367" w:type="pct"/>
          </w:tcPr>
          <w:p w14:paraId="4E2C0B8D" w14:textId="2D819BD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AC3F1E6" w14:textId="60433B7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A23B795" w14:textId="0E4C902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7469D5A" w14:textId="2A431F28" w:rsidR="00852448" w:rsidRPr="00225CA1" w:rsidRDefault="00852448" w:rsidP="00852448">
            <w:pPr>
              <w:spacing w:before="100" w:beforeAutospacing="1"/>
              <w:jc w:val="right"/>
              <w:rPr>
                <w:color w:val="000000"/>
                <w:sz w:val="18"/>
                <w:szCs w:val="16"/>
                <w:lang w:val="en-AU" w:eastAsia="en-US"/>
              </w:rPr>
            </w:pPr>
          </w:p>
        </w:tc>
      </w:tr>
      <w:tr w:rsidR="00852448" w:rsidRPr="00225CA1" w14:paraId="0E854816" w14:textId="7D3D430B" w:rsidTr="007B514C">
        <w:trPr>
          <w:trHeight w:val="50"/>
        </w:trPr>
        <w:tc>
          <w:tcPr>
            <w:tcW w:w="1490" w:type="pct"/>
          </w:tcPr>
          <w:p w14:paraId="3B74328A" w14:textId="45A9B484" w:rsidR="00852448" w:rsidRPr="00225CA1" w:rsidRDefault="00526435" w:rsidP="00852448">
            <w:pPr>
              <w:spacing w:before="100" w:beforeAutospacing="1"/>
              <w:rPr>
                <w:color w:val="000000"/>
                <w:sz w:val="18"/>
                <w:szCs w:val="16"/>
                <w:lang w:val="en-AU" w:eastAsia="en-US"/>
              </w:rPr>
            </w:pPr>
            <w:ins w:id="468" w:author="JPapp" w:date="2016-12-13T14:45:00Z">
              <w:r w:rsidRPr="00C01EBE">
                <w:rPr>
                  <w:rFonts w:ascii="Times New Roman" w:hAnsi="Times New Roman" w:cs="Times New Roman"/>
                  <w:color w:val="000000"/>
                  <w:sz w:val="18"/>
                  <w:szCs w:val="16"/>
                  <w:lang w:val="en-NZ" w:eastAsia="en-US"/>
                </w:rPr>
                <w:t>b</w:t>
              </w:r>
            </w:ins>
            <w:del w:id="469" w:author="JPapp" w:date="2016-12-13T14:45:00Z">
              <w:r w:rsidR="00852448" w:rsidRPr="00225CA1">
                <w:rPr>
                  <w:color w:val="000000"/>
                  <w:sz w:val="18"/>
                  <w:szCs w:val="16"/>
                  <w:lang w:val="en-AU" w:eastAsia="en-US"/>
                </w:rPr>
                <w:delText>B</w:delText>
              </w:r>
            </w:del>
            <w:r w:rsidR="00852448" w:rsidRPr="00225CA1">
              <w:rPr>
                <w:color w:val="000000"/>
                <w:sz w:val="18"/>
                <w:szCs w:val="16"/>
                <w:lang w:val="en-AU" w:eastAsia="en-US"/>
              </w:rPr>
              <w:t>ait type: squid</w:t>
            </w:r>
          </w:p>
        </w:tc>
        <w:tc>
          <w:tcPr>
            <w:tcW w:w="551" w:type="pct"/>
          </w:tcPr>
          <w:p w14:paraId="73C3B903" w14:textId="1A7F02D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369DA2F9" w14:textId="159DF37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156</w:t>
            </w:r>
          </w:p>
        </w:tc>
        <w:tc>
          <w:tcPr>
            <w:tcW w:w="367" w:type="pct"/>
          </w:tcPr>
          <w:p w14:paraId="58820019" w14:textId="6791D68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0E4AB087" w14:textId="60DFB8A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62DEAB" w14:textId="01BBE7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60525BC" w14:textId="209B3497" w:rsidR="00852448" w:rsidRPr="00225CA1" w:rsidRDefault="00852448" w:rsidP="00852448">
            <w:pPr>
              <w:spacing w:before="100" w:beforeAutospacing="1"/>
              <w:jc w:val="right"/>
              <w:rPr>
                <w:color w:val="000000"/>
                <w:sz w:val="18"/>
                <w:szCs w:val="16"/>
                <w:lang w:val="en-AU" w:eastAsia="en-US"/>
              </w:rPr>
            </w:pPr>
          </w:p>
        </w:tc>
      </w:tr>
      <w:tr w:rsidR="00852448" w:rsidRPr="00225CA1" w14:paraId="10C78067" w14:textId="5950A65D" w:rsidTr="007B514C">
        <w:tc>
          <w:tcPr>
            <w:tcW w:w="1490" w:type="pct"/>
            <w:hideMark/>
          </w:tcPr>
          <w:p w14:paraId="2A2B1C9B" w14:textId="32420B10" w:rsidR="00852448" w:rsidRPr="00225CA1" w:rsidRDefault="00526435" w:rsidP="00852448">
            <w:pPr>
              <w:spacing w:before="100" w:beforeAutospacing="1"/>
              <w:rPr>
                <w:color w:val="000000"/>
                <w:sz w:val="18"/>
                <w:szCs w:val="16"/>
                <w:lang w:val="en-AU" w:eastAsia="en-US"/>
              </w:rPr>
            </w:pPr>
            <w:ins w:id="470" w:author="JPapp" w:date="2016-12-13T14:45:00Z">
              <w:r w:rsidRPr="00C01EBE">
                <w:rPr>
                  <w:rFonts w:ascii="Times New Roman" w:hAnsi="Times New Roman" w:cs="Times New Roman"/>
                  <w:color w:val="000000"/>
                  <w:sz w:val="18"/>
                  <w:szCs w:val="16"/>
                  <w:lang w:val="en-NZ" w:eastAsia="en-US"/>
                </w:rPr>
                <w:t>b</w:t>
              </w:r>
            </w:ins>
            <w:del w:id="471" w:author="JPapp" w:date="2016-12-13T14:45:00Z">
              <w:r w:rsidR="00852448" w:rsidRPr="00225CA1">
                <w:rPr>
                  <w:color w:val="000000"/>
                  <w:sz w:val="18"/>
                  <w:szCs w:val="16"/>
                  <w:lang w:val="en-AU" w:eastAsia="en-US"/>
                </w:rPr>
                <w:delText>B</w:delText>
              </w:r>
            </w:del>
            <w:r w:rsidR="00852448" w:rsidRPr="00225CA1">
              <w:rPr>
                <w:color w:val="000000"/>
                <w:sz w:val="18"/>
                <w:szCs w:val="16"/>
                <w:lang w:val="en-AU" w:eastAsia="en-US"/>
              </w:rPr>
              <w:t>ait type: milkfish</w:t>
            </w:r>
          </w:p>
        </w:tc>
        <w:tc>
          <w:tcPr>
            <w:tcW w:w="551" w:type="pct"/>
            <w:hideMark/>
          </w:tcPr>
          <w:p w14:paraId="52F52B04" w14:textId="2AAF274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28027F3" w14:textId="1C8286B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157</w:t>
            </w:r>
          </w:p>
        </w:tc>
        <w:tc>
          <w:tcPr>
            <w:tcW w:w="367" w:type="pct"/>
            <w:hideMark/>
          </w:tcPr>
          <w:p w14:paraId="2989538B" w14:textId="5675FB1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456D32A" w14:textId="072F2D9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1EFB9AA" w14:textId="37F52A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4B28C91" w14:textId="537C0ECD" w:rsidR="00852448" w:rsidRPr="00225CA1" w:rsidRDefault="00852448" w:rsidP="00852448">
            <w:pPr>
              <w:spacing w:before="100" w:beforeAutospacing="1"/>
              <w:jc w:val="right"/>
              <w:rPr>
                <w:color w:val="000000"/>
                <w:sz w:val="18"/>
                <w:szCs w:val="16"/>
                <w:lang w:val="en-AU" w:eastAsia="en-US"/>
              </w:rPr>
            </w:pPr>
          </w:p>
        </w:tc>
      </w:tr>
      <w:tr w:rsidR="00852448" w:rsidRPr="00225CA1" w14:paraId="093A3495" w14:textId="6228C7FE" w:rsidTr="007B514C">
        <w:tc>
          <w:tcPr>
            <w:tcW w:w="1490" w:type="pct"/>
            <w:hideMark/>
          </w:tcPr>
          <w:p w14:paraId="5095AE35" w14:textId="060B1A1A" w:rsidR="00852448" w:rsidRPr="00225CA1" w:rsidRDefault="00526435" w:rsidP="00852448">
            <w:pPr>
              <w:spacing w:before="100" w:beforeAutospacing="1"/>
              <w:rPr>
                <w:color w:val="000000"/>
                <w:sz w:val="18"/>
                <w:szCs w:val="16"/>
                <w:lang w:val="en-AU" w:eastAsia="en-US"/>
              </w:rPr>
            </w:pPr>
            <w:ins w:id="472" w:author="JPapp" w:date="2016-12-13T14:45:00Z">
              <w:r w:rsidRPr="00C01EBE">
                <w:rPr>
                  <w:rFonts w:ascii="Times New Roman" w:hAnsi="Times New Roman" w:cs="Times New Roman"/>
                  <w:color w:val="000000"/>
                  <w:sz w:val="18"/>
                  <w:szCs w:val="16"/>
                  <w:lang w:val="en-NZ" w:eastAsia="en-US"/>
                </w:rPr>
                <w:t>b</w:t>
              </w:r>
            </w:ins>
            <w:del w:id="473" w:author="JPapp" w:date="2016-12-13T14:45:00Z">
              <w:r w:rsidR="00852448" w:rsidRPr="00225CA1">
                <w:rPr>
                  <w:color w:val="000000"/>
                  <w:sz w:val="18"/>
                  <w:szCs w:val="16"/>
                  <w:lang w:val="en-AU" w:eastAsia="en-US"/>
                </w:rPr>
                <w:delText>B</w:delText>
              </w:r>
            </w:del>
            <w:r w:rsidR="00852448" w:rsidRPr="00225CA1">
              <w:rPr>
                <w:color w:val="000000"/>
                <w:sz w:val="18"/>
                <w:szCs w:val="16"/>
                <w:lang w:val="en-AU" w:eastAsia="en-US"/>
              </w:rPr>
              <w:t>ait type: others</w:t>
            </w:r>
          </w:p>
        </w:tc>
        <w:tc>
          <w:tcPr>
            <w:tcW w:w="551" w:type="pct"/>
            <w:hideMark/>
          </w:tcPr>
          <w:p w14:paraId="19490956" w14:textId="72F502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1F7F92B" w14:textId="3C6EDFE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158</w:t>
            </w:r>
          </w:p>
        </w:tc>
        <w:tc>
          <w:tcPr>
            <w:tcW w:w="367" w:type="pct"/>
            <w:hideMark/>
          </w:tcPr>
          <w:p w14:paraId="411EA0B1" w14:textId="0490086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F07775F" w14:textId="249FBB8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C7B65E1" w14:textId="1EE8F4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550057EE" w14:textId="69E71BF7" w:rsidR="00852448" w:rsidRPr="00225CA1" w:rsidRDefault="00852448" w:rsidP="00852448">
            <w:pPr>
              <w:spacing w:before="100" w:beforeAutospacing="1"/>
              <w:jc w:val="right"/>
              <w:rPr>
                <w:color w:val="000000"/>
                <w:sz w:val="18"/>
                <w:szCs w:val="16"/>
                <w:lang w:val="en-AU" w:eastAsia="en-US"/>
              </w:rPr>
            </w:pPr>
          </w:p>
        </w:tc>
      </w:tr>
      <w:tr w:rsidR="00852448" w:rsidRPr="00225CA1" w14:paraId="0521AAB7" w14:textId="7CCFE61E" w:rsidTr="007B514C">
        <w:tc>
          <w:tcPr>
            <w:tcW w:w="1490" w:type="pct"/>
          </w:tcPr>
          <w:p w14:paraId="18FFF9EB" w14:textId="518D3F6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Depth of hooks (m)</w:t>
            </w:r>
          </w:p>
        </w:tc>
        <w:tc>
          <w:tcPr>
            <w:tcW w:w="551" w:type="pct"/>
          </w:tcPr>
          <w:p w14:paraId="2F237248" w14:textId="32C5397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7DE3F9B0" w14:textId="533B54A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159-161</w:t>
            </w:r>
          </w:p>
        </w:tc>
        <w:tc>
          <w:tcPr>
            <w:tcW w:w="367" w:type="pct"/>
          </w:tcPr>
          <w:p w14:paraId="2DEEC45B" w14:textId="262BD8F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3BEFB4CB" w14:textId="7B2E97E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5F7B280" w14:textId="45873B0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3A87C1C6" w14:textId="6FF09D4F" w:rsidR="00852448" w:rsidRPr="00225CA1" w:rsidRDefault="00852448" w:rsidP="00852448">
            <w:pPr>
              <w:spacing w:before="100" w:beforeAutospacing="1"/>
              <w:jc w:val="right"/>
              <w:rPr>
                <w:color w:val="000000"/>
                <w:sz w:val="18"/>
                <w:szCs w:val="16"/>
                <w:lang w:val="en-AU" w:eastAsia="en-US"/>
              </w:rPr>
            </w:pPr>
          </w:p>
        </w:tc>
      </w:tr>
      <w:tr w:rsidR="00852448" w:rsidRPr="00225CA1" w14:paraId="607B6433" w14:textId="730FC8D9" w:rsidTr="007B514C">
        <w:tc>
          <w:tcPr>
            <w:tcW w:w="1490" w:type="pct"/>
            <w:hideMark/>
          </w:tcPr>
          <w:p w14:paraId="779EE387" w14:textId="4EBC07DB"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set type (type of target)</w:t>
            </w:r>
          </w:p>
        </w:tc>
        <w:tc>
          <w:tcPr>
            <w:tcW w:w="551" w:type="pct"/>
            <w:hideMark/>
          </w:tcPr>
          <w:p w14:paraId="258BA2F6" w14:textId="1E86393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78F78703" w14:textId="1E4EF3D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162-163</w:t>
            </w:r>
          </w:p>
        </w:tc>
        <w:tc>
          <w:tcPr>
            <w:tcW w:w="367" w:type="pct"/>
          </w:tcPr>
          <w:p w14:paraId="4B038184" w14:textId="55EC48C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608C6F81" w14:textId="64B1E34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069E9DCE" w14:textId="1769B9F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E189792" w14:textId="0333BE1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1.</w:t>
            </w:r>
            <w:ins w:id="474" w:author="JPapp" w:date="2016-12-13T14:45:00Z">
              <w:r w:rsidR="002B2ACF" w:rsidRPr="00C01EBE">
                <w:rPr>
                  <w:rFonts w:ascii="Times New Roman" w:hAnsi="Times New Roman" w:cs="Times New Roman"/>
                  <w:color w:val="000000"/>
                  <w:sz w:val="18"/>
                  <w:szCs w:val="16"/>
                  <w:lang w:val="en-NZ" w:eastAsia="en-US"/>
                </w:rPr>
                <w:t>BET</w:t>
              </w:r>
            </w:ins>
            <w:del w:id="475" w:author="JPapp" w:date="2016-12-13T14:45:00Z">
              <w:r w:rsidRPr="00225CA1">
                <w:rPr>
                  <w:color w:val="000000"/>
                  <w:sz w:val="18"/>
                  <w:szCs w:val="16"/>
                  <w:lang w:val="en-AU" w:eastAsia="en-US"/>
                </w:rPr>
                <w:delText>Bigeye</w:delText>
              </w:r>
            </w:del>
            <w:r w:rsidRPr="00225CA1">
              <w:rPr>
                <w:color w:val="000000"/>
                <w:sz w:val="18"/>
                <w:szCs w:val="16"/>
                <w:lang w:val="en-AU" w:eastAsia="en-US"/>
              </w:rPr>
              <w:t xml:space="preserve">, 2. </w:t>
            </w:r>
            <w:ins w:id="476" w:author="JPapp" w:date="2016-12-13T14:45:00Z">
              <w:r w:rsidR="002B2ACF" w:rsidRPr="00C01EBE">
                <w:rPr>
                  <w:rFonts w:ascii="Times New Roman" w:hAnsi="Times New Roman" w:cs="Times New Roman"/>
                  <w:color w:val="000000"/>
                  <w:sz w:val="18"/>
                  <w:szCs w:val="16"/>
                  <w:lang w:val="en-NZ" w:eastAsia="en-US"/>
                </w:rPr>
                <w:t>ALB</w:t>
              </w:r>
            </w:ins>
            <w:del w:id="477" w:author="JPapp" w:date="2016-12-13T14:45:00Z">
              <w:r w:rsidRPr="00225CA1">
                <w:rPr>
                  <w:color w:val="000000"/>
                  <w:sz w:val="18"/>
                  <w:szCs w:val="16"/>
                  <w:lang w:val="en-AU" w:eastAsia="en-US"/>
                </w:rPr>
                <w:delText>Albacore</w:delText>
              </w:r>
            </w:del>
            <w:r w:rsidRPr="00225CA1">
              <w:rPr>
                <w:color w:val="000000"/>
                <w:sz w:val="18"/>
                <w:szCs w:val="16"/>
                <w:lang w:val="en-AU" w:eastAsia="en-US"/>
              </w:rPr>
              <w:t>, 3.both</w:t>
            </w:r>
          </w:p>
        </w:tc>
      </w:tr>
      <w:tr w:rsidR="00852448" w:rsidRPr="00225CA1" w14:paraId="3B491826" w14:textId="5AC3C041" w:rsidTr="007B514C">
        <w:trPr>
          <w:trHeight w:val="50"/>
        </w:trPr>
        <w:tc>
          <w:tcPr>
            <w:tcW w:w="1490" w:type="pct"/>
            <w:hideMark/>
          </w:tcPr>
          <w:p w14:paraId="78BFE026" w14:textId="3F9926E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Remark</w:t>
            </w:r>
          </w:p>
        </w:tc>
        <w:tc>
          <w:tcPr>
            <w:tcW w:w="551" w:type="pct"/>
            <w:hideMark/>
          </w:tcPr>
          <w:p w14:paraId="74071A05" w14:textId="7175E58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4F7E3AB6" w14:textId="52F41B34" w:rsidR="00852448" w:rsidRPr="00225CA1" w:rsidRDefault="00852448" w:rsidP="00852448">
            <w:pPr>
              <w:spacing w:before="100" w:beforeAutospacing="1"/>
              <w:ind w:firstLineChars="50" w:firstLine="90"/>
              <w:rPr>
                <w:color w:val="000000"/>
                <w:sz w:val="18"/>
                <w:szCs w:val="16"/>
                <w:lang w:val="en-AU" w:eastAsia="en-US"/>
              </w:rPr>
            </w:pPr>
            <w:r w:rsidRPr="00225CA1">
              <w:rPr>
                <w:color w:val="000000"/>
                <w:sz w:val="18"/>
                <w:szCs w:val="16"/>
                <w:lang w:val="en-AU" w:eastAsia="en-US"/>
              </w:rPr>
              <w:t>164-165</w:t>
            </w:r>
          </w:p>
        </w:tc>
        <w:tc>
          <w:tcPr>
            <w:tcW w:w="367" w:type="pct"/>
          </w:tcPr>
          <w:p w14:paraId="389F2C90" w14:textId="79C4709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D7D5EFD" w14:textId="001FE40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5DB1DF1C" w14:textId="627C1A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0BC90ECA" w14:textId="4E096DBD" w:rsidR="00852448" w:rsidRPr="00225CA1" w:rsidRDefault="00852448" w:rsidP="00852448">
            <w:pPr>
              <w:ind w:right="160"/>
              <w:rPr>
                <w:color w:val="000000"/>
                <w:sz w:val="18"/>
                <w:szCs w:val="16"/>
                <w:lang w:val="en-AU" w:eastAsia="en-US"/>
              </w:rPr>
            </w:pPr>
            <w:r w:rsidRPr="00225CA1">
              <w:rPr>
                <w:color w:val="000000"/>
                <w:sz w:val="18"/>
                <w:szCs w:val="16"/>
                <w:lang w:val="en-AU" w:eastAsia="en-US"/>
              </w:rPr>
              <w:t>See below</w:t>
            </w:r>
          </w:p>
        </w:tc>
      </w:tr>
      <w:tr w:rsidR="00852448" w:rsidRPr="00225CA1" w14:paraId="3F684EB2" w14:textId="35337448" w:rsidTr="007B514C">
        <w:tc>
          <w:tcPr>
            <w:tcW w:w="1490" w:type="pct"/>
            <w:hideMark/>
          </w:tcPr>
          <w:p w14:paraId="7E304F8E" w14:textId="22B35A3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latitude code</w:t>
            </w:r>
          </w:p>
        </w:tc>
        <w:tc>
          <w:tcPr>
            <w:tcW w:w="551" w:type="pct"/>
            <w:hideMark/>
          </w:tcPr>
          <w:p w14:paraId="1E68EE0E" w14:textId="55992A0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3A813F1E" w14:textId="6FEE28E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166-166</w:t>
            </w:r>
          </w:p>
        </w:tc>
        <w:tc>
          <w:tcPr>
            <w:tcW w:w="367" w:type="pct"/>
          </w:tcPr>
          <w:p w14:paraId="0B5F25F0" w14:textId="1EA4285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5C3F18F7" w14:textId="1AAD812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BAD9F15" w14:textId="0D3FA6C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4EBCE349" w14:textId="5DEF022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N: 4, S: 3</w:t>
            </w:r>
          </w:p>
        </w:tc>
      </w:tr>
      <w:tr w:rsidR="00852448" w:rsidRPr="00225CA1" w14:paraId="4824B274" w14:textId="6076629F" w:rsidTr="007B514C">
        <w:tc>
          <w:tcPr>
            <w:tcW w:w="1490" w:type="pct"/>
            <w:hideMark/>
          </w:tcPr>
          <w:p w14:paraId="1F9FE113" w14:textId="1200B24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latitude</w:t>
            </w:r>
          </w:p>
        </w:tc>
        <w:tc>
          <w:tcPr>
            <w:tcW w:w="551" w:type="pct"/>
            <w:hideMark/>
          </w:tcPr>
          <w:p w14:paraId="538A6AA5" w14:textId="3FC3B8D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002A267E" w14:textId="5295E2C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167-168</w:t>
            </w:r>
          </w:p>
        </w:tc>
        <w:tc>
          <w:tcPr>
            <w:tcW w:w="367" w:type="pct"/>
          </w:tcPr>
          <w:p w14:paraId="6C136E7C" w14:textId="5B2A80C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0828C86" w14:textId="089B35E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B55D41B" w14:textId="456E953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56B7116F" w14:textId="3E5F135B" w:rsidR="00852448" w:rsidRPr="00225CA1" w:rsidRDefault="00852448" w:rsidP="00852448">
            <w:pPr>
              <w:spacing w:before="100" w:beforeAutospacing="1"/>
              <w:rPr>
                <w:color w:val="000000"/>
                <w:sz w:val="18"/>
                <w:szCs w:val="16"/>
                <w:lang w:val="en-AU" w:eastAsia="en-US"/>
              </w:rPr>
            </w:pPr>
          </w:p>
        </w:tc>
      </w:tr>
      <w:tr w:rsidR="00852448" w:rsidRPr="00225CA1" w14:paraId="6E6DE6C4" w14:textId="73946582" w:rsidTr="007B514C">
        <w:tc>
          <w:tcPr>
            <w:tcW w:w="1490" w:type="pct"/>
            <w:hideMark/>
          </w:tcPr>
          <w:p w14:paraId="42DEF1E5" w14:textId="38B2626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longitude code</w:t>
            </w:r>
          </w:p>
        </w:tc>
        <w:tc>
          <w:tcPr>
            <w:tcW w:w="551" w:type="pct"/>
            <w:hideMark/>
          </w:tcPr>
          <w:p w14:paraId="7DF2AB4A" w14:textId="2E76C25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Character</w:t>
            </w:r>
          </w:p>
        </w:tc>
        <w:tc>
          <w:tcPr>
            <w:tcW w:w="551" w:type="pct"/>
            <w:hideMark/>
          </w:tcPr>
          <w:p w14:paraId="61A23290" w14:textId="1D098BA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169-169</w:t>
            </w:r>
          </w:p>
        </w:tc>
        <w:tc>
          <w:tcPr>
            <w:tcW w:w="367" w:type="pct"/>
          </w:tcPr>
          <w:p w14:paraId="267AA1BF" w14:textId="123F1A3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99BD149" w14:textId="19DCE7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79B8C07F" w14:textId="4AAAE7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3FBDC651" w14:textId="196FDD9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E: 1, W: 2</w:t>
            </w:r>
          </w:p>
        </w:tc>
      </w:tr>
      <w:tr w:rsidR="00852448" w:rsidRPr="00225CA1" w14:paraId="66B4BEA1" w14:textId="7AEA3DEB" w:rsidTr="007B514C">
        <w:tc>
          <w:tcPr>
            <w:tcW w:w="1490" w:type="pct"/>
            <w:hideMark/>
          </w:tcPr>
          <w:p w14:paraId="093AE923" w14:textId="1F0717E7"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longitude</w:t>
            </w:r>
          </w:p>
        </w:tc>
        <w:tc>
          <w:tcPr>
            <w:tcW w:w="551" w:type="pct"/>
            <w:hideMark/>
          </w:tcPr>
          <w:p w14:paraId="340EA7FA" w14:textId="6E2CAD2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314EE781" w14:textId="39499C1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170-172</w:t>
            </w:r>
          </w:p>
        </w:tc>
        <w:tc>
          <w:tcPr>
            <w:tcW w:w="367" w:type="pct"/>
          </w:tcPr>
          <w:p w14:paraId="3B1416DB" w14:textId="57F5A39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0CBDA4FB" w14:textId="059219D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26EE75B" w14:textId="50F6579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53AE7469" w14:textId="158A6FA8" w:rsidR="00852448" w:rsidRPr="00225CA1" w:rsidRDefault="00852448" w:rsidP="00852448">
            <w:pPr>
              <w:spacing w:before="100" w:beforeAutospacing="1"/>
              <w:rPr>
                <w:color w:val="000000"/>
                <w:sz w:val="18"/>
                <w:szCs w:val="16"/>
                <w:lang w:val="en-AU" w:eastAsia="en-US"/>
              </w:rPr>
            </w:pPr>
          </w:p>
        </w:tc>
      </w:tr>
      <w:tr w:rsidR="00852448" w:rsidRPr="00225CA1" w14:paraId="19085394" w14:textId="32853F1B" w:rsidTr="007B514C">
        <w:tc>
          <w:tcPr>
            <w:tcW w:w="1490" w:type="pct"/>
            <w:hideMark/>
          </w:tcPr>
          <w:p w14:paraId="3F020233" w14:textId="075661ED" w:rsidR="00852448" w:rsidRPr="00225CA1" w:rsidRDefault="00526435" w:rsidP="00852448">
            <w:pPr>
              <w:spacing w:before="100" w:beforeAutospacing="1"/>
              <w:rPr>
                <w:color w:val="000000"/>
                <w:sz w:val="18"/>
                <w:szCs w:val="16"/>
                <w:lang w:val="en-AU" w:eastAsia="en-US"/>
              </w:rPr>
            </w:pPr>
            <w:ins w:id="478" w:author="JPapp" w:date="2016-12-13T14:45:00Z">
              <w:r w:rsidRPr="00C01EBE">
                <w:rPr>
                  <w:rFonts w:ascii="Times New Roman" w:hAnsi="Times New Roman" w:cs="Times New Roman"/>
                  <w:color w:val="000000"/>
                  <w:sz w:val="18"/>
                  <w:szCs w:val="16"/>
                  <w:lang w:val="en-NZ" w:eastAsia="en-US"/>
                </w:rPr>
                <w:t>d</w:t>
              </w:r>
              <w:r w:rsidR="00852448" w:rsidRPr="00C01EBE">
                <w:rPr>
                  <w:rFonts w:ascii="Times New Roman" w:hAnsi="Times New Roman" w:cs="Times New Roman"/>
                  <w:color w:val="000000"/>
                  <w:sz w:val="18"/>
                  <w:szCs w:val="16"/>
                  <w:lang w:val="en-NZ" w:eastAsia="en-US"/>
                </w:rPr>
                <w:t xml:space="preserve">eparture </w:t>
              </w:r>
              <w:r w:rsidRPr="00C01EBE">
                <w:rPr>
                  <w:rFonts w:ascii="Times New Roman" w:hAnsi="Times New Roman" w:cs="Times New Roman"/>
                  <w:color w:val="000000"/>
                  <w:sz w:val="18"/>
                  <w:szCs w:val="16"/>
                  <w:lang w:val="en-NZ" w:eastAsia="en-US"/>
                </w:rPr>
                <w:t>date</w:t>
              </w:r>
              <w:r w:rsidR="00852448" w:rsidRPr="00C01EBE">
                <w:rPr>
                  <w:rFonts w:ascii="Times New Roman" w:hAnsi="Times New Roman" w:cs="Times New Roman"/>
                  <w:color w:val="000000"/>
                  <w:sz w:val="18"/>
                  <w:szCs w:val="16"/>
                  <w:lang w:val="en-NZ" w:eastAsia="en-US"/>
                </w:rPr>
                <w:t xml:space="preserve"> </w:t>
              </w:r>
              <w:r w:rsidRPr="00C01EBE">
                <w:rPr>
                  <w:rFonts w:ascii="Times New Roman" w:hAnsi="Times New Roman" w:cs="Times New Roman"/>
                  <w:color w:val="000000"/>
                  <w:sz w:val="18"/>
                  <w:szCs w:val="16"/>
                  <w:lang w:val="en-NZ" w:eastAsia="en-US"/>
                </w:rPr>
                <w:t>from</w:t>
              </w:r>
            </w:ins>
            <w:del w:id="479" w:author="JPapp" w:date="2016-12-13T14:45:00Z">
              <w:r w:rsidR="00852448" w:rsidRPr="00225CA1">
                <w:rPr>
                  <w:color w:val="000000"/>
                  <w:sz w:val="18"/>
                  <w:szCs w:val="16"/>
                  <w:lang w:val="en-AU" w:eastAsia="en-US"/>
                </w:rPr>
                <w:delText>Departure Date of</w:delText>
              </w:r>
            </w:del>
            <w:r w:rsidR="00852448" w:rsidRPr="00225CA1">
              <w:rPr>
                <w:color w:val="000000"/>
                <w:sz w:val="18"/>
                <w:szCs w:val="16"/>
                <w:lang w:val="en-AU" w:eastAsia="en-US"/>
              </w:rPr>
              <w:t xml:space="preserve"> port</w:t>
            </w:r>
          </w:p>
        </w:tc>
        <w:tc>
          <w:tcPr>
            <w:tcW w:w="551" w:type="pct"/>
            <w:hideMark/>
          </w:tcPr>
          <w:p w14:paraId="4B1B44F4" w14:textId="17F776D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70312A17" w14:textId="0B96393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176-183</w:t>
            </w:r>
          </w:p>
        </w:tc>
        <w:tc>
          <w:tcPr>
            <w:tcW w:w="367" w:type="pct"/>
          </w:tcPr>
          <w:p w14:paraId="2928B250" w14:textId="1D1D040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194D6794" w14:textId="7D2FC08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498B5B4D" w14:textId="2BFADCC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023A7E34" w14:textId="51F4AC5D" w:rsidR="00852448" w:rsidRPr="00225CA1" w:rsidRDefault="00852448" w:rsidP="00852448">
            <w:pPr>
              <w:spacing w:before="100" w:beforeAutospacing="1"/>
              <w:rPr>
                <w:color w:val="000000"/>
                <w:sz w:val="18"/>
                <w:szCs w:val="16"/>
                <w:lang w:val="en-AU" w:eastAsia="en-US"/>
              </w:rPr>
            </w:pPr>
          </w:p>
        </w:tc>
      </w:tr>
      <w:tr w:rsidR="00852448" w:rsidRPr="00225CA1" w14:paraId="6ED468B7" w14:textId="7A494D01" w:rsidTr="007B514C">
        <w:tc>
          <w:tcPr>
            <w:tcW w:w="1490" w:type="pct"/>
            <w:hideMark/>
          </w:tcPr>
          <w:p w14:paraId="6F7B2191" w14:textId="3CD2C80C" w:rsidR="00852448" w:rsidRPr="00225CA1" w:rsidRDefault="00526435" w:rsidP="00852448">
            <w:pPr>
              <w:spacing w:before="100" w:beforeAutospacing="1"/>
              <w:rPr>
                <w:color w:val="000000"/>
                <w:sz w:val="18"/>
                <w:szCs w:val="16"/>
                <w:lang w:val="en-AU" w:eastAsia="en-US"/>
              </w:rPr>
            </w:pPr>
            <w:ins w:id="480" w:author="JPapp" w:date="2016-12-13T14:45:00Z">
              <w:r w:rsidRPr="00C01EBE">
                <w:rPr>
                  <w:rFonts w:ascii="Times New Roman" w:hAnsi="Times New Roman" w:cs="Times New Roman"/>
                  <w:color w:val="000000"/>
                  <w:sz w:val="18"/>
                  <w:szCs w:val="16"/>
                  <w:lang w:val="en-NZ" w:eastAsia="en-US"/>
                </w:rPr>
                <w:t>s</w:t>
              </w:r>
              <w:r w:rsidR="00852448" w:rsidRPr="00C01EBE">
                <w:rPr>
                  <w:rFonts w:ascii="Times New Roman" w:hAnsi="Times New Roman" w:cs="Times New Roman"/>
                  <w:color w:val="000000"/>
                  <w:sz w:val="18"/>
                  <w:szCs w:val="16"/>
                  <w:lang w:val="en-NZ" w:eastAsia="en-US"/>
                </w:rPr>
                <w:t xml:space="preserve">tarting </w:t>
              </w:r>
              <w:r w:rsidRPr="00C01EBE">
                <w:rPr>
                  <w:rFonts w:ascii="Times New Roman" w:hAnsi="Times New Roman" w:cs="Times New Roman"/>
                  <w:color w:val="000000"/>
                  <w:sz w:val="18"/>
                  <w:szCs w:val="16"/>
                  <w:lang w:val="en-NZ" w:eastAsia="en-US"/>
                </w:rPr>
                <w:t>date</w:t>
              </w:r>
            </w:ins>
            <w:del w:id="481" w:author="JPapp" w:date="2016-12-13T14:45:00Z">
              <w:r w:rsidR="00852448" w:rsidRPr="00225CA1">
                <w:rPr>
                  <w:color w:val="000000"/>
                  <w:sz w:val="18"/>
                  <w:szCs w:val="16"/>
                  <w:lang w:val="en-AU" w:eastAsia="en-US"/>
                </w:rPr>
                <w:delText>Starting Date</w:delText>
              </w:r>
            </w:del>
            <w:r w:rsidR="00852448" w:rsidRPr="00225CA1">
              <w:rPr>
                <w:color w:val="000000"/>
                <w:sz w:val="18"/>
                <w:szCs w:val="16"/>
                <w:lang w:val="en-AU" w:eastAsia="en-US"/>
              </w:rPr>
              <w:t xml:space="preserve"> to operation</w:t>
            </w:r>
          </w:p>
        </w:tc>
        <w:tc>
          <w:tcPr>
            <w:tcW w:w="551" w:type="pct"/>
            <w:hideMark/>
          </w:tcPr>
          <w:p w14:paraId="61C3AF7C" w14:textId="7D515B0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hideMark/>
          </w:tcPr>
          <w:p w14:paraId="2B3012F9" w14:textId="351D56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185-192</w:t>
            </w:r>
          </w:p>
        </w:tc>
        <w:tc>
          <w:tcPr>
            <w:tcW w:w="367" w:type="pct"/>
          </w:tcPr>
          <w:p w14:paraId="6E5495A6" w14:textId="417C554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3DFDEE2D" w14:textId="59E10D2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1A70B57" w14:textId="29C1F15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hideMark/>
          </w:tcPr>
          <w:p w14:paraId="106ADE07" w14:textId="1053CF6D" w:rsidR="00852448" w:rsidRPr="00225CA1" w:rsidRDefault="00852448" w:rsidP="00852448">
            <w:pPr>
              <w:spacing w:before="100" w:beforeAutospacing="1"/>
              <w:jc w:val="right"/>
              <w:rPr>
                <w:color w:val="000000"/>
                <w:sz w:val="18"/>
                <w:szCs w:val="16"/>
                <w:lang w:val="en-AU" w:eastAsia="en-US"/>
              </w:rPr>
            </w:pPr>
          </w:p>
        </w:tc>
      </w:tr>
      <w:tr w:rsidR="00852448" w:rsidRPr="00225CA1" w14:paraId="4DA9F699" w14:textId="526A528D" w:rsidTr="007B514C">
        <w:tc>
          <w:tcPr>
            <w:tcW w:w="1490" w:type="pct"/>
          </w:tcPr>
          <w:p w14:paraId="65C21AD5" w14:textId="691C1958" w:rsidR="00852448" w:rsidRPr="00225CA1" w:rsidRDefault="00526435" w:rsidP="00852448">
            <w:pPr>
              <w:spacing w:before="100" w:beforeAutospacing="1"/>
              <w:rPr>
                <w:color w:val="000000"/>
                <w:sz w:val="18"/>
                <w:szCs w:val="16"/>
                <w:lang w:val="en-AU" w:eastAsia="en-US"/>
              </w:rPr>
            </w:pPr>
            <w:ins w:id="482" w:author="JPapp" w:date="2016-12-13T14:45:00Z">
              <w:r w:rsidRPr="00C01EBE">
                <w:rPr>
                  <w:rFonts w:ascii="Times New Roman" w:hAnsi="Times New Roman" w:cs="Times New Roman"/>
                  <w:color w:val="000000"/>
                  <w:sz w:val="18"/>
                  <w:szCs w:val="16"/>
                  <w:lang w:val="en-NZ" w:eastAsia="en-US"/>
                </w:rPr>
                <w:t>s</w:t>
              </w:r>
              <w:r w:rsidR="00852448" w:rsidRPr="00C01EBE">
                <w:rPr>
                  <w:rFonts w:ascii="Times New Roman" w:hAnsi="Times New Roman" w:cs="Times New Roman"/>
                  <w:color w:val="000000"/>
                  <w:sz w:val="18"/>
                  <w:szCs w:val="16"/>
                  <w:lang w:val="en-NZ" w:eastAsia="en-US"/>
                </w:rPr>
                <w:t xml:space="preserve">top </w:t>
              </w:r>
              <w:r w:rsidRPr="00C01EBE">
                <w:rPr>
                  <w:rFonts w:ascii="Times New Roman" w:hAnsi="Times New Roman" w:cs="Times New Roman"/>
                  <w:color w:val="000000"/>
                  <w:sz w:val="18"/>
                  <w:szCs w:val="16"/>
                  <w:lang w:val="en-NZ" w:eastAsia="en-US"/>
                </w:rPr>
                <w:t>date</w:t>
              </w:r>
            </w:ins>
            <w:del w:id="483" w:author="JPapp" w:date="2016-12-13T14:45:00Z">
              <w:r w:rsidR="00852448" w:rsidRPr="00225CA1">
                <w:rPr>
                  <w:color w:val="000000"/>
                  <w:sz w:val="18"/>
                  <w:szCs w:val="16"/>
                  <w:lang w:val="en-AU" w:eastAsia="en-US"/>
                </w:rPr>
                <w:delText>Stop Date</w:delText>
              </w:r>
            </w:del>
            <w:r w:rsidR="00852448" w:rsidRPr="00225CA1">
              <w:rPr>
                <w:color w:val="000000"/>
                <w:sz w:val="18"/>
                <w:szCs w:val="16"/>
                <w:lang w:val="en-AU" w:eastAsia="en-US"/>
              </w:rPr>
              <w:t xml:space="preserve"> to operation</w:t>
            </w:r>
          </w:p>
        </w:tc>
        <w:tc>
          <w:tcPr>
            <w:tcW w:w="551" w:type="pct"/>
          </w:tcPr>
          <w:p w14:paraId="628C3C03" w14:textId="76053A1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38E728BD" w14:textId="41920DC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194-201</w:t>
            </w:r>
          </w:p>
        </w:tc>
        <w:tc>
          <w:tcPr>
            <w:tcW w:w="367" w:type="pct"/>
          </w:tcPr>
          <w:p w14:paraId="1712B8D9" w14:textId="1B28209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NO</w:t>
            </w:r>
          </w:p>
        </w:tc>
        <w:tc>
          <w:tcPr>
            <w:tcW w:w="368" w:type="pct"/>
          </w:tcPr>
          <w:p w14:paraId="444A1CAC" w14:textId="6D77977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A3AC308" w14:textId="1FF9F90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6B58EDDC" w14:textId="53D2A0A9" w:rsidR="00852448" w:rsidRPr="00225CA1" w:rsidRDefault="00852448" w:rsidP="00852448">
            <w:pPr>
              <w:spacing w:before="100" w:beforeAutospacing="1"/>
              <w:jc w:val="right"/>
              <w:rPr>
                <w:color w:val="000000"/>
                <w:sz w:val="18"/>
                <w:szCs w:val="16"/>
                <w:lang w:val="en-AU" w:eastAsia="en-US"/>
              </w:rPr>
            </w:pPr>
          </w:p>
        </w:tc>
      </w:tr>
      <w:tr w:rsidR="00852448" w:rsidRPr="00225CA1" w14:paraId="369EEA57" w14:textId="53AFB2CE" w:rsidTr="007B514C">
        <w:tc>
          <w:tcPr>
            <w:tcW w:w="1490" w:type="pct"/>
          </w:tcPr>
          <w:p w14:paraId="0C663828" w14:textId="53EDDF49" w:rsidR="00852448" w:rsidRPr="00225CA1" w:rsidRDefault="00526435" w:rsidP="00852448">
            <w:pPr>
              <w:spacing w:before="100" w:beforeAutospacing="1"/>
              <w:rPr>
                <w:color w:val="000000"/>
                <w:sz w:val="18"/>
                <w:szCs w:val="16"/>
                <w:lang w:val="en-AU" w:eastAsia="en-US"/>
              </w:rPr>
            </w:pPr>
            <w:ins w:id="484" w:author="JPapp" w:date="2016-12-13T14:45:00Z">
              <w:r w:rsidRPr="00C01EBE">
                <w:rPr>
                  <w:rFonts w:ascii="Times New Roman" w:hAnsi="Times New Roman" w:cs="Times New Roman"/>
                  <w:color w:val="000000"/>
                  <w:sz w:val="18"/>
                  <w:szCs w:val="16"/>
                  <w:lang w:val="en-NZ" w:eastAsia="en-US"/>
                </w:rPr>
                <w:t>a</w:t>
              </w:r>
              <w:r w:rsidR="00852448" w:rsidRPr="00C01EBE">
                <w:rPr>
                  <w:rFonts w:ascii="Times New Roman" w:hAnsi="Times New Roman" w:cs="Times New Roman"/>
                  <w:color w:val="000000"/>
                  <w:sz w:val="18"/>
                  <w:szCs w:val="16"/>
                  <w:lang w:val="en-NZ" w:eastAsia="en-US"/>
                </w:rPr>
                <w:t xml:space="preserve">rrival </w:t>
              </w:r>
              <w:r w:rsidRPr="00C01EBE">
                <w:rPr>
                  <w:rFonts w:ascii="Times New Roman" w:hAnsi="Times New Roman" w:cs="Times New Roman"/>
                  <w:color w:val="000000"/>
                  <w:sz w:val="18"/>
                  <w:szCs w:val="16"/>
                  <w:lang w:val="en-NZ" w:eastAsia="en-US"/>
                </w:rPr>
                <w:t>date</w:t>
              </w:r>
              <w:r w:rsidR="00852448" w:rsidRPr="00C01EBE">
                <w:rPr>
                  <w:rFonts w:ascii="Times New Roman" w:hAnsi="Times New Roman" w:cs="Times New Roman"/>
                  <w:color w:val="000000"/>
                  <w:sz w:val="18"/>
                  <w:szCs w:val="16"/>
                  <w:lang w:val="en-NZ" w:eastAsia="en-US"/>
                </w:rPr>
                <w:t xml:space="preserve"> </w:t>
              </w:r>
              <w:r w:rsidRPr="00C01EBE">
                <w:rPr>
                  <w:rFonts w:ascii="Times New Roman" w:hAnsi="Times New Roman" w:cs="Times New Roman"/>
                  <w:color w:val="000000"/>
                  <w:sz w:val="18"/>
                  <w:szCs w:val="16"/>
                  <w:lang w:val="en-NZ" w:eastAsia="en-US"/>
                </w:rPr>
                <w:t>at</w:t>
              </w:r>
            </w:ins>
            <w:del w:id="485" w:author="JPapp" w:date="2016-12-13T14:45:00Z">
              <w:r w:rsidR="00852448" w:rsidRPr="00225CA1">
                <w:rPr>
                  <w:color w:val="000000"/>
                  <w:sz w:val="18"/>
                  <w:szCs w:val="16"/>
                  <w:lang w:val="en-AU" w:eastAsia="en-US"/>
                </w:rPr>
                <w:delText>Arrival Date of</w:delText>
              </w:r>
            </w:del>
            <w:r w:rsidR="00852448" w:rsidRPr="00225CA1">
              <w:rPr>
                <w:color w:val="000000"/>
                <w:sz w:val="18"/>
                <w:szCs w:val="16"/>
                <w:lang w:val="en-AU" w:eastAsia="en-US"/>
              </w:rPr>
              <w:t xml:space="preserve"> port</w:t>
            </w:r>
          </w:p>
        </w:tc>
        <w:tc>
          <w:tcPr>
            <w:tcW w:w="551" w:type="pct"/>
          </w:tcPr>
          <w:p w14:paraId="48851193" w14:textId="679BDB3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Integer</w:t>
            </w:r>
          </w:p>
        </w:tc>
        <w:tc>
          <w:tcPr>
            <w:tcW w:w="551" w:type="pct"/>
          </w:tcPr>
          <w:p w14:paraId="34001356" w14:textId="6135DC2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203-210</w:t>
            </w:r>
          </w:p>
        </w:tc>
        <w:tc>
          <w:tcPr>
            <w:tcW w:w="367" w:type="pct"/>
          </w:tcPr>
          <w:p w14:paraId="01F2A968" w14:textId="6A4C3BE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5559A21E" w14:textId="09A213E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368" w:type="pct"/>
          </w:tcPr>
          <w:p w14:paraId="6AAD4099" w14:textId="29E29E13"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YES</w:t>
            </w:r>
          </w:p>
        </w:tc>
        <w:tc>
          <w:tcPr>
            <w:tcW w:w="1305" w:type="pct"/>
          </w:tcPr>
          <w:p w14:paraId="13942D6A" w14:textId="75D6FCDD" w:rsidR="00852448" w:rsidRPr="00225CA1" w:rsidRDefault="00852448" w:rsidP="00852448">
            <w:pPr>
              <w:spacing w:before="100" w:beforeAutospacing="1"/>
              <w:jc w:val="right"/>
              <w:rPr>
                <w:color w:val="000000"/>
                <w:sz w:val="18"/>
                <w:szCs w:val="16"/>
                <w:lang w:val="en-AU" w:eastAsia="en-US"/>
              </w:rPr>
            </w:pPr>
          </w:p>
        </w:tc>
      </w:tr>
    </w:tbl>
    <w:p w14:paraId="0990D33E" w14:textId="166B60BB" w:rsidR="00852448" w:rsidRPr="00225CA1" w:rsidRDefault="00852448" w:rsidP="00852448">
      <w:pPr>
        <w:rPr>
          <w:lang w:val="en-AU" w:eastAsia="en-US"/>
        </w:rPr>
      </w:pPr>
    </w:p>
    <w:p w14:paraId="09E8AE52" w14:textId="306A9BE2" w:rsidR="00582CF3" w:rsidRPr="00225CA1" w:rsidRDefault="00582CF3">
      <w:pPr>
        <w:rPr>
          <w:i/>
          <w:iCs/>
          <w:color w:val="44546A"/>
          <w:sz w:val="18"/>
          <w:szCs w:val="18"/>
          <w:lang w:val="en-AU" w:eastAsia="en-US"/>
        </w:rPr>
      </w:pPr>
      <w:bookmarkStart w:id="486" w:name="_Ref416427333"/>
      <w:r w:rsidRPr="00225CA1">
        <w:rPr>
          <w:i/>
          <w:iCs/>
          <w:color w:val="44546A"/>
          <w:sz w:val="18"/>
          <w:szCs w:val="18"/>
          <w:lang w:val="en-AU" w:eastAsia="en-US"/>
        </w:rPr>
        <w:br w:type="page"/>
      </w:r>
    </w:p>
    <w:p w14:paraId="14049784" w14:textId="26228D3B" w:rsidR="00852448" w:rsidRPr="00225CA1" w:rsidRDefault="00852448" w:rsidP="00852448">
      <w:pPr>
        <w:keepNext/>
        <w:spacing w:after="200"/>
        <w:rPr>
          <w:i/>
          <w:iCs/>
          <w:color w:val="44546A"/>
          <w:sz w:val="18"/>
          <w:szCs w:val="18"/>
          <w:lang w:val="en-AU" w:eastAsia="en-US"/>
        </w:rPr>
      </w:pPr>
      <w:bookmarkStart w:id="487" w:name="_Ref467426293"/>
      <w:bookmarkStart w:id="488" w:name="_Toc455070217"/>
      <w:bookmarkStart w:id="489" w:name="_Toc469405561"/>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5</w:t>
      </w:r>
      <w:r w:rsidRPr="00225CA1">
        <w:rPr>
          <w:i/>
          <w:iCs/>
          <w:color w:val="44546A"/>
          <w:sz w:val="18"/>
          <w:szCs w:val="18"/>
          <w:lang w:val="en-AU" w:eastAsia="en-US"/>
        </w:rPr>
        <w:fldChar w:fldCharType="end"/>
      </w:r>
      <w:bookmarkEnd w:id="486"/>
      <w:bookmarkEnd w:id="487"/>
      <w:r w:rsidRPr="00225CA1">
        <w:rPr>
          <w:i/>
          <w:iCs/>
          <w:color w:val="44546A"/>
          <w:sz w:val="18"/>
          <w:szCs w:val="18"/>
          <w:lang w:val="en-AU" w:eastAsia="en-US"/>
        </w:rPr>
        <w:t>: Tonnage as indicated by first digit of TW callsign.</w:t>
      </w:r>
      <w:bookmarkEnd w:id="488"/>
      <w:bookmarkEnd w:id="489"/>
      <w:r w:rsidRPr="00225CA1">
        <w:rPr>
          <w:i/>
          <w:iCs/>
          <w:color w:val="44546A"/>
          <w:sz w:val="18"/>
          <w:szCs w:val="18"/>
          <w:lang w:val="en-AU" w:eastAsia="en-US"/>
        </w:rPr>
        <w:t xml:space="preserve"> </w:t>
      </w:r>
    </w:p>
    <w:tbl>
      <w:tblPr>
        <w:tblStyle w:val="TableGrid14"/>
        <w:tblW w:w="0" w:type="auto"/>
        <w:tblLook w:val="04A0" w:firstRow="1" w:lastRow="0" w:firstColumn="1" w:lastColumn="0" w:noHBand="0" w:noVBand="1"/>
      </w:tblPr>
      <w:tblGrid>
        <w:gridCol w:w="1158"/>
        <w:gridCol w:w="2692"/>
      </w:tblGrid>
      <w:tr w:rsidR="00852448" w:rsidRPr="00225CA1" w14:paraId="0884101B" w14:textId="38410D00" w:rsidTr="007B514C">
        <w:tc>
          <w:tcPr>
            <w:tcW w:w="1158" w:type="dxa"/>
          </w:tcPr>
          <w:p w14:paraId="0F3559F4" w14:textId="43D9F0A2"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First digit</w:t>
            </w:r>
          </w:p>
        </w:tc>
        <w:tc>
          <w:tcPr>
            <w:tcW w:w="2692" w:type="dxa"/>
          </w:tcPr>
          <w:p w14:paraId="0CC8A58F" w14:textId="1AF15B1C"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Tonnage</w:t>
            </w:r>
          </w:p>
        </w:tc>
      </w:tr>
      <w:tr w:rsidR="00852448" w:rsidRPr="00225CA1" w14:paraId="14C00972" w14:textId="4B4784BE" w:rsidTr="007B514C">
        <w:tc>
          <w:tcPr>
            <w:tcW w:w="1158" w:type="dxa"/>
          </w:tcPr>
          <w:p w14:paraId="4D6A9547" w14:textId="329C8BF2"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1</w:t>
            </w:r>
          </w:p>
        </w:tc>
        <w:tc>
          <w:tcPr>
            <w:tcW w:w="2692" w:type="dxa"/>
          </w:tcPr>
          <w:p w14:paraId="0CEDAAD9" w14:textId="3AB19FAD"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5 and &lt; 10 tonnes</w:t>
            </w:r>
          </w:p>
        </w:tc>
      </w:tr>
      <w:tr w:rsidR="00852448" w:rsidRPr="00225CA1" w14:paraId="56CF201A" w14:textId="1487BEA8" w:rsidTr="007B514C">
        <w:tc>
          <w:tcPr>
            <w:tcW w:w="1158" w:type="dxa"/>
          </w:tcPr>
          <w:p w14:paraId="26372040" w14:textId="11BC3F26"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2</w:t>
            </w:r>
          </w:p>
        </w:tc>
        <w:tc>
          <w:tcPr>
            <w:tcW w:w="2692" w:type="dxa"/>
          </w:tcPr>
          <w:p w14:paraId="2BDCF5D1" w14:textId="7DCF4B46"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10 and &lt; 20 tonnes</w:t>
            </w:r>
          </w:p>
        </w:tc>
      </w:tr>
      <w:tr w:rsidR="00852448" w:rsidRPr="00225CA1" w14:paraId="4B5D4929" w14:textId="32C4F03D" w:rsidTr="007B514C">
        <w:tc>
          <w:tcPr>
            <w:tcW w:w="1158" w:type="dxa"/>
          </w:tcPr>
          <w:p w14:paraId="630F62BB" w14:textId="36AA0108"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3</w:t>
            </w:r>
          </w:p>
        </w:tc>
        <w:tc>
          <w:tcPr>
            <w:tcW w:w="2692" w:type="dxa"/>
          </w:tcPr>
          <w:p w14:paraId="604B7F3E" w14:textId="32F66D1E"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20 and &lt; 50 tonnes</w:t>
            </w:r>
          </w:p>
        </w:tc>
      </w:tr>
      <w:tr w:rsidR="00852448" w:rsidRPr="00225CA1" w14:paraId="2B8ECD49" w14:textId="09B2583D" w:rsidTr="007B514C">
        <w:tc>
          <w:tcPr>
            <w:tcW w:w="1158" w:type="dxa"/>
          </w:tcPr>
          <w:p w14:paraId="54CC895A" w14:textId="484133EB"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 xml:space="preserve">4 </w:t>
            </w:r>
          </w:p>
        </w:tc>
        <w:tc>
          <w:tcPr>
            <w:tcW w:w="2692" w:type="dxa"/>
          </w:tcPr>
          <w:p w14:paraId="45BE2B45" w14:textId="08719D75"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50 and &lt; 100 tonnes</w:t>
            </w:r>
          </w:p>
        </w:tc>
      </w:tr>
      <w:tr w:rsidR="00852448" w:rsidRPr="00225CA1" w14:paraId="0B2D940A" w14:textId="3B0A309D" w:rsidTr="007B514C">
        <w:tc>
          <w:tcPr>
            <w:tcW w:w="1158" w:type="dxa"/>
          </w:tcPr>
          <w:p w14:paraId="20662D7B" w14:textId="19EFE19F"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5</w:t>
            </w:r>
          </w:p>
        </w:tc>
        <w:tc>
          <w:tcPr>
            <w:tcW w:w="2692" w:type="dxa"/>
          </w:tcPr>
          <w:p w14:paraId="0AEB97DC" w14:textId="22AF52DA"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100 and &lt; 200 tonnes</w:t>
            </w:r>
          </w:p>
        </w:tc>
      </w:tr>
      <w:tr w:rsidR="00852448" w:rsidRPr="00225CA1" w14:paraId="05639093" w14:textId="60839C73" w:rsidTr="007B514C">
        <w:tc>
          <w:tcPr>
            <w:tcW w:w="1158" w:type="dxa"/>
          </w:tcPr>
          <w:p w14:paraId="6E94F130" w14:textId="10F7D273"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6</w:t>
            </w:r>
          </w:p>
        </w:tc>
        <w:tc>
          <w:tcPr>
            <w:tcW w:w="2692" w:type="dxa"/>
          </w:tcPr>
          <w:p w14:paraId="62F5A90F" w14:textId="0E515056"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200 and &lt; 500 tonnes</w:t>
            </w:r>
          </w:p>
        </w:tc>
      </w:tr>
      <w:tr w:rsidR="00852448" w:rsidRPr="00225CA1" w14:paraId="5F82F485" w14:textId="4AD0315D" w:rsidTr="007B514C">
        <w:tc>
          <w:tcPr>
            <w:tcW w:w="1158" w:type="dxa"/>
          </w:tcPr>
          <w:p w14:paraId="57AE0EFF" w14:textId="3415E43C"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7</w:t>
            </w:r>
          </w:p>
        </w:tc>
        <w:tc>
          <w:tcPr>
            <w:tcW w:w="2692" w:type="dxa"/>
          </w:tcPr>
          <w:p w14:paraId="4B82444C" w14:textId="58D0516A" w:rsidR="00852448" w:rsidRPr="00225CA1" w:rsidRDefault="00852448" w:rsidP="00852448">
            <w:pPr>
              <w:rPr>
                <w:rFonts w:ascii="Times New Roman" w:hAnsi="Times New Roman"/>
                <w:color w:val="000000"/>
                <w:szCs w:val="16"/>
                <w:lang w:val="en-AU"/>
              </w:rPr>
            </w:pPr>
            <w:r w:rsidRPr="00225CA1">
              <w:rPr>
                <w:rFonts w:ascii="Times New Roman" w:hAnsi="Times New Roman"/>
                <w:color w:val="000000"/>
                <w:szCs w:val="16"/>
                <w:lang w:val="en-AU"/>
              </w:rPr>
              <w:t>&gt;= 500 and &lt; 1,000 tonnes</w:t>
            </w:r>
          </w:p>
        </w:tc>
      </w:tr>
      <w:tr w:rsidR="00852448" w:rsidRPr="00225CA1" w14:paraId="6D5FA328" w14:textId="69C2E3EA" w:rsidTr="007B514C">
        <w:tc>
          <w:tcPr>
            <w:tcW w:w="1158" w:type="dxa"/>
          </w:tcPr>
          <w:p w14:paraId="3DEB7526" w14:textId="30029F2B" w:rsidR="00852448" w:rsidRPr="00225CA1" w:rsidRDefault="00852448" w:rsidP="00852448">
            <w:pPr>
              <w:spacing w:after="200" w:line="276" w:lineRule="auto"/>
              <w:rPr>
                <w:rFonts w:ascii="Times New Roman" w:hAnsi="Times New Roman"/>
                <w:color w:val="000000"/>
                <w:szCs w:val="16"/>
                <w:lang w:val="en-AU"/>
              </w:rPr>
            </w:pPr>
            <w:r w:rsidRPr="00225CA1">
              <w:rPr>
                <w:rFonts w:ascii="Times New Roman" w:hAnsi="Times New Roman"/>
                <w:color w:val="000000"/>
                <w:szCs w:val="16"/>
                <w:lang w:val="en-AU"/>
              </w:rPr>
              <w:t>8</w:t>
            </w:r>
          </w:p>
        </w:tc>
        <w:tc>
          <w:tcPr>
            <w:tcW w:w="2692" w:type="dxa"/>
          </w:tcPr>
          <w:p w14:paraId="0CF9FCB0" w14:textId="0DCC180A" w:rsidR="00852448" w:rsidRPr="00225CA1" w:rsidRDefault="00852448" w:rsidP="00852448">
            <w:pPr>
              <w:spacing w:after="200" w:line="276" w:lineRule="auto"/>
              <w:rPr>
                <w:rFonts w:ascii="Times New Roman" w:hAnsi="Times New Roman"/>
                <w:lang w:val="en-AU"/>
              </w:rPr>
            </w:pPr>
            <w:r w:rsidRPr="00225CA1">
              <w:rPr>
                <w:rFonts w:ascii="Times New Roman" w:hAnsi="Times New Roman"/>
                <w:color w:val="000000"/>
                <w:szCs w:val="16"/>
                <w:lang w:val="en-AU"/>
              </w:rPr>
              <w:t>&gt;= 1,000 tonnes</w:t>
            </w:r>
          </w:p>
        </w:tc>
      </w:tr>
    </w:tbl>
    <w:p w14:paraId="090330B8" w14:textId="74AE6F42" w:rsidR="00852448" w:rsidRPr="00225CA1" w:rsidRDefault="00852448" w:rsidP="00852448">
      <w:pPr>
        <w:rPr>
          <w:lang w:val="en-AU" w:eastAsia="en-US"/>
        </w:rPr>
      </w:pPr>
    </w:p>
    <w:p w14:paraId="5A70A7A2" w14:textId="3A56D68F" w:rsidR="00852448" w:rsidRPr="00225CA1" w:rsidRDefault="00852448" w:rsidP="00852448">
      <w:pPr>
        <w:keepNext/>
        <w:spacing w:after="200"/>
        <w:rPr>
          <w:i/>
          <w:iCs/>
          <w:color w:val="44546A"/>
          <w:sz w:val="18"/>
          <w:szCs w:val="18"/>
          <w:lang w:val="en-AU" w:eastAsia="en-US"/>
        </w:rPr>
      </w:pPr>
      <w:bookmarkStart w:id="490" w:name="_Toc455070218"/>
      <w:bookmarkStart w:id="491" w:name="_Toc469405562"/>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6</w:t>
      </w:r>
      <w:r w:rsidRPr="00225CA1">
        <w:rPr>
          <w:i/>
          <w:iCs/>
          <w:color w:val="44546A"/>
          <w:sz w:val="18"/>
          <w:szCs w:val="18"/>
          <w:lang w:val="en-AU" w:eastAsia="en-US"/>
        </w:rPr>
        <w:fldChar w:fldCharType="end"/>
      </w:r>
      <w:r w:rsidRPr="00225CA1">
        <w:rPr>
          <w:i/>
          <w:iCs/>
          <w:color w:val="44546A"/>
          <w:sz w:val="18"/>
          <w:szCs w:val="18"/>
          <w:lang w:val="en-AU" w:eastAsia="en-US"/>
        </w:rPr>
        <w:t>: Codes in the Remarks field of the TW dataset, indicating outliers.</w:t>
      </w:r>
      <w:bookmarkEnd w:id="490"/>
      <w:bookmarkEnd w:id="491"/>
      <w:r w:rsidRPr="00225CA1">
        <w:rPr>
          <w:i/>
          <w:iCs/>
          <w:color w:val="44546A"/>
          <w:sz w:val="18"/>
          <w:szCs w:val="18"/>
          <w:lang w:val="en-AU" w:eastAsia="en-US"/>
        </w:rPr>
        <w:t xml:space="preserve"> </w:t>
      </w:r>
    </w:p>
    <w:tbl>
      <w:tblPr>
        <w:tblStyle w:val="TableGrid14"/>
        <w:tblW w:w="8759" w:type="dxa"/>
        <w:tblLook w:val="04A0" w:firstRow="1" w:lastRow="0" w:firstColumn="1" w:lastColumn="0" w:noHBand="0" w:noVBand="1"/>
      </w:tblPr>
      <w:tblGrid>
        <w:gridCol w:w="1285"/>
        <w:gridCol w:w="681"/>
        <w:gridCol w:w="6793"/>
      </w:tblGrid>
      <w:tr w:rsidR="00852448" w:rsidRPr="00225CA1" w14:paraId="5FCF4152" w14:textId="7493AB22" w:rsidTr="007B514C">
        <w:tc>
          <w:tcPr>
            <w:tcW w:w="1285" w:type="dxa"/>
          </w:tcPr>
          <w:p w14:paraId="2EDBD2CF" w14:textId="450C2411" w:rsidR="00852448" w:rsidRPr="00225CA1" w:rsidRDefault="00852448" w:rsidP="00852448">
            <w:pPr>
              <w:rPr>
                <w:rFonts w:ascii="Times New Roman" w:hAnsi="Times New Roman"/>
                <w:lang w:val="en-AU"/>
              </w:rPr>
            </w:pPr>
            <w:r w:rsidRPr="00225CA1">
              <w:rPr>
                <w:rFonts w:ascii="Times New Roman" w:hAnsi="Times New Roman"/>
                <w:lang w:val="en-AU"/>
              </w:rPr>
              <w:t>Dates</w:t>
            </w:r>
          </w:p>
        </w:tc>
        <w:tc>
          <w:tcPr>
            <w:tcW w:w="680" w:type="dxa"/>
          </w:tcPr>
          <w:p w14:paraId="42332AB0" w14:textId="7DD07105" w:rsidR="00852448" w:rsidRPr="00225CA1" w:rsidRDefault="00852448" w:rsidP="00852448">
            <w:pPr>
              <w:rPr>
                <w:rFonts w:ascii="Times New Roman" w:hAnsi="Times New Roman"/>
                <w:lang w:val="en-AU"/>
              </w:rPr>
            </w:pPr>
            <w:r w:rsidRPr="00225CA1">
              <w:rPr>
                <w:rFonts w:ascii="Times New Roman" w:hAnsi="Times New Roman"/>
                <w:lang w:val="en-AU"/>
              </w:rPr>
              <w:t>Code</w:t>
            </w:r>
          </w:p>
        </w:tc>
        <w:tc>
          <w:tcPr>
            <w:tcW w:w="6794" w:type="dxa"/>
          </w:tcPr>
          <w:p w14:paraId="3FF97376" w14:textId="408CCCA5" w:rsidR="00852448" w:rsidRPr="00225CA1" w:rsidRDefault="00852448" w:rsidP="00852448">
            <w:pPr>
              <w:rPr>
                <w:rFonts w:ascii="Times New Roman" w:hAnsi="Times New Roman"/>
                <w:lang w:val="en-AU"/>
              </w:rPr>
            </w:pPr>
            <w:r w:rsidRPr="00225CA1">
              <w:rPr>
                <w:rFonts w:ascii="Times New Roman" w:hAnsi="Times New Roman"/>
                <w:lang w:val="en-AU"/>
              </w:rPr>
              <w:t>Outliers</w:t>
            </w:r>
          </w:p>
        </w:tc>
      </w:tr>
      <w:tr w:rsidR="00852448" w:rsidRPr="00225CA1" w14:paraId="1224ADA0" w14:textId="70F60912" w:rsidTr="007B514C">
        <w:tc>
          <w:tcPr>
            <w:tcW w:w="1285" w:type="dxa"/>
          </w:tcPr>
          <w:p w14:paraId="2D09BD42" w14:textId="3FBA93AF"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2007-2011</w:t>
            </w:r>
          </w:p>
        </w:tc>
        <w:tc>
          <w:tcPr>
            <w:tcW w:w="680" w:type="dxa"/>
          </w:tcPr>
          <w:p w14:paraId="69AE57FA" w14:textId="73C07DEF" w:rsidR="00852448" w:rsidRPr="00225CA1" w:rsidRDefault="00852448" w:rsidP="00852448">
            <w:pPr>
              <w:rPr>
                <w:rFonts w:ascii="Times New Roman" w:hAnsi="Times New Roman"/>
                <w:lang w:val="en-AU"/>
              </w:rPr>
            </w:pPr>
            <w:r w:rsidRPr="00225CA1">
              <w:rPr>
                <w:rFonts w:ascii="Times New Roman" w:hAnsi="Times New Roman"/>
                <w:lang w:val="en-AU"/>
              </w:rPr>
              <w:t>G1</w:t>
            </w:r>
          </w:p>
        </w:tc>
        <w:tc>
          <w:tcPr>
            <w:tcW w:w="6794" w:type="dxa"/>
          </w:tcPr>
          <w:p w14:paraId="60720B34" w14:textId="78585D09"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 xml:space="preserve">extremely high BET catch </w:t>
            </w:r>
          </w:p>
        </w:tc>
      </w:tr>
      <w:tr w:rsidR="00852448" w:rsidRPr="00225CA1" w14:paraId="75ED4412" w14:textId="7DAA71F1" w:rsidTr="007B514C">
        <w:tc>
          <w:tcPr>
            <w:tcW w:w="1285" w:type="dxa"/>
          </w:tcPr>
          <w:p w14:paraId="24257D89" w14:textId="29C6D979" w:rsidR="00852448" w:rsidRPr="00225CA1" w:rsidRDefault="00852448" w:rsidP="00852448">
            <w:pPr>
              <w:rPr>
                <w:rFonts w:ascii="Times New Roman" w:hAnsi="Times New Roman"/>
                <w:lang w:val="en-AU"/>
              </w:rPr>
            </w:pPr>
          </w:p>
        </w:tc>
        <w:tc>
          <w:tcPr>
            <w:tcW w:w="680" w:type="dxa"/>
          </w:tcPr>
          <w:p w14:paraId="4D4DC344" w14:textId="4C91BA04" w:rsidR="00852448" w:rsidRPr="00225CA1" w:rsidRDefault="00852448" w:rsidP="00852448">
            <w:pPr>
              <w:rPr>
                <w:rFonts w:ascii="Times New Roman" w:hAnsi="Times New Roman"/>
                <w:lang w:val="en-AU"/>
              </w:rPr>
            </w:pPr>
            <w:r w:rsidRPr="00225CA1">
              <w:rPr>
                <w:rFonts w:ascii="Times New Roman" w:hAnsi="Times New Roman"/>
                <w:lang w:val="en-AU"/>
              </w:rPr>
              <w:t>G4</w:t>
            </w:r>
          </w:p>
        </w:tc>
        <w:tc>
          <w:tcPr>
            <w:tcW w:w="6794" w:type="dxa"/>
          </w:tcPr>
          <w:p w14:paraId="3B48E105" w14:textId="6C0E5A48"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ALB</w:t>
            </w:r>
          </w:p>
        </w:tc>
      </w:tr>
      <w:tr w:rsidR="00852448" w:rsidRPr="00225CA1" w14:paraId="3EB1D620" w14:textId="7DD2A262" w:rsidTr="007B514C">
        <w:tc>
          <w:tcPr>
            <w:tcW w:w="1285" w:type="dxa"/>
          </w:tcPr>
          <w:p w14:paraId="2A595CC7" w14:textId="0EE21913" w:rsidR="00852448" w:rsidRPr="00225CA1" w:rsidRDefault="00852448" w:rsidP="00852448">
            <w:pPr>
              <w:rPr>
                <w:rFonts w:ascii="Times New Roman" w:hAnsi="Times New Roman"/>
                <w:lang w:val="en-AU"/>
              </w:rPr>
            </w:pPr>
          </w:p>
        </w:tc>
        <w:tc>
          <w:tcPr>
            <w:tcW w:w="680" w:type="dxa"/>
          </w:tcPr>
          <w:p w14:paraId="41490A0C" w14:textId="12E89E62" w:rsidR="00852448" w:rsidRPr="00225CA1" w:rsidRDefault="00852448" w:rsidP="00852448">
            <w:pPr>
              <w:rPr>
                <w:rFonts w:ascii="Times New Roman" w:hAnsi="Times New Roman"/>
                <w:lang w:val="en-AU"/>
              </w:rPr>
            </w:pPr>
            <w:r w:rsidRPr="00225CA1">
              <w:rPr>
                <w:rFonts w:ascii="Times New Roman" w:hAnsi="Times New Roman"/>
                <w:lang w:val="en-AU"/>
              </w:rPr>
              <w:t>G6</w:t>
            </w:r>
          </w:p>
        </w:tc>
        <w:tc>
          <w:tcPr>
            <w:tcW w:w="6794" w:type="dxa"/>
          </w:tcPr>
          <w:p w14:paraId="2A133A57" w14:textId="7EFE5367"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YFT catch</w:t>
            </w:r>
          </w:p>
        </w:tc>
      </w:tr>
      <w:tr w:rsidR="00852448" w:rsidRPr="00225CA1" w14:paraId="2DFEE688" w14:textId="143EDCFD" w:rsidTr="007B514C">
        <w:tc>
          <w:tcPr>
            <w:tcW w:w="1285" w:type="dxa"/>
          </w:tcPr>
          <w:p w14:paraId="47705E25" w14:textId="14AC7AAC" w:rsidR="00852448" w:rsidRPr="00225CA1" w:rsidRDefault="00852448" w:rsidP="00852448">
            <w:pPr>
              <w:rPr>
                <w:rFonts w:ascii="Times New Roman" w:hAnsi="Times New Roman"/>
                <w:lang w:val="en-AU"/>
              </w:rPr>
            </w:pPr>
          </w:p>
        </w:tc>
        <w:tc>
          <w:tcPr>
            <w:tcW w:w="680" w:type="dxa"/>
          </w:tcPr>
          <w:p w14:paraId="3CD88716" w14:textId="37EACFB5" w:rsidR="00852448" w:rsidRPr="00225CA1" w:rsidRDefault="00852448" w:rsidP="00852448">
            <w:pPr>
              <w:rPr>
                <w:rFonts w:ascii="Times New Roman" w:hAnsi="Times New Roman"/>
                <w:lang w:val="en-AU"/>
              </w:rPr>
            </w:pPr>
            <w:r w:rsidRPr="00225CA1">
              <w:rPr>
                <w:rFonts w:ascii="Times New Roman" w:hAnsi="Times New Roman"/>
                <w:lang w:val="en-AU"/>
              </w:rPr>
              <w:t>G8</w:t>
            </w:r>
          </w:p>
        </w:tc>
        <w:tc>
          <w:tcPr>
            <w:tcW w:w="6794" w:type="dxa"/>
          </w:tcPr>
          <w:p w14:paraId="59C32212" w14:textId="25C5118C"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SWO;</w:t>
            </w:r>
          </w:p>
        </w:tc>
      </w:tr>
      <w:tr w:rsidR="00852448" w:rsidRPr="00225CA1" w14:paraId="5E0119A0" w14:textId="67DDEBA3" w:rsidTr="007B514C">
        <w:tc>
          <w:tcPr>
            <w:tcW w:w="1285" w:type="dxa"/>
          </w:tcPr>
          <w:p w14:paraId="26DEA8A7" w14:textId="4AB08112" w:rsidR="00852448" w:rsidRPr="00225CA1" w:rsidRDefault="00852448" w:rsidP="00852448">
            <w:pPr>
              <w:rPr>
                <w:rFonts w:ascii="Times New Roman" w:hAnsi="Times New Roman"/>
                <w:lang w:val="en-AU"/>
              </w:rPr>
            </w:pPr>
          </w:p>
        </w:tc>
        <w:tc>
          <w:tcPr>
            <w:tcW w:w="680" w:type="dxa"/>
          </w:tcPr>
          <w:p w14:paraId="46F8DFD1" w14:textId="70545AFD" w:rsidR="00852448" w:rsidRPr="00225CA1" w:rsidRDefault="00852448" w:rsidP="00852448">
            <w:pPr>
              <w:rPr>
                <w:rFonts w:ascii="Times New Roman" w:hAnsi="Times New Roman"/>
                <w:lang w:val="en-AU"/>
              </w:rPr>
            </w:pPr>
            <w:r w:rsidRPr="00225CA1">
              <w:rPr>
                <w:rFonts w:ascii="Times New Roman" w:hAnsi="Times New Roman"/>
                <w:lang w:val="en-AU"/>
              </w:rPr>
              <w:t>SF</w:t>
            </w:r>
          </w:p>
        </w:tc>
        <w:tc>
          <w:tcPr>
            <w:tcW w:w="6794" w:type="dxa"/>
          </w:tcPr>
          <w:p w14:paraId="54AF23E6" w14:textId="29777C07"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for a given year and vessel, record only single species catch for 3 successive months</w:t>
            </w:r>
          </w:p>
        </w:tc>
      </w:tr>
      <w:tr w:rsidR="00852448" w:rsidRPr="00225CA1" w14:paraId="75312AE4" w14:textId="307DCC3A" w:rsidTr="007B514C">
        <w:tc>
          <w:tcPr>
            <w:tcW w:w="1285" w:type="dxa"/>
          </w:tcPr>
          <w:p w14:paraId="6B40FE9E" w14:textId="47A5B6EA" w:rsidR="00852448" w:rsidRPr="00225CA1" w:rsidRDefault="00852448" w:rsidP="00852448">
            <w:pPr>
              <w:rPr>
                <w:rFonts w:ascii="Times New Roman" w:hAnsi="Times New Roman"/>
                <w:lang w:val="en-AU"/>
              </w:rPr>
            </w:pPr>
            <w:r w:rsidRPr="00225CA1">
              <w:rPr>
                <w:rFonts w:ascii="Times New Roman" w:hAnsi="Times New Roman"/>
                <w:lang w:val="en-AU"/>
              </w:rPr>
              <w:t>2012-2013</w:t>
            </w:r>
          </w:p>
        </w:tc>
        <w:tc>
          <w:tcPr>
            <w:tcW w:w="680" w:type="dxa"/>
          </w:tcPr>
          <w:p w14:paraId="3774D807" w14:textId="3B66FBA9" w:rsidR="00852448" w:rsidRPr="00225CA1" w:rsidRDefault="00852448" w:rsidP="00852448">
            <w:pPr>
              <w:rPr>
                <w:rFonts w:ascii="Times New Roman" w:hAnsi="Times New Roman"/>
                <w:lang w:val="en-AU"/>
              </w:rPr>
            </w:pPr>
            <w:r w:rsidRPr="00225CA1">
              <w:rPr>
                <w:rFonts w:ascii="Times New Roman" w:hAnsi="Times New Roman"/>
                <w:lang w:val="en-AU"/>
              </w:rPr>
              <w:t>G1</w:t>
            </w:r>
          </w:p>
        </w:tc>
        <w:tc>
          <w:tcPr>
            <w:tcW w:w="6794" w:type="dxa"/>
          </w:tcPr>
          <w:p w14:paraId="18905C49" w14:textId="11C0E780"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ALB catch</w:t>
            </w:r>
          </w:p>
        </w:tc>
      </w:tr>
      <w:tr w:rsidR="00852448" w:rsidRPr="00225CA1" w14:paraId="2C09461D" w14:textId="1C47B363" w:rsidTr="007B514C">
        <w:tc>
          <w:tcPr>
            <w:tcW w:w="1285" w:type="dxa"/>
          </w:tcPr>
          <w:p w14:paraId="7A476CE1" w14:textId="6510A5C9" w:rsidR="00852448" w:rsidRPr="00225CA1" w:rsidRDefault="00852448" w:rsidP="00852448">
            <w:pPr>
              <w:rPr>
                <w:rFonts w:ascii="Times New Roman" w:hAnsi="Times New Roman"/>
                <w:lang w:val="en-AU"/>
              </w:rPr>
            </w:pPr>
          </w:p>
        </w:tc>
        <w:tc>
          <w:tcPr>
            <w:tcW w:w="680" w:type="dxa"/>
          </w:tcPr>
          <w:p w14:paraId="2128DDEA" w14:textId="4AB4EC42" w:rsidR="00852448" w:rsidRPr="00225CA1" w:rsidRDefault="00852448" w:rsidP="00852448">
            <w:pPr>
              <w:rPr>
                <w:rFonts w:ascii="Times New Roman" w:hAnsi="Times New Roman"/>
                <w:lang w:val="en-AU"/>
              </w:rPr>
            </w:pPr>
            <w:r w:rsidRPr="00225CA1">
              <w:rPr>
                <w:rFonts w:ascii="Times New Roman" w:hAnsi="Times New Roman"/>
                <w:lang w:val="en-AU"/>
              </w:rPr>
              <w:t>G2</w:t>
            </w:r>
          </w:p>
        </w:tc>
        <w:tc>
          <w:tcPr>
            <w:tcW w:w="6794" w:type="dxa"/>
          </w:tcPr>
          <w:p w14:paraId="37D61C52" w14:textId="1E78D31D"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BET</w:t>
            </w:r>
          </w:p>
        </w:tc>
      </w:tr>
      <w:tr w:rsidR="00852448" w:rsidRPr="00225CA1" w14:paraId="65D30004" w14:textId="0C3C3151" w:rsidTr="007B514C">
        <w:tc>
          <w:tcPr>
            <w:tcW w:w="1285" w:type="dxa"/>
          </w:tcPr>
          <w:p w14:paraId="7AD39595" w14:textId="05B9AB1E" w:rsidR="00852448" w:rsidRPr="00225CA1" w:rsidRDefault="00852448" w:rsidP="00852448">
            <w:pPr>
              <w:rPr>
                <w:rFonts w:ascii="Times New Roman" w:hAnsi="Times New Roman"/>
                <w:lang w:val="en-AU"/>
              </w:rPr>
            </w:pPr>
          </w:p>
        </w:tc>
        <w:tc>
          <w:tcPr>
            <w:tcW w:w="680" w:type="dxa"/>
          </w:tcPr>
          <w:p w14:paraId="221E672C" w14:textId="3EE662AF" w:rsidR="00852448" w:rsidRPr="00225CA1" w:rsidRDefault="00852448" w:rsidP="00852448">
            <w:pPr>
              <w:rPr>
                <w:rFonts w:ascii="Times New Roman" w:hAnsi="Times New Roman"/>
                <w:lang w:val="en-AU"/>
              </w:rPr>
            </w:pPr>
            <w:r w:rsidRPr="00225CA1">
              <w:rPr>
                <w:rFonts w:ascii="Times New Roman" w:hAnsi="Times New Roman"/>
                <w:lang w:val="en-AU"/>
              </w:rPr>
              <w:t>G3</w:t>
            </w:r>
          </w:p>
        </w:tc>
        <w:tc>
          <w:tcPr>
            <w:tcW w:w="6794" w:type="dxa"/>
          </w:tcPr>
          <w:p w14:paraId="0368C826" w14:textId="5AE7DDFE"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YFT catch</w:t>
            </w:r>
          </w:p>
        </w:tc>
      </w:tr>
      <w:tr w:rsidR="00852448" w:rsidRPr="00225CA1" w14:paraId="23C5362B" w14:textId="2606B6FE" w:rsidTr="007B514C">
        <w:tc>
          <w:tcPr>
            <w:tcW w:w="1285" w:type="dxa"/>
          </w:tcPr>
          <w:p w14:paraId="6AB48BB7" w14:textId="7C3CB44F" w:rsidR="00852448" w:rsidRPr="00225CA1" w:rsidRDefault="00852448" w:rsidP="00852448">
            <w:pPr>
              <w:rPr>
                <w:rFonts w:ascii="Times New Roman" w:hAnsi="Times New Roman"/>
                <w:lang w:val="en-AU"/>
              </w:rPr>
            </w:pPr>
          </w:p>
        </w:tc>
        <w:tc>
          <w:tcPr>
            <w:tcW w:w="680" w:type="dxa"/>
          </w:tcPr>
          <w:p w14:paraId="2B60EBC2" w14:textId="3FDE2A45" w:rsidR="00852448" w:rsidRPr="00225CA1" w:rsidRDefault="00852448" w:rsidP="00852448">
            <w:pPr>
              <w:rPr>
                <w:rFonts w:ascii="Times New Roman" w:hAnsi="Times New Roman"/>
                <w:lang w:val="en-AU"/>
              </w:rPr>
            </w:pPr>
            <w:r w:rsidRPr="00225CA1">
              <w:rPr>
                <w:rFonts w:ascii="Times New Roman" w:hAnsi="Times New Roman"/>
                <w:lang w:val="en-AU"/>
              </w:rPr>
              <w:t>G7</w:t>
            </w:r>
          </w:p>
        </w:tc>
        <w:tc>
          <w:tcPr>
            <w:tcW w:w="6794" w:type="dxa"/>
          </w:tcPr>
          <w:p w14:paraId="40414A1E" w14:textId="61196363"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extremely high SWO</w:t>
            </w:r>
          </w:p>
        </w:tc>
      </w:tr>
      <w:tr w:rsidR="00852448" w:rsidRPr="00225CA1" w14:paraId="08C7FC7E" w14:textId="7488D3B9" w:rsidTr="007B514C">
        <w:tc>
          <w:tcPr>
            <w:tcW w:w="1285" w:type="dxa"/>
          </w:tcPr>
          <w:p w14:paraId="5FBBDE38" w14:textId="6AA6E292" w:rsidR="00852448" w:rsidRPr="00225CA1" w:rsidRDefault="00852448" w:rsidP="00852448">
            <w:pPr>
              <w:rPr>
                <w:rFonts w:ascii="Times New Roman" w:hAnsi="Times New Roman"/>
                <w:lang w:val="en-AU"/>
              </w:rPr>
            </w:pPr>
          </w:p>
        </w:tc>
        <w:tc>
          <w:tcPr>
            <w:tcW w:w="680" w:type="dxa"/>
          </w:tcPr>
          <w:p w14:paraId="4548F8F0" w14:textId="1F4EF300" w:rsidR="00852448" w:rsidRPr="00225CA1" w:rsidRDefault="00852448" w:rsidP="00852448">
            <w:pPr>
              <w:rPr>
                <w:rFonts w:ascii="Times New Roman" w:hAnsi="Times New Roman"/>
                <w:lang w:val="en-AU"/>
              </w:rPr>
            </w:pPr>
            <w:r w:rsidRPr="00225CA1">
              <w:rPr>
                <w:rFonts w:ascii="Times New Roman" w:hAnsi="Times New Roman"/>
                <w:lang w:val="en-AU"/>
              </w:rPr>
              <w:t>GH</w:t>
            </w:r>
          </w:p>
        </w:tc>
        <w:tc>
          <w:tcPr>
            <w:tcW w:w="6794" w:type="dxa"/>
          </w:tcPr>
          <w:p w14:paraId="1B82ECED" w14:textId="38501D82"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abnormal total no. of hooks per set</w:t>
            </w:r>
          </w:p>
        </w:tc>
      </w:tr>
      <w:tr w:rsidR="00852448" w:rsidRPr="00225CA1" w14:paraId="57366B9E" w14:textId="7600FD63" w:rsidTr="007B514C">
        <w:tc>
          <w:tcPr>
            <w:tcW w:w="1285" w:type="dxa"/>
          </w:tcPr>
          <w:p w14:paraId="7B2E30AE" w14:textId="402F6129" w:rsidR="00852448" w:rsidRPr="00225CA1" w:rsidRDefault="00852448" w:rsidP="00852448">
            <w:pPr>
              <w:rPr>
                <w:rFonts w:ascii="Times New Roman" w:hAnsi="Times New Roman"/>
                <w:lang w:val="en-AU"/>
              </w:rPr>
            </w:pPr>
          </w:p>
        </w:tc>
        <w:tc>
          <w:tcPr>
            <w:tcW w:w="680" w:type="dxa"/>
          </w:tcPr>
          <w:p w14:paraId="360E8B48" w14:textId="74AF2C98" w:rsidR="00852448" w:rsidRPr="00225CA1" w:rsidRDefault="00852448" w:rsidP="00852448">
            <w:pPr>
              <w:rPr>
                <w:rFonts w:ascii="Times New Roman" w:hAnsi="Times New Roman"/>
                <w:lang w:val="en-AU"/>
              </w:rPr>
            </w:pPr>
            <w:r w:rsidRPr="00225CA1">
              <w:rPr>
                <w:rFonts w:ascii="Times New Roman" w:hAnsi="Times New Roman"/>
                <w:lang w:val="en-AU"/>
              </w:rPr>
              <w:t>GL</w:t>
            </w:r>
          </w:p>
        </w:tc>
        <w:tc>
          <w:tcPr>
            <w:tcW w:w="6794" w:type="dxa"/>
          </w:tcPr>
          <w:p w14:paraId="67021D99" w14:textId="0C38B193"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more than one anomaly</w:t>
            </w:r>
          </w:p>
        </w:tc>
      </w:tr>
      <w:tr w:rsidR="00852448" w:rsidRPr="00225CA1" w14:paraId="7798CDD0" w14:textId="421AE567" w:rsidTr="007B514C">
        <w:tc>
          <w:tcPr>
            <w:tcW w:w="1285" w:type="dxa"/>
          </w:tcPr>
          <w:p w14:paraId="5DCB81F6" w14:textId="1F05A685" w:rsidR="00852448" w:rsidRPr="00225CA1" w:rsidRDefault="00852448" w:rsidP="00852448">
            <w:pPr>
              <w:rPr>
                <w:rFonts w:ascii="Times New Roman" w:hAnsi="Times New Roman"/>
                <w:lang w:val="en-AU"/>
              </w:rPr>
            </w:pPr>
          </w:p>
        </w:tc>
        <w:tc>
          <w:tcPr>
            <w:tcW w:w="680" w:type="dxa"/>
          </w:tcPr>
          <w:p w14:paraId="634593FB" w14:textId="36D1F0D8" w:rsidR="00852448" w:rsidRPr="00225CA1" w:rsidRDefault="00852448" w:rsidP="00852448">
            <w:pPr>
              <w:rPr>
                <w:rFonts w:ascii="Times New Roman" w:hAnsi="Times New Roman"/>
                <w:lang w:val="en-AU"/>
              </w:rPr>
            </w:pPr>
            <w:r w:rsidRPr="00225CA1">
              <w:rPr>
                <w:rFonts w:ascii="Times New Roman" w:hAnsi="Times New Roman"/>
                <w:lang w:val="en-AU"/>
              </w:rPr>
              <w:t>SF</w:t>
            </w:r>
          </w:p>
        </w:tc>
        <w:tc>
          <w:tcPr>
            <w:tcW w:w="6794" w:type="dxa"/>
          </w:tcPr>
          <w:p w14:paraId="7F4AE74F" w14:textId="46017CBB" w:rsidR="00852448" w:rsidRPr="00225CA1" w:rsidRDefault="00852448" w:rsidP="00852448">
            <w:pPr>
              <w:rPr>
                <w:rFonts w:ascii="Times New Roman" w:hAnsi="Times New Roman"/>
                <w:lang w:val="en-AU"/>
              </w:rPr>
            </w:pPr>
            <w:r w:rsidRPr="00225CA1">
              <w:rPr>
                <w:rFonts w:ascii="Times New Roman" w:hAnsi="Times New Roman"/>
                <w:color w:val="000000"/>
                <w:szCs w:val="16"/>
                <w:lang w:val="en-AU"/>
              </w:rPr>
              <w:t>for a given year and vessel, only record single species catch for 3 successive months</w:t>
            </w:r>
          </w:p>
        </w:tc>
      </w:tr>
    </w:tbl>
    <w:p w14:paraId="3C1C982D" w14:textId="1CDF8799" w:rsidR="00852448" w:rsidRPr="00225CA1" w:rsidRDefault="00852448" w:rsidP="00852448">
      <w:pPr>
        <w:rPr>
          <w:lang w:val="en-AU" w:eastAsia="en-US"/>
        </w:rPr>
      </w:pPr>
    </w:p>
    <w:p w14:paraId="3006DAAE" w14:textId="2CC1E53C" w:rsidR="00852448" w:rsidRPr="00225CA1" w:rsidRDefault="00852448" w:rsidP="00852448">
      <w:pPr>
        <w:ind w:right="160"/>
        <w:rPr>
          <w:b/>
          <w:color w:val="000000"/>
          <w:sz w:val="16"/>
          <w:szCs w:val="16"/>
          <w:lang w:eastAsia="en-US"/>
        </w:rPr>
      </w:pPr>
      <w:r w:rsidRPr="00225CA1">
        <w:rPr>
          <w:b/>
          <w:color w:val="000000"/>
          <w:sz w:val="16"/>
          <w:szCs w:val="16"/>
          <w:lang w:val="en-AU" w:eastAsia="en-US"/>
        </w:rPr>
        <w:t>2007-2011:</w:t>
      </w:r>
    </w:p>
    <w:p w14:paraId="12000102" w14:textId="520D6C43" w:rsidR="00852448" w:rsidRPr="00225CA1" w:rsidRDefault="00852448" w:rsidP="00852448">
      <w:pPr>
        <w:ind w:right="160"/>
        <w:rPr>
          <w:color w:val="000000"/>
          <w:sz w:val="16"/>
          <w:szCs w:val="16"/>
          <w:lang w:val="en-AU" w:eastAsia="en-US"/>
        </w:rPr>
      </w:pPr>
      <w:r w:rsidRPr="00225CA1">
        <w:rPr>
          <w:color w:val="000000"/>
          <w:sz w:val="16"/>
          <w:szCs w:val="16"/>
          <w:lang w:val="en-AU" w:eastAsia="en-US"/>
        </w:rPr>
        <w:t>1.G1:extremely high BET catch ( &gt; 5 tons per set or outliers in the distribution of bet catch number per set) ; G4: extremely high ALB;</w:t>
      </w:r>
    </w:p>
    <w:p w14:paraId="25335B42" w14:textId="67FF2173"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G6: extremely high YFT catch; G8: extremely high SWO;</w:t>
      </w:r>
    </w:p>
    <w:p w14:paraId="3E40A8ED" w14:textId="41B3342F" w:rsidR="00852448" w:rsidRPr="00225CA1" w:rsidRDefault="00852448" w:rsidP="00852448">
      <w:pPr>
        <w:ind w:right="160"/>
        <w:rPr>
          <w:color w:val="000000"/>
          <w:sz w:val="16"/>
          <w:szCs w:val="16"/>
          <w:lang w:val="en-AU" w:eastAsia="en-US"/>
        </w:rPr>
      </w:pPr>
      <w:r w:rsidRPr="00225CA1">
        <w:rPr>
          <w:color w:val="000000"/>
          <w:sz w:val="16"/>
          <w:szCs w:val="16"/>
          <w:lang w:val="en-AU" w:eastAsia="en-US"/>
        </w:rPr>
        <w:t>SF: for a given year and a given vessel, record only single species catch for three successive months.</w:t>
      </w:r>
    </w:p>
    <w:p w14:paraId="47E78C1C" w14:textId="77777777" w:rsidR="00526435" w:rsidRPr="00C01EBE" w:rsidRDefault="00526435" w:rsidP="00526435">
      <w:pPr>
        <w:spacing w:after="0"/>
        <w:ind w:right="159"/>
        <w:rPr>
          <w:ins w:id="492" w:author="JPapp" w:date="2016-12-13T14:45:00Z"/>
          <w:rFonts w:ascii="Times New Roman" w:hAnsi="Times New Roman" w:cs="Times New Roman"/>
          <w:color w:val="000000"/>
          <w:sz w:val="16"/>
          <w:szCs w:val="16"/>
          <w:lang w:val="en-NZ" w:eastAsia="en-US"/>
        </w:rPr>
      </w:pPr>
    </w:p>
    <w:p w14:paraId="519D5D8B" w14:textId="12E5CF23" w:rsidR="00852448" w:rsidRPr="00225CA1" w:rsidRDefault="00852448" w:rsidP="00852448">
      <w:pPr>
        <w:ind w:right="160"/>
        <w:rPr>
          <w:b/>
          <w:color w:val="000000"/>
          <w:sz w:val="16"/>
          <w:szCs w:val="16"/>
          <w:lang w:val="en-AU" w:eastAsia="en-US"/>
        </w:rPr>
      </w:pPr>
      <w:r w:rsidRPr="00225CA1">
        <w:rPr>
          <w:b/>
          <w:color w:val="000000"/>
          <w:sz w:val="16"/>
          <w:szCs w:val="16"/>
          <w:lang w:val="en-AU" w:eastAsia="en-US"/>
        </w:rPr>
        <w:t>2012-201</w:t>
      </w:r>
      <w:ins w:id="493" w:author="JPapp" w:date="2016-12-13T14:45:00Z">
        <w:r w:rsidR="00432199">
          <w:rPr>
            <w:rFonts w:ascii="Times New Roman" w:hAnsi="Times New Roman" w:cs="Times New Roman"/>
            <w:b/>
            <w:color w:val="000000"/>
            <w:sz w:val="16"/>
            <w:szCs w:val="16"/>
            <w:lang w:val="en-NZ" w:eastAsia="en-US"/>
          </w:rPr>
          <w:t>4</w:t>
        </w:r>
      </w:ins>
      <w:del w:id="494" w:author="JPapp" w:date="2016-12-13T14:45:00Z">
        <w:r w:rsidRPr="00225CA1">
          <w:rPr>
            <w:b/>
            <w:color w:val="000000"/>
            <w:sz w:val="16"/>
            <w:szCs w:val="16"/>
            <w:lang w:val="en-AU" w:eastAsia="en-US"/>
          </w:rPr>
          <w:delText>3</w:delText>
        </w:r>
      </w:del>
      <w:r w:rsidRPr="00225CA1">
        <w:rPr>
          <w:b/>
          <w:color w:val="000000"/>
          <w:sz w:val="16"/>
          <w:szCs w:val="16"/>
          <w:lang w:val="en-AU" w:eastAsia="en-US"/>
        </w:rPr>
        <w:t>:</w:t>
      </w:r>
    </w:p>
    <w:p w14:paraId="1D1A8859" w14:textId="2A294F5D"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G1: extremely high ALB catch (Based on definition of IOTC BET regions, for a given year and a given region, average catch numbers per set for a given vessel. Then use the IQR Rule</w:t>
      </w:r>
      <w:r w:rsidRPr="00225CA1">
        <w:rPr>
          <w:color w:val="000000"/>
          <w:sz w:val="16"/>
          <w:szCs w:val="16"/>
          <w:vertAlign w:val="superscript"/>
          <w:lang w:val="en-AU" w:eastAsia="en-US"/>
        </w:rPr>
        <w:t>*</w:t>
      </w:r>
      <w:r w:rsidRPr="00225CA1">
        <w:rPr>
          <w:color w:val="000000"/>
          <w:sz w:val="16"/>
          <w:szCs w:val="16"/>
          <w:lang w:val="en-AU" w:eastAsia="en-US"/>
        </w:rPr>
        <w:t>. Remark all sets by the vessel which reported the outlier for the given year and region); G2: extremely high BET;</w:t>
      </w:r>
    </w:p>
    <w:p w14:paraId="1DED728F" w14:textId="78CE13EA" w:rsidR="00852448" w:rsidRPr="00225CA1" w:rsidRDefault="00852448" w:rsidP="00852448">
      <w:pPr>
        <w:ind w:right="160"/>
        <w:rPr>
          <w:color w:val="000000"/>
          <w:sz w:val="16"/>
          <w:szCs w:val="16"/>
          <w:lang w:val="en-AU" w:eastAsia="en-US"/>
        </w:rPr>
      </w:pPr>
      <w:r w:rsidRPr="00225CA1">
        <w:rPr>
          <w:color w:val="000000"/>
          <w:sz w:val="16"/>
          <w:szCs w:val="16"/>
          <w:lang w:val="en-AU" w:eastAsia="en-US"/>
        </w:rPr>
        <w:lastRenderedPageBreak/>
        <w:t>G3: extremely high YFT catch; G7: extremely high SWO;</w:t>
      </w:r>
    </w:p>
    <w:p w14:paraId="3950A294" w14:textId="14DEEF39"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GH: abnormal total no. of hooks per set;</w:t>
      </w:r>
    </w:p>
    <w:p w14:paraId="6579DE4E" w14:textId="478C10E2" w:rsidR="00852448" w:rsidRPr="00225CA1" w:rsidRDefault="00852448" w:rsidP="00852448">
      <w:pPr>
        <w:ind w:right="160"/>
        <w:rPr>
          <w:color w:val="000000"/>
          <w:sz w:val="16"/>
          <w:szCs w:val="16"/>
          <w:lang w:val="en-AU" w:eastAsia="en-US"/>
        </w:rPr>
      </w:pPr>
      <w:r w:rsidRPr="00225CA1">
        <w:rPr>
          <w:color w:val="000000"/>
          <w:sz w:val="16"/>
          <w:szCs w:val="16"/>
          <w:lang w:val="en-AU" w:eastAsia="en-US"/>
        </w:rPr>
        <w:t>GL: if there are more than one anomaly.</w:t>
      </w:r>
    </w:p>
    <w:p w14:paraId="0F524EAD" w14:textId="6F751636" w:rsidR="00852448" w:rsidRPr="00225CA1" w:rsidRDefault="00852448" w:rsidP="00852448">
      <w:pPr>
        <w:ind w:right="160"/>
        <w:rPr>
          <w:rFonts w:eastAsia="PMingLiU"/>
          <w:color w:val="000000"/>
          <w:sz w:val="16"/>
          <w:szCs w:val="16"/>
          <w:lang w:val="en-AU" w:eastAsia="en-US"/>
        </w:rPr>
      </w:pPr>
      <w:r w:rsidRPr="00225CA1">
        <w:rPr>
          <w:color w:val="000000"/>
          <w:sz w:val="16"/>
          <w:szCs w:val="16"/>
          <w:lang w:val="en-AU" w:eastAsia="en-US"/>
        </w:rPr>
        <w:t>SF: for a given year and a given vessel, only record single species catch for three successive months.</w:t>
      </w:r>
    </w:p>
    <w:p w14:paraId="63A0EB62" w14:textId="79E208B4" w:rsidR="00852448" w:rsidRPr="00225CA1" w:rsidRDefault="00852448" w:rsidP="00852448">
      <w:pPr>
        <w:ind w:right="160"/>
        <w:rPr>
          <w:color w:val="000000"/>
          <w:sz w:val="16"/>
          <w:szCs w:val="16"/>
          <w:lang w:val="en-AU" w:eastAsia="en-US"/>
        </w:rPr>
      </w:pPr>
    </w:p>
    <w:p w14:paraId="2F72F2B5" w14:textId="6F74E197" w:rsidR="00852448" w:rsidRPr="00225CA1" w:rsidRDefault="00852448" w:rsidP="00852448">
      <w:pPr>
        <w:ind w:right="160"/>
        <w:rPr>
          <w:color w:val="000000"/>
          <w:sz w:val="16"/>
          <w:szCs w:val="16"/>
          <w:lang w:val="en-AU" w:eastAsia="en-US"/>
        </w:rPr>
      </w:pPr>
      <w:r w:rsidRPr="00225CA1">
        <w:rPr>
          <w:color w:val="000000"/>
          <w:sz w:val="16"/>
          <w:szCs w:val="16"/>
          <w:lang w:val="en-AU" w:eastAsia="en-US"/>
        </w:rPr>
        <w:t>Criteria for outliers</w:t>
      </w:r>
    </w:p>
    <w:p w14:paraId="67D5D701" w14:textId="6B91C529" w:rsidR="00852448" w:rsidRPr="00225CA1" w:rsidRDefault="00852448" w:rsidP="00852448">
      <w:pPr>
        <w:ind w:right="160"/>
        <w:rPr>
          <w:color w:val="000000"/>
          <w:sz w:val="16"/>
          <w:szCs w:val="16"/>
          <w:lang w:val="en-AU" w:eastAsia="en-US"/>
        </w:rPr>
      </w:pPr>
      <w:r w:rsidRPr="00225CA1">
        <w:rPr>
          <w:color w:val="000000"/>
          <w:sz w:val="16"/>
          <w:szCs w:val="16"/>
          <w:lang w:val="en-AU" w:eastAsia="en-US"/>
        </w:rPr>
        <w:t>( &gt; 5 tons per set or outliers in the distribution of bet catch number per set)</w:t>
      </w:r>
    </w:p>
    <w:p w14:paraId="11A6259F" w14:textId="5245AD68" w:rsidR="00852448" w:rsidRPr="00225CA1" w:rsidRDefault="00852448" w:rsidP="00852448">
      <w:pPr>
        <w:ind w:right="160"/>
        <w:rPr>
          <w:color w:val="000000"/>
          <w:sz w:val="16"/>
          <w:szCs w:val="16"/>
          <w:lang w:val="en-AU" w:eastAsia="en-US"/>
        </w:rPr>
      </w:pPr>
    </w:p>
    <w:p w14:paraId="2DFDF996" w14:textId="47C2E00E" w:rsidR="00852448" w:rsidRPr="00225CA1" w:rsidRDefault="00852448" w:rsidP="00852448">
      <w:pPr>
        <w:widowControl w:val="0"/>
        <w:autoSpaceDE w:val="0"/>
        <w:autoSpaceDN w:val="0"/>
        <w:adjustRightInd w:val="0"/>
        <w:rPr>
          <w:color w:val="000000"/>
          <w:sz w:val="16"/>
          <w:szCs w:val="16"/>
          <w:lang w:val="en-AU" w:eastAsia="en-US"/>
        </w:rPr>
      </w:pPr>
      <w:r w:rsidRPr="00225CA1">
        <w:rPr>
          <w:color w:val="000000"/>
          <w:sz w:val="16"/>
          <w:szCs w:val="16"/>
          <w:vertAlign w:val="superscript"/>
          <w:lang w:val="en-AU" w:eastAsia="en-US"/>
        </w:rPr>
        <w:t>*</w:t>
      </w:r>
      <w:r w:rsidRPr="00225CA1">
        <w:rPr>
          <w:color w:val="000000"/>
          <w:sz w:val="16"/>
          <w:szCs w:val="16"/>
          <w:lang w:val="en-AU" w:eastAsia="en-US"/>
        </w:rPr>
        <w:t>IQR Rule for Outliers</w:t>
      </w:r>
    </w:p>
    <w:p w14:paraId="035CCB82" w14:textId="1A1A6476" w:rsidR="00852448" w:rsidRPr="00225CA1" w:rsidRDefault="00852448" w:rsidP="00852448">
      <w:pPr>
        <w:widowControl w:val="0"/>
        <w:autoSpaceDE w:val="0"/>
        <w:autoSpaceDN w:val="0"/>
        <w:adjustRightInd w:val="0"/>
        <w:rPr>
          <w:color w:val="000000"/>
          <w:sz w:val="16"/>
          <w:szCs w:val="16"/>
          <w:lang w:val="en-AU" w:eastAsia="en-US"/>
        </w:rPr>
      </w:pPr>
      <w:r w:rsidRPr="00225CA1">
        <w:rPr>
          <w:color w:val="000000"/>
          <w:sz w:val="16"/>
          <w:szCs w:val="16"/>
          <w:lang w:val="en-AU" w:eastAsia="en-US"/>
        </w:rPr>
        <w:t>1. Arrange average catch numbers per set for all vessels in order.</w:t>
      </w:r>
    </w:p>
    <w:p w14:paraId="19F7EFCE" w14:textId="018CC183" w:rsidR="00852448" w:rsidRPr="00225CA1" w:rsidRDefault="00852448" w:rsidP="00852448">
      <w:pPr>
        <w:widowControl w:val="0"/>
        <w:autoSpaceDE w:val="0"/>
        <w:autoSpaceDN w:val="0"/>
        <w:adjustRightInd w:val="0"/>
        <w:rPr>
          <w:color w:val="000000"/>
          <w:sz w:val="16"/>
          <w:szCs w:val="16"/>
          <w:lang w:val="en-AU" w:eastAsia="en-US"/>
        </w:rPr>
      </w:pPr>
      <w:r w:rsidRPr="00225CA1">
        <w:rPr>
          <w:color w:val="000000"/>
          <w:sz w:val="16"/>
          <w:szCs w:val="16"/>
          <w:lang w:val="en-AU" w:eastAsia="en-US"/>
        </w:rPr>
        <w:t>2. Calculate first quartile (Q1), third quartile (Q3) and the interquartile range (IQR=Q3-Q1).</w:t>
      </w:r>
    </w:p>
    <w:p w14:paraId="57B76071" w14:textId="22544509" w:rsidR="00852448" w:rsidRPr="00225CA1" w:rsidRDefault="00852448" w:rsidP="00852448">
      <w:pPr>
        <w:spacing w:after="160" w:line="259" w:lineRule="auto"/>
        <w:rPr>
          <w:color w:val="000000"/>
          <w:sz w:val="18"/>
          <w:szCs w:val="16"/>
          <w:lang w:val="en-AU" w:eastAsia="en-US"/>
        </w:rPr>
      </w:pPr>
      <w:r w:rsidRPr="00225CA1">
        <w:rPr>
          <w:color w:val="000000"/>
          <w:sz w:val="16"/>
          <w:szCs w:val="16"/>
          <w:lang w:val="en-AU" w:eastAsia="en-US"/>
        </w:rPr>
        <w:t>3. Compute Q1-1.5 x IQR and Compute Q3+1.5 x IQR. Anything outside this range is an outlier.</w:t>
      </w:r>
      <w:r w:rsidRPr="00225CA1">
        <w:rPr>
          <w:color w:val="000000"/>
          <w:sz w:val="18"/>
          <w:szCs w:val="16"/>
          <w:lang w:val="en-AU" w:eastAsia="en-US"/>
        </w:rPr>
        <w:t xml:space="preserve"> </w:t>
      </w:r>
    </w:p>
    <w:p w14:paraId="30FBA824" w14:textId="15E92AB6" w:rsidR="00852448" w:rsidRPr="00225CA1" w:rsidRDefault="00852448" w:rsidP="00852448">
      <w:pPr>
        <w:spacing w:after="160" w:line="259" w:lineRule="auto"/>
        <w:rPr>
          <w:color w:val="000000"/>
          <w:sz w:val="18"/>
          <w:szCs w:val="16"/>
          <w:lang w:val="en-AU" w:eastAsia="en-US"/>
        </w:rPr>
      </w:pPr>
      <w:r w:rsidRPr="00225CA1">
        <w:rPr>
          <w:color w:val="000000"/>
          <w:sz w:val="18"/>
          <w:szCs w:val="16"/>
          <w:lang w:val="en-AU" w:eastAsia="en-US"/>
        </w:rPr>
        <w:br w:type="page"/>
      </w:r>
    </w:p>
    <w:p w14:paraId="416E45CB" w14:textId="55289449" w:rsidR="00852448" w:rsidRPr="00225CA1" w:rsidRDefault="00852448" w:rsidP="00852448">
      <w:pPr>
        <w:keepNext/>
        <w:spacing w:after="200"/>
        <w:rPr>
          <w:i/>
          <w:iCs/>
          <w:color w:val="44546A"/>
          <w:sz w:val="18"/>
          <w:szCs w:val="18"/>
          <w:lang w:val="en-AU" w:eastAsia="en-US"/>
        </w:rPr>
      </w:pPr>
      <w:bookmarkStart w:id="495" w:name="_Ref416189086"/>
      <w:bookmarkStart w:id="496" w:name="_Ref416422343"/>
      <w:bookmarkStart w:id="497" w:name="_Toc455070219"/>
      <w:bookmarkStart w:id="498" w:name="_Toc469405563"/>
      <w:r w:rsidRPr="00225CA1">
        <w:rPr>
          <w:i/>
          <w:iCs/>
          <w:color w:val="44546A"/>
          <w:sz w:val="18"/>
          <w:szCs w:val="18"/>
          <w:lang w:val="en-AU" w:eastAsia="en-US"/>
        </w:rPr>
        <w:lastRenderedPageBreak/>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7</w:t>
      </w:r>
      <w:r w:rsidRPr="00225CA1">
        <w:rPr>
          <w:i/>
          <w:iCs/>
          <w:color w:val="44546A"/>
          <w:sz w:val="18"/>
          <w:szCs w:val="18"/>
          <w:lang w:val="en-AU" w:eastAsia="en-US"/>
        </w:rPr>
        <w:fldChar w:fldCharType="end"/>
      </w:r>
      <w:bookmarkEnd w:id="495"/>
      <w:bookmarkEnd w:id="496"/>
      <w:r w:rsidRPr="00225CA1">
        <w:rPr>
          <w:i/>
          <w:iCs/>
          <w:color w:val="44546A"/>
          <w:sz w:val="18"/>
          <w:szCs w:val="18"/>
          <w:lang w:val="en-AU" w:eastAsia="en-US"/>
        </w:rPr>
        <w:t>a: Taiwanese data sample sizes by variable.</w:t>
      </w:r>
      <w:bookmarkEnd w:id="497"/>
      <w:bookmarkEnd w:id="498"/>
      <w:r w:rsidRPr="00225CA1">
        <w:rPr>
          <w:i/>
          <w:iCs/>
          <w:color w:val="44546A"/>
          <w:sz w:val="18"/>
          <w:szCs w:val="18"/>
          <w:lang w:val="en-AU" w:eastAsia="en-US"/>
        </w:rPr>
        <w:t xml:space="preserve"> </w:t>
      </w:r>
    </w:p>
    <w:tbl>
      <w:tblPr>
        <w:tblStyle w:val="3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1448"/>
        <w:gridCol w:w="1572"/>
        <w:gridCol w:w="1448"/>
        <w:gridCol w:w="1794"/>
        <w:gridCol w:w="1607"/>
      </w:tblGrid>
      <w:tr w:rsidR="00852448" w:rsidRPr="00225CA1" w14:paraId="4F7D2F40" w14:textId="6540193D" w:rsidTr="007B514C">
        <w:trPr>
          <w:trHeight w:hRule="exact" w:val="883"/>
          <w:tblHeader/>
        </w:trPr>
        <w:tc>
          <w:tcPr>
            <w:tcW w:w="641" w:type="pct"/>
            <w:tcBorders>
              <w:top w:val="single" w:sz="4" w:space="0" w:color="auto"/>
              <w:bottom w:val="single" w:sz="4" w:space="0" w:color="auto"/>
            </w:tcBorders>
          </w:tcPr>
          <w:p w14:paraId="3E7858FC" w14:textId="23997130"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Year</w:t>
            </w:r>
          </w:p>
        </w:tc>
        <w:tc>
          <w:tcPr>
            <w:tcW w:w="802" w:type="pct"/>
            <w:tcBorders>
              <w:top w:val="single" w:sz="4" w:space="0" w:color="auto"/>
              <w:bottom w:val="single" w:sz="4" w:space="0" w:color="auto"/>
            </w:tcBorders>
          </w:tcPr>
          <w:p w14:paraId="29FA8607" w14:textId="700E90D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No. of ops</w:t>
            </w:r>
          </w:p>
        </w:tc>
        <w:tc>
          <w:tcPr>
            <w:tcW w:w="871" w:type="pct"/>
            <w:tcBorders>
              <w:top w:val="single" w:sz="4" w:space="0" w:color="auto"/>
              <w:bottom w:val="single" w:sz="4" w:space="0" w:color="auto"/>
            </w:tcBorders>
          </w:tcPr>
          <w:p w14:paraId="0AF48327" w14:textId="5C52F358" w:rsidR="00852448" w:rsidRPr="00225CA1" w:rsidRDefault="00852448" w:rsidP="00852448">
            <w:pPr>
              <w:autoSpaceDE w:val="0"/>
              <w:autoSpaceDN w:val="0"/>
              <w:adjustRightInd w:val="0"/>
              <w:spacing w:after="240"/>
              <w:ind w:left="230" w:hangingChars="100" w:hanging="230"/>
              <w:rPr>
                <w:rFonts w:eastAsia="MS Mincho" w:cs="Times New Roman"/>
                <w:lang w:val="en-AU"/>
              </w:rPr>
            </w:pPr>
            <w:r w:rsidRPr="00225CA1">
              <w:rPr>
                <w:rFonts w:cs="Times New Roman"/>
                <w:lang w:val="en-AU"/>
              </w:rPr>
              <w:t>Cruise start date</w:t>
            </w:r>
          </w:p>
        </w:tc>
        <w:tc>
          <w:tcPr>
            <w:tcW w:w="802" w:type="pct"/>
            <w:tcBorders>
              <w:top w:val="single" w:sz="4" w:space="0" w:color="auto"/>
              <w:bottom w:val="single" w:sz="4" w:space="0" w:color="auto"/>
            </w:tcBorders>
          </w:tcPr>
          <w:p w14:paraId="61582304" w14:textId="5B254859"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Cruise end date</w:t>
            </w:r>
          </w:p>
          <w:p w14:paraId="0D4444F8" w14:textId="40557099" w:rsidR="00852448" w:rsidRPr="00225CA1" w:rsidRDefault="00852448" w:rsidP="00852448">
            <w:pPr>
              <w:autoSpaceDE w:val="0"/>
              <w:autoSpaceDN w:val="0"/>
              <w:adjustRightInd w:val="0"/>
              <w:spacing w:after="240"/>
              <w:rPr>
                <w:rFonts w:eastAsia="MS Mincho" w:cs="Times New Roman"/>
                <w:lang w:val="en-AU"/>
              </w:rPr>
            </w:pPr>
          </w:p>
        </w:tc>
        <w:tc>
          <w:tcPr>
            <w:tcW w:w="994" w:type="pct"/>
            <w:tcBorders>
              <w:top w:val="single" w:sz="4" w:space="0" w:color="auto"/>
              <w:bottom w:val="single" w:sz="4" w:space="0" w:color="auto"/>
            </w:tcBorders>
          </w:tcPr>
          <w:p w14:paraId="0F16A2E2" w14:textId="6D6E1BC6" w:rsidR="00852448" w:rsidRPr="00225CA1" w:rsidRDefault="00852448" w:rsidP="00852448">
            <w:pPr>
              <w:autoSpaceDE w:val="0"/>
              <w:autoSpaceDN w:val="0"/>
              <w:adjustRightInd w:val="0"/>
              <w:spacing w:after="240"/>
              <w:ind w:left="230" w:hangingChars="100" w:hanging="230"/>
              <w:rPr>
                <w:rFonts w:eastAsia="MS Mincho" w:cs="Times New Roman"/>
                <w:lang w:val="en-AU"/>
              </w:rPr>
            </w:pPr>
            <w:r w:rsidRPr="00225CA1">
              <w:rPr>
                <w:rFonts w:cs="Times New Roman"/>
                <w:lang w:val="en-AU"/>
              </w:rPr>
              <w:t>Op start date</w:t>
            </w:r>
          </w:p>
        </w:tc>
        <w:tc>
          <w:tcPr>
            <w:tcW w:w="890" w:type="pct"/>
            <w:tcBorders>
              <w:top w:val="single" w:sz="4" w:space="0" w:color="auto"/>
              <w:bottom w:val="single" w:sz="4" w:space="0" w:color="auto"/>
            </w:tcBorders>
          </w:tcPr>
          <w:p w14:paraId="727361D5" w14:textId="28CD40EA"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Op end date</w:t>
            </w:r>
          </w:p>
        </w:tc>
      </w:tr>
      <w:tr w:rsidR="00852448" w:rsidRPr="00225CA1" w14:paraId="3EAD9AEF" w14:textId="60562465" w:rsidTr="007B514C">
        <w:trPr>
          <w:trHeight w:hRule="exact" w:val="340"/>
        </w:trPr>
        <w:tc>
          <w:tcPr>
            <w:tcW w:w="641" w:type="pct"/>
            <w:tcBorders>
              <w:top w:val="single" w:sz="4" w:space="0" w:color="auto"/>
            </w:tcBorders>
          </w:tcPr>
          <w:p w14:paraId="108A824B" w14:textId="671516E5" w:rsidR="00852448" w:rsidRPr="00225CA1" w:rsidRDefault="00852448" w:rsidP="00852448">
            <w:pPr>
              <w:rPr>
                <w:rFonts w:eastAsia="MS Mincho" w:cs="Times New Roman"/>
                <w:lang w:val="en-AU"/>
              </w:rPr>
            </w:pPr>
            <w:r w:rsidRPr="00225CA1">
              <w:rPr>
                <w:rFonts w:eastAsia="MS Mincho" w:cs="Times New Roman"/>
                <w:lang w:val="en-AU"/>
              </w:rPr>
              <w:t>1979</w:t>
            </w:r>
          </w:p>
        </w:tc>
        <w:tc>
          <w:tcPr>
            <w:tcW w:w="802" w:type="pct"/>
            <w:tcBorders>
              <w:top w:val="single" w:sz="4" w:space="0" w:color="auto"/>
            </w:tcBorders>
          </w:tcPr>
          <w:p w14:paraId="2CB53B22" w14:textId="2F1C31F3" w:rsidR="00852448" w:rsidRPr="00225CA1" w:rsidRDefault="00852448" w:rsidP="00852448">
            <w:pPr>
              <w:rPr>
                <w:rFonts w:eastAsia="MS Mincho" w:cs="Times New Roman"/>
                <w:lang w:val="en-AU"/>
              </w:rPr>
            </w:pPr>
            <w:r w:rsidRPr="00225CA1">
              <w:rPr>
                <w:rFonts w:eastAsia="MS Mincho" w:cs="Times New Roman"/>
                <w:lang w:val="en-AU"/>
              </w:rPr>
              <w:t>16,056</w:t>
            </w:r>
          </w:p>
        </w:tc>
        <w:tc>
          <w:tcPr>
            <w:tcW w:w="871" w:type="pct"/>
            <w:tcBorders>
              <w:top w:val="single" w:sz="4" w:space="0" w:color="auto"/>
            </w:tcBorders>
          </w:tcPr>
          <w:p w14:paraId="3FAA508F" w14:textId="24EEE525" w:rsidR="00852448" w:rsidRPr="00225CA1" w:rsidRDefault="00852448" w:rsidP="00852448">
            <w:pPr>
              <w:rPr>
                <w:rFonts w:eastAsia="MS Mincho" w:cs="Times New Roman"/>
                <w:lang w:val="en-AU"/>
              </w:rPr>
            </w:pPr>
            <w:r w:rsidRPr="00225CA1">
              <w:rPr>
                <w:rFonts w:eastAsia="MS Mincho" w:cs="Times New Roman"/>
                <w:lang w:val="en-AU"/>
              </w:rPr>
              <w:t>15,996</w:t>
            </w:r>
          </w:p>
        </w:tc>
        <w:tc>
          <w:tcPr>
            <w:tcW w:w="802" w:type="pct"/>
            <w:tcBorders>
              <w:top w:val="single" w:sz="4" w:space="0" w:color="auto"/>
            </w:tcBorders>
          </w:tcPr>
          <w:p w14:paraId="03E14330" w14:textId="7BD990E2" w:rsidR="00852448" w:rsidRPr="00225CA1" w:rsidRDefault="00852448" w:rsidP="00852448">
            <w:pPr>
              <w:rPr>
                <w:rFonts w:eastAsia="MS Mincho" w:cs="Times New Roman"/>
                <w:lang w:val="en-AU"/>
              </w:rPr>
            </w:pPr>
            <w:r w:rsidRPr="00225CA1">
              <w:rPr>
                <w:rFonts w:eastAsia="MS Mincho" w:cs="Times New Roman"/>
                <w:lang w:val="en-AU"/>
              </w:rPr>
              <w:t>16,056</w:t>
            </w:r>
          </w:p>
        </w:tc>
        <w:tc>
          <w:tcPr>
            <w:tcW w:w="994" w:type="pct"/>
            <w:tcBorders>
              <w:top w:val="single" w:sz="4" w:space="0" w:color="auto"/>
            </w:tcBorders>
          </w:tcPr>
          <w:p w14:paraId="73DB359E" w14:textId="3B88EB4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Borders>
              <w:top w:val="single" w:sz="4" w:space="0" w:color="auto"/>
            </w:tcBorders>
          </w:tcPr>
          <w:p w14:paraId="3BA4DC8B" w14:textId="183264EA"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A4BC7D8" w14:textId="25D65003" w:rsidTr="007B514C">
        <w:trPr>
          <w:trHeight w:hRule="exact" w:val="340"/>
        </w:trPr>
        <w:tc>
          <w:tcPr>
            <w:tcW w:w="641" w:type="pct"/>
          </w:tcPr>
          <w:p w14:paraId="251DA5E2" w14:textId="63BF2A27" w:rsidR="00852448" w:rsidRPr="00225CA1" w:rsidRDefault="00852448" w:rsidP="00852448">
            <w:pPr>
              <w:rPr>
                <w:rFonts w:eastAsia="MS Mincho" w:cs="Times New Roman"/>
                <w:lang w:val="en-AU"/>
              </w:rPr>
            </w:pPr>
            <w:r w:rsidRPr="00225CA1">
              <w:rPr>
                <w:rFonts w:eastAsia="MS Mincho" w:cs="Times New Roman"/>
                <w:lang w:val="en-AU"/>
              </w:rPr>
              <w:t>1980</w:t>
            </w:r>
          </w:p>
        </w:tc>
        <w:tc>
          <w:tcPr>
            <w:tcW w:w="802" w:type="pct"/>
          </w:tcPr>
          <w:p w14:paraId="7D718785" w14:textId="37C116D9" w:rsidR="00852448" w:rsidRPr="00225CA1" w:rsidRDefault="00852448" w:rsidP="00852448">
            <w:pPr>
              <w:rPr>
                <w:rFonts w:eastAsia="MS Mincho" w:cs="Times New Roman"/>
                <w:lang w:val="en-AU"/>
              </w:rPr>
            </w:pPr>
            <w:r w:rsidRPr="00225CA1">
              <w:rPr>
                <w:rFonts w:eastAsia="MS Mincho" w:cs="Times New Roman"/>
                <w:lang w:val="en-AU"/>
              </w:rPr>
              <w:t>21,021</w:t>
            </w:r>
          </w:p>
        </w:tc>
        <w:tc>
          <w:tcPr>
            <w:tcW w:w="871" w:type="pct"/>
          </w:tcPr>
          <w:p w14:paraId="0768F0E8" w14:textId="05966644" w:rsidR="00852448" w:rsidRPr="00225CA1" w:rsidRDefault="00852448" w:rsidP="00852448">
            <w:pPr>
              <w:rPr>
                <w:rFonts w:eastAsia="MS Mincho" w:cs="Times New Roman"/>
                <w:lang w:val="en-AU"/>
              </w:rPr>
            </w:pPr>
            <w:r w:rsidRPr="00225CA1">
              <w:rPr>
                <w:rFonts w:eastAsia="MS Mincho" w:cs="Times New Roman"/>
                <w:lang w:val="en-AU"/>
              </w:rPr>
              <w:t>20,682</w:t>
            </w:r>
          </w:p>
        </w:tc>
        <w:tc>
          <w:tcPr>
            <w:tcW w:w="802" w:type="pct"/>
          </w:tcPr>
          <w:p w14:paraId="5FEEA3DC" w14:textId="75DDF399" w:rsidR="00852448" w:rsidRPr="00225CA1" w:rsidRDefault="00852448" w:rsidP="00852448">
            <w:pPr>
              <w:rPr>
                <w:rFonts w:eastAsia="MS Mincho" w:cs="Times New Roman"/>
                <w:lang w:val="en-AU"/>
              </w:rPr>
            </w:pPr>
            <w:r w:rsidRPr="00225CA1">
              <w:rPr>
                <w:rFonts w:eastAsia="MS Mincho" w:cs="Times New Roman"/>
                <w:lang w:val="en-AU"/>
              </w:rPr>
              <w:t>21,021</w:t>
            </w:r>
          </w:p>
        </w:tc>
        <w:tc>
          <w:tcPr>
            <w:tcW w:w="994" w:type="pct"/>
          </w:tcPr>
          <w:p w14:paraId="611115DF" w14:textId="026F84FE"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780FBE1" w14:textId="3FEDEE2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1852B3E" w14:textId="5CC78A11" w:rsidTr="007B514C">
        <w:trPr>
          <w:trHeight w:hRule="exact" w:val="340"/>
        </w:trPr>
        <w:tc>
          <w:tcPr>
            <w:tcW w:w="641" w:type="pct"/>
          </w:tcPr>
          <w:p w14:paraId="283E92E5" w14:textId="29C84554" w:rsidR="00852448" w:rsidRPr="00225CA1" w:rsidRDefault="00852448" w:rsidP="00852448">
            <w:pPr>
              <w:rPr>
                <w:rFonts w:eastAsia="MS Mincho" w:cs="Times New Roman"/>
                <w:lang w:val="en-AU"/>
              </w:rPr>
            </w:pPr>
            <w:r w:rsidRPr="00225CA1">
              <w:rPr>
                <w:rFonts w:eastAsia="MS Mincho" w:cs="Times New Roman"/>
                <w:lang w:val="en-AU"/>
              </w:rPr>
              <w:t>1981</w:t>
            </w:r>
          </w:p>
        </w:tc>
        <w:tc>
          <w:tcPr>
            <w:tcW w:w="802" w:type="pct"/>
          </w:tcPr>
          <w:p w14:paraId="0396247A" w14:textId="031870E0" w:rsidR="00852448" w:rsidRPr="00225CA1" w:rsidRDefault="00852448" w:rsidP="00852448">
            <w:pPr>
              <w:rPr>
                <w:rFonts w:eastAsia="MS Mincho" w:cs="Times New Roman"/>
                <w:lang w:val="en-AU"/>
              </w:rPr>
            </w:pPr>
            <w:r w:rsidRPr="00225CA1">
              <w:rPr>
                <w:rFonts w:eastAsia="MS Mincho" w:cs="Times New Roman"/>
                <w:lang w:val="en-AU"/>
              </w:rPr>
              <w:t>16,969</w:t>
            </w:r>
          </w:p>
        </w:tc>
        <w:tc>
          <w:tcPr>
            <w:tcW w:w="871" w:type="pct"/>
          </w:tcPr>
          <w:p w14:paraId="32020229" w14:textId="5BAEEE2E" w:rsidR="00852448" w:rsidRPr="00225CA1" w:rsidRDefault="00852448" w:rsidP="00852448">
            <w:pPr>
              <w:rPr>
                <w:rFonts w:eastAsia="MS Mincho" w:cs="Times New Roman"/>
                <w:lang w:val="en-AU"/>
              </w:rPr>
            </w:pPr>
            <w:r w:rsidRPr="00225CA1">
              <w:rPr>
                <w:rFonts w:eastAsia="MS Mincho" w:cs="Times New Roman"/>
                <w:lang w:val="en-AU"/>
              </w:rPr>
              <w:t>16,835</w:t>
            </w:r>
          </w:p>
        </w:tc>
        <w:tc>
          <w:tcPr>
            <w:tcW w:w="802" w:type="pct"/>
          </w:tcPr>
          <w:p w14:paraId="1219AE52" w14:textId="60F44C61" w:rsidR="00852448" w:rsidRPr="00225CA1" w:rsidRDefault="00852448" w:rsidP="00852448">
            <w:pPr>
              <w:rPr>
                <w:rFonts w:eastAsia="MS Mincho" w:cs="Times New Roman"/>
                <w:lang w:val="en-AU"/>
              </w:rPr>
            </w:pPr>
            <w:r w:rsidRPr="00225CA1">
              <w:rPr>
                <w:rFonts w:eastAsia="MS Mincho" w:cs="Times New Roman"/>
                <w:lang w:val="en-AU"/>
              </w:rPr>
              <w:t>16,969</w:t>
            </w:r>
          </w:p>
        </w:tc>
        <w:tc>
          <w:tcPr>
            <w:tcW w:w="994" w:type="pct"/>
          </w:tcPr>
          <w:p w14:paraId="7E4147F1" w14:textId="357AEA1C"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2971E5AF" w14:textId="4947A66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46889F1" w14:textId="74B36C41" w:rsidTr="007B514C">
        <w:trPr>
          <w:trHeight w:hRule="exact" w:val="340"/>
        </w:trPr>
        <w:tc>
          <w:tcPr>
            <w:tcW w:w="641" w:type="pct"/>
          </w:tcPr>
          <w:p w14:paraId="3CD893A2" w14:textId="6E08A768" w:rsidR="00852448" w:rsidRPr="00225CA1" w:rsidRDefault="00852448" w:rsidP="00852448">
            <w:pPr>
              <w:rPr>
                <w:rFonts w:eastAsia="MS Mincho" w:cs="Times New Roman"/>
                <w:lang w:val="en-AU"/>
              </w:rPr>
            </w:pPr>
            <w:r w:rsidRPr="00225CA1">
              <w:rPr>
                <w:rFonts w:eastAsia="MS Mincho" w:cs="Times New Roman"/>
                <w:lang w:val="en-AU"/>
              </w:rPr>
              <w:t>1982</w:t>
            </w:r>
          </w:p>
        </w:tc>
        <w:tc>
          <w:tcPr>
            <w:tcW w:w="802" w:type="pct"/>
          </w:tcPr>
          <w:p w14:paraId="5BA48AD6" w14:textId="5D0B3CF0" w:rsidR="00852448" w:rsidRPr="00225CA1" w:rsidRDefault="00852448" w:rsidP="00852448">
            <w:pPr>
              <w:rPr>
                <w:rFonts w:eastAsia="MS Mincho" w:cs="Times New Roman"/>
                <w:lang w:val="en-AU"/>
              </w:rPr>
            </w:pPr>
            <w:r w:rsidRPr="00225CA1">
              <w:rPr>
                <w:rFonts w:eastAsia="MS Mincho" w:cs="Times New Roman"/>
                <w:lang w:val="en-AU"/>
              </w:rPr>
              <w:t>23,110</w:t>
            </w:r>
          </w:p>
        </w:tc>
        <w:tc>
          <w:tcPr>
            <w:tcW w:w="871" w:type="pct"/>
          </w:tcPr>
          <w:p w14:paraId="526F1D8A" w14:textId="132D9C48" w:rsidR="00852448" w:rsidRPr="00225CA1" w:rsidRDefault="00852448" w:rsidP="00852448">
            <w:pPr>
              <w:rPr>
                <w:rFonts w:eastAsia="MS Mincho" w:cs="Times New Roman"/>
                <w:lang w:val="en-AU"/>
              </w:rPr>
            </w:pPr>
            <w:r w:rsidRPr="00225CA1">
              <w:rPr>
                <w:rFonts w:eastAsia="MS Mincho" w:cs="Times New Roman"/>
                <w:lang w:val="en-AU"/>
              </w:rPr>
              <w:t>23,110</w:t>
            </w:r>
          </w:p>
        </w:tc>
        <w:tc>
          <w:tcPr>
            <w:tcW w:w="802" w:type="pct"/>
          </w:tcPr>
          <w:p w14:paraId="0BCD2342" w14:textId="57D12882" w:rsidR="00852448" w:rsidRPr="00225CA1" w:rsidRDefault="00852448" w:rsidP="00852448">
            <w:pPr>
              <w:rPr>
                <w:rFonts w:eastAsia="MS Mincho" w:cs="Times New Roman"/>
                <w:lang w:val="en-AU"/>
              </w:rPr>
            </w:pPr>
            <w:r w:rsidRPr="00225CA1">
              <w:rPr>
                <w:rFonts w:eastAsia="MS Mincho" w:cs="Times New Roman"/>
                <w:lang w:val="en-AU"/>
              </w:rPr>
              <w:t>23,110</w:t>
            </w:r>
          </w:p>
        </w:tc>
        <w:tc>
          <w:tcPr>
            <w:tcW w:w="994" w:type="pct"/>
          </w:tcPr>
          <w:p w14:paraId="57CE5292" w14:textId="7888A2B5"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2142A2B4" w14:textId="4BAADB7F"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4AA48877" w14:textId="6D0749B7" w:rsidTr="007B514C">
        <w:trPr>
          <w:trHeight w:hRule="exact" w:val="340"/>
        </w:trPr>
        <w:tc>
          <w:tcPr>
            <w:tcW w:w="641" w:type="pct"/>
          </w:tcPr>
          <w:p w14:paraId="09809F06" w14:textId="224CE0A4" w:rsidR="00852448" w:rsidRPr="00225CA1" w:rsidRDefault="00852448" w:rsidP="00852448">
            <w:pPr>
              <w:rPr>
                <w:rFonts w:eastAsia="MS Mincho" w:cs="Times New Roman"/>
                <w:lang w:val="en-AU"/>
              </w:rPr>
            </w:pPr>
            <w:r w:rsidRPr="00225CA1">
              <w:rPr>
                <w:rFonts w:eastAsia="MS Mincho" w:cs="Times New Roman"/>
                <w:lang w:val="en-AU"/>
              </w:rPr>
              <w:t>1983</w:t>
            </w:r>
          </w:p>
        </w:tc>
        <w:tc>
          <w:tcPr>
            <w:tcW w:w="802" w:type="pct"/>
          </w:tcPr>
          <w:p w14:paraId="26614CB3" w14:textId="7A52C41F" w:rsidR="00852448" w:rsidRPr="00225CA1" w:rsidRDefault="00852448" w:rsidP="00852448">
            <w:pPr>
              <w:rPr>
                <w:rFonts w:eastAsia="MS Mincho" w:cs="Times New Roman"/>
                <w:lang w:val="en-AU"/>
              </w:rPr>
            </w:pPr>
            <w:r w:rsidRPr="00225CA1">
              <w:rPr>
                <w:rFonts w:eastAsia="MS Mincho" w:cs="Times New Roman"/>
                <w:lang w:val="en-AU"/>
              </w:rPr>
              <w:t>22,048</w:t>
            </w:r>
          </w:p>
        </w:tc>
        <w:tc>
          <w:tcPr>
            <w:tcW w:w="871" w:type="pct"/>
          </w:tcPr>
          <w:p w14:paraId="7DC8263F" w14:textId="543AE394" w:rsidR="00852448" w:rsidRPr="00225CA1" w:rsidRDefault="00852448" w:rsidP="00852448">
            <w:pPr>
              <w:rPr>
                <w:rFonts w:eastAsia="MS Mincho" w:cs="Times New Roman"/>
                <w:lang w:val="en-AU"/>
              </w:rPr>
            </w:pPr>
            <w:r w:rsidRPr="00225CA1">
              <w:rPr>
                <w:rFonts w:eastAsia="MS Mincho" w:cs="Times New Roman"/>
                <w:lang w:val="en-AU"/>
              </w:rPr>
              <w:t>22,048</w:t>
            </w:r>
          </w:p>
        </w:tc>
        <w:tc>
          <w:tcPr>
            <w:tcW w:w="802" w:type="pct"/>
          </w:tcPr>
          <w:p w14:paraId="02703A13" w14:textId="72398A71" w:rsidR="00852448" w:rsidRPr="00225CA1" w:rsidRDefault="00852448" w:rsidP="00852448">
            <w:pPr>
              <w:rPr>
                <w:rFonts w:eastAsia="MS Mincho" w:cs="Times New Roman"/>
                <w:lang w:val="en-AU"/>
              </w:rPr>
            </w:pPr>
            <w:r w:rsidRPr="00225CA1">
              <w:rPr>
                <w:rFonts w:eastAsia="MS Mincho" w:cs="Times New Roman"/>
                <w:lang w:val="en-AU"/>
              </w:rPr>
              <w:t>22,048</w:t>
            </w:r>
          </w:p>
        </w:tc>
        <w:tc>
          <w:tcPr>
            <w:tcW w:w="994" w:type="pct"/>
          </w:tcPr>
          <w:p w14:paraId="26708FB2" w14:textId="038BBE4D"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47455A43" w14:textId="4359F48B"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0941441" w14:textId="515FD4CF" w:rsidTr="007B514C">
        <w:trPr>
          <w:trHeight w:hRule="exact" w:val="340"/>
        </w:trPr>
        <w:tc>
          <w:tcPr>
            <w:tcW w:w="641" w:type="pct"/>
          </w:tcPr>
          <w:p w14:paraId="25142C0D" w14:textId="4BA3EDC9" w:rsidR="00852448" w:rsidRPr="00225CA1" w:rsidRDefault="00852448" w:rsidP="00852448">
            <w:pPr>
              <w:rPr>
                <w:rFonts w:eastAsia="MS Mincho" w:cs="Times New Roman"/>
                <w:lang w:val="en-AU"/>
              </w:rPr>
            </w:pPr>
            <w:r w:rsidRPr="00225CA1">
              <w:rPr>
                <w:rFonts w:eastAsia="MS Mincho" w:cs="Times New Roman"/>
                <w:lang w:val="en-AU"/>
              </w:rPr>
              <w:t>1984</w:t>
            </w:r>
          </w:p>
        </w:tc>
        <w:tc>
          <w:tcPr>
            <w:tcW w:w="802" w:type="pct"/>
          </w:tcPr>
          <w:p w14:paraId="11EABB01" w14:textId="6AE61F0B" w:rsidR="00852448" w:rsidRPr="00225CA1" w:rsidRDefault="00852448" w:rsidP="00852448">
            <w:pPr>
              <w:rPr>
                <w:rFonts w:eastAsia="MS Mincho" w:cs="Times New Roman"/>
                <w:lang w:val="en-AU"/>
              </w:rPr>
            </w:pPr>
            <w:r w:rsidRPr="00225CA1">
              <w:rPr>
                <w:rFonts w:eastAsia="MS Mincho" w:cs="Times New Roman"/>
                <w:lang w:val="en-AU"/>
              </w:rPr>
              <w:t>17,551</w:t>
            </w:r>
          </w:p>
        </w:tc>
        <w:tc>
          <w:tcPr>
            <w:tcW w:w="871" w:type="pct"/>
          </w:tcPr>
          <w:p w14:paraId="7514C564" w14:textId="1941DFD6" w:rsidR="00852448" w:rsidRPr="00225CA1" w:rsidRDefault="00852448" w:rsidP="00852448">
            <w:pPr>
              <w:rPr>
                <w:rFonts w:eastAsia="MS Mincho" w:cs="Times New Roman"/>
                <w:lang w:val="en-AU"/>
              </w:rPr>
            </w:pPr>
            <w:r w:rsidRPr="00225CA1">
              <w:rPr>
                <w:rFonts w:eastAsia="MS Mincho" w:cs="Times New Roman"/>
                <w:lang w:val="en-AU"/>
              </w:rPr>
              <w:t>17,551</w:t>
            </w:r>
          </w:p>
        </w:tc>
        <w:tc>
          <w:tcPr>
            <w:tcW w:w="802" w:type="pct"/>
          </w:tcPr>
          <w:p w14:paraId="38E577BA" w14:textId="0F34CB5E" w:rsidR="00852448" w:rsidRPr="00225CA1" w:rsidRDefault="00852448" w:rsidP="00852448">
            <w:pPr>
              <w:rPr>
                <w:rFonts w:eastAsia="MS Mincho" w:cs="Times New Roman"/>
                <w:lang w:val="en-AU"/>
              </w:rPr>
            </w:pPr>
            <w:r w:rsidRPr="00225CA1">
              <w:rPr>
                <w:rFonts w:eastAsia="MS Mincho" w:cs="Times New Roman"/>
                <w:lang w:val="en-AU"/>
              </w:rPr>
              <w:t>17,551</w:t>
            </w:r>
          </w:p>
        </w:tc>
        <w:tc>
          <w:tcPr>
            <w:tcW w:w="994" w:type="pct"/>
          </w:tcPr>
          <w:p w14:paraId="562EF1B6" w14:textId="4F6C7840"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1FBB678" w14:textId="406081C9"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498442D5" w14:textId="6C533271" w:rsidTr="007B514C">
        <w:trPr>
          <w:trHeight w:hRule="exact" w:val="340"/>
        </w:trPr>
        <w:tc>
          <w:tcPr>
            <w:tcW w:w="641" w:type="pct"/>
          </w:tcPr>
          <w:p w14:paraId="1BD9C25B" w14:textId="6473EC67" w:rsidR="00852448" w:rsidRPr="00225CA1" w:rsidRDefault="00852448" w:rsidP="00852448">
            <w:pPr>
              <w:rPr>
                <w:rFonts w:eastAsia="MS Mincho" w:cs="Times New Roman"/>
                <w:lang w:val="en-AU"/>
              </w:rPr>
            </w:pPr>
            <w:r w:rsidRPr="00225CA1">
              <w:rPr>
                <w:rFonts w:eastAsia="MS Mincho" w:cs="Times New Roman"/>
                <w:lang w:val="en-AU"/>
              </w:rPr>
              <w:t>1985</w:t>
            </w:r>
          </w:p>
        </w:tc>
        <w:tc>
          <w:tcPr>
            <w:tcW w:w="802" w:type="pct"/>
          </w:tcPr>
          <w:p w14:paraId="0C01CE24" w14:textId="4E411823" w:rsidR="00852448" w:rsidRPr="00225CA1" w:rsidRDefault="00852448" w:rsidP="00852448">
            <w:pPr>
              <w:rPr>
                <w:rFonts w:eastAsia="MS Mincho" w:cs="Times New Roman"/>
                <w:lang w:val="en-AU"/>
              </w:rPr>
            </w:pPr>
            <w:r w:rsidRPr="00225CA1">
              <w:rPr>
                <w:rFonts w:eastAsia="MS Mincho" w:cs="Times New Roman"/>
                <w:lang w:val="en-AU"/>
              </w:rPr>
              <w:t>13,531</w:t>
            </w:r>
          </w:p>
        </w:tc>
        <w:tc>
          <w:tcPr>
            <w:tcW w:w="871" w:type="pct"/>
          </w:tcPr>
          <w:p w14:paraId="3C4DED95" w14:textId="3247E60F" w:rsidR="00852448" w:rsidRPr="00225CA1" w:rsidRDefault="00852448" w:rsidP="00852448">
            <w:pPr>
              <w:rPr>
                <w:rFonts w:eastAsia="MS Mincho" w:cs="Times New Roman"/>
                <w:lang w:val="en-AU"/>
              </w:rPr>
            </w:pPr>
            <w:r w:rsidRPr="00225CA1">
              <w:rPr>
                <w:rFonts w:eastAsia="MS Mincho" w:cs="Times New Roman"/>
                <w:lang w:val="en-AU"/>
              </w:rPr>
              <w:t>13,531</w:t>
            </w:r>
          </w:p>
        </w:tc>
        <w:tc>
          <w:tcPr>
            <w:tcW w:w="802" w:type="pct"/>
          </w:tcPr>
          <w:p w14:paraId="14A030F1" w14:textId="0B51A425" w:rsidR="00852448" w:rsidRPr="00225CA1" w:rsidRDefault="00852448" w:rsidP="00852448">
            <w:pPr>
              <w:rPr>
                <w:rFonts w:eastAsia="MS Mincho" w:cs="Times New Roman"/>
                <w:lang w:val="en-AU"/>
              </w:rPr>
            </w:pPr>
            <w:r w:rsidRPr="00225CA1">
              <w:rPr>
                <w:rFonts w:eastAsia="MS Mincho" w:cs="Times New Roman"/>
                <w:lang w:val="en-AU"/>
              </w:rPr>
              <w:t>13,531</w:t>
            </w:r>
          </w:p>
        </w:tc>
        <w:tc>
          <w:tcPr>
            <w:tcW w:w="994" w:type="pct"/>
          </w:tcPr>
          <w:p w14:paraId="60824FC9" w14:textId="2C1B2892"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023BC1BE" w14:textId="2029529E"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3548AA66" w14:textId="44969CFE" w:rsidTr="007B514C">
        <w:trPr>
          <w:trHeight w:hRule="exact" w:val="340"/>
        </w:trPr>
        <w:tc>
          <w:tcPr>
            <w:tcW w:w="641" w:type="pct"/>
          </w:tcPr>
          <w:p w14:paraId="7204B0AE" w14:textId="4EC2F7FC" w:rsidR="00852448" w:rsidRPr="00225CA1" w:rsidRDefault="00852448" w:rsidP="00852448">
            <w:pPr>
              <w:rPr>
                <w:rFonts w:eastAsia="MS Mincho" w:cs="Times New Roman"/>
                <w:lang w:val="en-AU"/>
              </w:rPr>
            </w:pPr>
            <w:r w:rsidRPr="00225CA1">
              <w:rPr>
                <w:rFonts w:eastAsia="MS Mincho" w:cs="Times New Roman"/>
                <w:lang w:val="en-AU"/>
              </w:rPr>
              <w:t>1986</w:t>
            </w:r>
          </w:p>
        </w:tc>
        <w:tc>
          <w:tcPr>
            <w:tcW w:w="802" w:type="pct"/>
          </w:tcPr>
          <w:p w14:paraId="38FB091C" w14:textId="28B05DC8" w:rsidR="00852448" w:rsidRPr="00225CA1" w:rsidRDefault="00852448" w:rsidP="00852448">
            <w:pPr>
              <w:rPr>
                <w:rFonts w:eastAsia="MS Mincho" w:cs="Times New Roman"/>
                <w:lang w:val="en-AU"/>
              </w:rPr>
            </w:pPr>
            <w:r w:rsidRPr="00225CA1">
              <w:rPr>
                <w:rFonts w:eastAsia="MS Mincho" w:cs="Times New Roman"/>
                <w:lang w:val="en-AU"/>
              </w:rPr>
              <w:t>13,257</w:t>
            </w:r>
          </w:p>
        </w:tc>
        <w:tc>
          <w:tcPr>
            <w:tcW w:w="871" w:type="pct"/>
          </w:tcPr>
          <w:p w14:paraId="1199416E" w14:textId="110A9654" w:rsidR="00852448" w:rsidRPr="00225CA1" w:rsidRDefault="00852448" w:rsidP="00852448">
            <w:pPr>
              <w:rPr>
                <w:rFonts w:eastAsia="MS Mincho" w:cs="Times New Roman"/>
                <w:lang w:val="en-AU"/>
              </w:rPr>
            </w:pPr>
            <w:r w:rsidRPr="00225CA1">
              <w:rPr>
                <w:rFonts w:eastAsia="MS Mincho" w:cs="Times New Roman"/>
                <w:lang w:val="en-AU"/>
              </w:rPr>
              <w:t>13,257</w:t>
            </w:r>
          </w:p>
        </w:tc>
        <w:tc>
          <w:tcPr>
            <w:tcW w:w="802" w:type="pct"/>
          </w:tcPr>
          <w:p w14:paraId="3F6FCCA9" w14:textId="5E35D1BB" w:rsidR="00852448" w:rsidRPr="00225CA1" w:rsidRDefault="00852448" w:rsidP="00852448">
            <w:pPr>
              <w:rPr>
                <w:rFonts w:eastAsia="MS Mincho" w:cs="Times New Roman"/>
                <w:lang w:val="en-AU"/>
              </w:rPr>
            </w:pPr>
            <w:r w:rsidRPr="00225CA1">
              <w:rPr>
                <w:rFonts w:eastAsia="MS Mincho" w:cs="Times New Roman"/>
                <w:lang w:val="en-AU"/>
              </w:rPr>
              <w:t>13,257</w:t>
            </w:r>
          </w:p>
        </w:tc>
        <w:tc>
          <w:tcPr>
            <w:tcW w:w="994" w:type="pct"/>
          </w:tcPr>
          <w:p w14:paraId="3F0B55F9" w14:textId="2EF8DF17"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30EDFE7C" w14:textId="5A21250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68A67FCA" w14:textId="75267816" w:rsidTr="007B514C">
        <w:trPr>
          <w:trHeight w:hRule="exact" w:val="340"/>
        </w:trPr>
        <w:tc>
          <w:tcPr>
            <w:tcW w:w="641" w:type="pct"/>
          </w:tcPr>
          <w:p w14:paraId="3FBDCC3E" w14:textId="61118421" w:rsidR="00852448" w:rsidRPr="00225CA1" w:rsidRDefault="00852448" w:rsidP="00852448">
            <w:pPr>
              <w:rPr>
                <w:rFonts w:eastAsia="MS Mincho" w:cs="Times New Roman"/>
                <w:lang w:val="en-AU"/>
              </w:rPr>
            </w:pPr>
            <w:r w:rsidRPr="00225CA1">
              <w:rPr>
                <w:rFonts w:eastAsia="MS Mincho" w:cs="Times New Roman"/>
                <w:lang w:val="en-AU"/>
              </w:rPr>
              <w:t>1987</w:t>
            </w:r>
          </w:p>
        </w:tc>
        <w:tc>
          <w:tcPr>
            <w:tcW w:w="802" w:type="pct"/>
          </w:tcPr>
          <w:p w14:paraId="6F514169" w14:textId="7806C73E" w:rsidR="00852448" w:rsidRPr="00225CA1" w:rsidRDefault="00852448" w:rsidP="00852448">
            <w:pPr>
              <w:rPr>
                <w:rFonts w:eastAsia="MS Mincho" w:cs="Times New Roman"/>
                <w:lang w:val="en-AU"/>
              </w:rPr>
            </w:pPr>
            <w:r w:rsidRPr="00225CA1">
              <w:rPr>
                <w:rFonts w:eastAsia="MS Mincho" w:cs="Times New Roman"/>
                <w:lang w:val="en-AU"/>
              </w:rPr>
              <w:t>14,431</w:t>
            </w:r>
          </w:p>
        </w:tc>
        <w:tc>
          <w:tcPr>
            <w:tcW w:w="871" w:type="pct"/>
          </w:tcPr>
          <w:p w14:paraId="1B473FA6" w14:textId="37168CE3" w:rsidR="00852448" w:rsidRPr="00225CA1" w:rsidRDefault="00852448" w:rsidP="00852448">
            <w:pPr>
              <w:rPr>
                <w:rFonts w:eastAsia="MS Mincho" w:cs="Times New Roman"/>
                <w:lang w:val="en-AU"/>
              </w:rPr>
            </w:pPr>
            <w:r w:rsidRPr="00225CA1">
              <w:rPr>
                <w:rFonts w:eastAsia="MS Mincho" w:cs="Times New Roman"/>
                <w:lang w:val="en-AU"/>
              </w:rPr>
              <w:t>14,431</w:t>
            </w:r>
          </w:p>
        </w:tc>
        <w:tc>
          <w:tcPr>
            <w:tcW w:w="802" w:type="pct"/>
          </w:tcPr>
          <w:p w14:paraId="1761895E" w14:textId="7727A193" w:rsidR="00852448" w:rsidRPr="00225CA1" w:rsidRDefault="00852448" w:rsidP="00852448">
            <w:pPr>
              <w:rPr>
                <w:rFonts w:eastAsia="MS Mincho" w:cs="Times New Roman"/>
                <w:lang w:val="en-AU"/>
              </w:rPr>
            </w:pPr>
            <w:r w:rsidRPr="00225CA1">
              <w:rPr>
                <w:rFonts w:eastAsia="MS Mincho" w:cs="Times New Roman"/>
                <w:lang w:val="en-AU"/>
              </w:rPr>
              <w:t>14,431</w:t>
            </w:r>
          </w:p>
        </w:tc>
        <w:tc>
          <w:tcPr>
            <w:tcW w:w="994" w:type="pct"/>
          </w:tcPr>
          <w:p w14:paraId="13DF8842" w14:textId="17FEEA33"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017B0CCB" w14:textId="19232A9D"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233F7AF8" w14:textId="2A1F7584" w:rsidTr="007B514C">
        <w:trPr>
          <w:trHeight w:hRule="exact" w:val="340"/>
        </w:trPr>
        <w:tc>
          <w:tcPr>
            <w:tcW w:w="641" w:type="pct"/>
          </w:tcPr>
          <w:p w14:paraId="5681637D" w14:textId="5FD9E6E4" w:rsidR="00852448" w:rsidRPr="00225CA1" w:rsidRDefault="00852448" w:rsidP="00852448">
            <w:pPr>
              <w:rPr>
                <w:rFonts w:eastAsia="MS Mincho" w:cs="Times New Roman"/>
                <w:lang w:val="en-AU"/>
              </w:rPr>
            </w:pPr>
            <w:r w:rsidRPr="00225CA1">
              <w:rPr>
                <w:rFonts w:eastAsia="MS Mincho" w:cs="Times New Roman"/>
                <w:lang w:val="en-AU"/>
              </w:rPr>
              <w:t>1988</w:t>
            </w:r>
          </w:p>
        </w:tc>
        <w:tc>
          <w:tcPr>
            <w:tcW w:w="802" w:type="pct"/>
          </w:tcPr>
          <w:p w14:paraId="3CD2A86C" w14:textId="457B9F41" w:rsidR="00852448" w:rsidRPr="00225CA1" w:rsidRDefault="00852448" w:rsidP="00852448">
            <w:pPr>
              <w:rPr>
                <w:rFonts w:eastAsia="MS Mincho" w:cs="Times New Roman"/>
                <w:lang w:val="en-AU"/>
              </w:rPr>
            </w:pPr>
            <w:r w:rsidRPr="00225CA1">
              <w:rPr>
                <w:rFonts w:eastAsia="MS Mincho" w:cs="Times New Roman"/>
                <w:lang w:val="en-AU"/>
              </w:rPr>
              <w:t>12,497</w:t>
            </w:r>
          </w:p>
        </w:tc>
        <w:tc>
          <w:tcPr>
            <w:tcW w:w="871" w:type="pct"/>
          </w:tcPr>
          <w:p w14:paraId="7894144B" w14:textId="32996611" w:rsidR="00852448" w:rsidRPr="00225CA1" w:rsidRDefault="00852448" w:rsidP="00852448">
            <w:pPr>
              <w:rPr>
                <w:rFonts w:eastAsia="MS Mincho" w:cs="Times New Roman"/>
                <w:lang w:val="en-AU"/>
              </w:rPr>
            </w:pPr>
            <w:r w:rsidRPr="00225CA1">
              <w:rPr>
                <w:rFonts w:eastAsia="MS Mincho" w:cs="Times New Roman"/>
                <w:lang w:val="en-AU"/>
              </w:rPr>
              <w:t>12,497</w:t>
            </w:r>
          </w:p>
        </w:tc>
        <w:tc>
          <w:tcPr>
            <w:tcW w:w="802" w:type="pct"/>
          </w:tcPr>
          <w:p w14:paraId="63DB7203" w14:textId="41ED71C4" w:rsidR="00852448" w:rsidRPr="00225CA1" w:rsidRDefault="00852448" w:rsidP="00852448">
            <w:pPr>
              <w:rPr>
                <w:rFonts w:eastAsia="MS Mincho" w:cs="Times New Roman"/>
                <w:lang w:val="en-AU"/>
              </w:rPr>
            </w:pPr>
            <w:r w:rsidRPr="00225CA1">
              <w:rPr>
                <w:rFonts w:eastAsia="MS Mincho" w:cs="Times New Roman"/>
                <w:lang w:val="en-AU"/>
              </w:rPr>
              <w:t>12,497</w:t>
            </w:r>
          </w:p>
        </w:tc>
        <w:tc>
          <w:tcPr>
            <w:tcW w:w="994" w:type="pct"/>
          </w:tcPr>
          <w:p w14:paraId="74B1C52A" w14:textId="1EA72F4C"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2E5C18F" w14:textId="188464E5"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75DC4B7" w14:textId="2C39AB35" w:rsidTr="007B514C">
        <w:trPr>
          <w:trHeight w:hRule="exact" w:val="340"/>
        </w:trPr>
        <w:tc>
          <w:tcPr>
            <w:tcW w:w="641" w:type="pct"/>
          </w:tcPr>
          <w:p w14:paraId="555D44C6" w14:textId="13EC1801" w:rsidR="00852448" w:rsidRPr="00225CA1" w:rsidRDefault="00852448" w:rsidP="00852448">
            <w:pPr>
              <w:rPr>
                <w:rFonts w:eastAsia="MS Mincho" w:cs="Times New Roman"/>
                <w:lang w:val="en-AU"/>
              </w:rPr>
            </w:pPr>
            <w:r w:rsidRPr="00225CA1">
              <w:rPr>
                <w:rFonts w:eastAsia="MS Mincho" w:cs="Times New Roman"/>
                <w:lang w:val="en-AU"/>
              </w:rPr>
              <w:t>1989</w:t>
            </w:r>
          </w:p>
        </w:tc>
        <w:tc>
          <w:tcPr>
            <w:tcW w:w="802" w:type="pct"/>
          </w:tcPr>
          <w:p w14:paraId="7624411C" w14:textId="6361AA0A" w:rsidR="00852448" w:rsidRPr="00225CA1" w:rsidRDefault="00852448" w:rsidP="00852448">
            <w:pPr>
              <w:rPr>
                <w:rFonts w:eastAsia="MS Mincho" w:cs="Times New Roman"/>
                <w:lang w:val="en-AU"/>
              </w:rPr>
            </w:pPr>
            <w:r w:rsidRPr="00225CA1">
              <w:rPr>
                <w:rFonts w:eastAsia="MS Mincho" w:cs="Times New Roman"/>
                <w:lang w:val="en-AU"/>
              </w:rPr>
              <w:t>9,045</w:t>
            </w:r>
          </w:p>
        </w:tc>
        <w:tc>
          <w:tcPr>
            <w:tcW w:w="871" w:type="pct"/>
          </w:tcPr>
          <w:p w14:paraId="67E2BF90" w14:textId="34C52D02" w:rsidR="00852448" w:rsidRPr="00225CA1" w:rsidRDefault="00852448" w:rsidP="00852448">
            <w:pPr>
              <w:rPr>
                <w:rFonts w:eastAsia="MS Mincho" w:cs="Times New Roman"/>
                <w:lang w:val="en-AU"/>
              </w:rPr>
            </w:pPr>
            <w:r w:rsidRPr="00225CA1">
              <w:rPr>
                <w:rFonts w:eastAsia="MS Mincho" w:cs="Times New Roman"/>
                <w:lang w:val="en-AU"/>
              </w:rPr>
              <w:t>9,045</w:t>
            </w:r>
          </w:p>
        </w:tc>
        <w:tc>
          <w:tcPr>
            <w:tcW w:w="802" w:type="pct"/>
          </w:tcPr>
          <w:p w14:paraId="00DBE2D7" w14:textId="0B5C645F" w:rsidR="00852448" w:rsidRPr="00225CA1" w:rsidRDefault="00852448" w:rsidP="00852448">
            <w:pPr>
              <w:rPr>
                <w:rFonts w:eastAsia="MS Mincho" w:cs="Times New Roman"/>
                <w:lang w:val="en-AU"/>
              </w:rPr>
            </w:pPr>
            <w:r w:rsidRPr="00225CA1">
              <w:rPr>
                <w:rFonts w:eastAsia="MS Mincho" w:cs="Times New Roman"/>
                <w:lang w:val="en-AU"/>
              </w:rPr>
              <w:t>9,045</w:t>
            </w:r>
          </w:p>
        </w:tc>
        <w:tc>
          <w:tcPr>
            <w:tcW w:w="994" w:type="pct"/>
          </w:tcPr>
          <w:p w14:paraId="0E99F852" w14:textId="2FF99C69"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43D82DB1" w14:textId="0ABA6823"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1633B5A5" w14:textId="1D9F6EE4" w:rsidTr="007B514C">
        <w:trPr>
          <w:trHeight w:hRule="exact" w:val="340"/>
        </w:trPr>
        <w:tc>
          <w:tcPr>
            <w:tcW w:w="641" w:type="pct"/>
          </w:tcPr>
          <w:p w14:paraId="435087BB" w14:textId="3B69D557" w:rsidR="00852448" w:rsidRPr="00225CA1" w:rsidRDefault="00852448" w:rsidP="00852448">
            <w:pPr>
              <w:rPr>
                <w:rFonts w:eastAsia="MS Mincho" w:cs="Times New Roman"/>
                <w:lang w:val="en-AU"/>
              </w:rPr>
            </w:pPr>
            <w:r w:rsidRPr="00225CA1">
              <w:rPr>
                <w:rFonts w:eastAsia="MS Mincho" w:cs="Times New Roman"/>
                <w:lang w:val="en-AU"/>
              </w:rPr>
              <w:t>1990</w:t>
            </w:r>
          </w:p>
        </w:tc>
        <w:tc>
          <w:tcPr>
            <w:tcW w:w="802" w:type="pct"/>
          </w:tcPr>
          <w:p w14:paraId="0373F651" w14:textId="662A3036" w:rsidR="00852448" w:rsidRPr="00225CA1" w:rsidRDefault="00852448" w:rsidP="00852448">
            <w:pPr>
              <w:rPr>
                <w:rFonts w:eastAsia="MS Mincho" w:cs="Times New Roman"/>
                <w:lang w:val="en-AU"/>
              </w:rPr>
            </w:pPr>
            <w:r w:rsidRPr="00225CA1">
              <w:rPr>
                <w:rFonts w:eastAsia="MS Mincho" w:cs="Times New Roman"/>
                <w:lang w:val="en-AU"/>
              </w:rPr>
              <w:t>7,181</w:t>
            </w:r>
          </w:p>
        </w:tc>
        <w:tc>
          <w:tcPr>
            <w:tcW w:w="871" w:type="pct"/>
          </w:tcPr>
          <w:p w14:paraId="12BD2BB0" w14:textId="7B887E00" w:rsidR="00852448" w:rsidRPr="00225CA1" w:rsidRDefault="00852448" w:rsidP="00852448">
            <w:pPr>
              <w:rPr>
                <w:rFonts w:eastAsia="MS Mincho" w:cs="Times New Roman"/>
                <w:lang w:val="en-AU"/>
              </w:rPr>
            </w:pPr>
            <w:r w:rsidRPr="00225CA1">
              <w:rPr>
                <w:rFonts w:eastAsia="MS Mincho" w:cs="Times New Roman"/>
                <w:lang w:val="en-AU"/>
              </w:rPr>
              <w:t>7,181</w:t>
            </w:r>
          </w:p>
        </w:tc>
        <w:tc>
          <w:tcPr>
            <w:tcW w:w="802" w:type="pct"/>
          </w:tcPr>
          <w:p w14:paraId="7E41C37E" w14:textId="3E56C5E7" w:rsidR="00852448" w:rsidRPr="00225CA1" w:rsidRDefault="00852448" w:rsidP="00852448">
            <w:pPr>
              <w:rPr>
                <w:rFonts w:eastAsia="MS Mincho" w:cs="Times New Roman"/>
                <w:lang w:val="en-AU"/>
              </w:rPr>
            </w:pPr>
            <w:r w:rsidRPr="00225CA1">
              <w:rPr>
                <w:rFonts w:eastAsia="MS Mincho" w:cs="Times New Roman"/>
                <w:lang w:val="en-AU"/>
              </w:rPr>
              <w:t>7,181</w:t>
            </w:r>
          </w:p>
        </w:tc>
        <w:tc>
          <w:tcPr>
            <w:tcW w:w="994" w:type="pct"/>
          </w:tcPr>
          <w:p w14:paraId="3BF5C0B2" w14:textId="03FFC804"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5DEE3352" w14:textId="1833FDE1"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155274F" w14:textId="2D1D9C5A" w:rsidTr="007B514C">
        <w:trPr>
          <w:trHeight w:hRule="exact" w:val="340"/>
        </w:trPr>
        <w:tc>
          <w:tcPr>
            <w:tcW w:w="641" w:type="pct"/>
          </w:tcPr>
          <w:p w14:paraId="58CC4126" w14:textId="086DE59E" w:rsidR="00852448" w:rsidRPr="00225CA1" w:rsidRDefault="00852448" w:rsidP="00852448">
            <w:pPr>
              <w:rPr>
                <w:rFonts w:eastAsia="MS Mincho" w:cs="Times New Roman"/>
                <w:lang w:val="en-AU"/>
              </w:rPr>
            </w:pPr>
            <w:r w:rsidRPr="00225CA1">
              <w:rPr>
                <w:rFonts w:eastAsia="MS Mincho" w:cs="Times New Roman"/>
                <w:lang w:val="en-AU"/>
              </w:rPr>
              <w:t>1991</w:t>
            </w:r>
          </w:p>
        </w:tc>
        <w:tc>
          <w:tcPr>
            <w:tcW w:w="802" w:type="pct"/>
          </w:tcPr>
          <w:p w14:paraId="2EEC3036" w14:textId="7B0E8821" w:rsidR="00852448" w:rsidRPr="00225CA1" w:rsidRDefault="00852448" w:rsidP="00852448">
            <w:pPr>
              <w:rPr>
                <w:rFonts w:eastAsia="MS Mincho" w:cs="Times New Roman"/>
                <w:lang w:val="en-AU"/>
              </w:rPr>
            </w:pPr>
            <w:r w:rsidRPr="00225CA1">
              <w:rPr>
                <w:rFonts w:eastAsia="MS Mincho" w:cs="Times New Roman"/>
                <w:lang w:val="en-AU"/>
              </w:rPr>
              <w:t>5,738</w:t>
            </w:r>
          </w:p>
        </w:tc>
        <w:tc>
          <w:tcPr>
            <w:tcW w:w="871" w:type="pct"/>
          </w:tcPr>
          <w:p w14:paraId="3602668D" w14:textId="778960DB" w:rsidR="00852448" w:rsidRPr="00225CA1" w:rsidRDefault="00852448" w:rsidP="00852448">
            <w:pPr>
              <w:rPr>
                <w:rFonts w:eastAsia="MS Mincho" w:cs="Times New Roman"/>
                <w:lang w:val="en-AU"/>
              </w:rPr>
            </w:pPr>
            <w:r w:rsidRPr="00225CA1">
              <w:rPr>
                <w:rFonts w:eastAsia="MS Mincho" w:cs="Times New Roman"/>
                <w:lang w:val="en-AU"/>
              </w:rPr>
              <w:t>5,738</w:t>
            </w:r>
          </w:p>
        </w:tc>
        <w:tc>
          <w:tcPr>
            <w:tcW w:w="802" w:type="pct"/>
          </w:tcPr>
          <w:p w14:paraId="15250E62" w14:textId="6C55AFF6" w:rsidR="00852448" w:rsidRPr="00225CA1" w:rsidRDefault="00852448" w:rsidP="00852448">
            <w:pPr>
              <w:rPr>
                <w:rFonts w:eastAsia="MS Mincho" w:cs="Times New Roman"/>
                <w:lang w:val="en-AU"/>
              </w:rPr>
            </w:pPr>
            <w:r w:rsidRPr="00225CA1">
              <w:rPr>
                <w:rFonts w:eastAsia="MS Mincho" w:cs="Times New Roman"/>
                <w:lang w:val="en-AU"/>
              </w:rPr>
              <w:t>5,738</w:t>
            </w:r>
          </w:p>
        </w:tc>
        <w:tc>
          <w:tcPr>
            <w:tcW w:w="994" w:type="pct"/>
          </w:tcPr>
          <w:p w14:paraId="49A5934D" w14:textId="4240088D"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7010D8AC" w14:textId="412E6D23"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5F8CF231" w14:textId="1CA94C79" w:rsidTr="007B514C">
        <w:trPr>
          <w:trHeight w:hRule="exact" w:val="340"/>
        </w:trPr>
        <w:tc>
          <w:tcPr>
            <w:tcW w:w="641" w:type="pct"/>
          </w:tcPr>
          <w:p w14:paraId="4AD1E009" w14:textId="6403EADB" w:rsidR="00852448" w:rsidRPr="00225CA1" w:rsidRDefault="00852448" w:rsidP="00852448">
            <w:pPr>
              <w:rPr>
                <w:rFonts w:eastAsia="MS Mincho" w:cs="Times New Roman"/>
                <w:lang w:val="en-AU"/>
              </w:rPr>
            </w:pPr>
            <w:r w:rsidRPr="00225CA1">
              <w:rPr>
                <w:rFonts w:eastAsia="MS Mincho" w:cs="Times New Roman"/>
                <w:lang w:val="en-AU"/>
              </w:rPr>
              <w:t>1992</w:t>
            </w:r>
          </w:p>
        </w:tc>
        <w:tc>
          <w:tcPr>
            <w:tcW w:w="802" w:type="pct"/>
          </w:tcPr>
          <w:p w14:paraId="708C870B" w14:textId="0555BC50" w:rsidR="00852448" w:rsidRPr="00225CA1" w:rsidRDefault="00852448" w:rsidP="00852448">
            <w:pPr>
              <w:rPr>
                <w:rFonts w:eastAsia="MS Mincho" w:cs="Times New Roman"/>
                <w:lang w:val="en-AU"/>
              </w:rPr>
            </w:pPr>
            <w:r w:rsidRPr="00225CA1">
              <w:rPr>
                <w:rFonts w:eastAsia="MS Mincho" w:cs="Times New Roman"/>
                <w:lang w:val="en-AU"/>
              </w:rPr>
              <w:t>3,499</w:t>
            </w:r>
          </w:p>
        </w:tc>
        <w:tc>
          <w:tcPr>
            <w:tcW w:w="871" w:type="pct"/>
          </w:tcPr>
          <w:p w14:paraId="5A259FAA" w14:textId="4525F9FE" w:rsidR="00852448" w:rsidRPr="00225CA1" w:rsidRDefault="00852448" w:rsidP="00852448">
            <w:pPr>
              <w:rPr>
                <w:rFonts w:eastAsia="MS Mincho" w:cs="Times New Roman"/>
                <w:lang w:val="en-AU"/>
              </w:rPr>
            </w:pPr>
            <w:r w:rsidRPr="00225CA1">
              <w:rPr>
                <w:rFonts w:eastAsia="MS Mincho" w:cs="Times New Roman"/>
                <w:lang w:val="en-AU"/>
              </w:rPr>
              <w:t>3,499</w:t>
            </w:r>
          </w:p>
        </w:tc>
        <w:tc>
          <w:tcPr>
            <w:tcW w:w="802" w:type="pct"/>
          </w:tcPr>
          <w:p w14:paraId="706B2189" w14:textId="5CF45033" w:rsidR="00852448" w:rsidRPr="00225CA1" w:rsidRDefault="00852448" w:rsidP="00852448">
            <w:pPr>
              <w:rPr>
                <w:rFonts w:eastAsia="MS Mincho" w:cs="Times New Roman"/>
                <w:lang w:val="en-AU"/>
              </w:rPr>
            </w:pPr>
            <w:r w:rsidRPr="00225CA1">
              <w:rPr>
                <w:rFonts w:eastAsia="MS Mincho" w:cs="Times New Roman"/>
                <w:lang w:val="en-AU"/>
              </w:rPr>
              <w:t>3,499</w:t>
            </w:r>
          </w:p>
        </w:tc>
        <w:tc>
          <w:tcPr>
            <w:tcW w:w="994" w:type="pct"/>
          </w:tcPr>
          <w:p w14:paraId="58F26A5F" w14:textId="0AD2536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66E7A40A" w14:textId="593335F1"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44238D7D" w14:textId="2BA04CEA" w:rsidTr="007B514C">
        <w:trPr>
          <w:trHeight w:hRule="exact" w:val="340"/>
        </w:trPr>
        <w:tc>
          <w:tcPr>
            <w:tcW w:w="641" w:type="pct"/>
          </w:tcPr>
          <w:p w14:paraId="3D34247B" w14:textId="25E78358" w:rsidR="00852448" w:rsidRPr="00225CA1" w:rsidRDefault="00852448" w:rsidP="00852448">
            <w:pPr>
              <w:rPr>
                <w:rFonts w:eastAsia="MS Mincho" w:cs="Times New Roman"/>
                <w:lang w:val="en-AU"/>
              </w:rPr>
            </w:pPr>
            <w:r w:rsidRPr="00225CA1">
              <w:rPr>
                <w:rFonts w:eastAsia="MS Mincho" w:cs="Times New Roman"/>
                <w:lang w:val="en-AU"/>
              </w:rPr>
              <w:t>1993</w:t>
            </w:r>
          </w:p>
        </w:tc>
        <w:tc>
          <w:tcPr>
            <w:tcW w:w="802" w:type="pct"/>
          </w:tcPr>
          <w:p w14:paraId="146864FE" w14:textId="3DA68216" w:rsidR="00852448" w:rsidRPr="00225CA1" w:rsidRDefault="00852448" w:rsidP="00852448">
            <w:pPr>
              <w:rPr>
                <w:rFonts w:eastAsia="MS Mincho" w:cs="Times New Roman"/>
                <w:lang w:val="en-AU"/>
              </w:rPr>
            </w:pPr>
            <w:r w:rsidRPr="00225CA1">
              <w:rPr>
                <w:rFonts w:eastAsia="MS Mincho" w:cs="Times New Roman"/>
                <w:lang w:val="en-AU"/>
              </w:rPr>
              <w:t>17,869</w:t>
            </w:r>
          </w:p>
        </w:tc>
        <w:tc>
          <w:tcPr>
            <w:tcW w:w="871" w:type="pct"/>
          </w:tcPr>
          <w:p w14:paraId="03F723BE" w14:textId="37D96BE5" w:rsidR="00852448" w:rsidRPr="00225CA1" w:rsidRDefault="00852448" w:rsidP="00852448">
            <w:pPr>
              <w:rPr>
                <w:rFonts w:eastAsia="MS Mincho" w:cs="Times New Roman"/>
                <w:lang w:val="en-AU"/>
              </w:rPr>
            </w:pPr>
            <w:r w:rsidRPr="00225CA1">
              <w:rPr>
                <w:rFonts w:eastAsia="MS Mincho" w:cs="Times New Roman"/>
                <w:lang w:val="en-AU"/>
              </w:rPr>
              <w:t>17,869</w:t>
            </w:r>
          </w:p>
        </w:tc>
        <w:tc>
          <w:tcPr>
            <w:tcW w:w="802" w:type="pct"/>
          </w:tcPr>
          <w:p w14:paraId="3B22DDBB" w14:textId="2B0D0B3B" w:rsidR="00852448" w:rsidRPr="00225CA1" w:rsidRDefault="00852448" w:rsidP="00852448">
            <w:pPr>
              <w:rPr>
                <w:rFonts w:eastAsia="MS Mincho" w:cs="Times New Roman"/>
                <w:lang w:val="en-AU"/>
              </w:rPr>
            </w:pPr>
            <w:r w:rsidRPr="00225CA1">
              <w:rPr>
                <w:rFonts w:eastAsia="MS Mincho" w:cs="Times New Roman"/>
                <w:lang w:val="en-AU"/>
              </w:rPr>
              <w:t>17,869</w:t>
            </w:r>
          </w:p>
        </w:tc>
        <w:tc>
          <w:tcPr>
            <w:tcW w:w="994" w:type="pct"/>
          </w:tcPr>
          <w:p w14:paraId="43A12121" w14:textId="4BD7F368"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c>
          <w:tcPr>
            <w:tcW w:w="890" w:type="pct"/>
          </w:tcPr>
          <w:p w14:paraId="1780D2CC" w14:textId="74102D21" w:rsidR="00852448" w:rsidRPr="00225CA1" w:rsidRDefault="00852448" w:rsidP="00852448">
            <w:pPr>
              <w:autoSpaceDE w:val="0"/>
              <w:autoSpaceDN w:val="0"/>
              <w:adjustRightInd w:val="0"/>
              <w:spacing w:after="240"/>
              <w:rPr>
                <w:rFonts w:eastAsia="MS Mincho" w:cs="Times New Roman"/>
                <w:lang w:val="en-AU"/>
              </w:rPr>
            </w:pPr>
            <w:r w:rsidRPr="00225CA1">
              <w:rPr>
                <w:rFonts w:cs="Times New Roman"/>
                <w:lang w:val="en-AU"/>
              </w:rPr>
              <w:t>0</w:t>
            </w:r>
          </w:p>
        </w:tc>
      </w:tr>
      <w:tr w:rsidR="00852448" w:rsidRPr="00225CA1" w14:paraId="73B9BEC0" w14:textId="1535E088" w:rsidTr="007B514C">
        <w:trPr>
          <w:trHeight w:hRule="exact" w:val="340"/>
        </w:trPr>
        <w:tc>
          <w:tcPr>
            <w:tcW w:w="641" w:type="pct"/>
          </w:tcPr>
          <w:p w14:paraId="22F7C2CA" w14:textId="3FB38580" w:rsidR="00852448" w:rsidRPr="00225CA1" w:rsidRDefault="00852448" w:rsidP="00852448">
            <w:pPr>
              <w:rPr>
                <w:rFonts w:eastAsia="MS Mincho" w:cs="Times New Roman"/>
                <w:lang w:val="en-AU"/>
              </w:rPr>
            </w:pPr>
            <w:r w:rsidRPr="00225CA1">
              <w:rPr>
                <w:rFonts w:eastAsia="MS Mincho" w:cs="Times New Roman"/>
                <w:lang w:val="en-AU"/>
              </w:rPr>
              <w:t>1994</w:t>
            </w:r>
          </w:p>
        </w:tc>
        <w:tc>
          <w:tcPr>
            <w:tcW w:w="802" w:type="pct"/>
          </w:tcPr>
          <w:p w14:paraId="15F872B6" w14:textId="651546D4" w:rsidR="00852448" w:rsidRPr="00225CA1" w:rsidRDefault="00852448" w:rsidP="00852448">
            <w:pPr>
              <w:rPr>
                <w:rFonts w:eastAsia="MS Mincho" w:cs="Times New Roman"/>
                <w:lang w:val="en-AU"/>
              </w:rPr>
            </w:pPr>
            <w:r w:rsidRPr="00225CA1">
              <w:rPr>
                <w:rFonts w:eastAsia="MS Mincho" w:cs="Times New Roman"/>
                <w:lang w:val="en-AU"/>
              </w:rPr>
              <w:t>20,315</w:t>
            </w:r>
          </w:p>
        </w:tc>
        <w:tc>
          <w:tcPr>
            <w:tcW w:w="871" w:type="pct"/>
          </w:tcPr>
          <w:p w14:paraId="775573D9" w14:textId="7C4B3038" w:rsidR="00852448" w:rsidRPr="00225CA1" w:rsidRDefault="00852448" w:rsidP="00852448">
            <w:pPr>
              <w:rPr>
                <w:rFonts w:eastAsia="MS Mincho" w:cs="Times New Roman"/>
                <w:lang w:val="en-AU"/>
              </w:rPr>
            </w:pPr>
            <w:r w:rsidRPr="00225CA1">
              <w:rPr>
                <w:rFonts w:eastAsia="MS Mincho" w:cs="Times New Roman"/>
                <w:lang w:val="en-AU"/>
              </w:rPr>
              <w:t>7,726</w:t>
            </w:r>
          </w:p>
        </w:tc>
        <w:tc>
          <w:tcPr>
            <w:tcW w:w="802" w:type="pct"/>
          </w:tcPr>
          <w:p w14:paraId="244A53D4" w14:textId="6B85C230" w:rsidR="00852448" w:rsidRPr="00225CA1" w:rsidRDefault="00852448" w:rsidP="00852448">
            <w:pPr>
              <w:rPr>
                <w:rFonts w:eastAsia="MS Mincho" w:cs="Times New Roman"/>
                <w:lang w:val="en-AU"/>
              </w:rPr>
            </w:pPr>
            <w:r w:rsidRPr="00225CA1">
              <w:rPr>
                <w:rFonts w:eastAsia="MS Mincho" w:cs="Times New Roman"/>
                <w:lang w:val="en-AU"/>
              </w:rPr>
              <w:t>7,726</w:t>
            </w:r>
          </w:p>
        </w:tc>
        <w:tc>
          <w:tcPr>
            <w:tcW w:w="994" w:type="pct"/>
          </w:tcPr>
          <w:p w14:paraId="527EB991" w14:textId="05779038" w:rsidR="00852448" w:rsidRPr="00225CA1" w:rsidRDefault="00852448" w:rsidP="00852448">
            <w:pPr>
              <w:rPr>
                <w:rFonts w:eastAsia="MS Mincho" w:cs="Times New Roman"/>
                <w:lang w:val="en-AU"/>
              </w:rPr>
            </w:pPr>
            <w:r w:rsidRPr="00225CA1">
              <w:rPr>
                <w:rFonts w:eastAsia="MS Mincho" w:cs="Times New Roman"/>
                <w:lang w:val="en-AU"/>
              </w:rPr>
              <w:t>1,359</w:t>
            </w:r>
          </w:p>
        </w:tc>
        <w:tc>
          <w:tcPr>
            <w:tcW w:w="890" w:type="pct"/>
          </w:tcPr>
          <w:p w14:paraId="62A1C970" w14:textId="56E473A8" w:rsidR="00852448" w:rsidRPr="00225CA1" w:rsidRDefault="00852448" w:rsidP="00852448">
            <w:pPr>
              <w:rPr>
                <w:rFonts w:eastAsia="MS Mincho" w:cs="Times New Roman"/>
                <w:lang w:val="en-AU"/>
              </w:rPr>
            </w:pPr>
            <w:r w:rsidRPr="00225CA1">
              <w:rPr>
                <w:rFonts w:eastAsia="MS Mincho" w:cs="Times New Roman"/>
                <w:lang w:val="en-AU"/>
              </w:rPr>
              <w:t>2,021</w:t>
            </w:r>
          </w:p>
        </w:tc>
      </w:tr>
      <w:tr w:rsidR="00852448" w:rsidRPr="00225CA1" w14:paraId="70F19B0C" w14:textId="5DED63D4" w:rsidTr="007B514C">
        <w:trPr>
          <w:trHeight w:hRule="exact" w:val="340"/>
        </w:trPr>
        <w:tc>
          <w:tcPr>
            <w:tcW w:w="641" w:type="pct"/>
          </w:tcPr>
          <w:p w14:paraId="37D7CFA0" w14:textId="4EF3757B" w:rsidR="00852448" w:rsidRPr="00225CA1" w:rsidRDefault="00852448" w:rsidP="00852448">
            <w:pPr>
              <w:rPr>
                <w:rFonts w:eastAsia="MS Mincho" w:cs="Times New Roman"/>
                <w:lang w:val="en-AU"/>
              </w:rPr>
            </w:pPr>
            <w:r w:rsidRPr="00225CA1">
              <w:rPr>
                <w:rFonts w:eastAsia="MS Mincho" w:cs="Times New Roman"/>
                <w:lang w:val="en-AU"/>
              </w:rPr>
              <w:t>1995</w:t>
            </w:r>
          </w:p>
        </w:tc>
        <w:tc>
          <w:tcPr>
            <w:tcW w:w="802" w:type="pct"/>
          </w:tcPr>
          <w:p w14:paraId="6D44FAF9" w14:textId="6CEED2BD" w:rsidR="00852448" w:rsidRPr="00225CA1" w:rsidRDefault="00852448" w:rsidP="00852448">
            <w:pPr>
              <w:rPr>
                <w:rFonts w:eastAsia="MS Mincho" w:cs="Times New Roman"/>
                <w:lang w:val="en-AU"/>
              </w:rPr>
            </w:pPr>
            <w:r w:rsidRPr="00225CA1">
              <w:rPr>
                <w:rFonts w:eastAsia="MS Mincho" w:cs="Times New Roman"/>
                <w:lang w:val="en-AU"/>
              </w:rPr>
              <w:t>19,341</w:t>
            </w:r>
          </w:p>
        </w:tc>
        <w:tc>
          <w:tcPr>
            <w:tcW w:w="871" w:type="pct"/>
          </w:tcPr>
          <w:p w14:paraId="0A5D1819" w14:textId="21177B72" w:rsidR="00852448" w:rsidRPr="00225CA1" w:rsidRDefault="00852448" w:rsidP="00852448">
            <w:pPr>
              <w:rPr>
                <w:rFonts w:eastAsia="MS Mincho" w:cs="Times New Roman"/>
                <w:lang w:val="en-AU"/>
              </w:rPr>
            </w:pPr>
            <w:r w:rsidRPr="00225CA1">
              <w:rPr>
                <w:rFonts w:eastAsia="MS Mincho" w:cs="Times New Roman"/>
                <w:lang w:val="en-AU"/>
              </w:rPr>
              <w:t>19,341</w:t>
            </w:r>
          </w:p>
        </w:tc>
        <w:tc>
          <w:tcPr>
            <w:tcW w:w="802" w:type="pct"/>
          </w:tcPr>
          <w:p w14:paraId="30723174" w14:textId="1CE795B7" w:rsidR="00852448" w:rsidRPr="00225CA1" w:rsidRDefault="00852448" w:rsidP="00852448">
            <w:pPr>
              <w:rPr>
                <w:rFonts w:eastAsia="MS Mincho" w:cs="Times New Roman"/>
                <w:lang w:val="en-AU"/>
              </w:rPr>
            </w:pPr>
            <w:r w:rsidRPr="00225CA1">
              <w:rPr>
                <w:rFonts w:eastAsia="MS Mincho" w:cs="Times New Roman"/>
                <w:lang w:val="en-AU"/>
              </w:rPr>
              <w:t>19,196</w:t>
            </w:r>
          </w:p>
        </w:tc>
        <w:tc>
          <w:tcPr>
            <w:tcW w:w="994" w:type="pct"/>
          </w:tcPr>
          <w:p w14:paraId="27DFF5BA" w14:textId="7B674406" w:rsidR="00852448" w:rsidRPr="00225CA1" w:rsidRDefault="00852448" w:rsidP="00852448">
            <w:pPr>
              <w:rPr>
                <w:rFonts w:eastAsia="MS Mincho" w:cs="Times New Roman"/>
                <w:lang w:val="en-AU"/>
              </w:rPr>
            </w:pPr>
            <w:r w:rsidRPr="00225CA1">
              <w:rPr>
                <w:rFonts w:eastAsia="MS Mincho" w:cs="Times New Roman"/>
                <w:lang w:val="en-AU"/>
              </w:rPr>
              <w:t>19,077</w:t>
            </w:r>
          </w:p>
        </w:tc>
        <w:tc>
          <w:tcPr>
            <w:tcW w:w="890" w:type="pct"/>
          </w:tcPr>
          <w:p w14:paraId="55E29817" w14:textId="43A9A360" w:rsidR="00852448" w:rsidRPr="00225CA1" w:rsidRDefault="00852448" w:rsidP="00852448">
            <w:pPr>
              <w:rPr>
                <w:rFonts w:eastAsia="MS Mincho" w:cs="Times New Roman"/>
                <w:lang w:val="en-AU"/>
              </w:rPr>
            </w:pPr>
            <w:r w:rsidRPr="00225CA1">
              <w:rPr>
                <w:rFonts w:eastAsia="MS Mincho" w:cs="Times New Roman"/>
                <w:lang w:val="en-AU"/>
              </w:rPr>
              <w:t>19,341</w:t>
            </w:r>
          </w:p>
        </w:tc>
      </w:tr>
      <w:tr w:rsidR="00852448" w:rsidRPr="00225CA1" w14:paraId="59CC671C" w14:textId="6092184A" w:rsidTr="007B514C">
        <w:trPr>
          <w:trHeight w:hRule="exact" w:val="340"/>
        </w:trPr>
        <w:tc>
          <w:tcPr>
            <w:tcW w:w="641" w:type="pct"/>
          </w:tcPr>
          <w:p w14:paraId="7FD5FC63" w14:textId="771BA091" w:rsidR="00852448" w:rsidRPr="00225CA1" w:rsidRDefault="00852448" w:rsidP="00852448">
            <w:pPr>
              <w:rPr>
                <w:rFonts w:eastAsia="MS Mincho" w:cs="Times New Roman"/>
                <w:lang w:val="en-AU"/>
              </w:rPr>
            </w:pPr>
            <w:r w:rsidRPr="00225CA1">
              <w:rPr>
                <w:rFonts w:eastAsia="MS Mincho" w:cs="Times New Roman"/>
                <w:lang w:val="en-AU"/>
              </w:rPr>
              <w:t>1996</w:t>
            </w:r>
          </w:p>
        </w:tc>
        <w:tc>
          <w:tcPr>
            <w:tcW w:w="802" w:type="pct"/>
          </w:tcPr>
          <w:p w14:paraId="4F406ADC" w14:textId="79EBD1BC" w:rsidR="00852448" w:rsidRPr="00225CA1" w:rsidRDefault="00852448" w:rsidP="00852448">
            <w:pPr>
              <w:rPr>
                <w:rFonts w:eastAsia="MS Mincho" w:cs="Times New Roman"/>
                <w:lang w:val="en-AU"/>
              </w:rPr>
            </w:pPr>
            <w:r w:rsidRPr="00225CA1">
              <w:rPr>
                <w:rFonts w:eastAsia="MS Mincho" w:cs="Times New Roman"/>
                <w:lang w:val="en-AU"/>
              </w:rPr>
              <w:t>24,492</w:t>
            </w:r>
          </w:p>
        </w:tc>
        <w:tc>
          <w:tcPr>
            <w:tcW w:w="871" w:type="pct"/>
          </w:tcPr>
          <w:p w14:paraId="75504E5D" w14:textId="66DA0B43" w:rsidR="00852448" w:rsidRPr="00225CA1" w:rsidRDefault="00852448" w:rsidP="00852448">
            <w:pPr>
              <w:rPr>
                <w:rFonts w:eastAsia="MS Mincho" w:cs="Times New Roman"/>
                <w:lang w:val="en-AU"/>
              </w:rPr>
            </w:pPr>
            <w:r w:rsidRPr="00225CA1">
              <w:rPr>
                <w:rFonts w:eastAsia="MS Mincho" w:cs="Times New Roman"/>
                <w:lang w:val="en-AU"/>
              </w:rPr>
              <w:t>24,402</w:t>
            </w:r>
          </w:p>
        </w:tc>
        <w:tc>
          <w:tcPr>
            <w:tcW w:w="802" w:type="pct"/>
          </w:tcPr>
          <w:p w14:paraId="24DB3AD3" w14:textId="55EEEDD1" w:rsidR="00852448" w:rsidRPr="00225CA1" w:rsidRDefault="00852448" w:rsidP="00852448">
            <w:pPr>
              <w:rPr>
                <w:rFonts w:eastAsia="MS Mincho" w:cs="Times New Roman"/>
                <w:lang w:val="en-AU"/>
              </w:rPr>
            </w:pPr>
            <w:r w:rsidRPr="00225CA1">
              <w:rPr>
                <w:rFonts w:eastAsia="MS Mincho" w:cs="Times New Roman"/>
                <w:lang w:val="en-AU"/>
              </w:rPr>
              <w:t>24,492</w:t>
            </w:r>
          </w:p>
        </w:tc>
        <w:tc>
          <w:tcPr>
            <w:tcW w:w="994" w:type="pct"/>
          </w:tcPr>
          <w:p w14:paraId="096C8001" w14:textId="4A265B05" w:rsidR="00852448" w:rsidRPr="00225CA1" w:rsidRDefault="00852448" w:rsidP="00852448">
            <w:pPr>
              <w:rPr>
                <w:rFonts w:eastAsia="MS Mincho" w:cs="Times New Roman"/>
                <w:lang w:val="en-AU"/>
              </w:rPr>
            </w:pPr>
            <w:r w:rsidRPr="00225CA1">
              <w:rPr>
                <w:rFonts w:eastAsia="MS Mincho" w:cs="Times New Roman"/>
                <w:lang w:val="en-AU"/>
              </w:rPr>
              <w:t>24,492</w:t>
            </w:r>
          </w:p>
        </w:tc>
        <w:tc>
          <w:tcPr>
            <w:tcW w:w="890" w:type="pct"/>
          </w:tcPr>
          <w:p w14:paraId="2277678E" w14:textId="3C7E9E77" w:rsidR="00852448" w:rsidRPr="00225CA1" w:rsidRDefault="00852448" w:rsidP="00852448">
            <w:pPr>
              <w:rPr>
                <w:rFonts w:eastAsia="MS Mincho" w:cs="Times New Roman"/>
                <w:lang w:val="en-AU"/>
              </w:rPr>
            </w:pPr>
            <w:r w:rsidRPr="00225CA1">
              <w:rPr>
                <w:rFonts w:eastAsia="MS Mincho" w:cs="Times New Roman"/>
                <w:lang w:val="en-AU"/>
              </w:rPr>
              <w:t>24,492</w:t>
            </w:r>
          </w:p>
        </w:tc>
      </w:tr>
      <w:tr w:rsidR="00852448" w:rsidRPr="00225CA1" w14:paraId="7E0EF1B7" w14:textId="610E8193" w:rsidTr="007B514C">
        <w:trPr>
          <w:trHeight w:hRule="exact" w:val="340"/>
        </w:trPr>
        <w:tc>
          <w:tcPr>
            <w:tcW w:w="641" w:type="pct"/>
          </w:tcPr>
          <w:p w14:paraId="119C83AD" w14:textId="5FBABFA6" w:rsidR="00852448" w:rsidRPr="00225CA1" w:rsidRDefault="00852448" w:rsidP="00852448">
            <w:pPr>
              <w:rPr>
                <w:rFonts w:eastAsia="MS Mincho" w:cs="Times New Roman"/>
                <w:lang w:val="en-AU"/>
              </w:rPr>
            </w:pPr>
            <w:r w:rsidRPr="00225CA1">
              <w:rPr>
                <w:rFonts w:eastAsia="MS Mincho" w:cs="Times New Roman"/>
                <w:lang w:val="en-AU"/>
              </w:rPr>
              <w:t>1997</w:t>
            </w:r>
          </w:p>
        </w:tc>
        <w:tc>
          <w:tcPr>
            <w:tcW w:w="802" w:type="pct"/>
          </w:tcPr>
          <w:p w14:paraId="3C7449E8" w14:textId="1A572B4F" w:rsidR="00852448" w:rsidRPr="00225CA1" w:rsidRDefault="00852448" w:rsidP="00852448">
            <w:pPr>
              <w:rPr>
                <w:rFonts w:eastAsia="MS Mincho" w:cs="Times New Roman"/>
                <w:lang w:val="en-AU"/>
              </w:rPr>
            </w:pPr>
            <w:r w:rsidRPr="00225CA1">
              <w:rPr>
                <w:rFonts w:eastAsia="MS Mincho" w:cs="Times New Roman"/>
                <w:lang w:val="en-AU"/>
              </w:rPr>
              <w:t>25,503</w:t>
            </w:r>
          </w:p>
        </w:tc>
        <w:tc>
          <w:tcPr>
            <w:tcW w:w="871" w:type="pct"/>
          </w:tcPr>
          <w:p w14:paraId="54441CC0" w14:textId="1D252DAC" w:rsidR="00852448" w:rsidRPr="00225CA1" w:rsidRDefault="00852448" w:rsidP="00852448">
            <w:pPr>
              <w:rPr>
                <w:rFonts w:eastAsia="MS Mincho" w:cs="Times New Roman"/>
                <w:lang w:val="en-AU"/>
              </w:rPr>
            </w:pPr>
            <w:r w:rsidRPr="00225CA1">
              <w:rPr>
                <w:rFonts w:eastAsia="MS Mincho" w:cs="Times New Roman"/>
                <w:lang w:val="en-AU"/>
              </w:rPr>
              <w:t>23,137</w:t>
            </w:r>
          </w:p>
        </w:tc>
        <w:tc>
          <w:tcPr>
            <w:tcW w:w="802" w:type="pct"/>
          </w:tcPr>
          <w:p w14:paraId="540FD8ED" w14:textId="3655ED43" w:rsidR="00852448" w:rsidRPr="00225CA1" w:rsidRDefault="00852448" w:rsidP="00852448">
            <w:pPr>
              <w:rPr>
                <w:rFonts w:eastAsia="MS Mincho" w:cs="Times New Roman"/>
                <w:lang w:val="en-AU"/>
              </w:rPr>
            </w:pPr>
            <w:r w:rsidRPr="00225CA1">
              <w:rPr>
                <w:rFonts w:eastAsia="MS Mincho" w:cs="Times New Roman"/>
                <w:lang w:val="en-AU"/>
              </w:rPr>
              <w:t>25,503</w:t>
            </w:r>
          </w:p>
        </w:tc>
        <w:tc>
          <w:tcPr>
            <w:tcW w:w="994" w:type="pct"/>
          </w:tcPr>
          <w:p w14:paraId="7F01DA81" w14:textId="197BEBA6" w:rsidR="00852448" w:rsidRPr="00225CA1" w:rsidRDefault="00852448" w:rsidP="00852448">
            <w:pPr>
              <w:rPr>
                <w:rFonts w:eastAsia="MS Mincho" w:cs="Times New Roman"/>
                <w:lang w:val="en-AU"/>
              </w:rPr>
            </w:pPr>
            <w:r w:rsidRPr="00225CA1">
              <w:rPr>
                <w:rFonts w:eastAsia="MS Mincho" w:cs="Times New Roman"/>
                <w:lang w:val="en-AU"/>
              </w:rPr>
              <w:t>25,503</w:t>
            </w:r>
          </w:p>
        </w:tc>
        <w:tc>
          <w:tcPr>
            <w:tcW w:w="890" w:type="pct"/>
          </w:tcPr>
          <w:p w14:paraId="052881F9" w14:textId="420BFDA5" w:rsidR="00852448" w:rsidRPr="00225CA1" w:rsidRDefault="00852448" w:rsidP="00852448">
            <w:pPr>
              <w:rPr>
                <w:rFonts w:eastAsia="MS Mincho" w:cs="Times New Roman"/>
                <w:lang w:val="en-AU"/>
              </w:rPr>
            </w:pPr>
            <w:r w:rsidRPr="00225CA1">
              <w:rPr>
                <w:rFonts w:eastAsia="MS Mincho" w:cs="Times New Roman"/>
                <w:lang w:val="en-AU"/>
              </w:rPr>
              <w:t>25,503</w:t>
            </w:r>
          </w:p>
        </w:tc>
      </w:tr>
      <w:tr w:rsidR="00852448" w:rsidRPr="00225CA1" w14:paraId="459636AD" w14:textId="788D5CE3" w:rsidTr="007B514C">
        <w:trPr>
          <w:trHeight w:hRule="exact" w:val="340"/>
        </w:trPr>
        <w:tc>
          <w:tcPr>
            <w:tcW w:w="641" w:type="pct"/>
          </w:tcPr>
          <w:p w14:paraId="1E5BE588" w14:textId="048DCE0E" w:rsidR="00852448" w:rsidRPr="00225CA1" w:rsidRDefault="00852448" w:rsidP="00852448">
            <w:pPr>
              <w:rPr>
                <w:rFonts w:eastAsia="MS Mincho" w:cs="Times New Roman"/>
                <w:lang w:val="en-AU"/>
              </w:rPr>
            </w:pPr>
            <w:r w:rsidRPr="00225CA1">
              <w:rPr>
                <w:rFonts w:eastAsia="MS Mincho" w:cs="Times New Roman"/>
                <w:lang w:val="en-AU"/>
              </w:rPr>
              <w:t>1998</w:t>
            </w:r>
          </w:p>
        </w:tc>
        <w:tc>
          <w:tcPr>
            <w:tcW w:w="802" w:type="pct"/>
          </w:tcPr>
          <w:p w14:paraId="4681432F" w14:textId="4F26A6E8" w:rsidR="00852448" w:rsidRPr="00225CA1" w:rsidRDefault="00852448" w:rsidP="00852448">
            <w:pPr>
              <w:rPr>
                <w:rFonts w:eastAsia="MS Mincho" w:cs="Times New Roman"/>
                <w:lang w:val="en-AU"/>
              </w:rPr>
            </w:pPr>
            <w:r w:rsidRPr="00225CA1">
              <w:rPr>
                <w:rFonts w:eastAsia="MS Mincho" w:cs="Times New Roman"/>
                <w:lang w:val="en-AU"/>
              </w:rPr>
              <w:t>24,041</w:t>
            </w:r>
          </w:p>
        </w:tc>
        <w:tc>
          <w:tcPr>
            <w:tcW w:w="871" w:type="pct"/>
          </w:tcPr>
          <w:p w14:paraId="67FB456D" w14:textId="18DDF87C" w:rsidR="00852448" w:rsidRPr="00225CA1" w:rsidRDefault="00852448" w:rsidP="00852448">
            <w:pPr>
              <w:rPr>
                <w:rFonts w:eastAsia="MS Mincho" w:cs="Times New Roman"/>
                <w:lang w:val="en-AU"/>
              </w:rPr>
            </w:pPr>
            <w:r w:rsidRPr="00225CA1">
              <w:rPr>
                <w:rFonts w:eastAsia="MS Mincho" w:cs="Times New Roman"/>
                <w:lang w:val="en-AU"/>
              </w:rPr>
              <w:t>23,653</w:t>
            </w:r>
          </w:p>
        </w:tc>
        <w:tc>
          <w:tcPr>
            <w:tcW w:w="802" w:type="pct"/>
          </w:tcPr>
          <w:p w14:paraId="2DA36142" w14:textId="16927D99" w:rsidR="00852448" w:rsidRPr="00225CA1" w:rsidRDefault="00852448" w:rsidP="00852448">
            <w:pPr>
              <w:rPr>
                <w:rFonts w:eastAsia="MS Mincho" w:cs="Times New Roman"/>
                <w:lang w:val="en-AU"/>
              </w:rPr>
            </w:pPr>
            <w:r w:rsidRPr="00225CA1">
              <w:rPr>
                <w:rFonts w:eastAsia="MS Mincho" w:cs="Times New Roman"/>
                <w:lang w:val="en-AU"/>
              </w:rPr>
              <w:t>24,041</w:t>
            </w:r>
          </w:p>
        </w:tc>
        <w:tc>
          <w:tcPr>
            <w:tcW w:w="994" w:type="pct"/>
          </w:tcPr>
          <w:p w14:paraId="6FD6E1B6" w14:textId="0CE9142D" w:rsidR="00852448" w:rsidRPr="00225CA1" w:rsidRDefault="00852448" w:rsidP="00852448">
            <w:pPr>
              <w:rPr>
                <w:rFonts w:eastAsia="MS Mincho" w:cs="Times New Roman"/>
                <w:lang w:val="en-AU"/>
              </w:rPr>
            </w:pPr>
            <w:r w:rsidRPr="00225CA1">
              <w:rPr>
                <w:rFonts w:eastAsia="MS Mincho" w:cs="Times New Roman"/>
                <w:lang w:val="en-AU"/>
              </w:rPr>
              <w:t>24,041</w:t>
            </w:r>
          </w:p>
        </w:tc>
        <w:tc>
          <w:tcPr>
            <w:tcW w:w="890" w:type="pct"/>
          </w:tcPr>
          <w:p w14:paraId="219E00ED" w14:textId="64B7C1A9" w:rsidR="00852448" w:rsidRPr="00225CA1" w:rsidRDefault="00852448" w:rsidP="00852448">
            <w:pPr>
              <w:rPr>
                <w:rFonts w:eastAsia="MS Mincho" w:cs="Times New Roman"/>
                <w:lang w:val="en-AU"/>
              </w:rPr>
            </w:pPr>
            <w:r w:rsidRPr="00225CA1">
              <w:rPr>
                <w:rFonts w:eastAsia="MS Mincho" w:cs="Times New Roman"/>
                <w:lang w:val="en-AU"/>
              </w:rPr>
              <w:t>24,041</w:t>
            </w:r>
          </w:p>
        </w:tc>
      </w:tr>
      <w:tr w:rsidR="00852448" w:rsidRPr="00225CA1" w14:paraId="3A2CFE63" w14:textId="5C153D16" w:rsidTr="007B514C">
        <w:trPr>
          <w:trHeight w:hRule="exact" w:val="340"/>
        </w:trPr>
        <w:tc>
          <w:tcPr>
            <w:tcW w:w="641" w:type="pct"/>
          </w:tcPr>
          <w:p w14:paraId="2EBC55A1" w14:textId="62317144" w:rsidR="00852448" w:rsidRPr="00225CA1" w:rsidRDefault="00852448" w:rsidP="00852448">
            <w:pPr>
              <w:rPr>
                <w:rFonts w:eastAsia="MS Mincho" w:cs="Times New Roman"/>
                <w:lang w:val="en-AU"/>
              </w:rPr>
            </w:pPr>
            <w:r w:rsidRPr="00225CA1">
              <w:rPr>
                <w:rFonts w:eastAsia="MS Mincho" w:cs="Times New Roman"/>
                <w:lang w:val="en-AU"/>
              </w:rPr>
              <w:t>1999</w:t>
            </w:r>
          </w:p>
        </w:tc>
        <w:tc>
          <w:tcPr>
            <w:tcW w:w="802" w:type="pct"/>
          </w:tcPr>
          <w:p w14:paraId="0A2DBF9C" w14:textId="1DD320D6" w:rsidR="00852448" w:rsidRPr="00225CA1" w:rsidRDefault="00852448" w:rsidP="00852448">
            <w:pPr>
              <w:rPr>
                <w:rFonts w:eastAsia="MS Mincho" w:cs="Times New Roman"/>
                <w:lang w:val="en-AU"/>
              </w:rPr>
            </w:pPr>
            <w:r w:rsidRPr="00225CA1">
              <w:rPr>
                <w:rFonts w:eastAsia="MS Mincho" w:cs="Times New Roman"/>
                <w:lang w:val="en-AU"/>
              </w:rPr>
              <w:t>29,608</w:t>
            </w:r>
          </w:p>
        </w:tc>
        <w:tc>
          <w:tcPr>
            <w:tcW w:w="871" w:type="pct"/>
          </w:tcPr>
          <w:p w14:paraId="181C670A" w14:textId="479F7122" w:rsidR="00852448" w:rsidRPr="00225CA1" w:rsidRDefault="00852448" w:rsidP="00852448">
            <w:pPr>
              <w:rPr>
                <w:rFonts w:eastAsia="MS Mincho" w:cs="Times New Roman"/>
                <w:lang w:val="en-AU"/>
              </w:rPr>
            </w:pPr>
            <w:r w:rsidRPr="00225CA1">
              <w:rPr>
                <w:rFonts w:eastAsia="MS Mincho" w:cs="Times New Roman"/>
                <w:lang w:val="en-AU"/>
              </w:rPr>
              <w:t>29,037</w:t>
            </w:r>
          </w:p>
        </w:tc>
        <w:tc>
          <w:tcPr>
            <w:tcW w:w="802" w:type="pct"/>
          </w:tcPr>
          <w:p w14:paraId="14A9BA49" w14:textId="4AC3F274" w:rsidR="00852448" w:rsidRPr="00225CA1" w:rsidRDefault="00852448" w:rsidP="00852448">
            <w:pPr>
              <w:rPr>
                <w:rFonts w:eastAsia="MS Mincho" w:cs="Times New Roman"/>
                <w:lang w:val="en-AU"/>
              </w:rPr>
            </w:pPr>
            <w:r w:rsidRPr="00225CA1">
              <w:rPr>
                <w:rFonts w:eastAsia="MS Mincho" w:cs="Times New Roman"/>
                <w:lang w:val="en-AU"/>
              </w:rPr>
              <w:t>29,608</w:t>
            </w:r>
          </w:p>
        </w:tc>
        <w:tc>
          <w:tcPr>
            <w:tcW w:w="994" w:type="pct"/>
          </w:tcPr>
          <w:p w14:paraId="4E5C3937" w14:textId="5A392275" w:rsidR="00852448" w:rsidRPr="00225CA1" w:rsidRDefault="00852448" w:rsidP="00852448">
            <w:pPr>
              <w:rPr>
                <w:rFonts w:eastAsia="MS Mincho" w:cs="Times New Roman"/>
                <w:lang w:val="en-AU"/>
              </w:rPr>
            </w:pPr>
            <w:r w:rsidRPr="00225CA1">
              <w:rPr>
                <w:rFonts w:eastAsia="MS Mincho" w:cs="Times New Roman"/>
                <w:lang w:val="en-AU"/>
              </w:rPr>
              <w:t>29,563</w:t>
            </w:r>
          </w:p>
        </w:tc>
        <w:tc>
          <w:tcPr>
            <w:tcW w:w="890" w:type="pct"/>
          </w:tcPr>
          <w:p w14:paraId="430BE3BF" w14:textId="5CEBC5EF" w:rsidR="00852448" w:rsidRPr="00225CA1" w:rsidRDefault="00852448" w:rsidP="00852448">
            <w:pPr>
              <w:rPr>
                <w:rFonts w:eastAsia="MS Mincho" w:cs="Times New Roman"/>
                <w:lang w:val="en-AU"/>
              </w:rPr>
            </w:pPr>
            <w:r w:rsidRPr="00225CA1">
              <w:rPr>
                <w:rFonts w:eastAsia="MS Mincho" w:cs="Times New Roman"/>
                <w:lang w:val="en-AU"/>
              </w:rPr>
              <w:t>29,608</w:t>
            </w:r>
          </w:p>
        </w:tc>
      </w:tr>
      <w:tr w:rsidR="00852448" w:rsidRPr="00225CA1" w14:paraId="5FE27192" w14:textId="16415DE5" w:rsidTr="007B514C">
        <w:trPr>
          <w:trHeight w:hRule="exact" w:val="340"/>
        </w:trPr>
        <w:tc>
          <w:tcPr>
            <w:tcW w:w="641" w:type="pct"/>
          </w:tcPr>
          <w:p w14:paraId="6B27FA4C" w14:textId="35D557F9" w:rsidR="00852448" w:rsidRPr="00225CA1" w:rsidRDefault="00852448" w:rsidP="00852448">
            <w:pPr>
              <w:rPr>
                <w:rFonts w:eastAsia="MS Mincho" w:cs="Times New Roman"/>
                <w:lang w:val="en-AU"/>
              </w:rPr>
            </w:pPr>
            <w:r w:rsidRPr="00225CA1">
              <w:rPr>
                <w:rFonts w:eastAsia="MS Mincho" w:cs="Times New Roman"/>
                <w:lang w:val="en-AU"/>
              </w:rPr>
              <w:t>2000</w:t>
            </w:r>
          </w:p>
        </w:tc>
        <w:tc>
          <w:tcPr>
            <w:tcW w:w="802" w:type="pct"/>
          </w:tcPr>
          <w:p w14:paraId="77BA29BF" w14:textId="549CC346" w:rsidR="00852448" w:rsidRPr="00225CA1" w:rsidRDefault="00852448" w:rsidP="00852448">
            <w:pPr>
              <w:rPr>
                <w:rFonts w:eastAsia="MS Mincho" w:cs="Times New Roman"/>
                <w:lang w:val="en-AU"/>
              </w:rPr>
            </w:pPr>
            <w:r w:rsidRPr="00225CA1">
              <w:rPr>
                <w:rFonts w:eastAsia="MS Mincho" w:cs="Times New Roman"/>
                <w:lang w:val="en-AU"/>
              </w:rPr>
              <w:t>31,664</w:t>
            </w:r>
          </w:p>
        </w:tc>
        <w:tc>
          <w:tcPr>
            <w:tcW w:w="871" w:type="pct"/>
          </w:tcPr>
          <w:p w14:paraId="3BE07335" w14:textId="1CFC29C7" w:rsidR="00852448" w:rsidRPr="00225CA1" w:rsidRDefault="00852448" w:rsidP="00852448">
            <w:pPr>
              <w:rPr>
                <w:rFonts w:eastAsia="MS Mincho" w:cs="Times New Roman"/>
                <w:lang w:val="en-AU"/>
              </w:rPr>
            </w:pPr>
            <w:r w:rsidRPr="00225CA1">
              <w:rPr>
                <w:rFonts w:eastAsia="MS Mincho" w:cs="Times New Roman"/>
                <w:lang w:val="en-AU"/>
              </w:rPr>
              <w:t>30,489</w:t>
            </w:r>
          </w:p>
        </w:tc>
        <w:tc>
          <w:tcPr>
            <w:tcW w:w="802" w:type="pct"/>
          </w:tcPr>
          <w:p w14:paraId="2CB0849B" w14:textId="10DB6680" w:rsidR="00852448" w:rsidRPr="00225CA1" w:rsidRDefault="00852448" w:rsidP="00852448">
            <w:pPr>
              <w:rPr>
                <w:rFonts w:eastAsia="MS Mincho" w:cs="Times New Roman"/>
                <w:lang w:val="en-AU"/>
              </w:rPr>
            </w:pPr>
            <w:r w:rsidRPr="00225CA1">
              <w:rPr>
                <w:rFonts w:eastAsia="MS Mincho" w:cs="Times New Roman"/>
                <w:lang w:val="en-AU"/>
              </w:rPr>
              <w:t>31,569</w:t>
            </w:r>
          </w:p>
        </w:tc>
        <w:tc>
          <w:tcPr>
            <w:tcW w:w="994" w:type="pct"/>
          </w:tcPr>
          <w:p w14:paraId="0ADC0BAC" w14:textId="4BF8009C" w:rsidR="00852448" w:rsidRPr="00225CA1" w:rsidRDefault="00852448" w:rsidP="00852448">
            <w:pPr>
              <w:rPr>
                <w:rFonts w:eastAsia="MS Mincho" w:cs="Times New Roman"/>
                <w:lang w:val="en-AU"/>
              </w:rPr>
            </w:pPr>
            <w:r w:rsidRPr="00225CA1">
              <w:rPr>
                <w:rFonts w:eastAsia="MS Mincho" w:cs="Times New Roman"/>
                <w:lang w:val="en-AU"/>
              </w:rPr>
              <w:t>31,593</w:t>
            </w:r>
          </w:p>
        </w:tc>
        <w:tc>
          <w:tcPr>
            <w:tcW w:w="890" w:type="pct"/>
          </w:tcPr>
          <w:p w14:paraId="36B88566" w14:textId="043C3EC9" w:rsidR="00852448" w:rsidRPr="00225CA1" w:rsidRDefault="00852448" w:rsidP="00852448">
            <w:pPr>
              <w:rPr>
                <w:rFonts w:eastAsia="MS Mincho" w:cs="Times New Roman"/>
                <w:lang w:val="en-AU"/>
              </w:rPr>
            </w:pPr>
            <w:r w:rsidRPr="00225CA1">
              <w:rPr>
                <w:rFonts w:eastAsia="MS Mincho" w:cs="Times New Roman"/>
                <w:lang w:val="en-AU"/>
              </w:rPr>
              <w:t>31,569</w:t>
            </w:r>
          </w:p>
        </w:tc>
      </w:tr>
      <w:tr w:rsidR="00852448" w:rsidRPr="00225CA1" w14:paraId="21E16994" w14:textId="0A84434A" w:rsidTr="007B514C">
        <w:trPr>
          <w:trHeight w:hRule="exact" w:val="340"/>
        </w:trPr>
        <w:tc>
          <w:tcPr>
            <w:tcW w:w="641" w:type="pct"/>
          </w:tcPr>
          <w:p w14:paraId="0D2BCDE0" w14:textId="64BBC87F" w:rsidR="00852448" w:rsidRPr="00225CA1" w:rsidRDefault="00852448" w:rsidP="00852448">
            <w:pPr>
              <w:rPr>
                <w:rFonts w:eastAsia="MS Mincho" w:cs="Times New Roman"/>
                <w:lang w:val="en-AU"/>
              </w:rPr>
            </w:pPr>
            <w:r w:rsidRPr="00225CA1">
              <w:rPr>
                <w:rFonts w:eastAsia="MS Mincho" w:cs="Times New Roman"/>
                <w:lang w:val="en-AU"/>
              </w:rPr>
              <w:t>2001</w:t>
            </w:r>
          </w:p>
        </w:tc>
        <w:tc>
          <w:tcPr>
            <w:tcW w:w="802" w:type="pct"/>
          </w:tcPr>
          <w:p w14:paraId="6485CA10" w14:textId="130793B8" w:rsidR="00852448" w:rsidRPr="00225CA1" w:rsidRDefault="00852448" w:rsidP="00852448">
            <w:pPr>
              <w:rPr>
                <w:rFonts w:eastAsia="MS Mincho" w:cs="Times New Roman"/>
                <w:lang w:val="en-AU"/>
              </w:rPr>
            </w:pPr>
            <w:r w:rsidRPr="00225CA1">
              <w:rPr>
                <w:rFonts w:eastAsia="MS Mincho" w:cs="Times New Roman"/>
                <w:lang w:val="en-AU"/>
              </w:rPr>
              <w:t>40,636</w:t>
            </w:r>
          </w:p>
        </w:tc>
        <w:tc>
          <w:tcPr>
            <w:tcW w:w="871" w:type="pct"/>
          </w:tcPr>
          <w:p w14:paraId="7BA5B0C9" w14:textId="24BABCAF" w:rsidR="00852448" w:rsidRPr="00225CA1" w:rsidRDefault="00852448" w:rsidP="00852448">
            <w:pPr>
              <w:rPr>
                <w:rFonts w:eastAsia="MS Mincho" w:cs="Times New Roman"/>
                <w:lang w:val="en-AU"/>
              </w:rPr>
            </w:pPr>
            <w:r w:rsidRPr="00225CA1">
              <w:rPr>
                <w:rFonts w:eastAsia="MS Mincho" w:cs="Times New Roman"/>
                <w:lang w:val="en-AU"/>
              </w:rPr>
              <w:t>39,073</w:t>
            </w:r>
          </w:p>
        </w:tc>
        <w:tc>
          <w:tcPr>
            <w:tcW w:w="802" w:type="pct"/>
          </w:tcPr>
          <w:p w14:paraId="1E7BFB38" w14:textId="2AE539F3" w:rsidR="00852448" w:rsidRPr="00225CA1" w:rsidRDefault="00852448" w:rsidP="00852448">
            <w:pPr>
              <w:rPr>
                <w:rFonts w:eastAsia="MS Mincho" w:cs="Times New Roman"/>
                <w:lang w:val="en-AU"/>
              </w:rPr>
            </w:pPr>
            <w:r w:rsidRPr="00225CA1">
              <w:rPr>
                <w:rFonts w:eastAsia="MS Mincho" w:cs="Times New Roman"/>
                <w:lang w:val="en-AU"/>
              </w:rPr>
              <w:t>40,486</w:t>
            </w:r>
          </w:p>
        </w:tc>
        <w:tc>
          <w:tcPr>
            <w:tcW w:w="994" w:type="pct"/>
          </w:tcPr>
          <w:p w14:paraId="156151E9" w14:textId="36ECF7D8" w:rsidR="00852448" w:rsidRPr="00225CA1" w:rsidRDefault="00852448" w:rsidP="00852448">
            <w:pPr>
              <w:rPr>
                <w:rFonts w:eastAsia="MS Mincho" w:cs="Times New Roman"/>
                <w:lang w:val="en-AU"/>
              </w:rPr>
            </w:pPr>
            <w:r w:rsidRPr="00225CA1">
              <w:rPr>
                <w:rFonts w:eastAsia="MS Mincho" w:cs="Times New Roman"/>
                <w:lang w:val="en-AU"/>
              </w:rPr>
              <w:t>40,486</w:t>
            </w:r>
          </w:p>
        </w:tc>
        <w:tc>
          <w:tcPr>
            <w:tcW w:w="890" w:type="pct"/>
          </w:tcPr>
          <w:p w14:paraId="519024D2" w14:textId="3BECE7C5" w:rsidR="00852448" w:rsidRPr="00225CA1" w:rsidRDefault="00852448" w:rsidP="00852448">
            <w:pPr>
              <w:rPr>
                <w:rFonts w:eastAsia="MS Mincho" w:cs="Times New Roman"/>
                <w:lang w:val="en-AU"/>
              </w:rPr>
            </w:pPr>
            <w:r w:rsidRPr="00225CA1">
              <w:rPr>
                <w:rFonts w:eastAsia="MS Mincho" w:cs="Times New Roman"/>
                <w:lang w:val="en-AU"/>
              </w:rPr>
              <w:t>40,486</w:t>
            </w:r>
          </w:p>
        </w:tc>
      </w:tr>
      <w:tr w:rsidR="00852448" w:rsidRPr="00225CA1" w14:paraId="6E5818D8" w14:textId="15B4090A" w:rsidTr="007B514C">
        <w:trPr>
          <w:trHeight w:hRule="exact" w:val="340"/>
        </w:trPr>
        <w:tc>
          <w:tcPr>
            <w:tcW w:w="641" w:type="pct"/>
          </w:tcPr>
          <w:p w14:paraId="5F9C0BB6" w14:textId="0F1635BE" w:rsidR="00852448" w:rsidRPr="00225CA1" w:rsidRDefault="00852448" w:rsidP="00852448">
            <w:pPr>
              <w:rPr>
                <w:rFonts w:eastAsia="MS Mincho" w:cs="Times New Roman"/>
                <w:lang w:val="en-AU"/>
              </w:rPr>
            </w:pPr>
            <w:r w:rsidRPr="00225CA1">
              <w:rPr>
                <w:rFonts w:eastAsia="MS Mincho" w:cs="Times New Roman"/>
                <w:lang w:val="en-AU"/>
              </w:rPr>
              <w:t>2002</w:t>
            </w:r>
          </w:p>
        </w:tc>
        <w:tc>
          <w:tcPr>
            <w:tcW w:w="802" w:type="pct"/>
          </w:tcPr>
          <w:p w14:paraId="007A20C2" w14:textId="5F4A2C5E" w:rsidR="00852448" w:rsidRPr="00225CA1" w:rsidRDefault="00852448" w:rsidP="00852448">
            <w:pPr>
              <w:rPr>
                <w:rFonts w:eastAsia="MS Mincho" w:cs="Times New Roman"/>
                <w:lang w:val="en-AU"/>
              </w:rPr>
            </w:pPr>
            <w:r w:rsidRPr="00225CA1">
              <w:rPr>
                <w:rFonts w:eastAsia="MS Mincho" w:cs="Times New Roman"/>
                <w:lang w:val="en-AU"/>
              </w:rPr>
              <w:t>42,017</w:t>
            </w:r>
          </w:p>
        </w:tc>
        <w:tc>
          <w:tcPr>
            <w:tcW w:w="871" w:type="pct"/>
          </w:tcPr>
          <w:p w14:paraId="68476B92" w14:textId="3B94F98D" w:rsidR="00852448" w:rsidRPr="00225CA1" w:rsidRDefault="00852448" w:rsidP="00852448">
            <w:pPr>
              <w:rPr>
                <w:rFonts w:eastAsia="MS Mincho" w:cs="Times New Roman"/>
                <w:lang w:val="en-AU"/>
              </w:rPr>
            </w:pPr>
            <w:r w:rsidRPr="00225CA1">
              <w:rPr>
                <w:rFonts w:eastAsia="MS Mincho" w:cs="Times New Roman"/>
                <w:lang w:val="en-AU"/>
              </w:rPr>
              <w:t>41,522</w:t>
            </w:r>
          </w:p>
        </w:tc>
        <w:tc>
          <w:tcPr>
            <w:tcW w:w="802" w:type="pct"/>
          </w:tcPr>
          <w:p w14:paraId="16F6A99E" w14:textId="5D36632C" w:rsidR="00852448" w:rsidRPr="00225CA1" w:rsidRDefault="00852448" w:rsidP="00852448">
            <w:pPr>
              <w:rPr>
                <w:rFonts w:eastAsia="MS Mincho" w:cs="Times New Roman"/>
                <w:lang w:val="en-AU"/>
              </w:rPr>
            </w:pPr>
            <w:r w:rsidRPr="00225CA1">
              <w:rPr>
                <w:rFonts w:eastAsia="MS Mincho" w:cs="Times New Roman"/>
                <w:lang w:val="en-AU"/>
              </w:rPr>
              <w:t>42,017</w:t>
            </w:r>
          </w:p>
        </w:tc>
        <w:tc>
          <w:tcPr>
            <w:tcW w:w="994" w:type="pct"/>
          </w:tcPr>
          <w:p w14:paraId="0FD5CEB8" w14:textId="0A877DBB" w:rsidR="00852448" w:rsidRPr="00225CA1" w:rsidRDefault="00852448" w:rsidP="00852448">
            <w:pPr>
              <w:rPr>
                <w:rFonts w:eastAsia="MS Mincho" w:cs="Times New Roman"/>
                <w:lang w:val="en-AU"/>
              </w:rPr>
            </w:pPr>
            <w:r w:rsidRPr="00225CA1">
              <w:rPr>
                <w:rFonts w:eastAsia="MS Mincho" w:cs="Times New Roman"/>
                <w:lang w:val="en-AU"/>
              </w:rPr>
              <w:t>42,017</w:t>
            </w:r>
          </w:p>
        </w:tc>
        <w:tc>
          <w:tcPr>
            <w:tcW w:w="890" w:type="pct"/>
          </w:tcPr>
          <w:p w14:paraId="186824CA" w14:textId="0AEF343F" w:rsidR="00852448" w:rsidRPr="00225CA1" w:rsidRDefault="00852448" w:rsidP="00852448">
            <w:pPr>
              <w:rPr>
                <w:rFonts w:eastAsia="MS Mincho" w:cs="Times New Roman"/>
                <w:lang w:val="en-AU"/>
              </w:rPr>
            </w:pPr>
            <w:r w:rsidRPr="00225CA1">
              <w:rPr>
                <w:rFonts w:eastAsia="MS Mincho" w:cs="Times New Roman"/>
                <w:lang w:val="en-AU"/>
              </w:rPr>
              <w:t>42,017</w:t>
            </w:r>
          </w:p>
        </w:tc>
      </w:tr>
      <w:tr w:rsidR="00852448" w:rsidRPr="00225CA1" w14:paraId="37B9B8F7" w14:textId="67598437" w:rsidTr="007B514C">
        <w:trPr>
          <w:trHeight w:hRule="exact" w:val="340"/>
        </w:trPr>
        <w:tc>
          <w:tcPr>
            <w:tcW w:w="641" w:type="pct"/>
          </w:tcPr>
          <w:p w14:paraId="44BE10E7" w14:textId="36CB884B" w:rsidR="00852448" w:rsidRPr="00225CA1" w:rsidRDefault="00852448" w:rsidP="00852448">
            <w:pPr>
              <w:rPr>
                <w:rFonts w:eastAsia="MS Mincho" w:cs="Times New Roman"/>
                <w:lang w:val="en-AU"/>
              </w:rPr>
            </w:pPr>
            <w:r w:rsidRPr="00225CA1">
              <w:rPr>
                <w:rFonts w:eastAsia="MS Mincho" w:cs="Times New Roman"/>
                <w:lang w:val="en-AU"/>
              </w:rPr>
              <w:t>2003</w:t>
            </w:r>
          </w:p>
        </w:tc>
        <w:tc>
          <w:tcPr>
            <w:tcW w:w="802" w:type="pct"/>
          </w:tcPr>
          <w:p w14:paraId="4A9B4044" w14:textId="39387FE9" w:rsidR="00852448" w:rsidRPr="00225CA1" w:rsidRDefault="00852448" w:rsidP="00852448">
            <w:pPr>
              <w:rPr>
                <w:rFonts w:eastAsia="MS Mincho" w:cs="Times New Roman"/>
                <w:lang w:val="en-AU"/>
              </w:rPr>
            </w:pPr>
            <w:r w:rsidRPr="00225CA1">
              <w:rPr>
                <w:rFonts w:eastAsia="MS Mincho" w:cs="Times New Roman"/>
                <w:lang w:val="en-AU"/>
              </w:rPr>
              <w:t>69,329</w:t>
            </w:r>
          </w:p>
        </w:tc>
        <w:tc>
          <w:tcPr>
            <w:tcW w:w="871" w:type="pct"/>
          </w:tcPr>
          <w:p w14:paraId="40FD3C15" w14:textId="478FDF3E" w:rsidR="00852448" w:rsidRPr="00225CA1" w:rsidRDefault="00852448" w:rsidP="00852448">
            <w:pPr>
              <w:rPr>
                <w:rFonts w:eastAsia="MS Mincho" w:cs="Times New Roman"/>
                <w:lang w:val="en-AU"/>
              </w:rPr>
            </w:pPr>
            <w:r w:rsidRPr="00225CA1">
              <w:rPr>
                <w:rFonts w:eastAsia="MS Mincho" w:cs="Times New Roman"/>
                <w:lang w:val="en-AU"/>
              </w:rPr>
              <w:t>68,205</w:t>
            </w:r>
          </w:p>
        </w:tc>
        <w:tc>
          <w:tcPr>
            <w:tcW w:w="802" w:type="pct"/>
          </w:tcPr>
          <w:p w14:paraId="4DF6C121" w14:textId="75741FF1" w:rsidR="00852448" w:rsidRPr="00225CA1" w:rsidRDefault="00852448" w:rsidP="00852448">
            <w:pPr>
              <w:rPr>
                <w:rFonts w:eastAsia="MS Mincho" w:cs="Times New Roman"/>
                <w:lang w:val="en-AU"/>
              </w:rPr>
            </w:pPr>
            <w:r w:rsidRPr="00225CA1">
              <w:rPr>
                <w:rFonts w:eastAsia="MS Mincho" w:cs="Times New Roman"/>
                <w:lang w:val="en-AU"/>
              </w:rPr>
              <w:t>65,718</w:t>
            </w:r>
          </w:p>
        </w:tc>
        <w:tc>
          <w:tcPr>
            <w:tcW w:w="994" w:type="pct"/>
          </w:tcPr>
          <w:p w14:paraId="0E5BDE1E" w14:textId="02FA5944" w:rsidR="00852448" w:rsidRPr="00225CA1" w:rsidRDefault="00852448" w:rsidP="00852448">
            <w:pPr>
              <w:rPr>
                <w:rFonts w:eastAsia="MS Mincho" w:cs="Times New Roman"/>
                <w:lang w:val="en-AU"/>
              </w:rPr>
            </w:pPr>
            <w:r w:rsidRPr="00225CA1">
              <w:rPr>
                <w:rFonts w:eastAsia="MS Mincho" w:cs="Times New Roman"/>
                <w:lang w:val="en-AU"/>
              </w:rPr>
              <w:t>69,329</w:t>
            </w:r>
          </w:p>
        </w:tc>
        <w:tc>
          <w:tcPr>
            <w:tcW w:w="890" w:type="pct"/>
          </w:tcPr>
          <w:p w14:paraId="7564D12E" w14:textId="593F2ACB" w:rsidR="00852448" w:rsidRPr="00225CA1" w:rsidRDefault="00852448" w:rsidP="00852448">
            <w:pPr>
              <w:rPr>
                <w:rFonts w:eastAsia="MS Mincho" w:cs="Times New Roman"/>
                <w:lang w:val="en-AU"/>
              </w:rPr>
            </w:pPr>
            <w:r w:rsidRPr="00225CA1">
              <w:rPr>
                <w:rFonts w:eastAsia="MS Mincho" w:cs="Times New Roman"/>
                <w:lang w:val="en-AU"/>
              </w:rPr>
              <w:t>69,329</w:t>
            </w:r>
          </w:p>
        </w:tc>
      </w:tr>
      <w:tr w:rsidR="00852448" w:rsidRPr="00225CA1" w14:paraId="12FFBB21" w14:textId="48C3D728" w:rsidTr="007B514C">
        <w:trPr>
          <w:trHeight w:hRule="exact" w:val="340"/>
        </w:trPr>
        <w:tc>
          <w:tcPr>
            <w:tcW w:w="641" w:type="pct"/>
          </w:tcPr>
          <w:p w14:paraId="6AF99AE5" w14:textId="4C359ADD" w:rsidR="00852448" w:rsidRPr="00225CA1" w:rsidRDefault="00852448" w:rsidP="00852448">
            <w:pPr>
              <w:rPr>
                <w:rFonts w:eastAsia="MS Mincho" w:cs="Times New Roman"/>
                <w:lang w:val="en-AU"/>
              </w:rPr>
            </w:pPr>
            <w:r w:rsidRPr="00225CA1">
              <w:rPr>
                <w:rFonts w:cs="Times New Roman"/>
                <w:lang w:val="en-AU"/>
              </w:rPr>
              <w:t>2004</w:t>
            </w:r>
          </w:p>
        </w:tc>
        <w:tc>
          <w:tcPr>
            <w:tcW w:w="802" w:type="pct"/>
          </w:tcPr>
          <w:p w14:paraId="04B821C1" w14:textId="3F82F4EA" w:rsidR="00852448" w:rsidRPr="00225CA1" w:rsidRDefault="00852448" w:rsidP="00852448">
            <w:pPr>
              <w:rPr>
                <w:rFonts w:eastAsia="MS Mincho" w:cs="Times New Roman"/>
                <w:lang w:val="en-AU"/>
              </w:rPr>
            </w:pPr>
            <w:r w:rsidRPr="00225CA1">
              <w:rPr>
                <w:rFonts w:eastAsia="MS Mincho" w:cs="Times New Roman"/>
                <w:lang w:val="en-AU"/>
              </w:rPr>
              <w:t>80,508</w:t>
            </w:r>
          </w:p>
        </w:tc>
        <w:tc>
          <w:tcPr>
            <w:tcW w:w="871" w:type="pct"/>
          </w:tcPr>
          <w:p w14:paraId="26F3A595" w14:textId="1DFA8CAD" w:rsidR="00852448" w:rsidRPr="00225CA1" w:rsidRDefault="00852448" w:rsidP="00852448">
            <w:pPr>
              <w:rPr>
                <w:rFonts w:eastAsia="MS Mincho" w:cs="Times New Roman"/>
                <w:lang w:val="en-AU"/>
              </w:rPr>
            </w:pPr>
            <w:r w:rsidRPr="00225CA1">
              <w:rPr>
                <w:rFonts w:eastAsia="MS Mincho" w:cs="Times New Roman"/>
                <w:lang w:val="en-AU"/>
              </w:rPr>
              <w:t>77,186</w:t>
            </w:r>
          </w:p>
        </w:tc>
        <w:tc>
          <w:tcPr>
            <w:tcW w:w="802" w:type="pct"/>
          </w:tcPr>
          <w:p w14:paraId="6C240F01" w14:textId="2FF39041" w:rsidR="00852448" w:rsidRPr="00225CA1" w:rsidRDefault="00852448" w:rsidP="00852448">
            <w:pPr>
              <w:rPr>
                <w:rFonts w:eastAsia="MS Mincho" w:cs="Times New Roman"/>
                <w:lang w:val="en-AU"/>
              </w:rPr>
            </w:pPr>
            <w:r w:rsidRPr="00225CA1">
              <w:rPr>
                <w:rFonts w:eastAsia="MS Mincho" w:cs="Times New Roman"/>
                <w:lang w:val="en-AU"/>
              </w:rPr>
              <w:t>76,430</w:t>
            </w:r>
          </w:p>
        </w:tc>
        <w:tc>
          <w:tcPr>
            <w:tcW w:w="994" w:type="pct"/>
          </w:tcPr>
          <w:p w14:paraId="3E609D50" w14:textId="2DF1EB6D" w:rsidR="00852448" w:rsidRPr="00225CA1" w:rsidRDefault="00852448" w:rsidP="00852448">
            <w:pPr>
              <w:rPr>
                <w:rFonts w:eastAsia="MS Mincho" w:cs="Times New Roman"/>
                <w:lang w:val="en-AU"/>
              </w:rPr>
            </w:pPr>
            <w:r w:rsidRPr="00225CA1">
              <w:rPr>
                <w:rFonts w:eastAsia="MS Mincho" w:cs="Times New Roman"/>
                <w:lang w:val="en-AU"/>
              </w:rPr>
              <w:t>80,508</w:t>
            </w:r>
          </w:p>
        </w:tc>
        <w:tc>
          <w:tcPr>
            <w:tcW w:w="890" w:type="pct"/>
          </w:tcPr>
          <w:p w14:paraId="1B7FDAF5" w14:textId="34E177F6" w:rsidR="00852448" w:rsidRPr="00225CA1" w:rsidRDefault="00852448" w:rsidP="00852448">
            <w:pPr>
              <w:rPr>
                <w:rFonts w:eastAsia="MS Mincho" w:cs="Times New Roman"/>
                <w:lang w:val="en-AU"/>
              </w:rPr>
            </w:pPr>
            <w:r w:rsidRPr="00225CA1">
              <w:rPr>
                <w:rFonts w:eastAsia="MS Mincho" w:cs="Times New Roman"/>
                <w:lang w:val="en-AU"/>
              </w:rPr>
              <w:t>80,508</w:t>
            </w:r>
          </w:p>
        </w:tc>
      </w:tr>
      <w:tr w:rsidR="00852448" w:rsidRPr="00225CA1" w14:paraId="33FEECC9" w14:textId="4A0FC2D1" w:rsidTr="007B514C">
        <w:trPr>
          <w:trHeight w:hRule="exact" w:val="340"/>
        </w:trPr>
        <w:tc>
          <w:tcPr>
            <w:tcW w:w="641" w:type="pct"/>
          </w:tcPr>
          <w:p w14:paraId="77BA9775" w14:textId="5EBE86F5" w:rsidR="00852448" w:rsidRPr="00225CA1" w:rsidRDefault="00852448" w:rsidP="00852448">
            <w:pPr>
              <w:rPr>
                <w:rFonts w:eastAsia="MS Mincho" w:cs="Times New Roman"/>
                <w:lang w:val="en-AU"/>
              </w:rPr>
            </w:pPr>
            <w:r w:rsidRPr="00225CA1">
              <w:rPr>
                <w:rFonts w:cs="Times New Roman"/>
                <w:lang w:val="en-AU"/>
              </w:rPr>
              <w:t>2005</w:t>
            </w:r>
          </w:p>
        </w:tc>
        <w:tc>
          <w:tcPr>
            <w:tcW w:w="802" w:type="pct"/>
          </w:tcPr>
          <w:p w14:paraId="4C5165BB" w14:textId="4E4C4570"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71" w:type="pct"/>
          </w:tcPr>
          <w:p w14:paraId="69B88515" w14:textId="5F10AAC2" w:rsidR="00852448" w:rsidRPr="00225CA1" w:rsidRDefault="00852448" w:rsidP="00852448">
            <w:pPr>
              <w:rPr>
                <w:rFonts w:eastAsia="MS Mincho" w:cs="Times New Roman"/>
                <w:lang w:val="en-AU"/>
              </w:rPr>
            </w:pPr>
            <w:r w:rsidRPr="00225CA1">
              <w:rPr>
                <w:rFonts w:eastAsia="MS Mincho" w:cs="Times New Roman"/>
                <w:lang w:val="en-AU"/>
              </w:rPr>
              <w:t>68,983</w:t>
            </w:r>
          </w:p>
        </w:tc>
        <w:tc>
          <w:tcPr>
            <w:tcW w:w="802" w:type="pct"/>
          </w:tcPr>
          <w:p w14:paraId="66D661C6" w14:textId="1D73C2D9" w:rsidR="00852448" w:rsidRPr="00225CA1" w:rsidRDefault="00852448" w:rsidP="00852448">
            <w:pPr>
              <w:rPr>
                <w:rFonts w:eastAsia="MS Mincho" w:cs="Times New Roman"/>
                <w:lang w:val="en-AU"/>
              </w:rPr>
            </w:pPr>
            <w:r w:rsidRPr="00225CA1">
              <w:rPr>
                <w:rFonts w:eastAsia="MS Mincho" w:cs="Times New Roman"/>
                <w:lang w:val="en-AU"/>
              </w:rPr>
              <w:t>63,761</w:t>
            </w:r>
          </w:p>
        </w:tc>
        <w:tc>
          <w:tcPr>
            <w:tcW w:w="994" w:type="pct"/>
          </w:tcPr>
          <w:p w14:paraId="4971DF64" w14:textId="7D06C7A9"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90" w:type="pct"/>
          </w:tcPr>
          <w:p w14:paraId="3093DFD6" w14:textId="08268D84" w:rsidR="00852448" w:rsidRPr="00225CA1" w:rsidRDefault="00852448" w:rsidP="00852448">
            <w:pPr>
              <w:rPr>
                <w:rFonts w:eastAsia="MS Mincho" w:cs="Times New Roman"/>
                <w:lang w:val="en-AU"/>
              </w:rPr>
            </w:pPr>
            <w:r w:rsidRPr="00225CA1">
              <w:rPr>
                <w:rFonts w:eastAsia="MS Mincho" w:cs="Times New Roman"/>
                <w:lang w:val="en-AU"/>
              </w:rPr>
              <w:t>72,204</w:t>
            </w:r>
          </w:p>
        </w:tc>
      </w:tr>
      <w:tr w:rsidR="00852448" w:rsidRPr="00225CA1" w14:paraId="6781848C" w14:textId="141266CA" w:rsidTr="007B514C">
        <w:trPr>
          <w:trHeight w:hRule="exact" w:val="340"/>
        </w:trPr>
        <w:tc>
          <w:tcPr>
            <w:tcW w:w="641" w:type="pct"/>
          </w:tcPr>
          <w:p w14:paraId="55CE9EE7" w14:textId="0D3FD840" w:rsidR="00852448" w:rsidRPr="00225CA1" w:rsidRDefault="00852448" w:rsidP="00852448">
            <w:pPr>
              <w:rPr>
                <w:rFonts w:eastAsia="MS Mincho" w:cs="Times New Roman"/>
                <w:lang w:val="en-AU"/>
              </w:rPr>
            </w:pPr>
            <w:r w:rsidRPr="00225CA1">
              <w:rPr>
                <w:rFonts w:cs="Times New Roman"/>
                <w:lang w:val="en-AU"/>
              </w:rPr>
              <w:t>2006</w:t>
            </w:r>
          </w:p>
        </w:tc>
        <w:tc>
          <w:tcPr>
            <w:tcW w:w="802" w:type="pct"/>
          </w:tcPr>
          <w:p w14:paraId="72B2F37C" w14:textId="6557D8AE"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71" w:type="pct"/>
          </w:tcPr>
          <w:p w14:paraId="5633C7A5" w14:textId="76206559" w:rsidR="00852448" w:rsidRPr="00225CA1" w:rsidRDefault="00852448" w:rsidP="00852448">
            <w:pPr>
              <w:rPr>
                <w:rFonts w:eastAsia="MS Mincho" w:cs="Times New Roman"/>
                <w:lang w:val="en-AU"/>
              </w:rPr>
            </w:pPr>
            <w:r w:rsidRPr="00225CA1">
              <w:rPr>
                <w:rFonts w:eastAsia="MS Mincho" w:cs="Times New Roman"/>
                <w:lang w:val="en-AU"/>
              </w:rPr>
              <w:t>47,281</w:t>
            </w:r>
          </w:p>
        </w:tc>
        <w:tc>
          <w:tcPr>
            <w:tcW w:w="802" w:type="pct"/>
          </w:tcPr>
          <w:p w14:paraId="1B7ED87D" w14:textId="53DCF4E0" w:rsidR="00852448" w:rsidRPr="00225CA1" w:rsidRDefault="00852448" w:rsidP="00852448">
            <w:pPr>
              <w:rPr>
                <w:rFonts w:eastAsia="MS Mincho" w:cs="Times New Roman"/>
                <w:lang w:val="en-AU"/>
              </w:rPr>
            </w:pPr>
            <w:r w:rsidRPr="00225CA1">
              <w:rPr>
                <w:rFonts w:eastAsia="MS Mincho" w:cs="Times New Roman"/>
                <w:lang w:val="en-AU"/>
              </w:rPr>
              <w:t>47,784</w:t>
            </w:r>
          </w:p>
        </w:tc>
        <w:tc>
          <w:tcPr>
            <w:tcW w:w="994" w:type="pct"/>
          </w:tcPr>
          <w:p w14:paraId="6C43FB30" w14:textId="5EAB24A4"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90" w:type="pct"/>
          </w:tcPr>
          <w:p w14:paraId="07086118" w14:textId="66A99DAA" w:rsidR="00852448" w:rsidRPr="00225CA1" w:rsidRDefault="00852448" w:rsidP="00852448">
            <w:pPr>
              <w:rPr>
                <w:rFonts w:eastAsia="MS Mincho" w:cs="Times New Roman"/>
                <w:lang w:val="en-AU"/>
              </w:rPr>
            </w:pPr>
            <w:r w:rsidRPr="00225CA1">
              <w:rPr>
                <w:rFonts w:eastAsia="MS Mincho" w:cs="Times New Roman"/>
                <w:lang w:val="en-AU"/>
              </w:rPr>
              <w:t>51,798</w:t>
            </w:r>
          </w:p>
        </w:tc>
      </w:tr>
      <w:tr w:rsidR="00852448" w:rsidRPr="00225CA1" w14:paraId="44BBD2A5" w14:textId="35432D27" w:rsidTr="007B514C">
        <w:trPr>
          <w:trHeight w:hRule="exact" w:val="340"/>
        </w:trPr>
        <w:tc>
          <w:tcPr>
            <w:tcW w:w="641" w:type="pct"/>
          </w:tcPr>
          <w:p w14:paraId="6EC6DCDA" w14:textId="4F2B7722" w:rsidR="00852448" w:rsidRPr="00225CA1" w:rsidRDefault="00852448" w:rsidP="00852448">
            <w:pPr>
              <w:rPr>
                <w:rFonts w:eastAsia="MS Mincho" w:cs="Times New Roman"/>
                <w:lang w:val="en-AU"/>
              </w:rPr>
            </w:pPr>
            <w:r w:rsidRPr="00225CA1">
              <w:rPr>
                <w:rFonts w:cs="Times New Roman"/>
                <w:lang w:val="en-AU"/>
              </w:rPr>
              <w:t>2007</w:t>
            </w:r>
          </w:p>
        </w:tc>
        <w:tc>
          <w:tcPr>
            <w:tcW w:w="802" w:type="pct"/>
          </w:tcPr>
          <w:p w14:paraId="5E1389E9" w14:textId="51862E2A"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71" w:type="pct"/>
          </w:tcPr>
          <w:p w14:paraId="2E9E8D15" w14:textId="23A5E0CB" w:rsidR="00852448" w:rsidRPr="00225CA1" w:rsidRDefault="00852448" w:rsidP="00852448">
            <w:pPr>
              <w:rPr>
                <w:rFonts w:eastAsia="MS Mincho" w:cs="Times New Roman"/>
                <w:lang w:val="en-AU"/>
              </w:rPr>
            </w:pPr>
            <w:r w:rsidRPr="00225CA1">
              <w:rPr>
                <w:rFonts w:eastAsia="MS Mincho" w:cs="Times New Roman"/>
                <w:lang w:val="en-AU"/>
              </w:rPr>
              <w:t>36,749</w:t>
            </w:r>
          </w:p>
        </w:tc>
        <w:tc>
          <w:tcPr>
            <w:tcW w:w="802" w:type="pct"/>
          </w:tcPr>
          <w:p w14:paraId="13972584" w14:textId="2DAD95ED" w:rsidR="00852448" w:rsidRPr="00225CA1" w:rsidRDefault="00852448" w:rsidP="00852448">
            <w:pPr>
              <w:rPr>
                <w:rFonts w:eastAsia="MS Mincho" w:cs="Times New Roman"/>
                <w:lang w:val="en-AU"/>
              </w:rPr>
            </w:pPr>
            <w:r w:rsidRPr="00225CA1">
              <w:rPr>
                <w:rFonts w:eastAsia="MS Mincho" w:cs="Times New Roman"/>
                <w:lang w:val="en-AU"/>
              </w:rPr>
              <w:t>37,705</w:t>
            </w:r>
          </w:p>
        </w:tc>
        <w:tc>
          <w:tcPr>
            <w:tcW w:w="994" w:type="pct"/>
          </w:tcPr>
          <w:p w14:paraId="2886E5FD" w14:textId="775D7831"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90" w:type="pct"/>
          </w:tcPr>
          <w:p w14:paraId="5A31D4C1" w14:textId="57D8DA7F" w:rsidR="00852448" w:rsidRPr="00225CA1" w:rsidRDefault="00852448" w:rsidP="00852448">
            <w:pPr>
              <w:rPr>
                <w:rFonts w:eastAsia="MS Mincho" w:cs="Times New Roman"/>
                <w:lang w:val="en-AU"/>
              </w:rPr>
            </w:pPr>
            <w:r w:rsidRPr="00225CA1">
              <w:rPr>
                <w:rFonts w:eastAsia="MS Mincho" w:cs="Times New Roman"/>
                <w:lang w:val="en-AU"/>
              </w:rPr>
              <w:t>44,016</w:t>
            </w:r>
          </w:p>
        </w:tc>
      </w:tr>
      <w:tr w:rsidR="00852448" w:rsidRPr="00225CA1" w14:paraId="08653CE0" w14:textId="005323A2" w:rsidTr="007B514C">
        <w:trPr>
          <w:trHeight w:hRule="exact" w:val="340"/>
        </w:trPr>
        <w:tc>
          <w:tcPr>
            <w:tcW w:w="641" w:type="pct"/>
          </w:tcPr>
          <w:p w14:paraId="748CD84F" w14:textId="332FC96D" w:rsidR="00852448" w:rsidRPr="00225CA1" w:rsidRDefault="00852448" w:rsidP="00852448">
            <w:pPr>
              <w:rPr>
                <w:rFonts w:eastAsia="MS Mincho" w:cs="Times New Roman"/>
                <w:lang w:val="en-AU"/>
              </w:rPr>
            </w:pPr>
            <w:r w:rsidRPr="00225CA1">
              <w:rPr>
                <w:rFonts w:cs="Times New Roman"/>
                <w:lang w:val="en-AU"/>
              </w:rPr>
              <w:t>2008</w:t>
            </w:r>
          </w:p>
        </w:tc>
        <w:tc>
          <w:tcPr>
            <w:tcW w:w="802" w:type="pct"/>
          </w:tcPr>
          <w:p w14:paraId="5A533CC5" w14:textId="4B4F33B0"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71" w:type="pct"/>
          </w:tcPr>
          <w:p w14:paraId="464F24F6" w14:textId="387EBFA7" w:rsidR="00852448" w:rsidRPr="00225CA1" w:rsidRDefault="00852448" w:rsidP="00852448">
            <w:pPr>
              <w:rPr>
                <w:rFonts w:eastAsia="MS Mincho" w:cs="Times New Roman"/>
                <w:lang w:val="en-AU"/>
              </w:rPr>
            </w:pPr>
            <w:r w:rsidRPr="00225CA1">
              <w:rPr>
                <w:rFonts w:eastAsia="MS Mincho" w:cs="Times New Roman"/>
                <w:lang w:val="en-AU"/>
              </w:rPr>
              <w:t>24,716</w:t>
            </w:r>
          </w:p>
        </w:tc>
        <w:tc>
          <w:tcPr>
            <w:tcW w:w="802" w:type="pct"/>
          </w:tcPr>
          <w:p w14:paraId="6549D193" w14:textId="718B45E7" w:rsidR="00852448" w:rsidRPr="00225CA1" w:rsidRDefault="00852448" w:rsidP="00852448">
            <w:pPr>
              <w:rPr>
                <w:rFonts w:eastAsia="MS Mincho" w:cs="Times New Roman"/>
                <w:lang w:val="en-AU"/>
              </w:rPr>
            </w:pPr>
            <w:r w:rsidRPr="00225CA1">
              <w:rPr>
                <w:rFonts w:eastAsia="MS Mincho" w:cs="Times New Roman"/>
                <w:lang w:val="en-AU"/>
              </w:rPr>
              <w:t>25,335</w:t>
            </w:r>
          </w:p>
        </w:tc>
        <w:tc>
          <w:tcPr>
            <w:tcW w:w="994" w:type="pct"/>
          </w:tcPr>
          <w:p w14:paraId="5BF9D6EF" w14:textId="07059FC4"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90" w:type="pct"/>
          </w:tcPr>
          <w:p w14:paraId="1AB76332" w14:textId="7DCEC471" w:rsidR="00852448" w:rsidRPr="00225CA1" w:rsidRDefault="00852448" w:rsidP="00852448">
            <w:pPr>
              <w:rPr>
                <w:rFonts w:eastAsia="MS Mincho" w:cs="Times New Roman"/>
                <w:lang w:val="en-AU"/>
              </w:rPr>
            </w:pPr>
            <w:r w:rsidRPr="00225CA1">
              <w:rPr>
                <w:rFonts w:eastAsia="MS Mincho" w:cs="Times New Roman"/>
                <w:lang w:val="en-AU"/>
              </w:rPr>
              <w:t>31,809</w:t>
            </w:r>
          </w:p>
        </w:tc>
      </w:tr>
      <w:tr w:rsidR="00852448" w:rsidRPr="00225CA1" w14:paraId="08EDE03F" w14:textId="220968A6" w:rsidTr="007B514C">
        <w:trPr>
          <w:trHeight w:hRule="exact" w:val="340"/>
        </w:trPr>
        <w:tc>
          <w:tcPr>
            <w:tcW w:w="641" w:type="pct"/>
          </w:tcPr>
          <w:p w14:paraId="2EDD0A55" w14:textId="3201495D" w:rsidR="00852448" w:rsidRPr="00225CA1" w:rsidRDefault="00852448" w:rsidP="00852448">
            <w:pPr>
              <w:rPr>
                <w:rFonts w:eastAsia="MS Mincho" w:cs="Times New Roman"/>
                <w:lang w:val="en-AU"/>
              </w:rPr>
            </w:pPr>
            <w:r w:rsidRPr="00225CA1">
              <w:rPr>
                <w:rFonts w:cs="Times New Roman"/>
                <w:lang w:val="en-AU"/>
              </w:rPr>
              <w:t>2009</w:t>
            </w:r>
          </w:p>
        </w:tc>
        <w:tc>
          <w:tcPr>
            <w:tcW w:w="802" w:type="pct"/>
          </w:tcPr>
          <w:p w14:paraId="70E2381E" w14:textId="7668533F"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71" w:type="pct"/>
          </w:tcPr>
          <w:p w14:paraId="318FBD8D" w14:textId="1B4EA1D5" w:rsidR="00852448" w:rsidRPr="00225CA1" w:rsidRDefault="00852448" w:rsidP="00852448">
            <w:pPr>
              <w:rPr>
                <w:rFonts w:eastAsia="MS Mincho" w:cs="Times New Roman"/>
                <w:lang w:val="en-AU"/>
              </w:rPr>
            </w:pPr>
            <w:r w:rsidRPr="00225CA1">
              <w:rPr>
                <w:rFonts w:eastAsia="MS Mincho" w:cs="Times New Roman"/>
                <w:lang w:val="en-AU"/>
              </w:rPr>
              <w:t>31,527</w:t>
            </w:r>
          </w:p>
        </w:tc>
        <w:tc>
          <w:tcPr>
            <w:tcW w:w="802" w:type="pct"/>
          </w:tcPr>
          <w:p w14:paraId="72679E5D" w14:textId="32A32B4A" w:rsidR="00852448" w:rsidRPr="00225CA1" w:rsidRDefault="00852448" w:rsidP="00852448">
            <w:pPr>
              <w:rPr>
                <w:rFonts w:eastAsia="MS Mincho" w:cs="Times New Roman"/>
                <w:lang w:val="en-AU"/>
              </w:rPr>
            </w:pPr>
            <w:r w:rsidRPr="00225CA1">
              <w:rPr>
                <w:rFonts w:eastAsia="MS Mincho" w:cs="Times New Roman"/>
                <w:lang w:val="en-AU"/>
              </w:rPr>
              <w:t>31,265</w:t>
            </w:r>
          </w:p>
        </w:tc>
        <w:tc>
          <w:tcPr>
            <w:tcW w:w="994" w:type="pct"/>
          </w:tcPr>
          <w:p w14:paraId="0C335551" w14:textId="38C09797"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90" w:type="pct"/>
          </w:tcPr>
          <w:p w14:paraId="285CBDE6" w14:textId="4F84504D" w:rsidR="00852448" w:rsidRPr="00225CA1" w:rsidRDefault="00852448" w:rsidP="00852448">
            <w:pPr>
              <w:rPr>
                <w:rFonts w:eastAsia="MS Mincho" w:cs="Times New Roman"/>
                <w:lang w:val="en-AU"/>
              </w:rPr>
            </w:pPr>
            <w:r w:rsidRPr="00225CA1">
              <w:rPr>
                <w:rFonts w:eastAsia="MS Mincho" w:cs="Times New Roman"/>
                <w:lang w:val="en-AU"/>
              </w:rPr>
              <w:t>40,097</w:t>
            </w:r>
          </w:p>
        </w:tc>
      </w:tr>
      <w:tr w:rsidR="00852448" w:rsidRPr="00225CA1" w14:paraId="142874BC" w14:textId="14F25A70" w:rsidTr="007B514C">
        <w:trPr>
          <w:trHeight w:hRule="exact" w:val="340"/>
        </w:trPr>
        <w:tc>
          <w:tcPr>
            <w:tcW w:w="641" w:type="pct"/>
          </w:tcPr>
          <w:p w14:paraId="28C09380" w14:textId="52F5697A" w:rsidR="00852448" w:rsidRPr="00225CA1" w:rsidRDefault="00852448" w:rsidP="00852448">
            <w:pPr>
              <w:rPr>
                <w:rFonts w:eastAsia="MS Mincho" w:cs="Times New Roman"/>
                <w:lang w:val="en-AU"/>
              </w:rPr>
            </w:pPr>
            <w:r w:rsidRPr="00225CA1">
              <w:rPr>
                <w:rFonts w:cs="Times New Roman"/>
                <w:lang w:val="en-AU"/>
              </w:rPr>
              <w:t>2010</w:t>
            </w:r>
          </w:p>
        </w:tc>
        <w:tc>
          <w:tcPr>
            <w:tcW w:w="802" w:type="pct"/>
          </w:tcPr>
          <w:p w14:paraId="7EE75B54" w14:textId="2BDC5074"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71" w:type="pct"/>
          </w:tcPr>
          <w:p w14:paraId="0CA7B0D0" w14:textId="3E073188" w:rsidR="00852448" w:rsidRPr="00225CA1" w:rsidRDefault="00852448" w:rsidP="00852448">
            <w:pPr>
              <w:rPr>
                <w:rFonts w:eastAsia="MS Mincho" w:cs="Times New Roman"/>
                <w:lang w:val="en-AU"/>
              </w:rPr>
            </w:pPr>
            <w:r w:rsidRPr="00225CA1">
              <w:rPr>
                <w:rFonts w:eastAsia="MS Mincho" w:cs="Times New Roman"/>
                <w:lang w:val="en-AU"/>
              </w:rPr>
              <w:t>26,057</w:t>
            </w:r>
          </w:p>
        </w:tc>
        <w:tc>
          <w:tcPr>
            <w:tcW w:w="802" w:type="pct"/>
          </w:tcPr>
          <w:p w14:paraId="1836C274" w14:textId="3503FB82" w:rsidR="00852448" w:rsidRPr="00225CA1" w:rsidRDefault="00852448" w:rsidP="00852448">
            <w:pPr>
              <w:rPr>
                <w:rFonts w:eastAsia="MS Mincho" w:cs="Times New Roman"/>
                <w:lang w:val="en-AU"/>
              </w:rPr>
            </w:pPr>
            <w:r w:rsidRPr="00225CA1">
              <w:rPr>
                <w:rFonts w:eastAsia="MS Mincho" w:cs="Times New Roman"/>
                <w:lang w:val="en-AU"/>
              </w:rPr>
              <w:t>23,609</w:t>
            </w:r>
          </w:p>
        </w:tc>
        <w:tc>
          <w:tcPr>
            <w:tcW w:w="994" w:type="pct"/>
          </w:tcPr>
          <w:p w14:paraId="07CE9A09" w14:textId="74D4808B" w:rsidR="00852448" w:rsidRPr="00225CA1" w:rsidRDefault="00852448" w:rsidP="00852448">
            <w:pPr>
              <w:rPr>
                <w:rFonts w:eastAsia="MS Mincho" w:cs="Times New Roman"/>
                <w:lang w:val="en-AU"/>
              </w:rPr>
            </w:pPr>
            <w:r w:rsidRPr="00225CA1">
              <w:rPr>
                <w:rFonts w:eastAsia="MS Mincho" w:cs="Times New Roman"/>
                <w:lang w:val="en-AU"/>
              </w:rPr>
              <w:t>29,801</w:t>
            </w:r>
          </w:p>
        </w:tc>
        <w:tc>
          <w:tcPr>
            <w:tcW w:w="890" w:type="pct"/>
          </w:tcPr>
          <w:p w14:paraId="1BF80019" w14:textId="175437EE" w:rsidR="00852448" w:rsidRPr="00225CA1" w:rsidRDefault="00852448" w:rsidP="00852448">
            <w:pPr>
              <w:rPr>
                <w:rFonts w:eastAsia="MS Mincho" w:cs="Times New Roman"/>
                <w:lang w:val="en-AU"/>
              </w:rPr>
            </w:pPr>
            <w:r w:rsidRPr="00225CA1">
              <w:rPr>
                <w:rFonts w:eastAsia="MS Mincho" w:cs="Times New Roman"/>
                <w:lang w:val="en-AU"/>
              </w:rPr>
              <w:t>29,801</w:t>
            </w:r>
          </w:p>
        </w:tc>
      </w:tr>
      <w:tr w:rsidR="00852448" w:rsidRPr="00225CA1" w14:paraId="3923F9A5" w14:textId="207D0B8F" w:rsidTr="007B514C">
        <w:trPr>
          <w:trHeight w:hRule="exact" w:val="340"/>
        </w:trPr>
        <w:tc>
          <w:tcPr>
            <w:tcW w:w="641" w:type="pct"/>
          </w:tcPr>
          <w:p w14:paraId="6F1305DE" w14:textId="30843E46" w:rsidR="00852448" w:rsidRPr="00225CA1" w:rsidRDefault="00852448" w:rsidP="00852448">
            <w:pPr>
              <w:rPr>
                <w:rFonts w:eastAsia="MS Mincho" w:cs="Times New Roman"/>
                <w:lang w:val="en-AU"/>
              </w:rPr>
            </w:pPr>
            <w:r w:rsidRPr="00225CA1">
              <w:rPr>
                <w:rFonts w:eastAsia="MS Mincho" w:cs="Times New Roman"/>
                <w:lang w:val="en-AU"/>
              </w:rPr>
              <w:t>2011</w:t>
            </w:r>
          </w:p>
        </w:tc>
        <w:tc>
          <w:tcPr>
            <w:tcW w:w="802" w:type="pct"/>
          </w:tcPr>
          <w:p w14:paraId="47D510FB" w14:textId="5C55D720"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71" w:type="pct"/>
          </w:tcPr>
          <w:p w14:paraId="53F9466C" w14:textId="642ABC57" w:rsidR="00852448" w:rsidRPr="00225CA1" w:rsidRDefault="00852448" w:rsidP="00852448">
            <w:pPr>
              <w:rPr>
                <w:rFonts w:eastAsia="MS Mincho" w:cs="Times New Roman"/>
                <w:lang w:val="en-AU"/>
              </w:rPr>
            </w:pPr>
            <w:r w:rsidRPr="00225CA1">
              <w:rPr>
                <w:rFonts w:eastAsia="MS Mincho" w:cs="Times New Roman"/>
                <w:lang w:val="en-AU"/>
              </w:rPr>
              <w:t>19,182</w:t>
            </w:r>
          </w:p>
        </w:tc>
        <w:tc>
          <w:tcPr>
            <w:tcW w:w="802" w:type="pct"/>
          </w:tcPr>
          <w:p w14:paraId="1D0F83E3" w14:textId="56884E04" w:rsidR="00852448" w:rsidRPr="00225CA1" w:rsidRDefault="00852448" w:rsidP="00852448">
            <w:pPr>
              <w:rPr>
                <w:rFonts w:eastAsia="MS Mincho" w:cs="Times New Roman"/>
                <w:lang w:val="en-AU"/>
              </w:rPr>
            </w:pPr>
            <w:r w:rsidRPr="00225CA1">
              <w:rPr>
                <w:rFonts w:eastAsia="MS Mincho" w:cs="Times New Roman"/>
                <w:lang w:val="en-AU"/>
              </w:rPr>
              <w:t>17,000</w:t>
            </w:r>
          </w:p>
        </w:tc>
        <w:tc>
          <w:tcPr>
            <w:tcW w:w="994" w:type="pct"/>
          </w:tcPr>
          <w:p w14:paraId="77436F75" w14:textId="4625C552"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90" w:type="pct"/>
          </w:tcPr>
          <w:p w14:paraId="7117CD18" w14:textId="320FBAC6" w:rsidR="00852448" w:rsidRPr="00225CA1" w:rsidRDefault="00852448" w:rsidP="00852448">
            <w:pPr>
              <w:rPr>
                <w:rFonts w:eastAsia="MS Mincho" w:cs="Times New Roman"/>
                <w:lang w:val="en-AU"/>
              </w:rPr>
            </w:pPr>
            <w:r w:rsidRPr="00225CA1">
              <w:rPr>
                <w:rFonts w:eastAsia="MS Mincho" w:cs="Times New Roman"/>
                <w:lang w:val="en-AU"/>
              </w:rPr>
              <w:t>22,544</w:t>
            </w:r>
          </w:p>
        </w:tc>
      </w:tr>
      <w:tr w:rsidR="00852448" w:rsidRPr="00225CA1" w14:paraId="68AB5ED5" w14:textId="430DD11A" w:rsidTr="007B514C">
        <w:trPr>
          <w:trHeight w:hRule="exact" w:val="340"/>
        </w:trPr>
        <w:tc>
          <w:tcPr>
            <w:tcW w:w="641" w:type="pct"/>
            <w:tcBorders>
              <w:bottom w:val="single" w:sz="4" w:space="0" w:color="auto"/>
            </w:tcBorders>
          </w:tcPr>
          <w:p w14:paraId="342D0662" w14:textId="78312751" w:rsidR="00852448" w:rsidRPr="00225CA1" w:rsidRDefault="00852448" w:rsidP="00852448">
            <w:pPr>
              <w:rPr>
                <w:rFonts w:eastAsia="MS Mincho" w:cs="Times New Roman"/>
                <w:lang w:val="en-AU"/>
              </w:rPr>
            </w:pPr>
            <w:r w:rsidRPr="00225CA1">
              <w:rPr>
                <w:rFonts w:eastAsia="MS Mincho" w:cs="Times New Roman"/>
                <w:lang w:val="en-AU"/>
              </w:rPr>
              <w:t>2012</w:t>
            </w:r>
          </w:p>
        </w:tc>
        <w:tc>
          <w:tcPr>
            <w:tcW w:w="802" w:type="pct"/>
            <w:tcBorders>
              <w:bottom w:val="single" w:sz="4" w:space="0" w:color="auto"/>
            </w:tcBorders>
          </w:tcPr>
          <w:p w14:paraId="3E5AB678" w14:textId="10BE3B60"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71" w:type="pct"/>
            <w:tcBorders>
              <w:bottom w:val="single" w:sz="4" w:space="0" w:color="auto"/>
            </w:tcBorders>
          </w:tcPr>
          <w:p w14:paraId="3916DD68" w14:textId="6CF88965" w:rsidR="00852448" w:rsidRPr="00225CA1" w:rsidRDefault="00852448" w:rsidP="00852448">
            <w:pPr>
              <w:rPr>
                <w:rFonts w:eastAsia="MS Mincho" w:cs="Times New Roman"/>
                <w:lang w:val="en-AU"/>
              </w:rPr>
            </w:pPr>
            <w:r w:rsidRPr="00225CA1">
              <w:rPr>
                <w:rFonts w:eastAsia="MS Mincho" w:cs="Times New Roman"/>
                <w:lang w:val="en-AU"/>
              </w:rPr>
              <w:t>16,085</w:t>
            </w:r>
          </w:p>
        </w:tc>
        <w:tc>
          <w:tcPr>
            <w:tcW w:w="802" w:type="pct"/>
            <w:tcBorders>
              <w:bottom w:val="single" w:sz="4" w:space="0" w:color="auto"/>
            </w:tcBorders>
          </w:tcPr>
          <w:p w14:paraId="3D38A105" w14:textId="15BBD863" w:rsidR="00852448" w:rsidRPr="00225CA1" w:rsidRDefault="00852448" w:rsidP="00852448">
            <w:pPr>
              <w:rPr>
                <w:rFonts w:eastAsia="MS Mincho" w:cs="Times New Roman"/>
                <w:lang w:val="en-AU"/>
              </w:rPr>
            </w:pPr>
            <w:r w:rsidRPr="00225CA1">
              <w:rPr>
                <w:rFonts w:eastAsia="MS Mincho" w:cs="Times New Roman"/>
                <w:lang w:val="en-AU"/>
              </w:rPr>
              <w:t>15,698</w:t>
            </w:r>
          </w:p>
        </w:tc>
        <w:tc>
          <w:tcPr>
            <w:tcW w:w="994" w:type="pct"/>
            <w:tcBorders>
              <w:bottom w:val="single" w:sz="4" w:space="0" w:color="auto"/>
            </w:tcBorders>
          </w:tcPr>
          <w:p w14:paraId="4086062C" w14:textId="626908A2"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90" w:type="pct"/>
            <w:tcBorders>
              <w:bottom w:val="single" w:sz="4" w:space="0" w:color="auto"/>
            </w:tcBorders>
          </w:tcPr>
          <w:p w14:paraId="70A79927" w14:textId="727D114E" w:rsidR="00852448" w:rsidRPr="00225CA1" w:rsidRDefault="00852448" w:rsidP="00852448">
            <w:pPr>
              <w:rPr>
                <w:rFonts w:eastAsia="MS Mincho" w:cs="Times New Roman"/>
                <w:lang w:val="en-AU"/>
              </w:rPr>
            </w:pPr>
            <w:r w:rsidRPr="00225CA1">
              <w:rPr>
                <w:rFonts w:eastAsia="MS Mincho" w:cs="Times New Roman"/>
                <w:lang w:val="en-AU"/>
              </w:rPr>
              <w:t>21,697</w:t>
            </w:r>
          </w:p>
        </w:tc>
      </w:tr>
    </w:tbl>
    <w:p w14:paraId="1162005A" w14:textId="041B9E5A" w:rsidR="00852448" w:rsidRPr="00225CA1" w:rsidRDefault="00852448" w:rsidP="00852448">
      <w:pPr>
        <w:ind w:right="160"/>
        <w:rPr>
          <w:lang w:val="en-AU" w:eastAsia="en-US"/>
        </w:rPr>
      </w:pPr>
    </w:p>
    <w:p w14:paraId="77B4308B" w14:textId="3296963F" w:rsidR="00852448" w:rsidRPr="00225CA1" w:rsidRDefault="00852448" w:rsidP="00852448">
      <w:pPr>
        <w:spacing w:after="200" w:line="276" w:lineRule="auto"/>
        <w:rPr>
          <w:lang w:val="en-AU" w:eastAsia="en-US"/>
        </w:rPr>
      </w:pPr>
      <w:r w:rsidRPr="00225CA1">
        <w:rPr>
          <w:lang w:val="en-AU" w:eastAsia="en-US"/>
        </w:rPr>
        <w:br w:type="page"/>
      </w:r>
    </w:p>
    <w:p w14:paraId="56B73902" w14:textId="44BBDF35" w:rsidR="00852448" w:rsidRPr="00225CA1" w:rsidRDefault="00852448" w:rsidP="00852448">
      <w:pPr>
        <w:keepNext/>
        <w:spacing w:after="200"/>
        <w:rPr>
          <w:i/>
          <w:iCs/>
          <w:color w:val="44546A"/>
          <w:sz w:val="18"/>
          <w:szCs w:val="18"/>
          <w:lang w:val="en-AU" w:eastAsia="en-US"/>
        </w:rPr>
      </w:pPr>
      <w:r w:rsidRPr="00225CA1">
        <w:rPr>
          <w:i/>
          <w:iCs/>
          <w:color w:val="44546A"/>
          <w:sz w:val="18"/>
          <w:szCs w:val="18"/>
          <w:lang w:val="en-AU" w:eastAsia="en-US"/>
        </w:rPr>
        <w:lastRenderedPageBreak/>
        <w:t xml:space="preserve">Table </w:t>
      </w:r>
      <w:del w:id="499" w:author="simpler" w:date="2016-12-13T14:45:00Z">
        <w:r w:rsidRPr="00C01EBE">
          <w:rPr>
            <w:i/>
            <w:iCs/>
            <w:noProof/>
            <w:color w:val="44546A"/>
            <w:sz w:val="18"/>
            <w:szCs w:val="18"/>
            <w:lang w:val="en-NZ" w:eastAsia="en-US"/>
          </w:rPr>
          <w:delText>6</w:delText>
        </w:r>
        <w:r w:rsidRPr="00C01EBE">
          <w:rPr>
            <w:i/>
            <w:iCs/>
            <w:color w:val="44546A"/>
            <w:sz w:val="18"/>
            <w:szCs w:val="18"/>
            <w:lang w:val="en-NZ" w:eastAsia="en-US"/>
          </w:rPr>
          <w:delText>b</w:delText>
        </w:r>
      </w:del>
      <w:ins w:id="500" w:author="simpler" w:date="2016-12-13T14:45:00Z">
        <w:r w:rsidR="00AE0223">
          <w:rPr>
            <w:i/>
            <w:iCs/>
            <w:color w:val="44546A"/>
            <w:sz w:val="18"/>
            <w:szCs w:val="18"/>
            <w:lang w:val="en-AU" w:eastAsia="en-US"/>
          </w:rPr>
          <w:t>7</w:t>
        </w:r>
        <w:r w:rsidRPr="00225CA1">
          <w:rPr>
            <w:i/>
            <w:iCs/>
            <w:color w:val="44546A"/>
            <w:sz w:val="18"/>
            <w:szCs w:val="18"/>
            <w:lang w:val="en-AU" w:eastAsia="en-US"/>
          </w:rPr>
          <w:t>b</w:t>
        </w:r>
      </w:ins>
      <w:r w:rsidRPr="00225CA1">
        <w:rPr>
          <w:i/>
          <w:iCs/>
          <w:color w:val="44546A"/>
          <w:sz w:val="18"/>
          <w:szCs w:val="18"/>
          <w:lang w:val="en-AU" w:eastAsia="en-US"/>
        </w:rPr>
        <w:t xml:space="preserve">: Taiwanese data sample sizes by variable. </w:t>
      </w:r>
    </w:p>
    <w:p w14:paraId="4E12ECF3" w14:textId="05D173FE" w:rsidR="00852448" w:rsidRPr="00225CA1" w:rsidRDefault="00852448" w:rsidP="00852448">
      <w:pPr>
        <w:keepNext/>
        <w:spacing w:after="200"/>
        <w:rPr>
          <w:i/>
          <w:iCs/>
          <w:color w:val="44546A"/>
          <w:sz w:val="18"/>
          <w:szCs w:val="18"/>
          <w:lang w:val="en-AU" w:eastAsia="en-US"/>
        </w:rPr>
      </w:pPr>
    </w:p>
    <w:tbl>
      <w:tblPr>
        <w:tblStyle w:val="4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7"/>
        <w:gridCol w:w="1448"/>
        <w:gridCol w:w="1572"/>
        <w:gridCol w:w="1448"/>
        <w:gridCol w:w="1794"/>
        <w:gridCol w:w="1607"/>
      </w:tblGrid>
      <w:tr w:rsidR="00852448" w:rsidRPr="00225CA1" w14:paraId="1AF2A577" w14:textId="2EB7CAD0" w:rsidTr="007B514C">
        <w:trPr>
          <w:trHeight w:hRule="exact" w:val="883"/>
          <w:tblHeader/>
        </w:trPr>
        <w:tc>
          <w:tcPr>
            <w:tcW w:w="641" w:type="pct"/>
            <w:tcBorders>
              <w:top w:val="single" w:sz="4" w:space="0" w:color="auto"/>
              <w:bottom w:val="single" w:sz="4" w:space="0" w:color="auto"/>
            </w:tcBorders>
          </w:tcPr>
          <w:p w14:paraId="4718FD58" w14:textId="067C32B3" w:rsidR="00852448" w:rsidRPr="00225CA1" w:rsidRDefault="00852448" w:rsidP="00852448">
            <w:pPr>
              <w:spacing w:after="240"/>
              <w:rPr>
                <w:rFonts w:eastAsia="MS Mincho" w:cs="Times New Roman"/>
                <w:lang w:val="en-AU"/>
              </w:rPr>
            </w:pPr>
            <w:r w:rsidRPr="00225CA1">
              <w:rPr>
                <w:rFonts w:cs="Times New Roman"/>
                <w:lang w:val="en-AU"/>
              </w:rPr>
              <w:t>Year</w:t>
            </w:r>
          </w:p>
        </w:tc>
        <w:tc>
          <w:tcPr>
            <w:tcW w:w="802" w:type="pct"/>
            <w:tcBorders>
              <w:top w:val="single" w:sz="4" w:space="0" w:color="auto"/>
              <w:bottom w:val="single" w:sz="4" w:space="0" w:color="auto"/>
            </w:tcBorders>
          </w:tcPr>
          <w:p w14:paraId="24BBF55B" w14:textId="4F8F94A3" w:rsidR="00852448" w:rsidRPr="00225CA1" w:rsidRDefault="00852448" w:rsidP="00852448">
            <w:pPr>
              <w:spacing w:after="240"/>
              <w:rPr>
                <w:rFonts w:eastAsia="MS Mincho" w:cs="Times New Roman"/>
                <w:lang w:val="en-AU"/>
              </w:rPr>
            </w:pPr>
            <w:r w:rsidRPr="00225CA1">
              <w:rPr>
                <w:rFonts w:cs="Times New Roman"/>
                <w:lang w:val="en-AU"/>
              </w:rPr>
              <w:t>No. of ops</w:t>
            </w:r>
          </w:p>
        </w:tc>
        <w:tc>
          <w:tcPr>
            <w:tcW w:w="871" w:type="pct"/>
            <w:tcBorders>
              <w:top w:val="single" w:sz="4" w:space="0" w:color="auto"/>
              <w:bottom w:val="single" w:sz="4" w:space="0" w:color="auto"/>
            </w:tcBorders>
          </w:tcPr>
          <w:p w14:paraId="59C07C79" w14:textId="5245FFF7" w:rsidR="00852448" w:rsidRPr="00225CA1" w:rsidRDefault="00852448" w:rsidP="00852448">
            <w:pPr>
              <w:rPr>
                <w:rFonts w:eastAsia="MS Mincho" w:cs="Times New Roman"/>
                <w:lang w:val="en-AU"/>
              </w:rPr>
            </w:pPr>
            <w:r w:rsidRPr="00225CA1">
              <w:rPr>
                <w:rFonts w:eastAsia="MS Mincho" w:cs="Times New Roman"/>
                <w:lang w:val="en-AU"/>
              </w:rPr>
              <w:t>Set type</w:t>
            </w:r>
          </w:p>
        </w:tc>
        <w:tc>
          <w:tcPr>
            <w:tcW w:w="802" w:type="pct"/>
            <w:tcBorders>
              <w:top w:val="single" w:sz="4" w:space="0" w:color="auto"/>
              <w:bottom w:val="single" w:sz="4" w:space="0" w:color="auto"/>
            </w:tcBorders>
          </w:tcPr>
          <w:p w14:paraId="487414AF" w14:textId="62797CE5" w:rsidR="00852448" w:rsidRPr="00225CA1" w:rsidRDefault="00852448" w:rsidP="00852448">
            <w:pPr>
              <w:rPr>
                <w:rFonts w:eastAsia="MS Mincho" w:cs="Times New Roman"/>
                <w:lang w:val="en-AU"/>
              </w:rPr>
            </w:pPr>
            <w:r w:rsidRPr="00225CA1">
              <w:rPr>
                <w:rFonts w:eastAsia="MS Mincho" w:cs="Times New Roman"/>
                <w:lang w:val="en-AU"/>
              </w:rPr>
              <w:t>Lat &amp; long in 1</w:t>
            </w:r>
            <w:ins w:id="501" w:author="JPapp" w:date="2016-12-13T14:45:00Z">
              <w:r w:rsidR="00F0362F" w:rsidRPr="00C01EBE">
                <w:rPr>
                  <w:rFonts w:eastAsia="MS Mincho" w:cs="Times New Roman"/>
                  <w:lang w:val="en-NZ"/>
                </w:rPr>
                <w:t>°</w:t>
              </w:r>
            </w:ins>
            <w:del w:id="502" w:author="JPapp" w:date="2016-12-13T14:45:00Z">
              <w:r w:rsidRPr="00225CA1">
                <w:rPr>
                  <w:rFonts w:eastAsia="MS Mincho" w:cs="Times New Roman"/>
                  <w:lang w:val="en-AU"/>
                </w:rPr>
                <w:delText xml:space="preserve"> degree</w:delText>
              </w:r>
            </w:del>
          </w:p>
        </w:tc>
        <w:tc>
          <w:tcPr>
            <w:tcW w:w="994" w:type="pct"/>
            <w:tcBorders>
              <w:top w:val="single" w:sz="4" w:space="0" w:color="auto"/>
              <w:bottom w:val="single" w:sz="4" w:space="0" w:color="auto"/>
            </w:tcBorders>
          </w:tcPr>
          <w:p w14:paraId="284A588A" w14:textId="69B9590C" w:rsidR="00852448" w:rsidRPr="00225CA1" w:rsidRDefault="00852448" w:rsidP="00852448">
            <w:pPr>
              <w:rPr>
                <w:rFonts w:eastAsia="MS Mincho" w:cs="Times New Roman"/>
                <w:lang w:val="en-AU"/>
              </w:rPr>
            </w:pPr>
            <w:r w:rsidRPr="00225CA1">
              <w:rPr>
                <w:rFonts w:eastAsia="MS Mincho" w:cs="Times New Roman"/>
                <w:lang w:val="en-AU"/>
              </w:rPr>
              <w:t>NHBF</w:t>
            </w:r>
          </w:p>
        </w:tc>
        <w:tc>
          <w:tcPr>
            <w:tcW w:w="890" w:type="pct"/>
            <w:tcBorders>
              <w:top w:val="single" w:sz="4" w:space="0" w:color="auto"/>
              <w:bottom w:val="single" w:sz="4" w:space="0" w:color="auto"/>
            </w:tcBorders>
          </w:tcPr>
          <w:p w14:paraId="47336D3D" w14:textId="5DB97484" w:rsidR="00852448" w:rsidRPr="00225CA1" w:rsidRDefault="00852448" w:rsidP="00852448">
            <w:pPr>
              <w:spacing w:after="240"/>
              <w:rPr>
                <w:rFonts w:eastAsia="MS Mincho" w:cs="Times New Roman"/>
                <w:lang w:val="en-AU"/>
              </w:rPr>
            </w:pPr>
            <w:r w:rsidRPr="00225CA1">
              <w:rPr>
                <w:rFonts w:cs="Times New Roman"/>
                <w:lang w:val="en-AU"/>
              </w:rPr>
              <w:t>After cleaning</w:t>
            </w:r>
          </w:p>
        </w:tc>
      </w:tr>
      <w:tr w:rsidR="00852448" w:rsidRPr="00225CA1" w14:paraId="0340EE92" w14:textId="2ED390A7" w:rsidTr="007B514C">
        <w:trPr>
          <w:trHeight w:hRule="exact" w:val="340"/>
        </w:trPr>
        <w:tc>
          <w:tcPr>
            <w:tcW w:w="641" w:type="pct"/>
            <w:tcBorders>
              <w:top w:val="single" w:sz="4" w:space="0" w:color="auto"/>
            </w:tcBorders>
          </w:tcPr>
          <w:p w14:paraId="69C273B6" w14:textId="5BEC65C0" w:rsidR="00852448" w:rsidRPr="00225CA1" w:rsidRDefault="00852448" w:rsidP="00852448">
            <w:pPr>
              <w:rPr>
                <w:rFonts w:eastAsia="MS Mincho" w:cs="Times New Roman"/>
                <w:lang w:val="en-AU"/>
              </w:rPr>
            </w:pPr>
            <w:r w:rsidRPr="00225CA1">
              <w:rPr>
                <w:rFonts w:eastAsia="MS Mincho" w:cs="Times New Roman"/>
                <w:lang w:val="en-AU"/>
              </w:rPr>
              <w:t>1979</w:t>
            </w:r>
          </w:p>
        </w:tc>
        <w:tc>
          <w:tcPr>
            <w:tcW w:w="802" w:type="pct"/>
            <w:tcBorders>
              <w:top w:val="single" w:sz="4" w:space="0" w:color="auto"/>
            </w:tcBorders>
          </w:tcPr>
          <w:p w14:paraId="63DDF0C5" w14:textId="17086EF0" w:rsidR="00852448" w:rsidRPr="00225CA1" w:rsidRDefault="00852448" w:rsidP="00852448">
            <w:pPr>
              <w:rPr>
                <w:rFonts w:eastAsia="MS Mincho" w:cs="Times New Roman"/>
                <w:lang w:val="en-AU"/>
              </w:rPr>
            </w:pPr>
            <w:r w:rsidRPr="00225CA1">
              <w:rPr>
                <w:rFonts w:eastAsia="MS Mincho" w:cs="Times New Roman"/>
                <w:lang w:val="en-AU"/>
              </w:rPr>
              <w:t>16,056</w:t>
            </w:r>
          </w:p>
        </w:tc>
        <w:tc>
          <w:tcPr>
            <w:tcW w:w="871" w:type="pct"/>
            <w:tcBorders>
              <w:top w:val="single" w:sz="4" w:space="0" w:color="auto"/>
            </w:tcBorders>
          </w:tcPr>
          <w:p w14:paraId="546AA5BC" w14:textId="17E9D427"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Borders>
              <w:top w:val="single" w:sz="4" w:space="0" w:color="auto"/>
            </w:tcBorders>
          </w:tcPr>
          <w:p w14:paraId="1A64F3EB" w14:textId="495F936B"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Borders>
              <w:top w:val="single" w:sz="4" w:space="0" w:color="auto"/>
            </w:tcBorders>
          </w:tcPr>
          <w:p w14:paraId="2DEE30F3" w14:textId="1764A103"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Borders>
              <w:top w:val="single" w:sz="4" w:space="0" w:color="auto"/>
            </w:tcBorders>
          </w:tcPr>
          <w:p w14:paraId="25D8A50F" w14:textId="0A81C0F1" w:rsidR="00852448" w:rsidRPr="00225CA1" w:rsidRDefault="00852448" w:rsidP="00852448">
            <w:pPr>
              <w:rPr>
                <w:rFonts w:eastAsia="MS Mincho" w:cs="Times New Roman"/>
                <w:lang w:val="en-AU"/>
              </w:rPr>
            </w:pPr>
            <w:r w:rsidRPr="00225CA1">
              <w:rPr>
                <w:rFonts w:eastAsia="MS Mincho" w:cs="Times New Roman"/>
                <w:lang w:val="en-AU"/>
              </w:rPr>
              <w:t>12,758</w:t>
            </w:r>
          </w:p>
        </w:tc>
      </w:tr>
      <w:tr w:rsidR="00852448" w:rsidRPr="00225CA1" w14:paraId="25AD3436" w14:textId="384F6ED5" w:rsidTr="007B514C">
        <w:trPr>
          <w:trHeight w:hRule="exact" w:val="340"/>
        </w:trPr>
        <w:tc>
          <w:tcPr>
            <w:tcW w:w="641" w:type="pct"/>
          </w:tcPr>
          <w:p w14:paraId="6D0CFA67" w14:textId="05612BDE" w:rsidR="00852448" w:rsidRPr="00225CA1" w:rsidRDefault="00852448" w:rsidP="00852448">
            <w:pPr>
              <w:rPr>
                <w:rFonts w:eastAsia="MS Mincho" w:cs="Times New Roman"/>
                <w:lang w:val="en-AU"/>
              </w:rPr>
            </w:pPr>
            <w:r w:rsidRPr="00225CA1">
              <w:rPr>
                <w:rFonts w:eastAsia="MS Mincho" w:cs="Times New Roman"/>
                <w:lang w:val="en-AU"/>
              </w:rPr>
              <w:t>1980</w:t>
            </w:r>
          </w:p>
        </w:tc>
        <w:tc>
          <w:tcPr>
            <w:tcW w:w="802" w:type="pct"/>
          </w:tcPr>
          <w:p w14:paraId="25EF376F" w14:textId="7BDC84EA" w:rsidR="00852448" w:rsidRPr="00225CA1" w:rsidRDefault="00852448" w:rsidP="00852448">
            <w:pPr>
              <w:rPr>
                <w:rFonts w:eastAsia="MS Mincho" w:cs="Times New Roman"/>
                <w:lang w:val="en-AU"/>
              </w:rPr>
            </w:pPr>
            <w:r w:rsidRPr="00225CA1">
              <w:rPr>
                <w:rFonts w:eastAsia="MS Mincho" w:cs="Times New Roman"/>
                <w:lang w:val="en-AU"/>
              </w:rPr>
              <w:t>21,021</w:t>
            </w:r>
          </w:p>
        </w:tc>
        <w:tc>
          <w:tcPr>
            <w:tcW w:w="871" w:type="pct"/>
          </w:tcPr>
          <w:p w14:paraId="652E6B06" w14:textId="25A351A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0CCACE1" w14:textId="17D38B0D"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07111C91" w14:textId="34B63C35"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36819E93" w14:textId="4E30919F" w:rsidR="00852448" w:rsidRPr="00225CA1" w:rsidRDefault="00852448" w:rsidP="00852448">
            <w:pPr>
              <w:rPr>
                <w:rFonts w:eastAsia="MS Mincho" w:cs="Times New Roman"/>
                <w:lang w:val="en-AU"/>
              </w:rPr>
            </w:pPr>
            <w:r w:rsidRPr="00225CA1">
              <w:rPr>
                <w:rFonts w:eastAsia="MS Mincho" w:cs="Times New Roman"/>
                <w:lang w:val="en-AU"/>
              </w:rPr>
              <w:t>16,889</w:t>
            </w:r>
          </w:p>
        </w:tc>
      </w:tr>
      <w:tr w:rsidR="00852448" w:rsidRPr="00225CA1" w14:paraId="7631840B" w14:textId="01C781AA" w:rsidTr="007B514C">
        <w:trPr>
          <w:trHeight w:hRule="exact" w:val="340"/>
        </w:trPr>
        <w:tc>
          <w:tcPr>
            <w:tcW w:w="641" w:type="pct"/>
          </w:tcPr>
          <w:p w14:paraId="00B8C80C" w14:textId="5A5BB4B3" w:rsidR="00852448" w:rsidRPr="00225CA1" w:rsidRDefault="00852448" w:rsidP="00852448">
            <w:pPr>
              <w:rPr>
                <w:rFonts w:eastAsia="MS Mincho" w:cs="Times New Roman"/>
                <w:lang w:val="en-AU"/>
              </w:rPr>
            </w:pPr>
            <w:r w:rsidRPr="00225CA1">
              <w:rPr>
                <w:rFonts w:eastAsia="MS Mincho" w:cs="Times New Roman"/>
                <w:lang w:val="en-AU"/>
              </w:rPr>
              <w:t>1981</w:t>
            </w:r>
          </w:p>
        </w:tc>
        <w:tc>
          <w:tcPr>
            <w:tcW w:w="802" w:type="pct"/>
          </w:tcPr>
          <w:p w14:paraId="4BDF3253" w14:textId="0B301045" w:rsidR="00852448" w:rsidRPr="00225CA1" w:rsidRDefault="00852448" w:rsidP="00852448">
            <w:pPr>
              <w:rPr>
                <w:rFonts w:eastAsia="MS Mincho" w:cs="Times New Roman"/>
                <w:lang w:val="en-AU"/>
              </w:rPr>
            </w:pPr>
            <w:r w:rsidRPr="00225CA1">
              <w:rPr>
                <w:rFonts w:eastAsia="MS Mincho" w:cs="Times New Roman"/>
                <w:lang w:val="en-AU"/>
              </w:rPr>
              <w:t>16,969</w:t>
            </w:r>
          </w:p>
        </w:tc>
        <w:tc>
          <w:tcPr>
            <w:tcW w:w="871" w:type="pct"/>
          </w:tcPr>
          <w:p w14:paraId="4C9A7C4F" w14:textId="1474620E"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D9FC60D" w14:textId="3F14AAFD"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557DDB61" w14:textId="23E90CB1"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5855FF57" w14:textId="3E98AA3B" w:rsidR="00852448" w:rsidRPr="00225CA1" w:rsidRDefault="00852448" w:rsidP="00852448">
            <w:pPr>
              <w:rPr>
                <w:rFonts w:eastAsia="MS Mincho" w:cs="Times New Roman"/>
                <w:lang w:val="en-AU"/>
              </w:rPr>
            </w:pPr>
            <w:r w:rsidRPr="00225CA1">
              <w:rPr>
                <w:rFonts w:eastAsia="MS Mincho" w:cs="Times New Roman"/>
                <w:lang w:val="en-AU"/>
              </w:rPr>
              <w:t>13,561</w:t>
            </w:r>
          </w:p>
        </w:tc>
      </w:tr>
      <w:tr w:rsidR="00852448" w:rsidRPr="00225CA1" w14:paraId="04ECEB84" w14:textId="565CFC7D" w:rsidTr="007B514C">
        <w:trPr>
          <w:trHeight w:hRule="exact" w:val="340"/>
        </w:trPr>
        <w:tc>
          <w:tcPr>
            <w:tcW w:w="641" w:type="pct"/>
          </w:tcPr>
          <w:p w14:paraId="64A39939" w14:textId="5DC5FD45" w:rsidR="00852448" w:rsidRPr="00225CA1" w:rsidRDefault="00852448" w:rsidP="00852448">
            <w:pPr>
              <w:rPr>
                <w:rFonts w:eastAsia="MS Mincho" w:cs="Times New Roman"/>
                <w:lang w:val="en-AU"/>
              </w:rPr>
            </w:pPr>
            <w:r w:rsidRPr="00225CA1">
              <w:rPr>
                <w:rFonts w:eastAsia="MS Mincho" w:cs="Times New Roman"/>
                <w:lang w:val="en-AU"/>
              </w:rPr>
              <w:t>1982</w:t>
            </w:r>
          </w:p>
        </w:tc>
        <w:tc>
          <w:tcPr>
            <w:tcW w:w="802" w:type="pct"/>
          </w:tcPr>
          <w:p w14:paraId="733A0A07" w14:textId="0F9227D9" w:rsidR="00852448" w:rsidRPr="00225CA1" w:rsidRDefault="00852448" w:rsidP="00852448">
            <w:pPr>
              <w:rPr>
                <w:rFonts w:eastAsia="MS Mincho" w:cs="Times New Roman"/>
                <w:lang w:val="en-AU"/>
              </w:rPr>
            </w:pPr>
            <w:r w:rsidRPr="00225CA1">
              <w:rPr>
                <w:rFonts w:eastAsia="MS Mincho" w:cs="Times New Roman"/>
                <w:lang w:val="en-AU"/>
              </w:rPr>
              <w:t>23,110</w:t>
            </w:r>
          </w:p>
        </w:tc>
        <w:tc>
          <w:tcPr>
            <w:tcW w:w="871" w:type="pct"/>
          </w:tcPr>
          <w:p w14:paraId="149FA515" w14:textId="6B5E93F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B8CD7E4" w14:textId="5568760F"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54327AE" w14:textId="69A852CC"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2C5646F5" w14:textId="797D48C1" w:rsidR="00852448" w:rsidRPr="00225CA1" w:rsidRDefault="00852448" w:rsidP="00852448">
            <w:pPr>
              <w:rPr>
                <w:rFonts w:eastAsia="MS Mincho" w:cs="Times New Roman"/>
                <w:lang w:val="en-AU"/>
              </w:rPr>
            </w:pPr>
            <w:r w:rsidRPr="00225CA1">
              <w:rPr>
                <w:rFonts w:eastAsia="MS Mincho" w:cs="Times New Roman"/>
                <w:lang w:val="en-AU"/>
              </w:rPr>
              <w:t>17,786</w:t>
            </w:r>
          </w:p>
        </w:tc>
      </w:tr>
      <w:tr w:rsidR="00852448" w:rsidRPr="00225CA1" w14:paraId="307FE0DB" w14:textId="0C44BF96" w:rsidTr="007B514C">
        <w:trPr>
          <w:trHeight w:hRule="exact" w:val="340"/>
        </w:trPr>
        <w:tc>
          <w:tcPr>
            <w:tcW w:w="641" w:type="pct"/>
          </w:tcPr>
          <w:p w14:paraId="1013D783" w14:textId="484F224C" w:rsidR="00852448" w:rsidRPr="00225CA1" w:rsidRDefault="00852448" w:rsidP="00852448">
            <w:pPr>
              <w:rPr>
                <w:rFonts w:eastAsia="MS Mincho" w:cs="Times New Roman"/>
                <w:lang w:val="en-AU"/>
              </w:rPr>
            </w:pPr>
            <w:r w:rsidRPr="00225CA1">
              <w:rPr>
                <w:rFonts w:eastAsia="MS Mincho" w:cs="Times New Roman"/>
                <w:lang w:val="en-AU"/>
              </w:rPr>
              <w:t>1983</w:t>
            </w:r>
          </w:p>
        </w:tc>
        <w:tc>
          <w:tcPr>
            <w:tcW w:w="802" w:type="pct"/>
          </w:tcPr>
          <w:p w14:paraId="643F64AD" w14:textId="1EE3A41D" w:rsidR="00852448" w:rsidRPr="00225CA1" w:rsidRDefault="00852448" w:rsidP="00852448">
            <w:pPr>
              <w:rPr>
                <w:rFonts w:eastAsia="MS Mincho" w:cs="Times New Roman"/>
                <w:lang w:val="en-AU"/>
              </w:rPr>
            </w:pPr>
            <w:r w:rsidRPr="00225CA1">
              <w:rPr>
                <w:rFonts w:eastAsia="MS Mincho" w:cs="Times New Roman"/>
                <w:lang w:val="en-AU"/>
              </w:rPr>
              <w:t>22,048</w:t>
            </w:r>
          </w:p>
        </w:tc>
        <w:tc>
          <w:tcPr>
            <w:tcW w:w="871" w:type="pct"/>
          </w:tcPr>
          <w:p w14:paraId="6F062181" w14:textId="279F44B1"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94037D7" w14:textId="3A2065F2"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0FAB1531" w14:textId="2E8C1C95"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3158A35C" w14:textId="50313ED8" w:rsidR="00852448" w:rsidRPr="00225CA1" w:rsidRDefault="00852448" w:rsidP="00852448">
            <w:pPr>
              <w:rPr>
                <w:rFonts w:eastAsia="MS Mincho" w:cs="Times New Roman"/>
                <w:lang w:val="en-AU"/>
              </w:rPr>
            </w:pPr>
            <w:r w:rsidRPr="00225CA1">
              <w:rPr>
                <w:rFonts w:eastAsia="MS Mincho" w:cs="Times New Roman"/>
                <w:lang w:val="en-AU"/>
              </w:rPr>
              <w:t>17,129</w:t>
            </w:r>
          </w:p>
        </w:tc>
      </w:tr>
      <w:tr w:rsidR="00852448" w:rsidRPr="00225CA1" w14:paraId="72AB3322" w14:textId="37CB3F6B" w:rsidTr="007B514C">
        <w:trPr>
          <w:trHeight w:hRule="exact" w:val="340"/>
        </w:trPr>
        <w:tc>
          <w:tcPr>
            <w:tcW w:w="641" w:type="pct"/>
          </w:tcPr>
          <w:p w14:paraId="34E202A2" w14:textId="44768C2C" w:rsidR="00852448" w:rsidRPr="00225CA1" w:rsidRDefault="00852448" w:rsidP="00852448">
            <w:pPr>
              <w:rPr>
                <w:rFonts w:eastAsia="MS Mincho" w:cs="Times New Roman"/>
                <w:lang w:val="en-AU"/>
              </w:rPr>
            </w:pPr>
            <w:r w:rsidRPr="00225CA1">
              <w:rPr>
                <w:rFonts w:eastAsia="MS Mincho" w:cs="Times New Roman"/>
                <w:lang w:val="en-AU"/>
              </w:rPr>
              <w:t>1984</w:t>
            </w:r>
          </w:p>
        </w:tc>
        <w:tc>
          <w:tcPr>
            <w:tcW w:w="802" w:type="pct"/>
          </w:tcPr>
          <w:p w14:paraId="5D8BC8DB" w14:textId="12EC540C" w:rsidR="00852448" w:rsidRPr="00225CA1" w:rsidRDefault="00852448" w:rsidP="00852448">
            <w:pPr>
              <w:rPr>
                <w:rFonts w:eastAsia="MS Mincho" w:cs="Times New Roman"/>
                <w:lang w:val="en-AU"/>
              </w:rPr>
            </w:pPr>
            <w:r w:rsidRPr="00225CA1">
              <w:rPr>
                <w:rFonts w:eastAsia="MS Mincho" w:cs="Times New Roman"/>
                <w:lang w:val="en-AU"/>
              </w:rPr>
              <w:t>17,551</w:t>
            </w:r>
          </w:p>
        </w:tc>
        <w:tc>
          <w:tcPr>
            <w:tcW w:w="871" w:type="pct"/>
          </w:tcPr>
          <w:p w14:paraId="56A568C0" w14:textId="1713C378"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2B07CDF" w14:textId="38959096"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67B338CC" w14:textId="7E7B5EAB"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6196D661" w14:textId="5DEBBD55" w:rsidR="00852448" w:rsidRPr="00225CA1" w:rsidRDefault="00852448" w:rsidP="00852448">
            <w:pPr>
              <w:rPr>
                <w:rFonts w:eastAsia="MS Mincho" w:cs="Times New Roman"/>
                <w:lang w:val="en-AU"/>
              </w:rPr>
            </w:pPr>
            <w:r w:rsidRPr="00225CA1">
              <w:rPr>
                <w:rFonts w:eastAsia="MS Mincho" w:cs="Times New Roman"/>
                <w:lang w:val="en-AU"/>
              </w:rPr>
              <w:t>14,339</w:t>
            </w:r>
          </w:p>
        </w:tc>
      </w:tr>
      <w:tr w:rsidR="00852448" w:rsidRPr="00225CA1" w14:paraId="41571D7F" w14:textId="6CEEB147" w:rsidTr="007B514C">
        <w:trPr>
          <w:trHeight w:hRule="exact" w:val="340"/>
        </w:trPr>
        <w:tc>
          <w:tcPr>
            <w:tcW w:w="641" w:type="pct"/>
          </w:tcPr>
          <w:p w14:paraId="2CD58EC5" w14:textId="0B4CC809" w:rsidR="00852448" w:rsidRPr="00225CA1" w:rsidRDefault="00852448" w:rsidP="00852448">
            <w:pPr>
              <w:rPr>
                <w:rFonts w:eastAsia="MS Mincho" w:cs="Times New Roman"/>
                <w:lang w:val="en-AU"/>
              </w:rPr>
            </w:pPr>
            <w:r w:rsidRPr="00225CA1">
              <w:rPr>
                <w:rFonts w:eastAsia="MS Mincho" w:cs="Times New Roman"/>
                <w:lang w:val="en-AU"/>
              </w:rPr>
              <w:t>1985</w:t>
            </w:r>
          </w:p>
        </w:tc>
        <w:tc>
          <w:tcPr>
            <w:tcW w:w="802" w:type="pct"/>
          </w:tcPr>
          <w:p w14:paraId="17D2F94E" w14:textId="1BA2C4C8" w:rsidR="00852448" w:rsidRPr="00225CA1" w:rsidRDefault="00852448" w:rsidP="00852448">
            <w:pPr>
              <w:rPr>
                <w:rFonts w:eastAsia="MS Mincho" w:cs="Times New Roman"/>
                <w:lang w:val="en-AU"/>
              </w:rPr>
            </w:pPr>
            <w:r w:rsidRPr="00225CA1">
              <w:rPr>
                <w:rFonts w:eastAsia="MS Mincho" w:cs="Times New Roman"/>
                <w:lang w:val="en-AU"/>
              </w:rPr>
              <w:t>13,531</w:t>
            </w:r>
          </w:p>
        </w:tc>
        <w:tc>
          <w:tcPr>
            <w:tcW w:w="871" w:type="pct"/>
          </w:tcPr>
          <w:p w14:paraId="13B2E1BB" w14:textId="6C62FE70"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08A85D8" w14:textId="10B6C09A"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6D3D912C" w14:textId="10257FF4"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6DF73FCA" w14:textId="09AA7F9F" w:rsidR="00852448" w:rsidRPr="00225CA1" w:rsidRDefault="00852448" w:rsidP="00852448">
            <w:pPr>
              <w:rPr>
                <w:rFonts w:eastAsia="MS Mincho" w:cs="Times New Roman"/>
                <w:lang w:val="en-AU"/>
              </w:rPr>
            </w:pPr>
            <w:r w:rsidRPr="00225CA1">
              <w:rPr>
                <w:rFonts w:eastAsia="MS Mincho" w:cs="Times New Roman"/>
                <w:lang w:val="en-AU"/>
              </w:rPr>
              <w:t>11,888</w:t>
            </w:r>
          </w:p>
        </w:tc>
      </w:tr>
      <w:tr w:rsidR="00852448" w:rsidRPr="00225CA1" w14:paraId="05EDE374" w14:textId="4FBD80FD" w:rsidTr="007B514C">
        <w:trPr>
          <w:trHeight w:hRule="exact" w:val="340"/>
        </w:trPr>
        <w:tc>
          <w:tcPr>
            <w:tcW w:w="641" w:type="pct"/>
          </w:tcPr>
          <w:p w14:paraId="46136761" w14:textId="1C13EBAE" w:rsidR="00852448" w:rsidRPr="00225CA1" w:rsidRDefault="00852448" w:rsidP="00852448">
            <w:pPr>
              <w:rPr>
                <w:rFonts w:eastAsia="MS Mincho" w:cs="Times New Roman"/>
                <w:lang w:val="en-AU"/>
              </w:rPr>
            </w:pPr>
            <w:r w:rsidRPr="00225CA1">
              <w:rPr>
                <w:rFonts w:eastAsia="MS Mincho" w:cs="Times New Roman"/>
                <w:lang w:val="en-AU"/>
              </w:rPr>
              <w:t>1986</w:t>
            </w:r>
          </w:p>
        </w:tc>
        <w:tc>
          <w:tcPr>
            <w:tcW w:w="802" w:type="pct"/>
          </w:tcPr>
          <w:p w14:paraId="7171D0B2" w14:textId="4345217E" w:rsidR="00852448" w:rsidRPr="00225CA1" w:rsidRDefault="00852448" w:rsidP="00852448">
            <w:pPr>
              <w:rPr>
                <w:rFonts w:eastAsia="MS Mincho" w:cs="Times New Roman"/>
                <w:lang w:val="en-AU"/>
              </w:rPr>
            </w:pPr>
            <w:r w:rsidRPr="00225CA1">
              <w:rPr>
                <w:rFonts w:eastAsia="MS Mincho" w:cs="Times New Roman"/>
                <w:lang w:val="en-AU"/>
              </w:rPr>
              <w:t>13,257</w:t>
            </w:r>
          </w:p>
        </w:tc>
        <w:tc>
          <w:tcPr>
            <w:tcW w:w="871" w:type="pct"/>
          </w:tcPr>
          <w:p w14:paraId="36604269" w14:textId="22DAEA30"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5E098D4" w14:textId="78C2C6B8"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3453B8F6" w14:textId="5418ADC8"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0AEB74D6" w14:textId="2A31B36F" w:rsidR="00852448" w:rsidRPr="00225CA1" w:rsidRDefault="00852448" w:rsidP="00852448">
            <w:pPr>
              <w:rPr>
                <w:rFonts w:eastAsia="MS Mincho" w:cs="Times New Roman"/>
                <w:lang w:val="en-AU"/>
              </w:rPr>
            </w:pPr>
            <w:r w:rsidRPr="00225CA1">
              <w:rPr>
                <w:rFonts w:eastAsia="MS Mincho" w:cs="Times New Roman"/>
                <w:lang w:val="en-AU"/>
              </w:rPr>
              <w:t>10,491</w:t>
            </w:r>
          </w:p>
        </w:tc>
      </w:tr>
      <w:tr w:rsidR="00852448" w:rsidRPr="00225CA1" w14:paraId="41B593EC" w14:textId="6AFDDFE2" w:rsidTr="007B514C">
        <w:trPr>
          <w:trHeight w:hRule="exact" w:val="340"/>
        </w:trPr>
        <w:tc>
          <w:tcPr>
            <w:tcW w:w="641" w:type="pct"/>
          </w:tcPr>
          <w:p w14:paraId="123B84FA" w14:textId="340A57AE" w:rsidR="00852448" w:rsidRPr="00225CA1" w:rsidRDefault="00852448" w:rsidP="00852448">
            <w:pPr>
              <w:rPr>
                <w:rFonts w:eastAsia="MS Mincho" w:cs="Times New Roman"/>
                <w:lang w:val="en-AU"/>
              </w:rPr>
            </w:pPr>
            <w:r w:rsidRPr="00225CA1">
              <w:rPr>
                <w:rFonts w:eastAsia="MS Mincho" w:cs="Times New Roman"/>
                <w:lang w:val="en-AU"/>
              </w:rPr>
              <w:t>1987</w:t>
            </w:r>
          </w:p>
        </w:tc>
        <w:tc>
          <w:tcPr>
            <w:tcW w:w="802" w:type="pct"/>
          </w:tcPr>
          <w:p w14:paraId="10692844" w14:textId="0BD28C06" w:rsidR="00852448" w:rsidRPr="00225CA1" w:rsidRDefault="00852448" w:rsidP="00852448">
            <w:pPr>
              <w:rPr>
                <w:rFonts w:eastAsia="MS Mincho" w:cs="Times New Roman"/>
                <w:lang w:val="en-AU"/>
              </w:rPr>
            </w:pPr>
            <w:r w:rsidRPr="00225CA1">
              <w:rPr>
                <w:rFonts w:eastAsia="MS Mincho" w:cs="Times New Roman"/>
                <w:lang w:val="en-AU"/>
              </w:rPr>
              <w:t>14,431</w:t>
            </w:r>
          </w:p>
        </w:tc>
        <w:tc>
          <w:tcPr>
            <w:tcW w:w="871" w:type="pct"/>
          </w:tcPr>
          <w:p w14:paraId="2D3A6A15" w14:textId="23D9E44A"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35047601" w14:textId="1B5F32DF"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072FDE0E" w14:textId="67F9A9B3"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526682D2" w14:textId="6FF02665" w:rsidR="00852448" w:rsidRPr="00225CA1" w:rsidRDefault="00852448" w:rsidP="00852448">
            <w:pPr>
              <w:rPr>
                <w:rFonts w:eastAsia="MS Mincho" w:cs="Times New Roman"/>
                <w:lang w:val="en-AU"/>
              </w:rPr>
            </w:pPr>
            <w:r w:rsidRPr="00225CA1">
              <w:rPr>
                <w:rFonts w:eastAsia="MS Mincho" w:cs="Times New Roman"/>
                <w:lang w:val="en-AU"/>
              </w:rPr>
              <w:t>11,018</w:t>
            </w:r>
          </w:p>
        </w:tc>
      </w:tr>
      <w:tr w:rsidR="00852448" w:rsidRPr="00225CA1" w14:paraId="25DE42C4" w14:textId="5B41712A" w:rsidTr="007B514C">
        <w:trPr>
          <w:trHeight w:hRule="exact" w:val="340"/>
        </w:trPr>
        <w:tc>
          <w:tcPr>
            <w:tcW w:w="641" w:type="pct"/>
          </w:tcPr>
          <w:p w14:paraId="6DF89235" w14:textId="2882D039" w:rsidR="00852448" w:rsidRPr="00225CA1" w:rsidRDefault="00852448" w:rsidP="00852448">
            <w:pPr>
              <w:rPr>
                <w:rFonts w:eastAsia="MS Mincho" w:cs="Times New Roman"/>
                <w:lang w:val="en-AU"/>
              </w:rPr>
            </w:pPr>
            <w:r w:rsidRPr="00225CA1">
              <w:rPr>
                <w:rFonts w:eastAsia="MS Mincho" w:cs="Times New Roman"/>
                <w:lang w:val="en-AU"/>
              </w:rPr>
              <w:t>1988</w:t>
            </w:r>
          </w:p>
        </w:tc>
        <w:tc>
          <w:tcPr>
            <w:tcW w:w="802" w:type="pct"/>
          </w:tcPr>
          <w:p w14:paraId="740DF469" w14:textId="3D7ADC92" w:rsidR="00852448" w:rsidRPr="00225CA1" w:rsidRDefault="00852448" w:rsidP="00852448">
            <w:pPr>
              <w:rPr>
                <w:rFonts w:eastAsia="MS Mincho" w:cs="Times New Roman"/>
                <w:lang w:val="en-AU"/>
              </w:rPr>
            </w:pPr>
            <w:r w:rsidRPr="00225CA1">
              <w:rPr>
                <w:rFonts w:eastAsia="MS Mincho" w:cs="Times New Roman"/>
                <w:lang w:val="en-AU"/>
              </w:rPr>
              <w:t>12,497</w:t>
            </w:r>
          </w:p>
        </w:tc>
        <w:tc>
          <w:tcPr>
            <w:tcW w:w="871" w:type="pct"/>
          </w:tcPr>
          <w:p w14:paraId="56665568" w14:textId="3A598DC9"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EE75AF6" w14:textId="788D12EA"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C996395" w14:textId="5652787D"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238E51A1" w14:textId="34E54980" w:rsidR="00852448" w:rsidRPr="00225CA1" w:rsidRDefault="00852448" w:rsidP="00852448">
            <w:pPr>
              <w:rPr>
                <w:rFonts w:eastAsia="MS Mincho" w:cs="Times New Roman"/>
                <w:lang w:val="en-AU"/>
              </w:rPr>
            </w:pPr>
            <w:r w:rsidRPr="00225CA1">
              <w:rPr>
                <w:rFonts w:eastAsia="MS Mincho" w:cs="Times New Roman"/>
                <w:lang w:val="en-AU"/>
              </w:rPr>
              <w:t>10,434</w:t>
            </w:r>
          </w:p>
        </w:tc>
      </w:tr>
      <w:tr w:rsidR="00852448" w:rsidRPr="00225CA1" w14:paraId="1F2FF0D3" w14:textId="57FCCB22" w:rsidTr="007B514C">
        <w:trPr>
          <w:trHeight w:hRule="exact" w:val="340"/>
        </w:trPr>
        <w:tc>
          <w:tcPr>
            <w:tcW w:w="641" w:type="pct"/>
          </w:tcPr>
          <w:p w14:paraId="5AB4124C" w14:textId="789F44E7" w:rsidR="00852448" w:rsidRPr="00225CA1" w:rsidRDefault="00852448" w:rsidP="00852448">
            <w:pPr>
              <w:rPr>
                <w:rFonts w:eastAsia="MS Mincho" w:cs="Times New Roman"/>
                <w:lang w:val="en-AU"/>
              </w:rPr>
            </w:pPr>
            <w:r w:rsidRPr="00225CA1">
              <w:rPr>
                <w:rFonts w:eastAsia="MS Mincho" w:cs="Times New Roman"/>
                <w:lang w:val="en-AU"/>
              </w:rPr>
              <w:t>1989</w:t>
            </w:r>
          </w:p>
        </w:tc>
        <w:tc>
          <w:tcPr>
            <w:tcW w:w="802" w:type="pct"/>
          </w:tcPr>
          <w:p w14:paraId="492ED72F" w14:textId="11233A4C" w:rsidR="00852448" w:rsidRPr="00225CA1" w:rsidRDefault="00852448" w:rsidP="00852448">
            <w:pPr>
              <w:rPr>
                <w:rFonts w:eastAsia="MS Mincho" w:cs="Times New Roman"/>
                <w:lang w:val="en-AU"/>
              </w:rPr>
            </w:pPr>
            <w:r w:rsidRPr="00225CA1">
              <w:rPr>
                <w:rFonts w:eastAsia="MS Mincho" w:cs="Times New Roman"/>
                <w:lang w:val="en-AU"/>
              </w:rPr>
              <w:t>9,045</w:t>
            </w:r>
          </w:p>
        </w:tc>
        <w:tc>
          <w:tcPr>
            <w:tcW w:w="871" w:type="pct"/>
          </w:tcPr>
          <w:p w14:paraId="2501FD4B" w14:textId="42DD40D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85EEA34" w14:textId="57159BDE"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4C4BC36D" w14:textId="4DB9CF10"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11951414" w14:textId="6C496D8E" w:rsidR="00852448" w:rsidRPr="00225CA1" w:rsidRDefault="00852448" w:rsidP="00852448">
            <w:pPr>
              <w:rPr>
                <w:rFonts w:eastAsia="MS Mincho" w:cs="Times New Roman"/>
                <w:lang w:val="en-AU"/>
              </w:rPr>
            </w:pPr>
            <w:r w:rsidRPr="00225CA1">
              <w:rPr>
                <w:rFonts w:eastAsia="MS Mincho" w:cs="Times New Roman"/>
                <w:lang w:val="en-AU"/>
              </w:rPr>
              <w:t>7,099</w:t>
            </w:r>
          </w:p>
        </w:tc>
      </w:tr>
      <w:tr w:rsidR="00852448" w:rsidRPr="00225CA1" w14:paraId="179EAC81" w14:textId="19B3C0EA" w:rsidTr="007B514C">
        <w:trPr>
          <w:trHeight w:hRule="exact" w:val="340"/>
        </w:trPr>
        <w:tc>
          <w:tcPr>
            <w:tcW w:w="641" w:type="pct"/>
          </w:tcPr>
          <w:p w14:paraId="0D3692EA" w14:textId="1809BC6F" w:rsidR="00852448" w:rsidRPr="00225CA1" w:rsidRDefault="00852448" w:rsidP="00852448">
            <w:pPr>
              <w:rPr>
                <w:rFonts w:eastAsia="MS Mincho" w:cs="Times New Roman"/>
                <w:lang w:val="en-AU"/>
              </w:rPr>
            </w:pPr>
            <w:r w:rsidRPr="00225CA1">
              <w:rPr>
                <w:rFonts w:eastAsia="MS Mincho" w:cs="Times New Roman"/>
                <w:lang w:val="en-AU"/>
              </w:rPr>
              <w:t>1990</w:t>
            </w:r>
          </w:p>
        </w:tc>
        <w:tc>
          <w:tcPr>
            <w:tcW w:w="802" w:type="pct"/>
          </w:tcPr>
          <w:p w14:paraId="01AEE0B2" w14:textId="488EA313" w:rsidR="00852448" w:rsidRPr="00225CA1" w:rsidRDefault="00852448" w:rsidP="00852448">
            <w:pPr>
              <w:rPr>
                <w:rFonts w:eastAsia="MS Mincho" w:cs="Times New Roman"/>
                <w:lang w:val="en-AU"/>
              </w:rPr>
            </w:pPr>
            <w:r w:rsidRPr="00225CA1">
              <w:rPr>
                <w:rFonts w:eastAsia="MS Mincho" w:cs="Times New Roman"/>
                <w:lang w:val="en-AU"/>
              </w:rPr>
              <w:t>7,181</w:t>
            </w:r>
          </w:p>
        </w:tc>
        <w:tc>
          <w:tcPr>
            <w:tcW w:w="871" w:type="pct"/>
          </w:tcPr>
          <w:p w14:paraId="2CEEBD4B" w14:textId="26E5F7F9"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5DE0BBAA" w14:textId="08AE2F56"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118C5C4D" w14:textId="3D1927E4"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50BDACE5" w14:textId="091C31EB" w:rsidR="00852448" w:rsidRPr="00225CA1" w:rsidRDefault="00852448" w:rsidP="00852448">
            <w:pPr>
              <w:rPr>
                <w:rFonts w:eastAsia="MS Mincho" w:cs="Times New Roman"/>
                <w:lang w:val="en-AU"/>
              </w:rPr>
            </w:pPr>
            <w:r w:rsidRPr="00225CA1">
              <w:rPr>
                <w:rFonts w:eastAsia="MS Mincho" w:cs="Times New Roman"/>
                <w:lang w:val="en-AU"/>
              </w:rPr>
              <w:t>5,787</w:t>
            </w:r>
          </w:p>
        </w:tc>
      </w:tr>
      <w:tr w:rsidR="00852448" w:rsidRPr="00225CA1" w14:paraId="72F7A898" w14:textId="441A770A" w:rsidTr="007B514C">
        <w:trPr>
          <w:trHeight w:hRule="exact" w:val="340"/>
        </w:trPr>
        <w:tc>
          <w:tcPr>
            <w:tcW w:w="641" w:type="pct"/>
          </w:tcPr>
          <w:p w14:paraId="3D4C8623" w14:textId="1FFCA1DC" w:rsidR="00852448" w:rsidRPr="00225CA1" w:rsidRDefault="00852448" w:rsidP="00852448">
            <w:pPr>
              <w:rPr>
                <w:rFonts w:eastAsia="MS Mincho" w:cs="Times New Roman"/>
                <w:lang w:val="en-AU"/>
              </w:rPr>
            </w:pPr>
            <w:r w:rsidRPr="00225CA1">
              <w:rPr>
                <w:rFonts w:eastAsia="MS Mincho" w:cs="Times New Roman"/>
                <w:lang w:val="en-AU"/>
              </w:rPr>
              <w:t>1991</w:t>
            </w:r>
          </w:p>
        </w:tc>
        <w:tc>
          <w:tcPr>
            <w:tcW w:w="802" w:type="pct"/>
          </w:tcPr>
          <w:p w14:paraId="3BC2CC2D" w14:textId="39DA2806" w:rsidR="00852448" w:rsidRPr="00225CA1" w:rsidRDefault="00852448" w:rsidP="00852448">
            <w:pPr>
              <w:rPr>
                <w:rFonts w:eastAsia="MS Mincho" w:cs="Times New Roman"/>
                <w:lang w:val="en-AU"/>
              </w:rPr>
            </w:pPr>
            <w:r w:rsidRPr="00225CA1">
              <w:rPr>
                <w:rFonts w:eastAsia="MS Mincho" w:cs="Times New Roman"/>
                <w:lang w:val="en-AU"/>
              </w:rPr>
              <w:t>5,738</w:t>
            </w:r>
          </w:p>
        </w:tc>
        <w:tc>
          <w:tcPr>
            <w:tcW w:w="871" w:type="pct"/>
          </w:tcPr>
          <w:p w14:paraId="3B1F9D8F" w14:textId="4CAB8182"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6EC4E2A" w14:textId="504C2A97"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27F8B94" w14:textId="589F62B4"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221AA34E" w14:textId="759A862E" w:rsidR="00852448" w:rsidRPr="00225CA1" w:rsidRDefault="00852448" w:rsidP="00852448">
            <w:pPr>
              <w:rPr>
                <w:rFonts w:eastAsia="MS Mincho" w:cs="Times New Roman"/>
                <w:lang w:val="en-AU"/>
              </w:rPr>
            </w:pPr>
            <w:r w:rsidRPr="00225CA1">
              <w:rPr>
                <w:rFonts w:eastAsia="MS Mincho" w:cs="Times New Roman"/>
                <w:lang w:val="en-AU"/>
              </w:rPr>
              <w:t>4,993</w:t>
            </w:r>
          </w:p>
        </w:tc>
      </w:tr>
      <w:tr w:rsidR="00852448" w:rsidRPr="00225CA1" w14:paraId="6D16E021" w14:textId="332C2114" w:rsidTr="007B514C">
        <w:trPr>
          <w:trHeight w:hRule="exact" w:val="340"/>
        </w:trPr>
        <w:tc>
          <w:tcPr>
            <w:tcW w:w="641" w:type="pct"/>
          </w:tcPr>
          <w:p w14:paraId="220BD771" w14:textId="46559CDD" w:rsidR="00852448" w:rsidRPr="00225CA1" w:rsidRDefault="00852448" w:rsidP="00852448">
            <w:pPr>
              <w:rPr>
                <w:rFonts w:eastAsia="MS Mincho" w:cs="Times New Roman"/>
                <w:lang w:val="en-AU"/>
              </w:rPr>
            </w:pPr>
            <w:r w:rsidRPr="00225CA1">
              <w:rPr>
                <w:rFonts w:eastAsia="MS Mincho" w:cs="Times New Roman"/>
                <w:lang w:val="en-AU"/>
              </w:rPr>
              <w:t>1992</w:t>
            </w:r>
          </w:p>
        </w:tc>
        <w:tc>
          <w:tcPr>
            <w:tcW w:w="802" w:type="pct"/>
          </w:tcPr>
          <w:p w14:paraId="3B54C638" w14:textId="5D6FA925" w:rsidR="00852448" w:rsidRPr="00225CA1" w:rsidRDefault="00852448" w:rsidP="00852448">
            <w:pPr>
              <w:rPr>
                <w:rFonts w:eastAsia="MS Mincho" w:cs="Times New Roman"/>
                <w:lang w:val="en-AU"/>
              </w:rPr>
            </w:pPr>
            <w:r w:rsidRPr="00225CA1">
              <w:rPr>
                <w:rFonts w:eastAsia="MS Mincho" w:cs="Times New Roman"/>
                <w:lang w:val="en-AU"/>
              </w:rPr>
              <w:t>3,499</w:t>
            </w:r>
          </w:p>
        </w:tc>
        <w:tc>
          <w:tcPr>
            <w:tcW w:w="871" w:type="pct"/>
          </w:tcPr>
          <w:p w14:paraId="3E4526B7" w14:textId="0EF5C0A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DEB022F" w14:textId="239A8A8C"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3BBFBEC2" w14:textId="7C2259B7"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4605F1B7" w14:textId="4CD8C5E1" w:rsidR="00852448" w:rsidRPr="00225CA1" w:rsidRDefault="00852448" w:rsidP="00852448">
            <w:pPr>
              <w:rPr>
                <w:rFonts w:eastAsia="MS Mincho" w:cs="Times New Roman"/>
                <w:lang w:val="en-AU"/>
              </w:rPr>
            </w:pPr>
            <w:r w:rsidRPr="00225CA1">
              <w:rPr>
                <w:rFonts w:eastAsia="MS Mincho" w:cs="Times New Roman"/>
                <w:lang w:val="en-AU"/>
              </w:rPr>
              <w:t>2,907</w:t>
            </w:r>
          </w:p>
        </w:tc>
      </w:tr>
      <w:tr w:rsidR="00852448" w:rsidRPr="00225CA1" w14:paraId="0EEA55B6" w14:textId="4AD34453" w:rsidTr="007B514C">
        <w:trPr>
          <w:trHeight w:hRule="exact" w:val="340"/>
        </w:trPr>
        <w:tc>
          <w:tcPr>
            <w:tcW w:w="641" w:type="pct"/>
          </w:tcPr>
          <w:p w14:paraId="21A14C59" w14:textId="3EFDDC06" w:rsidR="00852448" w:rsidRPr="00225CA1" w:rsidRDefault="00852448" w:rsidP="00852448">
            <w:pPr>
              <w:rPr>
                <w:rFonts w:eastAsia="MS Mincho" w:cs="Times New Roman"/>
                <w:lang w:val="en-AU"/>
              </w:rPr>
            </w:pPr>
            <w:r w:rsidRPr="00225CA1">
              <w:rPr>
                <w:rFonts w:eastAsia="MS Mincho" w:cs="Times New Roman"/>
                <w:lang w:val="en-AU"/>
              </w:rPr>
              <w:t>1993</w:t>
            </w:r>
          </w:p>
        </w:tc>
        <w:tc>
          <w:tcPr>
            <w:tcW w:w="802" w:type="pct"/>
          </w:tcPr>
          <w:p w14:paraId="43FABDA3" w14:textId="2BEEB144" w:rsidR="00852448" w:rsidRPr="00225CA1" w:rsidRDefault="00852448" w:rsidP="00852448">
            <w:pPr>
              <w:rPr>
                <w:rFonts w:eastAsia="MS Mincho" w:cs="Times New Roman"/>
                <w:lang w:val="en-AU"/>
              </w:rPr>
            </w:pPr>
            <w:r w:rsidRPr="00225CA1">
              <w:rPr>
                <w:rFonts w:eastAsia="MS Mincho" w:cs="Times New Roman"/>
                <w:lang w:val="en-AU"/>
              </w:rPr>
              <w:t>17,869</w:t>
            </w:r>
          </w:p>
        </w:tc>
        <w:tc>
          <w:tcPr>
            <w:tcW w:w="871" w:type="pct"/>
          </w:tcPr>
          <w:p w14:paraId="0549DEC0" w14:textId="21354226"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DF318A1" w14:textId="5082857B" w:rsidR="00852448" w:rsidRPr="00225CA1" w:rsidRDefault="00852448" w:rsidP="00852448">
            <w:pPr>
              <w:spacing w:after="240"/>
              <w:rPr>
                <w:rFonts w:eastAsia="MS Mincho" w:cs="Times New Roman"/>
                <w:lang w:val="en-AU"/>
              </w:rPr>
            </w:pPr>
            <w:r w:rsidRPr="00225CA1">
              <w:rPr>
                <w:rFonts w:cs="Times New Roman"/>
                <w:lang w:val="en-AU"/>
              </w:rPr>
              <w:t>0</w:t>
            </w:r>
          </w:p>
        </w:tc>
        <w:tc>
          <w:tcPr>
            <w:tcW w:w="994" w:type="pct"/>
          </w:tcPr>
          <w:p w14:paraId="7204D11F" w14:textId="6777BFBF" w:rsidR="00852448" w:rsidRPr="00225CA1" w:rsidRDefault="00852448" w:rsidP="00852448">
            <w:pPr>
              <w:spacing w:after="240"/>
              <w:rPr>
                <w:rFonts w:eastAsia="MS Mincho" w:cs="Times New Roman"/>
                <w:lang w:val="en-AU"/>
              </w:rPr>
            </w:pPr>
            <w:r w:rsidRPr="00225CA1">
              <w:rPr>
                <w:rFonts w:cs="Times New Roman"/>
                <w:lang w:val="en-AU"/>
              </w:rPr>
              <w:t>0</w:t>
            </w:r>
          </w:p>
        </w:tc>
        <w:tc>
          <w:tcPr>
            <w:tcW w:w="890" w:type="pct"/>
          </w:tcPr>
          <w:p w14:paraId="3DD77D2F" w14:textId="7803F4CD" w:rsidR="00852448" w:rsidRPr="00225CA1" w:rsidRDefault="00852448" w:rsidP="00852448">
            <w:pPr>
              <w:rPr>
                <w:rFonts w:eastAsia="MS Mincho" w:cs="Times New Roman"/>
                <w:lang w:val="en-AU"/>
              </w:rPr>
            </w:pPr>
            <w:r w:rsidRPr="00225CA1">
              <w:rPr>
                <w:rFonts w:eastAsia="MS Mincho" w:cs="Times New Roman"/>
                <w:lang w:val="en-AU"/>
              </w:rPr>
              <w:t>11,662</w:t>
            </w:r>
          </w:p>
        </w:tc>
      </w:tr>
      <w:tr w:rsidR="00852448" w:rsidRPr="00225CA1" w14:paraId="4E92079A" w14:textId="7EA5B2D1" w:rsidTr="007B514C">
        <w:trPr>
          <w:trHeight w:hRule="exact" w:val="340"/>
        </w:trPr>
        <w:tc>
          <w:tcPr>
            <w:tcW w:w="641" w:type="pct"/>
          </w:tcPr>
          <w:p w14:paraId="4EE6CE3B" w14:textId="25F0F48D" w:rsidR="00852448" w:rsidRPr="00225CA1" w:rsidRDefault="00852448" w:rsidP="00852448">
            <w:pPr>
              <w:rPr>
                <w:rFonts w:eastAsia="MS Mincho" w:cs="Times New Roman"/>
                <w:lang w:val="en-AU"/>
              </w:rPr>
            </w:pPr>
            <w:r w:rsidRPr="00225CA1">
              <w:rPr>
                <w:rFonts w:eastAsia="MS Mincho" w:cs="Times New Roman"/>
                <w:lang w:val="en-AU"/>
              </w:rPr>
              <w:t>1994</w:t>
            </w:r>
          </w:p>
        </w:tc>
        <w:tc>
          <w:tcPr>
            <w:tcW w:w="802" w:type="pct"/>
          </w:tcPr>
          <w:p w14:paraId="0782803C" w14:textId="27E29B3E" w:rsidR="00852448" w:rsidRPr="00225CA1" w:rsidRDefault="00852448" w:rsidP="00852448">
            <w:pPr>
              <w:rPr>
                <w:rFonts w:eastAsia="MS Mincho" w:cs="Times New Roman"/>
                <w:lang w:val="en-AU"/>
              </w:rPr>
            </w:pPr>
            <w:r w:rsidRPr="00225CA1">
              <w:rPr>
                <w:rFonts w:eastAsia="MS Mincho" w:cs="Times New Roman"/>
                <w:lang w:val="en-AU"/>
              </w:rPr>
              <w:t>20,315</w:t>
            </w:r>
          </w:p>
        </w:tc>
        <w:tc>
          <w:tcPr>
            <w:tcW w:w="871" w:type="pct"/>
          </w:tcPr>
          <w:p w14:paraId="347E2642" w14:textId="7B1B2802"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668E8F1C" w14:textId="5BDADC92" w:rsidR="00852448" w:rsidRPr="00225CA1" w:rsidRDefault="00852448" w:rsidP="00852448">
            <w:pPr>
              <w:rPr>
                <w:rFonts w:eastAsia="MS Mincho" w:cs="Times New Roman"/>
                <w:lang w:val="en-AU"/>
              </w:rPr>
            </w:pPr>
            <w:r w:rsidRPr="00225CA1">
              <w:rPr>
                <w:rFonts w:eastAsia="MS Mincho" w:cs="Times New Roman"/>
                <w:lang w:val="en-AU"/>
              </w:rPr>
              <w:t>20,315</w:t>
            </w:r>
          </w:p>
        </w:tc>
        <w:tc>
          <w:tcPr>
            <w:tcW w:w="994" w:type="pct"/>
          </w:tcPr>
          <w:p w14:paraId="06151CE9" w14:textId="764CB303" w:rsidR="00852448" w:rsidRPr="00225CA1" w:rsidRDefault="00852448" w:rsidP="00852448">
            <w:pPr>
              <w:rPr>
                <w:rFonts w:eastAsia="MS Mincho" w:cs="Times New Roman"/>
                <w:lang w:val="en-AU"/>
              </w:rPr>
            </w:pPr>
            <w:r w:rsidRPr="00225CA1">
              <w:rPr>
                <w:rFonts w:eastAsia="MS Mincho" w:cs="Times New Roman"/>
                <w:lang w:val="en-AU"/>
              </w:rPr>
              <w:t>0</w:t>
            </w:r>
          </w:p>
        </w:tc>
        <w:tc>
          <w:tcPr>
            <w:tcW w:w="890" w:type="pct"/>
          </w:tcPr>
          <w:p w14:paraId="7302D428" w14:textId="777C8275" w:rsidR="00852448" w:rsidRPr="00225CA1" w:rsidRDefault="00852448" w:rsidP="00852448">
            <w:pPr>
              <w:rPr>
                <w:rFonts w:eastAsia="MS Mincho" w:cs="Times New Roman"/>
                <w:lang w:val="en-AU"/>
              </w:rPr>
            </w:pPr>
            <w:r w:rsidRPr="00225CA1">
              <w:rPr>
                <w:rFonts w:eastAsia="MS Mincho" w:cs="Times New Roman"/>
                <w:lang w:val="en-AU"/>
              </w:rPr>
              <w:t>15,635</w:t>
            </w:r>
          </w:p>
        </w:tc>
      </w:tr>
      <w:tr w:rsidR="00852448" w:rsidRPr="00225CA1" w14:paraId="63BD52D4" w14:textId="29026079" w:rsidTr="007B514C">
        <w:trPr>
          <w:trHeight w:hRule="exact" w:val="340"/>
        </w:trPr>
        <w:tc>
          <w:tcPr>
            <w:tcW w:w="641" w:type="pct"/>
          </w:tcPr>
          <w:p w14:paraId="533A8F90" w14:textId="35CA06EB" w:rsidR="00852448" w:rsidRPr="00225CA1" w:rsidRDefault="00852448" w:rsidP="00852448">
            <w:pPr>
              <w:rPr>
                <w:rFonts w:eastAsia="MS Mincho" w:cs="Times New Roman"/>
                <w:lang w:val="en-AU"/>
              </w:rPr>
            </w:pPr>
            <w:r w:rsidRPr="00225CA1">
              <w:rPr>
                <w:rFonts w:eastAsia="MS Mincho" w:cs="Times New Roman"/>
                <w:lang w:val="en-AU"/>
              </w:rPr>
              <w:t>1995</w:t>
            </w:r>
          </w:p>
        </w:tc>
        <w:tc>
          <w:tcPr>
            <w:tcW w:w="802" w:type="pct"/>
          </w:tcPr>
          <w:p w14:paraId="08A26161" w14:textId="22783D1D" w:rsidR="00852448" w:rsidRPr="00225CA1" w:rsidRDefault="00852448" w:rsidP="00852448">
            <w:pPr>
              <w:rPr>
                <w:rFonts w:eastAsia="MS Mincho" w:cs="Times New Roman"/>
                <w:lang w:val="en-AU"/>
              </w:rPr>
            </w:pPr>
            <w:r w:rsidRPr="00225CA1">
              <w:rPr>
                <w:rFonts w:eastAsia="MS Mincho" w:cs="Times New Roman"/>
                <w:lang w:val="en-AU"/>
              </w:rPr>
              <w:t>19,341</w:t>
            </w:r>
          </w:p>
        </w:tc>
        <w:tc>
          <w:tcPr>
            <w:tcW w:w="871" w:type="pct"/>
          </w:tcPr>
          <w:p w14:paraId="587E8673" w14:textId="547F775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08F8DD2C" w14:textId="3911E20E" w:rsidR="00852448" w:rsidRPr="00225CA1" w:rsidRDefault="00852448" w:rsidP="00852448">
            <w:pPr>
              <w:rPr>
                <w:rFonts w:eastAsia="MS Mincho" w:cs="Times New Roman"/>
                <w:lang w:val="en-AU"/>
              </w:rPr>
            </w:pPr>
            <w:r w:rsidRPr="00225CA1">
              <w:rPr>
                <w:rFonts w:eastAsia="MS Mincho" w:cs="Times New Roman"/>
                <w:lang w:val="en-AU"/>
              </w:rPr>
              <w:t>12,051</w:t>
            </w:r>
          </w:p>
        </w:tc>
        <w:tc>
          <w:tcPr>
            <w:tcW w:w="994" w:type="pct"/>
          </w:tcPr>
          <w:p w14:paraId="4E4989F8" w14:textId="7E19F552" w:rsidR="00852448" w:rsidRPr="00225CA1" w:rsidRDefault="00852448" w:rsidP="00852448">
            <w:pPr>
              <w:rPr>
                <w:rFonts w:eastAsia="MS Mincho" w:cs="Times New Roman"/>
                <w:lang w:val="en-AU"/>
              </w:rPr>
            </w:pPr>
            <w:r w:rsidRPr="00225CA1">
              <w:rPr>
                <w:rFonts w:eastAsia="MS Mincho" w:cs="Times New Roman"/>
                <w:lang w:val="en-AU"/>
              </w:rPr>
              <w:t>7,116</w:t>
            </w:r>
          </w:p>
        </w:tc>
        <w:tc>
          <w:tcPr>
            <w:tcW w:w="890" w:type="pct"/>
          </w:tcPr>
          <w:p w14:paraId="763ED6A4" w14:textId="44E53A82" w:rsidR="00852448" w:rsidRPr="00225CA1" w:rsidRDefault="00852448" w:rsidP="00852448">
            <w:pPr>
              <w:rPr>
                <w:rFonts w:eastAsia="MS Mincho" w:cs="Times New Roman"/>
                <w:lang w:val="en-AU"/>
              </w:rPr>
            </w:pPr>
            <w:r w:rsidRPr="00225CA1">
              <w:rPr>
                <w:rFonts w:eastAsia="MS Mincho" w:cs="Times New Roman"/>
                <w:lang w:val="en-AU"/>
              </w:rPr>
              <w:t>15,319</w:t>
            </w:r>
          </w:p>
        </w:tc>
      </w:tr>
      <w:tr w:rsidR="00852448" w:rsidRPr="00225CA1" w14:paraId="76A7AFC2" w14:textId="51697624" w:rsidTr="007B514C">
        <w:trPr>
          <w:trHeight w:hRule="exact" w:val="340"/>
        </w:trPr>
        <w:tc>
          <w:tcPr>
            <w:tcW w:w="641" w:type="pct"/>
          </w:tcPr>
          <w:p w14:paraId="711F7597" w14:textId="5B3BD43A" w:rsidR="00852448" w:rsidRPr="00225CA1" w:rsidRDefault="00852448" w:rsidP="00852448">
            <w:pPr>
              <w:rPr>
                <w:rFonts w:eastAsia="MS Mincho" w:cs="Times New Roman"/>
                <w:lang w:val="en-AU"/>
              </w:rPr>
            </w:pPr>
            <w:r w:rsidRPr="00225CA1">
              <w:rPr>
                <w:rFonts w:eastAsia="MS Mincho" w:cs="Times New Roman"/>
                <w:lang w:val="en-AU"/>
              </w:rPr>
              <w:t>1996</w:t>
            </w:r>
          </w:p>
        </w:tc>
        <w:tc>
          <w:tcPr>
            <w:tcW w:w="802" w:type="pct"/>
          </w:tcPr>
          <w:p w14:paraId="5EEF153E" w14:textId="2085F517" w:rsidR="00852448" w:rsidRPr="00225CA1" w:rsidRDefault="00852448" w:rsidP="00852448">
            <w:pPr>
              <w:rPr>
                <w:rFonts w:eastAsia="MS Mincho" w:cs="Times New Roman"/>
                <w:lang w:val="en-AU"/>
              </w:rPr>
            </w:pPr>
            <w:r w:rsidRPr="00225CA1">
              <w:rPr>
                <w:rFonts w:eastAsia="MS Mincho" w:cs="Times New Roman"/>
                <w:lang w:val="en-AU"/>
              </w:rPr>
              <w:t>24,492</w:t>
            </w:r>
          </w:p>
        </w:tc>
        <w:tc>
          <w:tcPr>
            <w:tcW w:w="871" w:type="pct"/>
          </w:tcPr>
          <w:p w14:paraId="150EE13D" w14:textId="13ACDBF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6E3A258" w14:textId="697FDB50" w:rsidR="00852448" w:rsidRPr="00225CA1" w:rsidRDefault="00852448" w:rsidP="00852448">
            <w:pPr>
              <w:rPr>
                <w:rFonts w:eastAsia="MS Mincho" w:cs="Times New Roman"/>
                <w:lang w:val="en-AU"/>
              </w:rPr>
            </w:pPr>
            <w:r w:rsidRPr="00225CA1">
              <w:rPr>
                <w:rFonts w:eastAsia="MS Mincho" w:cs="Times New Roman"/>
                <w:lang w:val="en-AU"/>
              </w:rPr>
              <w:t>18,408</w:t>
            </w:r>
          </w:p>
        </w:tc>
        <w:tc>
          <w:tcPr>
            <w:tcW w:w="994" w:type="pct"/>
          </w:tcPr>
          <w:p w14:paraId="15D80B39" w14:textId="690D6F91" w:rsidR="00852448" w:rsidRPr="00225CA1" w:rsidRDefault="00852448" w:rsidP="00852448">
            <w:pPr>
              <w:rPr>
                <w:rFonts w:eastAsia="MS Mincho" w:cs="Times New Roman"/>
                <w:lang w:val="en-AU"/>
              </w:rPr>
            </w:pPr>
            <w:r w:rsidRPr="00225CA1">
              <w:rPr>
                <w:rFonts w:eastAsia="MS Mincho" w:cs="Times New Roman"/>
                <w:lang w:val="en-AU"/>
              </w:rPr>
              <w:t>10,884</w:t>
            </w:r>
          </w:p>
        </w:tc>
        <w:tc>
          <w:tcPr>
            <w:tcW w:w="890" w:type="pct"/>
          </w:tcPr>
          <w:p w14:paraId="1C3349EC" w14:textId="437DEFE8" w:rsidR="00852448" w:rsidRPr="00225CA1" w:rsidRDefault="00852448" w:rsidP="00852448">
            <w:pPr>
              <w:rPr>
                <w:rFonts w:eastAsia="MS Mincho" w:cs="Times New Roman"/>
                <w:lang w:val="en-AU"/>
              </w:rPr>
            </w:pPr>
            <w:r w:rsidRPr="00225CA1">
              <w:rPr>
                <w:rFonts w:eastAsia="MS Mincho" w:cs="Times New Roman"/>
                <w:lang w:val="en-AU"/>
              </w:rPr>
              <w:t>18,760</w:t>
            </w:r>
          </w:p>
        </w:tc>
      </w:tr>
      <w:tr w:rsidR="00852448" w:rsidRPr="00225CA1" w14:paraId="5251C385" w14:textId="14850CBF" w:rsidTr="007B514C">
        <w:trPr>
          <w:trHeight w:hRule="exact" w:val="340"/>
        </w:trPr>
        <w:tc>
          <w:tcPr>
            <w:tcW w:w="641" w:type="pct"/>
          </w:tcPr>
          <w:p w14:paraId="1A0E9B31" w14:textId="55E61B45" w:rsidR="00852448" w:rsidRPr="00225CA1" w:rsidRDefault="00852448" w:rsidP="00852448">
            <w:pPr>
              <w:rPr>
                <w:rFonts w:eastAsia="MS Mincho" w:cs="Times New Roman"/>
                <w:lang w:val="en-AU"/>
              </w:rPr>
            </w:pPr>
            <w:r w:rsidRPr="00225CA1">
              <w:rPr>
                <w:rFonts w:eastAsia="MS Mincho" w:cs="Times New Roman"/>
                <w:lang w:val="en-AU"/>
              </w:rPr>
              <w:t>1997</w:t>
            </w:r>
          </w:p>
        </w:tc>
        <w:tc>
          <w:tcPr>
            <w:tcW w:w="802" w:type="pct"/>
          </w:tcPr>
          <w:p w14:paraId="3D646810" w14:textId="77B0F7E3" w:rsidR="00852448" w:rsidRPr="00225CA1" w:rsidRDefault="00852448" w:rsidP="00852448">
            <w:pPr>
              <w:rPr>
                <w:rFonts w:eastAsia="MS Mincho" w:cs="Times New Roman"/>
                <w:lang w:val="en-AU"/>
              </w:rPr>
            </w:pPr>
            <w:r w:rsidRPr="00225CA1">
              <w:rPr>
                <w:rFonts w:eastAsia="MS Mincho" w:cs="Times New Roman"/>
                <w:lang w:val="en-AU"/>
              </w:rPr>
              <w:t>25,503</w:t>
            </w:r>
          </w:p>
        </w:tc>
        <w:tc>
          <w:tcPr>
            <w:tcW w:w="871" w:type="pct"/>
          </w:tcPr>
          <w:p w14:paraId="4FF90FAB" w14:textId="5B657FC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0DAF581" w14:textId="5FE4D54E" w:rsidR="00852448" w:rsidRPr="00225CA1" w:rsidRDefault="00852448" w:rsidP="00852448">
            <w:pPr>
              <w:rPr>
                <w:rFonts w:eastAsia="MS Mincho" w:cs="Times New Roman"/>
                <w:lang w:val="en-AU"/>
              </w:rPr>
            </w:pPr>
            <w:r w:rsidRPr="00225CA1">
              <w:rPr>
                <w:rFonts w:eastAsia="MS Mincho" w:cs="Times New Roman"/>
                <w:lang w:val="en-AU"/>
              </w:rPr>
              <w:t>20,565</w:t>
            </w:r>
          </w:p>
        </w:tc>
        <w:tc>
          <w:tcPr>
            <w:tcW w:w="994" w:type="pct"/>
          </w:tcPr>
          <w:p w14:paraId="0B091C4D" w14:textId="68D7F883" w:rsidR="00852448" w:rsidRPr="00225CA1" w:rsidRDefault="00852448" w:rsidP="00852448">
            <w:pPr>
              <w:rPr>
                <w:rFonts w:eastAsia="MS Mincho" w:cs="Times New Roman"/>
                <w:lang w:val="en-AU"/>
              </w:rPr>
            </w:pPr>
            <w:r w:rsidRPr="00225CA1">
              <w:rPr>
                <w:rFonts w:eastAsia="MS Mincho" w:cs="Times New Roman"/>
                <w:lang w:val="en-AU"/>
              </w:rPr>
              <w:t>9,495</w:t>
            </w:r>
          </w:p>
        </w:tc>
        <w:tc>
          <w:tcPr>
            <w:tcW w:w="890" w:type="pct"/>
          </w:tcPr>
          <w:p w14:paraId="778F5F8E" w14:textId="40659800" w:rsidR="00852448" w:rsidRPr="00225CA1" w:rsidRDefault="00852448" w:rsidP="00852448">
            <w:pPr>
              <w:rPr>
                <w:rFonts w:eastAsia="MS Mincho" w:cs="Times New Roman"/>
                <w:lang w:val="en-AU"/>
              </w:rPr>
            </w:pPr>
            <w:r w:rsidRPr="00225CA1">
              <w:rPr>
                <w:rFonts w:eastAsia="MS Mincho" w:cs="Times New Roman"/>
                <w:lang w:val="en-AU"/>
              </w:rPr>
              <w:t>20,255</w:t>
            </w:r>
          </w:p>
        </w:tc>
      </w:tr>
      <w:tr w:rsidR="00852448" w:rsidRPr="00225CA1" w14:paraId="1C76009E" w14:textId="60DA5A63" w:rsidTr="007B514C">
        <w:trPr>
          <w:trHeight w:hRule="exact" w:val="340"/>
        </w:trPr>
        <w:tc>
          <w:tcPr>
            <w:tcW w:w="641" w:type="pct"/>
          </w:tcPr>
          <w:p w14:paraId="25C6A5C0" w14:textId="4F46BF92" w:rsidR="00852448" w:rsidRPr="00225CA1" w:rsidRDefault="00852448" w:rsidP="00852448">
            <w:pPr>
              <w:rPr>
                <w:rFonts w:eastAsia="MS Mincho" w:cs="Times New Roman"/>
                <w:lang w:val="en-AU"/>
              </w:rPr>
            </w:pPr>
            <w:r w:rsidRPr="00225CA1">
              <w:rPr>
                <w:rFonts w:eastAsia="MS Mincho" w:cs="Times New Roman"/>
                <w:lang w:val="en-AU"/>
              </w:rPr>
              <w:t>1998</w:t>
            </w:r>
          </w:p>
        </w:tc>
        <w:tc>
          <w:tcPr>
            <w:tcW w:w="802" w:type="pct"/>
          </w:tcPr>
          <w:p w14:paraId="50D187D2" w14:textId="6830291D" w:rsidR="00852448" w:rsidRPr="00225CA1" w:rsidRDefault="00852448" w:rsidP="00852448">
            <w:pPr>
              <w:rPr>
                <w:rFonts w:eastAsia="MS Mincho" w:cs="Times New Roman"/>
                <w:lang w:val="en-AU"/>
              </w:rPr>
            </w:pPr>
            <w:r w:rsidRPr="00225CA1">
              <w:rPr>
                <w:rFonts w:eastAsia="MS Mincho" w:cs="Times New Roman"/>
                <w:lang w:val="en-AU"/>
              </w:rPr>
              <w:t>24,041</w:t>
            </w:r>
          </w:p>
        </w:tc>
        <w:tc>
          <w:tcPr>
            <w:tcW w:w="871" w:type="pct"/>
          </w:tcPr>
          <w:p w14:paraId="115471A9" w14:textId="76CC2B21"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6F992939" w14:textId="119F976A" w:rsidR="00852448" w:rsidRPr="00225CA1" w:rsidRDefault="00852448" w:rsidP="00852448">
            <w:pPr>
              <w:rPr>
                <w:rFonts w:eastAsia="MS Mincho" w:cs="Times New Roman"/>
                <w:lang w:val="en-AU"/>
              </w:rPr>
            </w:pPr>
            <w:r w:rsidRPr="00225CA1">
              <w:rPr>
                <w:rFonts w:eastAsia="MS Mincho" w:cs="Times New Roman"/>
                <w:lang w:val="en-AU"/>
              </w:rPr>
              <w:t>19,785</w:t>
            </w:r>
          </w:p>
        </w:tc>
        <w:tc>
          <w:tcPr>
            <w:tcW w:w="994" w:type="pct"/>
          </w:tcPr>
          <w:p w14:paraId="61CF5ED3" w14:textId="32806BBD" w:rsidR="00852448" w:rsidRPr="00225CA1" w:rsidRDefault="00852448" w:rsidP="00852448">
            <w:pPr>
              <w:rPr>
                <w:rFonts w:eastAsia="MS Mincho" w:cs="Times New Roman"/>
                <w:lang w:val="en-AU"/>
              </w:rPr>
            </w:pPr>
            <w:r w:rsidRPr="00225CA1">
              <w:rPr>
                <w:rFonts w:eastAsia="MS Mincho" w:cs="Times New Roman"/>
                <w:lang w:val="en-AU"/>
              </w:rPr>
              <w:t>10,022</w:t>
            </w:r>
          </w:p>
        </w:tc>
        <w:tc>
          <w:tcPr>
            <w:tcW w:w="890" w:type="pct"/>
          </w:tcPr>
          <w:p w14:paraId="6B75ACE0" w14:textId="03B20E47" w:rsidR="00852448" w:rsidRPr="00225CA1" w:rsidRDefault="00852448" w:rsidP="00852448">
            <w:pPr>
              <w:rPr>
                <w:rFonts w:eastAsia="MS Mincho" w:cs="Times New Roman"/>
                <w:lang w:val="en-AU"/>
              </w:rPr>
            </w:pPr>
            <w:r w:rsidRPr="00225CA1">
              <w:rPr>
                <w:rFonts w:eastAsia="MS Mincho" w:cs="Times New Roman"/>
                <w:lang w:val="en-AU"/>
              </w:rPr>
              <w:t>20,482</w:t>
            </w:r>
          </w:p>
        </w:tc>
      </w:tr>
      <w:tr w:rsidR="00852448" w:rsidRPr="00225CA1" w14:paraId="65A349E5" w14:textId="0372CFF9" w:rsidTr="007B514C">
        <w:trPr>
          <w:trHeight w:hRule="exact" w:val="340"/>
        </w:trPr>
        <w:tc>
          <w:tcPr>
            <w:tcW w:w="641" w:type="pct"/>
          </w:tcPr>
          <w:p w14:paraId="76026EF5" w14:textId="33CA6254" w:rsidR="00852448" w:rsidRPr="00225CA1" w:rsidRDefault="00852448" w:rsidP="00852448">
            <w:pPr>
              <w:rPr>
                <w:rFonts w:eastAsia="MS Mincho" w:cs="Times New Roman"/>
                <w:lang w:val="en-AU"/>
              </w:rPr>
            </w:pPr>
            <w:r w:rsidRPr="00225CA1">
              <w:rPr>
                <w:rFonts w:eastAsia="MS Mincho" w:cs="Times New Roman"/>
                <w:lang w:val="en-AU"/>
              </w:rPr>
              <w:t>1999</w:t>
            </w:r>
          </w:p>
        </w:tc>
        <w:tc>
          <w:tcPr>
            <w:tcW w:w="802" w:type="pct"/>
          </w:tcPr>
          <w:p w14:paraId="5667AABC" w14:textId="762B0C99" w:rsidR="00852448" w:rsidRPr="00225CA1" w:rsidRDefault="00852448" w:rsidP="00852448">
            <w:pPr>
              <w:rPr>
                <w:rFonts w:eastAsia="MS Mincho" w:cs="Times New Roman"/>
                <w:lang w:val="en-AU"/>
              </w:rPr>
            </w:pPr>
            <w:r w:rsidRPr="00225CA1">
              <w:rPr>
                <w:rFonts w:eastAsia="MS Mincho" w:cs="Times New Roman"/>
                <w:lang w:val="en-AU"/>
              </w:rPr>
              <w:t>29,608</w:t>
            </w:r>
          </w:p>
        </w:tc>
        <w:tc>
          <w:tcPr>
            <w:tcW w:w="871" w:type="pct"/>
          </w:tcPr>
          <w:p w14:paraId="620DC057" w14:textId="516A460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498C5D6" w14:textId="750DED88" w:rsidR="00852448" w:rsidRPr="00225CA1" w:rsidRDefault="00852448" w:rsidP="00852448">
            <w:pPr>
              <w:rPr>
                <w:rFonts w:eastAsia="MS Mincho" w:cs="Times New Roman"/>
                <w:lang w:val="en-AU"/>
              </w:rPr>
            </w:pPr>
            <w:r w:rsidRPr="00225CA1">
              <w:rPr>
                <w:rFonts w:eastAsia="MS Mincho" w:cs="Times New Roman"/>
                <w:lang w:val="en-AU"/>
              </w:rPr>
              <w:t>24,603</w:t>
            </w:r>
          </w:p>
        </w:tc>
        <w:tc>
          <w:tcPr>
            <w:tcW w:w="994" w:type="pct"/>
          </w:tcPr>
          <w:p w14:paraId="33EA82BA" w14:textId="325E7CEF" w:rsidR="00852448" w:rsidRPr="00225CA1" w:rsidRDefault="00852448" w:rsidP="00852448">
            <w:pPr>
              <w:rPr>
                <w:rFonts w:eastAsia="MS Mincho" w:cs="Times New Roman"/>
                <w:lang w:val="en-AU"/>
              </w:rPr>
            </w:pPr>
            <w:r w:rsidRPr="00225CA1">
              <w:rPr>
                <w:rFonts w:eastAsia="MS Mincho" w:cs="Times New Roman"/>
                <w:lang w:val="en-AU"/>
              </w:rPr>
              <w:t>14,198</w:t>
            </w:r>
          </w:p>
        </w:tc>
        <w:tc>
          <w:tcPr>
            <w:tcW w:w="890" w:type="pct"/>
          </w:tcPr>
          <w:p w14:paraId="46A5E732" w14:textId="6DEBA055" w:rsidR="00852448" w:rsidRPr="00225CA1" w:rsidRDefault="00852448" w:rsidP="00852448">
            <w:pPr>
              <w:rPr>
                <w:rFonts w:eastAsia="MS Mincho" w:cs="Times New Roman"/>
                <w:lang w:val="en-AU"/>
              </w:rPr>
            </w:pPr>
            <w:r w:rsidRPr="00225CA1">
              <w:rPr>
                <w:rFonts w:eastAsia="MS Mincho" w:cs="Times New Roman"/>
                <w:lang w:val="en-AU"/>
              </w:rPr>
              <w:t>26,090</w:t>
            </w:r>
          </w:p>
        </w:tc>
      </w:tr>
      <w:tr w:rsidR="00852448" w:rsidRPr="00225CA1" w14:paraId="3524206A" w14:textId="439D7003" w:rsidTr="007B514C">
        <w:trPr>
          <w:trHeight w:hRule="exact" w:val="340"/>
        </w:trPr>
        <w:tc>
          <w:tcPr>
            <w:tcW w:w="641" w:type="pct"/>
          </w:tcPr>
          <w:p w14:paraId="4456C323" w14:textId="66A136EE" w:rsidR="00852448" w:rsidRPr="00225CA1" w:rsidRDefault="00852448" w:rsidP="00852448">
            <w:pPr>
              <w:rPr>
                <w:rFonts w:eastAsia="MS Mincho" w:cs="Times New Roman"/>
                <w:lang w:val="en-AU"/>
              </w:rPr>
            </w:pPr>
            <w:r w:rsidRPr="00225CA1">
              <w:rPr>
                <w:rFonts w:eastAsia="MS Mincho" w:cs="Times New Roman"/>
                <w:lang w:val="en-AU"/>
              </w:rPr>
              <w:t>2000</w:t>
            </w:r>
          </w:p>
        </w:tc>
        <w:tc>
          <w:tcPr>
            <w:tcW w:w="802" w:type="pct"/>
          </w:tcPr>
          <w:p w14:paraId="4F88F399" w14:textId="51C5407F" w:rsidR="00852448" w:rsidRPr="00225CA1" w:rsidRDefault="00852448" w:rsidP="00852448">
            <w:pPr>
              <w:rPr>
                <w:rFonts w:eastAsia="MS Mincho" w:cs="Times New Roman"/>
                <w:lang w:val="en-AU"/>
              </w:rPr>
            </w:pPr>
            <w:r w:rsidRPr="00225CA1">
              <w:rPr>
                <w:rFonts w:eastAsia="MS Mincho" w:cs="Times New Roman"/>
                <w:lang w:val="en-AU"/>
              </w:rPr>
              <w:t>31,664</w:t>
            </w:r>
          </w:p>
        </w:tc>
        <w:tc>
          <w:tcPr>
            <w:tcW w:w="871" w:type="pct"/>
          </w:tcPr>
          <w:p w14:paraId="53F62546" w14:textId="453B064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2500CF77" w14:textId="046C50D3" w:rsidR="00852448" w:rsidRPr="00225CA1" w:rsidRDefault="00852448" w:rsidP="00852448">
            <w:pPr>
              <w:rPr>
                <w:rFonts w:eastAsia="MS Mincho" w:cs="Times New Roman"/>
                <w:lang w:val="en-AU"/>
              </w:rPr>
            </w:pPr>
            <w:r w:rsidRPr="00225CA1">
              <w:rPr>
                <w:rFonts w:eastAsia="MS Mincho" w:cs="Times New Roman"/>
                <w:lang w:val="en-AU"/>
              </w:rPr>
              <w:t>26,723</w:t>
            </w:r>
          </w:p>
        </w:tc>
        <w:tc>
          <w:tcPr>
            <w:tcW w:w="994" w:type="pct"/>
          </w:tcPr>
          <w:p w14:paraId="2B23C453" w14:textId="4A655444" w:rsidR="00852448" w:rsidRPr="00225CA1" w:rsidRDefault="00852448" w:rsidP="00852448">
            <w:pPr>
              <w:rPr>
                <w:rFonts w:eastAsia="MS Mincho" w:cs="Times New Roman"/>
                <w:lang w:val="en-AU"/>
              </w:rPr>
            </w:pPr>
            <w:r w:rsidRPr="00225CA1">
              <w:rPr>
                <w:rFonts w:eastAsia="MS Mincho" w:cs="Times New Roman"/>
                <w:lang w:val="en-AU"/>
              </w:rPr>
              <w:t>16,022</w:t>
            </w:r>
          </w:p>
        </w:tc>
        <w:tc>
          <w:tcPr>
            <w:tcW w:w="890" w:type="pct"/>
          </w:tcPr>
          <w:p w14:paraId="162F718E" w14:textId="2C5E9596" w:rsidR="00852448" w:rsidRPr="00225CA1" w:rsidRDefault="00852448" w:rsidP="00852448">
            <w:pPr>
              <w:rPr>
                <w:rFonts w:eastAsia="MS Mincho" w:cs="Times New Roman"/>
                <w:lang w:val="en-AU"/>
              </w:rPr>
            </w:pPr>
            <w:r w:rsidRPr="00225CA1">
              <w:rPr>
                <w:rFonts w:eastAsia="MS Mincho" w:cs="Times New Roman"/>
                <w:lang w:val="en-AU"/>
              </w:rPr>
              <w:t>27,429</w:t>
            </w:r>
          </w:p>
        </w:tc>
      </w:tr>
      <w:tr w:rsidR="00852448" w:rsidRPr="00225CA1" w14:paraId="3A949F01" w14:textId="22DA8B3D" w:rsidTr="007B514C">
        <w:trPr>
          <w:trHeight w:hRule="exact" w:val="340"/>
        </w:trPr>
        <w:tc>
          <w:tcPr>
            <w:tcW w:w="641" w:type="pct"/>
          </w:tcPr>
          <w:p w14:paraId="45FC5574" w14:textId="09DEF8BD" w:rsidR="00852448" w:rsidRPr="00225CA1" w:rsidRDefault="00852448" w:rsidP="00852448">
            <w:pPr>
              <w:rPr>
                <w:rFonts w:eastAsia="MS Mincho" w:cs="Times New Roman"/>
                <w:lang w:val="en-AU"/>
              </w:rPr>
            </w:pPr>
            <w:r w:rsidRPr="00225CA1">
              <w:rPr>
                <w:rFonts w:eastAsia="MS Mincho" w:cs="Times New Roman"/>
                <w:lang w:val="en-AU"/>
              </w:rPr>
              <w:t>2001</w:t>
            </w:r>
          </w:p>
        </w:tc>
        <w:tc>
          <w:tcPr>
            <w:tcW w:w="802" w:type="pct"/>
          </w:tcPr>
          <w:p w14:paraId="7C671FE6" w14:textId="49F90F60" w:rsidR="00852448" w:rsidRPr="00225CA1" w:rsidRDefault="00852448" w:rsidP="00852448">
            <w:pPr>
              <w:rPr>
                <w:rFonts w:eastAsia="MS Mincho" w:cs="Times New Roman"/>
                <w:lang w:val="en-AU"/>
              </w:rPr>
            </w:pPr>
            <w:r w:rsidRPr="00225CA1">
              <w:rPr>
                <w:rFonts w:eastAsia="MS Mincho" w:cs="Times New Roman"/>
                <w:lang w:val="en-AU"/>
              </w:rPr>
              <w:t>40,636</w:t>
            </w:r>
          </w:p>
        </w:tc>
        <w:tc>
          <w:tcPr>
            <w:tcW w:w="871" w:type="pct"/>
          </w:tcPr>
          <w:p w14:paraId="1B3FB5D0" w14:textId="249A90E5"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762EBEC1" w14:textId="58B57256" w:rsidR="00852448" w:rsidRPr="00225CA1" w:rsidRDefault="00852448" w:rsidP="00852448">
            <w:pPr>
              <w:rPr>
                <w:rFonts w:eastAsia="MS Mincho" w:cs="Times New Roman"/>
                <w:lang w:val="en-AU"/>
              </w:rPr>
            </w:pPr>
            <w:r w:rsidRPr="00225CA1">
              <w:rPr>
                <w:rFonts w:eastAsia="MS Mincho" w:cs="Times New Roman"/>
                <w:lang w:val="en-AU"/>
              </w:rPr>
              <w:t>37,853</w:t>
            </w:r>
          </w:p>
        </w:tc>
        <w:tc>
          <w:tcPr>
            <w:tcW w:w="994" w:type="pct"/>
          </w:tcPr>
          <w:p w14:paraId="7A58FC47" w14:textId="43F04294" w:rsidR="00852448" w:rsidRPr="00225CA1" w:rsidRDefault="00852448" w:rsidP="00852448">
            <w:pPr>
              <w:rPr>
                <w:rFonts w:eastAsia="MS Mincho" w:cs="Times New Roman"/>
                <w:lang w:val="en-AU"/>
              </w:rPr>
            </w:pPr>
            <w:r w:rsidRPr="00225CA1">
              <w:rPr>
                <w:rFonts w:eastAsia="MS Mincho" w:cs="Times New Roman"/>
                <w:lang w:val="en-AU"/>
              </w:rPr>
              <w:t>32,575</w:t>
            </w:r>
          </w:p>
        </w:tc>
        <w:tc>
          <w:tcPr>
            <w:tcW w:w="890" w:type="pct"/>
          </w:tcPr>
          <w:p w14:paraId="42D32DE6" w14:textId="733712D6" w:rsidR="00852448" w:rsidRPr="00225CA1" w:rsidRDefault="00852448" w:rsidP="00852448">
            <w:pPr>
              <w:rPr>
                <w:rFonts w:eastAsia="MS Mincho" w:cs="Times New Roman"/>
                <w:lang w:val="en-AU"/>
              </w:rPr>
            </w:pPr>
            <w:r w:rsidRPr="00225CA1">
              <w:rPr>
                <w:rFonts w:eastAsia="MS Mincho" w:cs="Times New Roman"/>
                <w:lang w:val="en-AU"/>
              </w:rPr>
              <w:t>36,308</w:t>
            </w:r>
          </w:p>
        </w:tc>
      </w:tr>
      <w:tr w:rsidR="00852448" w:rsidRPr="00225CA1" w14:paraId="5D897DBF" w14:textId="1950DAB5" w:rsidTr="007B514C">
        <w:trPr>
          <w:trHeight w:hRule="exact" w:val="340"/>
        </w:trPr>
        <w:tc>
          <w:tcPr>
            <w:tcW w:w="641" w:type="pct"/>
          </w:tcPr>
          <w:p w14:paraId="72A4CA05" w14:textId="351C616D" w:rsidR="00852448" w:rsidRPr="00225CA1" w:rsidRDefault="00852448" w:rsidP="00852448">
            <w:pPr>
              <w:rPr>
                <w:rFonts w:eastAsia="MS Mincho" w:cs="Times New Roman"/>
                <w:lang w:val="en-AU"/>
              </w:rPr>
            </w:pPr>
            <w:r w:rsidRPr="00225CA1">
              <w:rPr>
                <w:rFonts w:eastAsia="MS Mincho" w:cs="Times New Roman"/>
                <w:lang w:val="en-AU"/>
              </w:rPr>
              <w:t>2002</w:t>
            </w:r>
          </w:p>
        </w:tc>
        <w:tc>
          <w:tcPr>
            <w:tcW w:w="802" w:type="pct"/>
          </w:tcPr>
          <w:p w14:paraId="36E707CB" w14:textId="1CD26A44" w:rsidR="00852448" w:rsidRPr="00225CA1" w:rsidRDefault="00852448" w:rsidP="00852448">
            <w:pPr>
              <w:rPr>
                <w:rFonts w:eastAsia="MS Mincho" w:cs="Times New Roman"/>
                <w:lang w:val="en-AU"/>
              </w:rPr>
            </w:pPr>
            <w:r w:rsidRPr="00225CA1">
              <w:rPr>
                <w:rFonts w:eastAsia="MS Mincho" w:cs="Times New Roman"/>
                <w:lang w:val="en-AU"/>
              </w:rPr>
              <w:t>42,017</w:t>
            </w:r>
          </w:p>
        </w:tc>
        <w:tc>
          <w:tcPr>
            <w:tcW w:w="871" w:type="pct"/>
          </w:tcPr>
          <w:p w14:paraId="5822D8D3" w14:textId="6AB061FB"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4BE50DF0" w14:textId="0BABC3E9" w:rsidR="00852448" w:rsidRPr="00225CA1" w:rsidRDefault="00852448" w:rsidP="00852448">
            <w:pPr>
              <w:rPr>
                <w:rFonts w:eastAsia="MS Mincho" w:cs="Times New Roman"/>
                <w:lang w:val="en-AU"/>
              </w:rPr>
            </w:pPr>
            <w:r w:rsidRPr="00225CA1">
              <w:rPr>
                <w:rFonts w:eastAsia="MS Mincho" w:cs="Times New Roman"/>
                <w:lang w:val="en-AU"/>
              </w:rPr>
              <w:t>38,204</w:t>
            </w:r>
          </w:p>
        </w:tc>
        <w:tc>
          <w:tcPr>
            <w:tcW w:w="994" w:type="pct"/>
          </w:tcPr>
          <w:p w14:paraId="2D54909F" w14:textId="5787806F" w:rsidR="00852448" w:rsidRPr="00225CA1" w:rsidRDefault="00852448" w:rsidP="00852448">
            <w:pPr>
              <w:rPr>
                <w:rFonts w:eastAsia="MS Mincho" w:cs="Times New Roman"/>
                <w:lang w:val="en-AU"/>
              </w:rPr>
            </w:pPr>
            <w:r w:rsidRPr="00225CA1">
              <w:rPr>
                <w:rFonts w:eastAsia="MS Mincho" w:cs="Times New Roman"/>
                <w:lang w:val="en-AU"/>
              </w:rPr>
              <w:t>40,768</w:t>
            </w:r>
          </w:p>
        </w:tc>
        <w:tc>
          <w:tcPr>
            <w:tcW w:w="890" w:type="pct"/>
          </w:tcPr>
          <w:p w14:paraId="203CF4D6" w14:textId="04570469" w:rsidR="00852448" w:rsidRPr="00225CA1" w:rsidRDefault="00852448" w:rsidP="00852448">
            <w:pPr>
              <w:rPr>
                <w:rFonts w:eastAsia="MS Mincho" w:cs="Times New Roman"/>
                <w:lang w:val="en-AU"/>
              </w:rPr>
            </w:pPr>
            <w:r w:rsidRPr="00225CA1">
              <w:rPr>
                <w:rFonts w:eastAsia="MS Mincho" w:cs="Times New Roman"/>
                <w:lang w:val="en-AU"/>
              </w:rPr>
              <w:t>37,475</w:t>
            </w:r>
          </w:p>
        </w:tc>
      </w:tr>
      <w:tr w:rsidR="00852448" w:rsidRPr="00225CA1" w14:paraId="5F16034C" w14:textId="1856AB5F" w:rsidTr="007B514C">
        <w:trPr>
          <w:trHeight w:hRule="exact" w:val="340"/>
        </w:trPr>
        <w:tc>
          <w:tcPr>
            <w:tcW w:w="641" w:type="pct"/>
          </w:tcPr>
          <w:p w14:paraId="7EA9F794" w14:textId="4DE30BD3" w:rsidR="00852448" w:rsidRPr="00225CA1" w:rsidRDefault="00852448" w:rsidP="00852448">
            <w:pPr>
              <w:rPr>
                <w:rFonts w:eastAsia="MS Mincho" w:cs="Times New Roman"/>
                <w:lang w:val="en-AU"/>
              </w:rPr>
            </w:pPr>
            <w:r w:rsidRPr="00225CA1">
              <w:rPr>
                <w:rFonts w:eastAsia="MS Mincho" w:cs="Times New Roman"/>
                <w:lang w:val="en-AU"/>
              </w:rPr>
              <w:t>2003</w:t>
            </w:r>
          </w:p>
        </w:tc>
        <w:tc>
          <w:tcPr>
            <w:tcW w:w="802" w:type="pct"/>
          </w:tcPr>
          <w:p w14:paraId="598BD7E2" w14:textId="1A496EBA" w:rsidR="00852448" w:rsidRPr="00225CA1" w:rsidRDefault="00852448" w:rsidP="00852448">
            <w:pPr>
              <w:rPr>
                <w:rFonts w:eastAsia="MS Mincho" w:cs="Times New Roman"/>
                <w:lang w:val="en-AU"/>
              </w:rPr>
            </w:pPr>
            <w:r w:rsidRPr="00225CA1">
              <w:rPr>
                <w:rFonts w:eastAsia="MS Mincho" w:cs="Times New Roman"/>
                <w:lang w:val="en-AU"/>
              </w:rPr>
              <w:t>69,329</w:t>
            </w:r>
          </w:p>
        </w:tc>
        <w:tc>
          <w:tcPr>
            <w:tcW w:w="871" w:type="pct"/>
          </w:tcPr>
          <w:p w14:paraId="64E5E153" w14:textId="6D8EFF98"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62022064" w14:textId="21F05957" w:rsidR="00852448" w:rsidRPr="00225CA1" w:rsidRDefault="00852448" w:rsidP="00852448">
            <w:pPr>
              <w:rPr>
                <w:rFonts w:eastAsia="MS Mincho" w:cs="Times New Roman"/>
                <w:lang w:val="en-AU"/>
              </w:rPr>
            </w:pPr>
            <w:r w:rsidRPr="00225CA1">
              <w:rPr>
                <w:rFonts w:eastAsia="MS Mincho" w:cs="Times New Roman"/>
                <w:lang w:val="en-AU"/>
              </w:rPr>
              <w:t>53,455</w:t>
            </w:r>
          </w:p>
        </w:tc>
        <w:tc>
          <w:tcPr>
            <w:tcW w:w="994" w:type="pct"/>
          </w:tcPr>
          <w:p w14:paraId="06A1841C" w14:textId="1CA02078" w:rsidR="00852448" w:rsidRPr="00225CA1" w:rsidRDefault="00852448" w:rsidP="00852448">
            <w:pPr>
              <w:rPr>
                <w:rFonts w:eastAsia="MS Mincho" w:cs="Times New Roman"/>
                <w:lang w:val="en-AU"/>
              </w:rPr>
            </w:pPr>
            <w:r w:rsidRPr="00225CA1">
              <w:rPr>
                <w:rFonts w:eastAsia="MS Mincho" w:cs="Times New Roman"/>
                <w:lang w:val="en-AU"/>
              </w:rPr>
              <w:t>69,183</w:t>
            </w:r>
          </w:p>
        </w:tc>
        <w:tc>
          <w:tcPr>
            <w:tcW w:w="890" w:type="pct"/>
          </w:tcPr>
          <w:p w14:paraId="7D55C93C" w14:textId="460A6878" w:rsidR="00852448" w:rsidRPr="00225CA1" w:rsidRDefault="00852448" w:rsidP="00852448">
            <w:pPr>
              <w:rPr>
                <w:rFonts w:eastAsia="MS Mincho" w:cs="Times New Roman"/>
                <w:lang w:val="en-AU"/>
              </w:rPr>
            </w:pPr>
            <w:r w:rsidRPr="00225CA1">
              <w:rPr>
                <w:rFonts w:eastAsia="MS Mincho" w:cs="Times New Roman"/>
                <w:lang w:val="en-AU"/>
              </w:rPr>
              <w:t>37,338</w:t>
            </w:r>
          </w:p>
        </w:tc>
      </w:tr>
      <w:tr w:rsidR="00852448" w:rsidRPr="00225CA1" w14:paraId="18FEE041" w14:textId="199AAC4E" w:rsidTr="007B514C">
        <w:trPr>
          <w:trHeight w:hRule="exact" w:val="340"/>
        </w:trPr>
        <w:tc>
          <w:tcPr>
            <w:tcW w:w="641" w:type="pct"/>
          </w:tcPr>
          <w:p w14:paraId="6A89683A" w14:textId="240B0BB1" w:rsidR="00852448" w:rsidRPr="00225CA1" w:rsidRDefault="00852448" w:rsidP="00852448">
            <w:pPr>
              <w:rPr>
                <w:rFonts w:eastAsia="MS Mincho" w:cs="Times New Roman"/>
                <w:lang w:val="en-AU"/>
              </w:rPr>
            </w:pPr>
            <w:r w:rsidRPr="00225CA1">
              <w:rPr>
                <w:rFonts w:cs="Times New Roman"/>
                <w:lang w:val="en-AU"/>
              </w:rPr>
              <w:t>2004</w:t>
            </w:r>
          </w:p>
        </w:tc>
        <w:tc>
          <w:tcPr>
            <w:tcW w:w="802" w:type="pct"/>
          </w:tcPr>
          <w:p w14:paraId="34706F4F" w14:textId="56CC4C7B" w:rsidR="00852448" w:rsidRPr="00225CA1" w:rsidRDefault="00852448" w:rsidP="00852448">
            <w:pPr>
              <w:rPr>
                <w:rFonts w:eastAsia="MS Mincho" w:cs="Times New Roman"/>
                <w:lang w:val="en-AU"/>
              </w:rPr>
            </w:pPr>
            <w:r w:rsidRPr="00225CA1">
              <w:rPr>
                <w:rFonts w:eastAsia="MS Mincho" w:cs="Times New Roman"/>
                <w:lang w:val="en-AU"/>
              </w:rPr>
              <w:t>80,508</w:t>
            </w:r>
          </w:p>
        </w:tc>
        <w:tc>
          <w:tcPr>
            <w:tcW w:w="871" w:type="pct"/>
          </w:tcPr>
          <w:p w14:paraId="586AF54D" w14:textId="4BE7D55D"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1A516F61" w14:textId="17F134D1" w:rsidR="00852448" w:rsidRPr="00225CA1" w:rsidRDefault="00852448" w:rsidP="00852448">
            <w:pPr>
              <w:rPr>
                <w:rFonts w:eastAsia="MS Mincho" w:cs="Times New Roman"/>
                <w:lang w:val="en-AU"/>
              </w:rPr>
            </w:pPr>
            <w:r w:rsidRPr="00225CA1">
              <w:rPr>
                <w:rFonts w:eastAsia="MS Mincho" w:cs="Times New Roman"/>
                <w:lang w:val="en-AU"/>
              </w:rPr>
              <w:t>76,388</w:t>
            </w:r>
          </w:p>
        </w:tc>
        <w:tc>
          <w:tcPr>
            <w:tcW w:w="994" w:type="pct"/>
          </w:tcPr>
          <w:p w14:paraId="412A9F00" w14:textId="1B83FC36" w:rsidR="00852448" w:rsidRPr="00225CA1" w:rsidRDefault="00852448" w:rsidP="00852448">
            <w:pPr>
              <w:rPr>
                <w:rFonts w:eastAsia="MS Mincho" w:cs="Times New Roman"/>
                <w:lang w:val="en-AU"/>
              </w:rPr>
            </w:pPr>
            <w:r w:rsidRPr="00225CA1">
              <w:rPr>
                <w:rFonts w:eastAsia="MS Mincho" w:cs="Times New Roman"/>
                <w:lang w:val="en-AU"/>
              </w:rPr>
              <w:t>80,402</w:t>
            </w:r>
          </w:p>
        </w:tc>
        <w:tc>
          <w:tcPr>
            <w:tcW w:w="890" w:type="pct"/>
          </w:tcPr>
          <w:p w14:paraId="1B2296C6" w14:textId="316F65A1" w:rsidR="00852448" w:rsidRPr="00225CA1" w:rsidRDefault="00852448" w:rsidP="00852448">
            <w:pPr>
              <w:rPr>
                <w:rFonts w:eastAsia="MS Mincho" w:cs="Times New Roman"/>
                <w:lang w:val="en-AU"/>
              </w:rPr>
            </w:pPr>
            <w:r w:rsidRPr="00225CA1">
              <w:rPr>
                <w:rFonts w:eastAsia="MS Mincho" w:cs="Times New Roman"/>
                <w:lang w:val="en-AU"/>
              </w:rPr>
              <w:t>70,125</w:t>
            </w:r>
          </w:p>
        </w:tc>
      </w:tr>
      <w:tr w:rsidR="00852448" w:rsidRPr="00225CA1" w14:paraId="0D7F1A05" w14:textId="66233EDF" w:rsidTr="007B514C">
        <w:trPr>
          <w:trHeight w:hRule="exact" w:val="340"/>
        </w:trPr>
        <w:tc>
          <w:tcPr>
            <w:tcW w:w="641" w:type="pct"/>
          </w:tcPr>
          <w:p w14:paraId="04EDEB8B" w14:textId="32017668" w:rsidR="00852448" w:rsidRPr="00225CA1" w:rsidRDefault="00852448" w:rsidP="00852448">
            <w:pPr>
              <w:rPr>
                <w:rFonts w:eastAsia="MS Mincho" w:cs="Times New Roman"/>
                <w:lang w:val="en-AU"/>
              </w:rPr>
            </w:pPr>
            <w:r w:rsidRPr="00225CA1">
              <w:rPr>
                <w:rFonts w:cs="Times New Roman"/>
                <w:lang w:val="en-AU"/>
              </w:rPr>
              <w:t>2005</w:t>
            </w:r>
          </w:p>
        </w:tc>
        <w:tc>
          <w:tcPr>
            <w:tcW w:w="802" w:type="pct"/>
          </w:tcPr>
          <w:p w14:paraId="3671E360" w14:textId="7D2846E0"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71" w:type="pct"/>
          </w:tcPr>
          <w:p w14:paraId="4A2CB656" w14:textId="1BA7A78E" w:rsidR="00852448" w:rsidRPr="00225CA1" w:rsidRDefault="00852448" w:rsidP="00852448">
            <w:pPr>
              <w:spacing w:after="240"/>
              <w:rPr>
                <w:rFonts w:eastAsia="MS Mincho" w:cs="Times New Roman"/>
                <w:lang w:val="en-AU"/>
              </w:rPr>
            </w:pPr>
            <w:r w:rsidRPr="00225CA1">
              <w:rPr>
                <w:rFonts w:cs="Times New Roman"/>
                <w:lang w:val="en-AU"/>
              </w:rPr>
              <w:t>0</w:t>
            </w:r>
          </w:p>
        </w:tc>
        <w:tc>
          <w:tcPr>
            <w:tcW w:w="802" w:type="pct"/>
          </w:tcPr>
          <w:p w14:paraId="305BE0A1" w14:textId="09D3C576" w:rsidR="00852448" w:rsidRPr="00225CA1" w:rsidRDefault="00852448" w:rsidP="00852448">
            <w:pPr>
              <w:rPr>
                <w:rFonts w:eastAsia="MS Mincho" w:cs="Times New Roman"/>
                <w:lang w:val="en-AU"/>
              </w:rPr>
            </w:pPr>
            <w:r w:rsidRPr="00225CA1">
              <w:rPr>
                <w:rFonts w:eastAsia="MS Mincho" w:cs="Times New Roman"/>
                <w:lang w:val="en-AU"/>
              </w:rPr>
              <w:t>70,135</w:t>
            </w:r>
          </w:p>
        </w:tc>
        <w:tc>
          <w:tcPr>
            <w:tcW w:w="994" w:type="pct"/>
          </w:tcPr>
          <w:p w14:paraId="4FC53CBB" w14:textId="1C4AEF4D" w:rsidR="00852448" w:rsidRPr="00225CA1" w:rsidRDefault="00852448" w:rsidP="00852448">
            <w:pPr>
              <w:rPr>
                <w:rFonts w:eastAsia="MS Mincho" w:cs="Times New Roman"/>
                <w:lang w:val="en-AU"/>
              </w:rPr>
            </w:pPr>
            <w:r w:rsidRPr="00225CA1">
              <w:rPr>
                <w:rFonts w:eastAsia="MS Mincho" w:cs="Times New Roman"/>
                <w:lang w:val="en-AU"/>
              </w:rPr>
              <w:t>72,204</w:t>
            </w:r>
          </w:p>
        </w:tc>
        <w:tc>
          <w:tcPr>
            <w:tcW w:w="890" w:type="pct"/>
          </w:tcPr>
          <w:p w14:paraId="5CB7AD45" w14:textId="01CB0FA1" w:rsidR="00852448" w:rsidRPr="00225CA1" w:rsidRDefault="00852448" w:rsidP="00852448">
            <w:pPr>
              <w:rPr>
                <w:rFonts w:eastAsia="MS Mincho" w:cs="Times New Roman"/>
                <w:lang w:val="en-AU"/>
              </w:rPr>
            </w:pPr>
            <w:r w:rsidRPr="00225CA1">
              <w:rPr>
                <w:rFonts w:eastAsia="MS Mincho" w:cs="Times New Roman"/>
                <w:lang w:val="en-AU"/>
              </w:rPr>
              <w:t>57,497</w:t>
            </w:r>
          </w:p>
        </w:tc>
      </w:tr>
      <w:tr w:rsidR="00852448" w:rsidRPr="00225CA1" w14:paraId="4F94CFE7" w14:textId="55AB4B04" w:rsidTr="007B514C">
        <w:trPr>
          <w:trHeight w:hRule="exact" w:val="340"/>
        </w:trPr>
        <w:tc>
          <w:tcPr>
            <w:tcW w:w="641" w:type="pct"/>
          </w:tcPr>
          <w:p w14:paraId="6015DF25" w14:textId="52800A9E" w:rsidR="00852448" w:rsidRPr="00225CA1" w:rsidRDefault="00852448" w:rsidP="00852448">
            <w:pPr>
              <w:rPr>
                <w:rFonts w:eastAsia="MS Mincho" w:cs="Times New Roman"/>
                <w:lang w:val="en-AU"/>
              </w:rPr>
            </w:pPr>
            <w:r w:rsidRPr="00225CA1">
              <w:rPr>
                <w:rFonts w:cs="Times New Roman"/>
                <w:lang w:val="en-AU"/>
              </w:rPr>
              <w:t>2006</w:t>
            </w:r>
          </w:p>
        </w:tc>
        <w:tc>
          <w:tcPr>
            <w:tcW w:w="802" w:type="pct"/>
          </w:tcPr>
          <w:p w14:paraId="421E8A86" w14:textId="152438D3"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71" w:type="pct"/>
          </w:tcPr>
          <w:p w14:paraId="28B508BA" w14:textId="29A4BFEF"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02" w:type="pct"/>
          </w:tcPr>
          <w:p w14:paraId="441C9D70" w14:textId="30640007" w:rsidR="00852448" w:rsidRPr="00225CA1" w:rsidRDefault="00852448" w:rsidP="00852448">
            <w:pPr>
              <w:rPr>
                <w:rFonts w:eastAsia="MS Mincho" w:cs="Times New Roman"/>
                <w:lang w:val="en-AU"/>
              </w:rPr>
            </w:pPr>
            <w:r w:rsidRPr="00225CA1">
              <w:rPr>
                <w:rFonts w:eastAsia="MS Mincho" w:cs="Times New Roman"/>
                <w:lang w:val="en-AU"/>
              </w:rPr>
              <w:t>50,987</w:t>
            </w:r>
          </w:p>
        </w:tc>
        <w:tc>
          <w:tcPr>
            <w:tcW w:w="994" w:type="pct"/>
          </w:tcPr>
          <w:p w14:paraId="18D0B1AC" w14:textId="0761DBF9" w:rsidR="00852448" w:rsidRPr="00225CA1" w:rsidRDefault="00852448" w:rsidP="00852448">
            <w:pPr>
              <w:rPr>
                <w:rFonts w:eastAsia="MS Mincho" w:cs="Times New Roman"/>
                <w:lang w:val="en-AU"/>
              </w:rPr>
            </w:pPr>
            <w:r w:rsidRPr="00225CA1">
              <w:rPr>
                <w:rFonts w:eastAsia="MS Mincho" w:cs="Times New Roman"/>
                <w:lang w:val="en-AU"/>
              </w:rPr>
              <w:t>51,798</w:t>
            </w:r>
          </w:p>
        </w:tc>
        <w:tc>
          <w:tcPr>
            <w:tcW w:w="890" w:type="pct"/>
          </w:tcPr>
          <w:p w14:paraId="193CE11D" w14:textId="50408140" w:rsidR="00852448" w:rsidRPr="00225CA1" w:rsidRDefault="00852448" w:rsidP="00852448">
            <w:pPr>
              <w:rPr>
                <w:rFonts w:eastAsia="MS Mincho" w:cs="Times New Roman"/>
                <w:lang w:val="en-AU"/>
              </w:rPr>
            </w:pPr>
            <w:r w:rsidRPr="00225CA1">
              <w:rPr>
                <w:rFonts w:eastAsia="MS Mincho" w:cs="Times New Roman"/>
                <w:lang w:val="en-AU"/>
              </w:rPr>
              <w:t>38,910</w:t>
            </w:r>
          </w:p>
        </w:tc>
      </w:tr>
      <w:tr w:rsidR="00852448" w:rsidRPr="00225CA1" w14:paraId="414EBC94" w14:textId="60C87B2D" w:rsidTr="007B514C">
        <w:trPr>
          <w:trHeight w:hRule="exact" w:val="340"/>
        </w:trPr>
        <w:tc>
          <w:tcPr>
            <w:tcW w:w="641" w:type="pct"/>
          </w:tcPr>
          <w:p w14:paraId="1AF8BDDE" w14:textId="1EDDE26B" w:rsidR="00852448" w:rsidRPr="00225CA1" w:rsidRDefault="00852448" w:rsidP="00852448">
            <w:pPr>
              <w:rPr>
                <w:rFonts w:eastAsia="MS Mincho" w:cs="Times New Roman"/>
                <w:lang w:val="en-AU"/>
              </w:rPr>
            </w:pPr>
            <w:r w:rsidRPr="00225CA1">
              <w:rPr>
                <w:rFonts w:cs="Times New Roman"/>
                <w:lang w:val="en-AU"/>
              </w:rPr>
              <w:t>2007</w:t>
            </w:r>
          </w:p>
        </w:tc>
        <w:tc>
          <w:tcPr>
            <w:tcW w:w="802" w:type="pct"/>
          </w:tcPr>
          <w:p w14:paraId="5398A52B" w14:textId="4143E1BC"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71" w:type="pct"/>
          </w:tcPr>
          <w:p w14:paraId="22055351" w14:textId="6437D258"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02" w:type="pct"/>
          </w:tcPr>
          <w:p w14:paraId="415A0518" w14:textId="4C8D6D22" w:rsidR="00852448" w:rsidRPr="00225CA1" w:rsidRDefault="00852448" w:rsidP="00852448">
            <w:pPr>
              <w:rPr>
                <w:rFonts w:eastAsia="MS Mincho" w:cs="Times New Roman"/>
                <w:lang w:val="en-AU"/>
              </w:rPr>
            </w:pPr>
            <w:r w:rsidRPr="00225CA1">
              <w:rPr>
                <w:rFonts w:eastAsia="MS Mincho" w:cs="Times New Roman"/>
                <w:lang w:val="en-AU"/>
              </w:rPr>
              <w:t>43,506</w:t>
            </w:r>
          </w:p>
        </w:tc>
        <w:tc>
          <w:tcPr>
            <w:tcW w:w="994" w:type="pct"/>
          </w:tcPr>
          <w:p w14:paraId="35824C2D" w14:textId="68A09228" w:rsidR="00852448" w:rsidRPr="00225CA1" w:rsidRDefault="00852448" w:rsidP="00852448">
            <w:pPr>
              <w:rPr>
                <w:rFonts w:eastAsia="MS Mincho" w:cs="Times New Roman"/>
                <w:lang w:val="en-AU"/>
              </w:rPr>
            </w:pPr>
            <w:r w:rsidRPr="00225CA1">
              <w:rPr>
                <w:rFonts w:eastAsia="MS Mincho" w:cs="Times New Roman"/>
                <w:lang w:val="en-AU"/>
              </w:rPr>
              <w:t>44,016</w:t>
            </w:r>
          </w:p>
        </w:tc>
        <w:tc>
          <w:tcPr>
            <w:tcW w:w="890" w:type="pct"/>
          </w:tcPr>
          <w:p w14:paraId="62B127BF" w14:textId="7313FC71" w:rsidR="00852448" w:rsidRPr="00225CA1" w:rsidRDefault="00852448" w:rsidP="00852448">
            <w:pPr>
              <w:rPr>
                <w:rFonts w:eastAsia="MS Mincho" w:cs="Times New Roman"/>
                <w:lang w:val="en-AU"/>
              </w:rPr>
            </w:pPr>
            <w:r w:rsidRPr="00225CA1">
              <w:rPr>
                <w:rFonts w:eastAsia="MS Mincho" w:cs="Times New Roman"/>
                <w:lang w:val="en-AU"/>
              </w:rPr>
              <w:t>32,622</w:t>
            </w:r>
          </w:p>
        </w:tc>
      </w:tr>
      <w:tr w:rsidR="00852448" w:rsidRPr="00225CA1" w14:paraId="2BF8142C" w14:textId="145B3A82" w:rsidTr="007B514C">
        <w:trPr>
          <w:trHeight w:hRule="exact" w:val="340"/>
        </w:trPr>
        <w:tc>
          <w:tcPr>
            <w:tcW w:w="641" w:type="pct"/>
          </w:tcPr>
          <w:p w14:paraId="04A54CB7" w14:textId="2274E605" w:rsidR="00852448" w:rsidRPr="00225CA1" w:rsidRDefault="00852448" w:rsidP="00852448">
            <w:pPr>
              <w:rPr>
                <w:rFonts w:eastAsia="MS Mincho" w:cs="Times New Roman"/>
                <w:lang w:val="en-AU"/>
              </w:rPr>
            </w:pPr>
            <w:r w:rsidRPr="00225CA1">
              <w:rPr>
                <w:rFonts w:cs="Times New Roman"/>
                <w:lang w:val="en-AU"/>
              </w:rPr>
              <w:t>2008</w:t>
            </w:r>
          </w:p>
        </w:tc>
        <w:tc>
          <w:tcPr>
            <w:tcW w:w="802" w:type="pct"/>
          </w:tcPr>
          <w:p w14:paraId="547CBEE1" w14:textId="79A91BAA"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71" w:type="pct"/>
          </w:tcPr>
          <w:p w14:paraId="50B392A2" w14:textId="67973E65"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02" w:type="pct"/>
          </w:tcPr>
          <w:p w14:paraId="140D22FA" w14:textId="30418946" w:rsidR="00852448" w:rsidRPr="00225CA1" w:rsidRDefault="00852448" w:rsidP="00852448">
            <w:pPr>
              <w:rPr>
                <w:rFonts w:eastAsia="MS Mincho" w:cs="Times New Roman"/>
                <w:lang w:val="en-AU"/>
              </w:rPr>
            </w:pPr>
            <w:r w:rsidRPr="00225CA1">
              <w:rPr>
                <w:rFonts w:eastAsia="MS Mincho" w:cs="Times New Roman"/>
                <w:lang w:val="en-AU"/>
              </w:rPr>
              <w:t>31,176</w:t>
            </w:r>
          </w:p>
        </w:tc>
        <w:tc>
          <w:tcPr>
            <w:tcW w:w="994" w:type="pct"/>
          </w:tcPr>
          <w:p w14:paraId="5703874B" w14:textId="5D3C2170" w:rsidR="00852448" w:rsidRPr="00225CA1" w:rsidRDefault="00852448" w:rsidP="00852448">
            <w:pPr>
              <w:rPr>
                <w:rFonts w:eastAsia="MS Mincho" w:cs="Times New Roman"/>
                <w:lang w:val="en-AU"/>
              </w:rPr>
            </w:pPr>
            <w:r w:rsidRPr="00225CA1">
              <w:rPr>
                <w:rFonts w:eastAsia="MS Mincho" w:cs="Times New Roman"/>
                <w:lang w:val="en-AU"/>
              </w:rPr>
              <w:t>31,809</w:t>
            </w:r>
          </w:p>
        </w:tc>
        <w:tc>
          <w:tcPr>
            <w:tcW w:w="890" w:type="pct"/>
          </w:tcPr>
          <w:p w14:paraId="3D6A241C" w14:textId="66DBABD0" w:rsidR="00852448" w:rsidRPr="00225CA1" w:rsidRDefault="00852448" w:rsidP="00852448">
            <w:pPr>
              <w:rPr>
                <w:rFonts w:eastAsia="MS Mincho" w:cs="Times New Roman"/>
                <w:lang w:val="en-AU"/>
              </w:rPr>
            </w:pPr>
            <w:r w:rsidRPr="00225CA1">
              <w:rPr>
                <w:rFonts w:eastAsia="MS Mincho" w:cs="Times New Roman"/>
                <w:lang w:val="en-AU"/>
              </w:rPr>
              <w:t>23,602</w:t>
            </w:r>
          </w:p>
        </w:tc>
      </w:tr>
      <w:tr w:rsidR="00852448" w:rsidRPr="00225CA1" w14:paraId="3697A135" w14:textId="4CC49D4F" w:rsidTr="007B514C">
        <w:trPr>
          <w:trHeight w:hRule="exact" w:val="340"/>
        </w:trPr>
        <w:tc>
          <w:tcPr>
            <w:tcW w:w="641" w:type="pct"/>
          </w:tcPr>
          <w:p w14:paraId="672AB931" w14:textId="5A41327D" w:rsidR="00852448" w:rsidRPr="00225CA1" w:rsidRDefault="00852448" w:rsidP="00852448">
            <w:pPr>
              <w:rPr>
                <w:rFonts w:eastAsia="MS Mincho" w:cs="Times New Roman"/>
                <w:lang w:val="en-AU"/>
              </w:rPr>
            </w:pPr>
            <w:r w:rsidRPr="00225CA1">
              <w:rPr>
                <w:rFonts w:cs="Times New Roman"/>
                <w:lang w:val="en-AU"/>
              </w:rPr>
              <w:t>2009</w:t>
            </w:r>
          </w:p>
        </w:tc>
        <w:tc>
          <w:tcPr>
            <w:tcW w:w="802" w:type="pct"/>
          </w:tcPr>
          <w:p w14:paraId="6D0F8B81" w14:textId="123AD56E"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71" w:type="pct"/>
          </w:tcPr>
          <w:p w14:paraId="0867B3A0" w14:textId="761AA5A3"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02" w:type="pct"/>
          </w:tcPr>
          <w:p w14:paraId="0D62BA00" w14:textId="775165C2" w:rsidR="00852448" w:rsidRPr="00225CA1" w:rsidRDefault="00852448" w:rsidP="00852448">
            <w:pPr>
              <w:rPr>
                <w:rFonts w:eastAsia="MS Mincho" w:cs="Times New Roman"/>
                <w:lang w:val="en-AU"/>
              </w:rPr>
            </w:pPr>
            <w:r w:rsidRPr="00225CA1">
              <w:rPr>
                <w:rFonts w:eastAsia="MS Mincho" w:cs="Times New Roman"/>
                <w:lang w:val="en-AU"/>
              </w:rPr>
              <w:t>39,355</w:t>
            </w:r>
          </w:p>
        </w:tc>
        <w:tc>
          <w:tcPr>
            <w:tcW w:w="994" w:type="pct"/>
          </w:tcPr>
          <w:p w14:paraId="1F86404F" w14:textId="08B9B3F3" w:rsidR="00852448" w:rsidRPr="00225CA1" w:rsidRDefault="00852448" w:rsidP="00852448">
            <w:pPr>
              <w:rPr>
                <w:rFonts w:eastAsia="MS Mincho" w:cs="Times New Roman"/>
                <w:lang w:val="en-AU"/>
              </w:rPr>
            </w:pPr>
            <w:r w:rsidRPr="00225CA1">
              <w:rPr>
                <w:rFonts w:eastAsia="MS Mincho" w:cs="Times New Roman"/>
                <w:lang w:val="en-AU"/>
              </w:rPr>
              <w:t>40,097</w:t>
            </w:r>
          </w:p>
        </w:tc>
        <w:tc>
          <w:tcPr>
            <w:tcW w:w="890" w:type="pct"/>
          </w:tcPr>
          <w:p w14:paraId="7C5DD3EA" w14:textId="4438A953" w:rsidR="00852448" w:rsidRPr="00225CA1" w:rsidRDefault="00852448" w:rsidP="00852448">
            <w:pPr>
              <w:rPr>
                <w:rFonts w:eastAsia="MS Mincho" w:cs="Times New Roman"/>
                <w:lang w:val="en-AU"/>
              </w:rPr>
            </w:pPr>
            <w:r w:rsidRPr="00225CA1">
              <w:rPr>
                <w:rFonts w:eastAsia="MS Mincho" w:cs="Times New Roman"/>
                <w:lang w:val="en-AU"/>
              </w:rPr>
              <w:t>30,773</w:t>
            </w:r>
          </w:p>
        </w:tc>
      </w:tr>
      <w:tr w:rsidR="00852448" w:rsidRPr="00225CA1" w14:paraId="7402531F" w14:textId="4F7FC22D" w:rsidTr="007B514C">
        <w:trPr>
          <w:trHeight w:hRule="exact" w:val="340"/>
        </w:trPr>
        <w:tc>
          <w:tcPr>
            <w:tcW w:w="641" w:type="pct"/>
          </w:tcPr>
          <w:p w14:paraId="721048FD" w14:textId="2E0BDA1C" w:rsidR="00852448" w:rsidRPr="00225CA1" w:rsidRDefault="00852448" w:rsidP="00852448">
            <w:pPr>
              <w:rPr>
                <w:rFonts w:eastAsia="MS Mincho" w:cs="Times New Roman"/>
                <w:lang w:val="en-AU"/>
              </w:rPr>
            </w:pPr>
            <w:r w:rsidRPr="00225CA1">
              <w:rPr>
                <w:rFonts w:cs="Times New Roman"/>
                <w:lang w:val="en-AU"/>
              </w:rPr>
              <w:t>2010</w:t>
            </w:r>
          </w:p>
        </w:tc>
        <w:tc>
          <w:tcPr>
            <w:tcW w:w="802" w:type="pct"/>
          </w:tcPr>
          <w:p w14:paraId="75CD10D6" w14:textId="17BB26B6"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71" w:type="pct"/>
          </w:tcPr>
          <w:p w14:paraId="570BD68E" w14:textId="01C8D2FC"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02" w:type="pct"/>
          </w:tcPr>
          <w:p w14:paraId="7C32E651" w14:textId="1052D03C" w:rsidR="00852448" w:rsidRPr="00225CA1" w:rsidRDefault="00852448" w:rsidP="00852448">
            <w:pPr>
              <w:rPr>
                <w:rFonts w:eastAsia="MS Mincho" w:cs="Times New Roman"/>
                <w:lang w:val="en-AU"/>
              </w:rPr>
            </w:pPr>
            <w:r w:rsidRPr="00225CA1">
              <w:rPr>
                <w:rFonts w:eastAsia="MS Mincho" w:cs="Times New Roman"/>
                <w:lang w:val="en-AU"/>
              </w:rPr>
              <w:t>29,756</w:t>
            </w:r>
          </w:p>
        </w:tc>
        <w:tc>
          <w:tcPr>
            <w:tcW w:w="994" w:type="pct"/>
          </w:tcPr>
          <w:p w14:paraId="47BA9E5F" w14:textId="540B5A9A" w:rsidR="00852448" w:rsidRPr="00225CA1" w:rsidRDefault="00852448" w:rsidP="00852448">
            <w:pPr>
              <w:rPr>
                <w:rFonts w:eastAsia="MS Mincho" w:cs="Times New Roman"/>
                <w:lang w:val="en-AU"/>
              </w:rPr>
            </w:pPr>
            <w:r w:rsidRPr="00225CA1">
              <w:rPr>
                <w:rFonts w:eastAsia="MS Mincho" w:cs="Times New Roman"/>
                <w:lang w:val="en-AU"/>
              </w:rPr>
              <w:t>29,856</w:t>
            </w:r>
          </w:p>
        </w:tc>
        <w:tc>
          <w:tcPr>
            <w:tcW w:w="890" w:type="pct"/>
          </w:tcPr>
          <w:p w14:paraId="5D5A808C" w14:textId="529F9764" w:rsidR="00852448" w:rsidRPr="00225CA1" w:rsidRDefault="00852448" w:rsidP="00852448">
            <w:pPr>
              <w:rPr>
                <w:rFonts w:eastAsia="MS Mincho" w:cs="Times New Roman"/>
                <w:lang w:val="en-AU"/>
              </w:rPr>
            </w:pPr>
            <w:r w:rsidRPr="00225CA1">
              <w:rPr>
                <w:rFonts w:eastAsia="MS Mincho" w:cs="Times New Roman"/>
                <w:lang w:val="en-AU"/>
              </w:rPr>
              <w:t>23,342</w:t>
            </w:r>
          </w:p>
        </w:tc>
      </w:tr>
      <w:tr w:rsidR="00852448" w:rsidRPr="00225CA1" w14:paraId="3AE1709D" w14:textId="4E7C507A" w:rsidTr="007B514C">
        <w:trPr>
          <w:trHeight w:hRule="exact" w:val="340"/>
        </w:trPr>
        <w:tc>
          <w:tcPr>
            <w:tcW w:w="641" w:type="pct"/>
          </w:tcPr>
          <w:p w14:paraId="183BCB6B" w14:textId="734912EF" w:rsidR="00852448" w:rsidRPr="00225CA1" w:rsidRDefault="00852448" w:rsidP="00852448">
            <w:pPr>
              <w:rPr>
                <w:rFonts w:eastAsia="MS Mincho" w:cs="Times New Roman"/>
                <w:lang w:val="en-AU"/>
              </w:rPr>
            </w:pPr>
            <w:r w:rsidRPr="00225CA1">
              <w:rPr>
                <w:rFonts w:eastAsia="MS Mincho" w:cs="Times New Roman"/>
                <w:lang w:val="en-AU"/>
              </w:rPr>
              <w:t>2011</w:t>
            </w:r>
          </w:p>
        </w:tc>
        <w:tc>
          <w:tcPr>
            <w:tcW w:w="802" w:type="pct"/>
          </w:tcPr>
          <w:p w14:paraId="48F784CA" w14:textId="55684BD1"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71" w:type="pct"/>
          </w:tcPr>
          <w:p w14:paraId="5AAE06B5" w14:textId="1D316778"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02" w:type="pct"/>
          </w:tcPr>
          <w:p w14:paraId="614438F9" w14:textId="0B5B3892" w:rsidR="00852448" w:rsidRPr="00225CA1" w:rsidRDefault="00852448" w:rsidP="00852448">
            <w:pPr>
              <w:rPr>
                <w:rFonts w:eastAsia="MS Mincho" w:cs="Times New Roman"/>
                <w:lang w:val="en-AU"/>
              </w:rPr>
            </w:pPr>
            <w:r w:rsidRPr="00225CA1">
              <w:rPr>
                <w:rFonts w:eastAsia="MS Mincho" w:cs="Times New Roman"/>
                <w:lang w:val="en-AU"/>
              </w:rPr>
              <w:t>22,544</w:t>
            </w:r>
          </w:p>
        </w:tc>
        <w:tc>
          <w:tcPr>
            <w:tcW w:w="994" w:type="pct"/>
          </w:tcPr>
          <w:p w14:paraId="114AA5E4" w14:textId="4595E193" w:rsidR="00852448" w:rsidRPr="00225CA1" w:rsidRDefault="00852448" w:rsidP="00852448">
            <w:pPr>
              <w:rPr>
                <w:rFonts w:eastAsia="MS Mincho" w:cs="Times New Roman"/>
                <w:lang w:val="en-AU"/>
              </w:rPr>
            </w:pPr>
            <w:r w:rsidRPr="00225CA1">
              <w:rPr>
                <w:rFonts w:eastAsia="MS Mincho" w:cs="Times New Roman"/>
                <w:lang w:val="en-AU"/>
              </w:rPr>
              <w:t>22,544</w:t>
            </w:r>
          </w:p>
        </w:tc>
        <w:tc>
          <w:tcPr>
            <w:tcW w:w="890" w:type="pct"/>
          </w:tcPr>
          <w:p w14:paraId="77CAD1D9" w14:textId="21FBA882" w:rsidR="00852448" w:rsidRPr="00225CA1" w:rsidRDefault="00852448" w:rsidP="00852448">
            <w:pPr>
              <w:rPr>
                <w:rFonts w:eastAsia="MS Mincho" w:cs="Times New Roman"/>
                <w:lang w:val="en-AU"/>
              </w:rPr>
            </w:pPr>
            <w:r w:rsidRPr="00225CA1">
              <w:rPr>
                <w:rFonts w:eastAsia="MS Mincho" w:cs="Times New Roman"/>
                <w:lang w:val="en-AU"/>
              </w:rPr>
              <w:t>17,701</w:t>
            </w:r>
          </w:p>
        </w:tc>
      </w:tr>
      <w:tr w:rsidR="00852448" w:rsidRPr="00225CA1" w14:paraId="31372858" w14:textId="2A1293B8" w:rsidTr="007B514C">
        <w:trPr>
          <w:trHeight w:hRule="exact" w:val="340"/>
        </w:trPr>
        <w:tc>
          <w:tcPr>
            <w:tcW w:w="641" w:type="pct"/>
            <w:tcBorders>
              <w:bottom w:val="single" w:sz="4" w:space="0" w:color="auto"/>
            </w:tcBorders>
          </w:tcPr>
          <w:p w14:paraId="75A9F765" w14:textId="12283C94" w:rsidR="00852448" w:rsidRPr="00225CA1" w:rsidRDefault="00852448" w:rsidP="00852448">
            <w:pPr>
              <w:rPr>
                <w:rFonts w:eastAsia="MS Mincho" w:cs="Times New Roman"/>
                <w:lang w:val="en-AU"/>
              </w:rPr>
            </w:pPr>
            <w:r w:rsidRPr="00225CA1">
              <w:rPr>
                <w:rFonts w:eastAsia="MS Mincho" w:cs="Times New Roman"/>
                <w:lang w:val="en-AU"/>
              </w:rPr>
              <w:t>2012</w:t>
            </w:r>
          </w:p>
        </w:tc>
        <w:tc>
          <w:tcPr>
            <w:tcW w:w="802" w:type="pct"/>
            <w:tcBorders>
              <w:bottom w:val="single" w:sz="4" w:space="0" w:color="auto"/>
            </w:tcBorders>
          </w:tcPr>
          <w:p w14:paraId="1484DF05" w14:textId="2CA8AE97"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71" w:type="pct"/>
            <w:tcBorders>
              <w:bottom w:val="single" w:sz="4" w:space="0" w:color="auto"/>
            </w:tcBorders>
          </w:tcPr>
          <w:p w14:paraId="486C8A13" w14:textId="5E3EB2DE"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02" w:type="pct"/>
            <w:tcBorders>
              <w:bottom w:val="single" w:sz="4" w:space="0" w:color="auto"/>
            </w:tcBorders>
          </w:tcPr>
          <w:p w14:paraId="06F9CAC8" w14:textId="2660CA96" w:rsidR="00852448" w:rsidRPr="00225CA1" w:rsidRDefault="00852448" w:rsidP="00852448">
            <w:pPr>
              <w:rPr>
                <w:rFonts w:eastAsia="MS Mincho" w:cs="Times New Roman"/>
                <w:lang w:val="en-AU"/>
              </w:rPr>
            </w:pPr>
            <w:r w:rsidRPr="00225CA1">
              <w:rPr>
                <w:rFonts w:eastAsia="MS Mincho" w:cs="Times New Roman"/>
                <w:lang w:val="en-AU"/>
              </w:rPr>
              <w:t>21,696</w:t>
            </w:r>
          </w:p>
        </w:tc>
        <w:tc>
          <w:tcPr>
            <w:tcW w:w="994" w:type="pct"/>
            <w:tcBorders>
              <w:bottom w:val="single" w:sz="4" w:space="0" w:color="auto"/>
            </w:tcBorders>
          </w:tcPr>
          <w:p w14:paraId="37E4FFE5" w14:textId="6A48B175" w:rsidR="00852448" w:rsidRPr="00225CA1" w:rsidRDefault="00852448" w:rsidP="00852448">
            <w:pPr>
              <w:rPr>
                <w:rFonts w:eastAsia="MS Mincho" w:cs="Times New Roman"/>
                <w:lang w:val="en-AU"/>
              </w:rPr>
            </w:pPr>
            <w:r w:rsidRPr="00225CA1">
              <w:rPr>
                <w:rFonts w:eastAsia="MS Mincho" w:cs="Times New Roman"/>
                <w:lang w:val="en-AU"/>
              </w:rPr>
              <w:t>21,697</w:t>
            </w:r>
          </w:p>
        </w:tc>
        <w:tc>
          <w:tcPr>
            <w:tcW w:w="890" w:type="pct"/>
            <w:tcBorders>
              <w:bottom w:val="single" w:sz="4" w:space="0" w:color="auto"/>
            </w:tcBorders>
          </w:tcPr>
          <w:p w14:paraId="6739D898" w14:textId="01CCD4F6" w:rsidR="00852448" w:rsidRPr="00225CA1" w:rsidRDefault="00852448" w:rsidP="00852448">
            <w:pPr>
              <w:rPr>
                <w:rFonts w:eastAsia="MS Mincho" w:cs="Times New Roman"/>
                <w:lang w:val="en-AU"/>
              </w:rPr>
            </w:pPr>
            <w:r w:rsidRPr="00225CA1">
              <w:rPr>
                <w:rFonts w:eastAsia="MS Mincho" w:cs="Times New Roman"/>
                <w:lang w:val="en-AU"/>
              </w:rPr>
              <w:t>14,723</w:t>
            </w:r>
          </w:p>
        </w:tc>
      </w:tr>
    </w:tbl>
    <w:p w14:paraId="2C138BBD" w14:textId="25B9D616" w:rsidR="00852448" w:rsidRPr="00225CA1" w:rsidRDefault="00852448" w:rsidP="00852448">
      <w:pPr>
        <w:ind w:right="160"/>
        <w:rPr>
          <w:lang w:val="en-AU" w:eastAsia="en-US"/>
        </w:rPr>
      </w:pPr>
    </w:p>
    <w:p w14:paraId="04E4AE5A" w14:textId="52C71740" w:rsidR="00852448" w:rsidRPr="00225CA1" w:rsidRDefault="00852448" w:rsidP="00852448">
      <w:pPr>
        <w:spacing w:after="200" w:line="276" w:lineRule="auto"/>
        <w:rPr>
          <w:lang w:val="en-AU" w:eastAsia="en-US"/>
        </w:rPr>
      </w:pPr>
    </w:p>
    <w:p w14:paraId="54015A42" w14:textId="2A50F33D" w:rsidR="00852448" w:rsidRPr="00225CA1" w:rsidRDefault="00852448" w:rsidP="00852448">
      <w:pPr>
        <w:keepNext/>
        <w:spacing w:after="200"/>
        <w:rPr>
          <w:i/>
          <w:iCs/>
          <w:color w:val="44546A"/>
          <w:sz w:val="18"/>
          <w:szCs w:val="18"/>
          <w:lang w:val="en-AU" w:eastAsia="en-US"/>
        </w:rPr>
      </w:pPr>
      <w:bookmarkStart w:id="503" w:name="_Ref416459671"/>
      <w:bookmarkStart w:id="504" w:name="_Toc455070220"/>
      <w:bookmarkStart w:id="505" w:name="_Toc469405564"/>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8</w:t>
      </w:r>
      <w:r w:rsidRPr="00225CA1">
        <w:rPr>
          <w:i/>
          <w:iCs/>
          <w:color w:val="44546A"/>
          <w:sz w:val="18"/>
          <w:szCs w:val="18"/>
          <w:lang w:val="en-AU" w:eastAsia="en-US"/>
        </w:rPr>
        <w:fldChar w:fldCharType="end"/>
      </w:r>
      <w:bookmarkEnd w:id="503"/>
      <w:r w:rsidRPr="00225CA1">
        <w:rPr>
          <w:i/>
          <w:iCs/>
          <w:color w:val="44546A"/>
          <w:sz w:val="18"/>
          <w:szCs w:val="18"/>
          <w:lang w:val="en-AU" w:eastAsia="en-US"/>
        </w:rPr>
        <w:t>: Korean data description.</w:t>
      </w:r>
      <w:bookmarkEnd w:id="504"/>
      <w:bookmarkEnd w:id="505"/>
    </w:p>
    <w:tbl>
      <w:tblPr>
        <w:tblW w:w="5000" w:type="pct"/>
        <w:tblLayout w:type="fixed"/>
        <w:tblLook w:val="04A0" w:firstRow="1" w:lastRow="0" w:firstColumn="1" w:lastColumn="0" w:noHBand="0" w:noVBand="1"/>
      </w:tblPr>
      <w:tblGrid>
        <w:gridCol w:w="710"/>
        <w:gridCol w:w="1387"/>
        <w:gridCol w:w="1386"/>
        <w:gridCol w:w="1386"/>
        <w:gridCol w:w="1386"/>
        <w:gridCol w:w="1386"/>
        <w:gridCol w:w="1385"/>
      </w:tblGrid>
      <w:tr w:rsidR="00852448" w:rsidRPr="00225CA1" w14:paraId="2F5B439D" w14:textId="575F91B0" w:rsidTr="007B514C">
        <w:trPr>
          <w:trHeight w:val="283"/>
        </w:trPr>
        <w:tc>
          <w:tcPr>
            <w:tcW w:w="393" w:type="pct"/>
            <w:tcBorders>
              <w:top w:val="single" w:sz="4" w:space="0" w:color="auto"/>
              <w:left w:val="nil"/>
              <w:bottom w:val="single" w:sz="8" w:space="0" w:color="auto"/>
              <w:right w:val="nil"/>
            </w:tcBorders>
            <w:noWrap/>
            <w:vAlign w:val="center"/>
            <w:hideMark/>
          </w:tcPr>
          <w:p w14:paraId="52F06C38" w14:textId="75339C24" w:rsidR="00852448" w:rsidRPr="00225CA1" w:rsidRDefault="00852448" w:rsidP="00852448">
            <w:pPr>
              <w:jc w:val="right"/>
              <w:rPr>
                <w:color w:val="000000"/>
                <w:lang w:val="en-NZ" w:eastAsia="en-NZ"/>
              </w:rPr>
            </w:pPr>
            <w:r w:rsidRPr="00225CA1">
              <w:rPr>
                <w:color w:val="000000"/>
                <w:lang w:val="en-NZ" w:eastAsia="en-NZ"/>
              </w:rPr>
              <w:t>Year</w:t>
            </w:r>
          </w:p>
        </w:tc>
        <w:tc>
          <w:tcPr>
            <w:tcW w:w="768" w:type="pct"/>
            <w:tcBorders>
              <w:top w:val="single" w:sz="4" w:space="0" w:color="auto"/>
              <w:left w:val="nil"/>
              <w:bottom w:val="single" w:sz="8" w:space="0" w:color="auto"/>
              <w:right w:val="nil"/>
            </w:tcBorders>
            <w:noWrap/>
            <w:vAlign w:val="center"/>
            <w:hideMark/>
          </w:tcPr>
          <w:p w14:paraId="6C747CCE" w14:textId="57F9FAA7" w:rsidR="00852448" w:rsidRPr="00225CA1" w:rsidRDefault="00852448" w:rsidP="00852448">
            <w:pPr>
              <w:jc w:val="right"/>
              <w:rPr>
                <w:color w:val="000000"/>
                <w:lang w:val="en-NZ" w:eastAsia="en-NZ"/>
              </w:rPr>
            </w:pPr>
            <w:r w:rsidRPr="00225CA1">
              <w:rPr>
                <w:color w:val="000000"/>
                <w:lang w:val="en-NZ" w:eastAsia="en-NZ"/>
              </w:rPr>
              <w:t>No. of ops</w:t>
            </w:r>
          </w:p>
        </w:tc>
        <w:tc>
          <w:tcPr>
            <w:tcW w:w="768" w:type="pct"/>
            <w:tcBorders>
              <w:top w:val="single" w:sz="4" w:space="0" w:color="auto"/>
              <w:left w:val="nil"/>
              <w:bottom w:val="single" w:sz="8" w:space="0" w:color="auto"/>
              <w:right w:val="nil"/>
            </w:tcBorders>
            <w:noWrap/>
            <w:vAlign w:val="center"/>
            <w:hideMark/>
          </w:tcPr>
          <w:p w14:paraId="4BE4CA38" w14:textId="2C11AFF6" w:rsidR="00852448" w:rsidRPr="00225CA1" w:rsidRDefault="00852448" w:rsidP="00852448">
            <w:pPr>
              <w:jc w:val="right"/>
              <w:rPr>
                <w:color w:val="000000"/>
                <w:lang w:val="en-NZ" w:eastAsia="en-NZ"/>
              </w:rPr>
            </w:pPr>
            <w:r w:rsidRPr="00225CA1">
              <w:rPr>
                <w:color w:val="000000"/>
                <w:lang w:val="en-NZ" w:eastAsia="en-NZ"/>
              </w:rPr>
              <w:t>VESSEL NAME_rev</w:t>
            </w:r>
          </w:p>
        </w:tc>
        <w:tc>
          <w:tcPr>
            <w:tcW w:w="768" w:type="pct"/>
            <w:tcBorders>
              <w:top w:val="single" w:sz="4" w:space="0" w:color="auto"/>
              <w:left w:val="nil"/>
              <w:bottom w:val="single" w:sz="8" w:space="0" w:color="auto"/>
              <w:right w:val="nil"/>
            </w:tcBorders>
            <w:noWrap/>
            <w:vAlign w:val="center"/>
            <w:hideMark/>
          </w:tcPr>
          <w:p w14:paraId="232EA907" w14:textId="3D983B4C" w:rsidR="00852448" w:rsidRPr="00225CA1" w:rsidRDefault="00852448" w:rsidP="00852448">
            <w:pPr>
              <w:jc w:val="right"/>
              <w:rPr>
                <w:color w:val="000000"/>
                <w:lang w:val="en-NZ" w:eastAsia="en-NZ"/>
              </w:rPr>
            </w:pPr>
            <w:r w:rsidRPr="00225CA1">
              <w:rPr>
                <w:color w:val="000000"/>
                <w:lang w:val="en-NZ" w:eastAsia="en-NZ"/>
              </w:rPr>
              <w:t>Vessel id coverage (%)</w:t>
            </w:r>
          </w:p>
        </w:tc>
        <w:tc>
          <w:tcPr>
            <w:tcW w:w="768" w:type="pct"/>
            <w:tcBorders>
              <w:top w:val="single" w:sz="4" w:space="0" w:color="auto"/>
              <w:left w:val="nil"/>
              <w:bottom w:val="single" w:sz="8" w:space="0" w:color="auto"/>
              <w:right w:val="nil"/>
            </w:tcBorders>
            <w:noWrap/>
            <w:vAlign w:val="center"/>
            <w:hideMark/>
          </w:tcPr>
          <w:p w14:paraId="50172D7C" w14:textId="14279EAA" w:rsidR="00852448" w:rsidRPr="00225CA1" w:rsidRDefault="00852448" w:rsidP="00852448">
            <w:pPr>
              <w:jc w:val="right"/>
              <w:rPr>
                <w:color w:val="000000"/>
                <w:lang w:val="en-NZ" w:eastAsia="en-NZ"/>
              </w:rPr>
            </w:pPr>
            <w:r w:rsidRPr="00225CA1">
              <w:rPr>
                <w:color w:val="000000"/>
                <w:lang w:val="en-NZ" w:eastAsia="en-NZ"/>
              </w:rPr>
              <w:t>Hooks</w:t>
            </w:r>
          </w:p>
        </w:tc>
        <w:tc>
          <w:tcPr>
            <w:tcW w:w="768" w:type="pct"/>
            <w:tcBorders>
              <w:top w:val="single" w:sz="4" w:space="0" w:color="auto"/>
              <w:left w:val="nil"/>
              <w:bottom w:val="single" w:sz="8" w:space="0" w:color="auto"/>
              <w:right w:val="nil"/>
            </w:tcBorders>
            <w:noWrap/>
            <w:vAlign w:val="center"/>
            <w:hideMark/>
          </w:tcPr>
          <w:p w14:paraId="2438D3E0" w14:textId="4EFEA13F" w:rsidR="00852448" w:rsidRPr="00225CA1" w:rsidRDefault="00852448" w:rsidP="00852448">
            <w:pPr>
              <w:jc w:val="right"/>
              <w:rPr>
                <w:color w:val="000000"/>
                <w:lang w:val="en-NZ" w:eastAsia="en-NZ"/>
              </w:rPr>
            </w:pPr>
            <w:r w:rsidRPr="00225CA1">
              <w:rPr>
                <w:color w:val="000000"/>
                <w:lang w:val="en-NZ" w:eastAsia="en-NZ"/>
              </w:rPr>
              <w:t>Floats</w:t>
            </w:r>
          </w:p>
        </w:tc>
        <w:tc>
          <w:tcPr>
            <w:tcW w:w="768" w:type="pct"/>
            <w:tcBorders>
              <w:top w:val="single" w:sz="4" w:space="0" w:color="auto"/>
              <w:left w:val="nil"/>
              <w:bottom w:val="single" w:sz="8" w:space="0" w:color="auto"/>
              <w:right w:val="nil"/>
            </w:tcBorders>
            <w:noWrap/>
            <w:vAlign w:val="center"/>
            <w:hideMark/>
          </w:tcPr>
          <w:p w14:paraId="33250C72" w14:textId="619CCC89" w:rsidR="00852448" w:rsidRPr="00225CA1" w:rsidRDefault="00852448" w:rsidP="00852448">
            <w:pPr>
              <w:jc w:val="right"/>
              <w:rPr>
                <w:color w:val="000000"/>
                <w:lang w:val="en-NZ" w:eastAsia="en-NZ"/>
              </w:rPr>
            </w:pPr>
            <w:r w:rsidRPr="00225CA1">
              <w:rPr>
                <w:color w:val="000000"/>
                <w:lang w:val="en-NZ" w:eastAsia="en-NZ"/>
              </w:rPr>
              <w:t>Op date</w:t>
            </w:r>
          </w:p>
        </w:tc>
      </w:tr>
      <w:tr w:rsidR="00852448" w:rsidRPr="00225CA1" w14:paraId="14FBD939" w14:textId="7523AF71" w:rsidTr="007B514C">
        <w:trPr>
          <w:trHeight w:val="283"/>
        </w:trPr>
        <w:tc>
          <w:tcPr>
            <w:tcW w:w="393" w:type="pct"/>
            <w:tcBorders>
              <w:top w:val="nil"/>
              <w:left w:val="nil"/>
              <w:bottom w:val="nil"/>
              <w:right w:val="nil"/>
            </w:tcBorders>
            <w:noWrap/>
            <w:vAlign w:val="center"/>
            <w:hideMark/>
          </w:tcPr>
          <w:p w14:paraId="5B3D9B7A" w14:textId="0864F8B0" w:rsidR="00852448" w:rsidRPr="00225CA1" w:rsidRDefault="00852448" w:rsidP="00852448">
            <w:pPr>
              <w:jc w:val="right"/>
              <w:rPr>
                <w:color w:val="000000"/>
                <w:lang w:val="en-NZ" w:eastAsia="en-NZ"/>
              </w:rPr>
            </w:pPr>
            <w:r w:rsidRPr="00225CA1">
              <w:rPr>
                <w:color w:val="000000"/>
                <w:lang w:val="en-NZ" w:eastAsia="en-NZ"/>
              </w:rPr>
              <w:t>1971</w:t>
            </w:r>
          </w:p>
        </w:tc>
        <w:tc>
          <w:tcPr>
            <w:tcW w:w="768" w:type="pct"/>
            <w:tcBorders>
              <w:top w:val="nil"/>
              <w:left w:val="nil"/>
              <w:bottom w:val="nil"/>
              <w:right w:val="nil"/>
            </w:tcBorders>
            <w:noWrap/>
            <w:vAlign w:val="center"/>
            <w:hideMark/>
          </w:tcPr>
          <w:p w14:paraId="65826F0F" w14:textId="24A5330F"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57EB8730" w14:textId="70A485FC"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01AE1621" w14:textId="72B515F2"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0E93B3BA" w14:textId="2817D96E"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5362A1D7" w14:textId="35FD15D2" w:rsidR="00852448" w:rsidRPr="00225CA1" w:rsidRDefault="00852448" w:rsidP="00852448">
            <w:pPr>
              <w:jc w:val="right"/>
              <w:rPr>
                <w:color w:val="000000"/>
                <w:lang w:val="en-NZ" w:eastAsia="en-NZ"/>
              </w:rPr>
            </w:pPr>
            <w:r w:rsidRPr="00225CA1">
              <w:rPr>
                <w:color w:val="000000"/>
                <w:lang w:val="en-NZ" w:eastAsia="en-NZ"/>
              </w:rPr>
              <w:t>34</w:t>
            </w:r>
          </w:p>
        </w:tc>
        <w:tc>
          <w:tcPr>
            <w:tcW w:w="768" w:type="pct"/>
            <w:tcBorders>
              <w:top w:val="nil"/>
              <w:left w:val="nil"/>
              <w:bottom w:val="nil"/>
              <w:right w:val="nil"/>
            </w:tcBorders>
            <w:noWrap/>
            <w:vAlign w:val="center"/>
            <w:hideMark/>
          </w:tcPr>
          <w:p w14:paraId="09E79997" w14:textId="493AF05B" w:rsidR="00852448" w:rsidRPr="00225CA1" w:rsidRDefault="00852448" w:rsidP="00852448">
            <w:pPr>
              <w:jc w:val="right"/>
              <w:rPr>
                <w:color w:val="000000"/>
                <w:lang w:val="en-NZ" w:eastAsia="en-NZ"/>
              </w:rPr>
            </w:pPr>
            <w:r w:rsidRPr="00225CA1">
              <w:rPr>
                <w:color w:val="000000"/>
                <w:lang w:val="en-NZ" w:eastAsia="en-NZ"/>
              </w:rPr>
              <w:t>34</w:t>
            </w:r>
          </w:p>
        </w:tc>
      </w:tr>
      <w:tr w:rsidR="00852448" w:rsidRPr="00225CA1" w14:paraId="278113DE" w14:textId="2E0F591B" w:rsidTr="007B514C">
        <w:trPr>
          <w:trHeight w:val="283"/>
        </w:trPr>
        <w:tc>
          <w:tcPr>
            <w:tcW w:w="393" w:type="pct"/>
            <w:tcBorders>
              <w:top w:val="nil"/>
              <w:left w:val="nil"/>
              <w:bottom w:val="nil"/>
              <w:right w:val="nil"/>
            </w:tcBorders>
            <w:noWrap/>
            <w:vAlign w:val="center"/>
            <w:hideMark/>
          </w:tcPr>
          <w:p w14:paraId="1CC92F5C" w14:textId="750E80D4" w:rsidR="00852448" w:rsidRPr="00225CA1" w:rsidRDefault="00852448" w:rsidP="00852448">
            <w:pPr>
              <w:jc w:val="right"/>
              <w:rPr>
                <w:color w:val="000000"/>
                <w:lang w:val="en-NZ" w:eastAsia="en-NZ"/>
              </w:rPr>
            </w:pPr>
            <w:r w:rsidRPr="00225CA1">
              <w:rPr>
                <w:color w:val="000000"/>
                <w:lang w:val="en-NZ" w:eastAsia="en-NZ"/>
              </w:rPr>
              <w:t>1972</w:t>
            </w:r>
          </w:p>
        </w:tc>
        <w:tc>
          <w:tcPr>
            <w:tcW w:w="768" w:type="pct"/>
            <w:tcBorders>
              <w:top w:val="nil"/>
              <w:left w:val="nil"/>
              <w:bottom w:val="nil"/>
              <w:right w:val="nil"/>
            </w:tcBorders>
            <w:noWrap/>
            <w:vAlign w:val="center"/>
            <w:hideMark/>
          </w:tcPr>
          <w:p w14:paraId="6D2A931E" w14:textId="48712BBE" w:rsidR="00852448" w:rsidRPr="00225CA1" w:rsidRDefault="00852448" w:rsidP="00852448">
            <w:pPr>
              <w:jc w:val="right"/>
              <w:rPr>
                <w:color w:val="000000"/>
                <w:lang w:val="en-NZ" w:eastAsia="en-NZ"/>
              </w:rPr>
            </w:pPr>
            <w:r w:rsidRPr="00225CA1">
              <w:rPr>
                <w:color w:val="000000"/>
                <w:lang w:val="en-NZ" w:eastAsia="en-NZ"/>
              </w:rPr>
              <w:t>3265</w:t>
            </w:r>
          </w:p>
        </w:tc>
        <w:tc>
          <w:tcPr>
            <w:tcW w:w="768" w:type="pct"/>
            <w:tcBorders>
              <w:top w:val="nil"/>
              <w:left w:val="nil"/>
              <w:bottom w:val="nil"/>
              <w:right w:val="nil"/>
            </w:tcBorders>
            <w:noWrap/>
            <w:vAlign w:val="center"/>
            <w:hideMark/>
          </w:tcPr>
          <w:p w14:paraId="155AD6AB" w14:textId="38A7F310" w:rsidR="00852448" w:rsidRPr="00225CA1" w:rsidRDefault="00852448" w:rsidP="00852448">
            <w:pPr>
              <w:jc w:val="right"/>
              <w:rPr>
                <w:color w:val="000000"/>
                <w:lang w:val="en-NZ" w:eastAsia="en-NZ"/>
              </w:rPr>
            </w:pPr>
            <w:r w:rsidRPr="00225CA1">
              <w:rPr>
                <w:color w:val="000000"/>
                <w:lang w:val="en-NZ" w:eastAsia="en-NZ"/>
              </w:rPr>
              <w:t>53</w:t>
            </w:r>
          </w:p>
        </w:tc>
        <w:tc>
          <w:tcPr>
            <w:tcW w:w="768" w:type="pct"/>
            <w:tcBorders>
              <w:top w:val="nil"/>
              <w:left w:val="nil"/>
              <w:bottom w:val="nil"/>
              <w:right w:val="nil"/>
            </w:tcBorders>
            <w:noWrap/>
            <w:vAlign w:val="center"/>
            <w:hideMark/>
          </w:tcPr>
          <w:p w14:paraId="58EA1FD5" w14:textId="1E247AE4" w:rsidR="00852448" w:rsidRPr="00225CA1" w:rsidRDefault="00852448" w:rsidP="00852448">
            <w:pPr>
              <w:jc w:val="right"/>
              <w:rPr>
                <w:lang w:val="en-NZ" w:eastAsia="en-NZ"/>
              </w:rPr>
            </w:pPr>
            <w:r w:rsidRPr="00225CA1">
              <w:rPr>
                <w:lang w:val="en-NZ" w:eastAsia="en-NZ"/>
              </w:rPr>
              <w:t>1.6</w:t>
            </w:r>
          </w:p>
        </w:tc>
        <w:tc>
          <w:tcPr>
            <w:tcW w:w="768" w:type="pct"/>
            <w:tcBorders>
              <w:top w:val="nil"/>
              <w:left w:val="nil"/>
              <w:bottom w:val="nil"/>
              <w:right w:val="nil"/>
            </w:tcBorders>
            <w:noWrap/>
            <w:vAlign w:val="center"/>
            <w:hideMark/>
          </w:tcPr>
          <w:p w14:paraId="28D413AF" w14:textId="788B3AA4" w:rsidR="00852448" w:rsidRPr="00225CA1" w:rsidRDefault="00852448" w:rsidP="00852448">
            <w:pPr>
              <w:jc w:val="right"/>
              <w:rPr>
                <w:color w:val="000000"/>
                <w:lang w:val="en-NZ" w:eastAsia="en-NZ"/>
              </w:rPr>
            </w:pPr>
            <w:r w:rsidRPr="00225CA1">
              <w:rPr>
                <w:color w:val="000000"/>
                <w:lang w:val="en-NZ" w:eastAsia="en-NZ"/>
              </w:rPr>
              <w:t>3265</w:t>
            </w:r>
          </w:p>
        </w:tc>
        <w:tc>
          <w:tcPr>
            <w:tcW w:w="768" w:type="pct"/>
            <w:tcBorders>
              <w:top w:val="nil"/>
              <w:left w:val="nil"/>
              <w:bottom w:val="nil"/>
              <w:right w:val="nil"/>
            </w:tcBorders>
            <w:noWrap/>
            <w:vAlign w:val="center"/>
            <w:hideMark/>
          </w:tcPr>
          <w:p w14:paraId="6B03EA3A" w14:textId="1055A02A" w:rsidR="00852448" w:rsidRPr="00225CA1" w:rsidRDefault="00852448" w:rsidP="00852448">
            <w:pPr>
              <w:jc w:val="right"/>
              <w:rPr>
                <w:color w:val="000000"/>
                <w:lang w:val="en-NZ" w:eastAsia="en-NZ"/>
              </w:rPr>
            </w:pPr>
            <w:r w:rsidRPr="00225CA1">
              <w:rPr>
                <w:color w:val="000000"/>
                <w:lang w:val="en-NZ" w:eastAsia="en-NZ"/>
              </w:rPr>
              <w:t>3265</w:t>
            </w:r>
          </w:p>
        </w:tc>
        <w:tc>
          <w:tcPr>
            <w:tcW w:w="768" w:type="pct"/>
            <w:tcBorders>
              <w:top w:val="nil"/>
              <w:left w:val="nil"/>
              <w:bottom w:val="nil"/>
              <w:right w:val="nil"/>
            </w:tcBorders>
            <w:noWrap/>
            <w:vAlign w:val="center"/>
            <w:hideMark/>
          </w:tcPr>
          <w:p w14:paraId="103DA21E" w14:textId="3FEE2507" w:rsidR="00852448" w:rsidRPr="00225CA1" w:rsidRDefault="00852448" w:rsidP="00852448">
            <w:pPr>
              <w:jc w:val="right"/>
              <w:rPr>
                <w:color w:val="000000"/>
                <w:lang w:val="en-NZ" w:eastAsia="en-NZ"/>
              </w:rPr>
            </w:pPr>
            <w:r w:rsidRPr="00225CA1">
              <w:rPr>
                <w:color w:val="000000"/>
                <w:lang w:val="en-NZ" w:eastAsia="en-NZ"/>
              </w:rPr>
              <w:t>3265</w:t>
            </w:r>
          </w:p>
        </w:tc>
      </w:tr>
      <w:tr w:rsidR="00852448" w:rsidRPr="00225CA1" w14:paraId="1A4E5096" w14:textId="46D60E68" w:rsidTr="007B514C">
        <w:trPr>
          <w:trHeight w:val="283"/>
        </w:trPr>
        <w:tc>
          <w:tcPr>
            <w:tcW w:w="393" w:type="pct"/>
            <w:tcBorders>
              <w:top w:val="nil"/>
              <w:left w:val="nil"/>
              <w:bottom w:val="nil"/>
              <w:right w:val="nil"/>
            </w:tcBorders>
            <w:noWrap/>
            <w:vAlign w:val="center"/>
            <w:hideMark/>
          </w:tcPr>
          <w:p w14:paraId="1DE4039E" w14:textId="1DDA394D" w:rsidR="00852448" w:rsidRPr="00225CA1" w:rsidRDefault="00852448" w:rsidP="00852448">
            <w:pPr>
              <w:jc w:val="right"/>
              <w:rPr>
                <w:color w:val="000000"/>
                <w:lang w:val="en-NZ" w:eastAsia="en-NZ"/>
              </w:rPr>
            </w:pPr>
            <w:r w:rsidRPr="00225CA1">
              <w:rPr>
                <w:color w:val="000000"/>
                <w:lang w:val="en-NZ" w:eastAsia="en-NZ"/>
              </w:rPr>
              <w:t>1973</w:t>
            </w:r>
          </w:p>
        </w:tc>
        <w:tc>
          <w:tcPr>
            <w:tcW w:w="768" w:type="pct"/>
            <w:tcBorders>
              <w:top w:val="nil"/>
              <w:left w:val="nil"/>
              <w:bottom w:val="nil"/>
              <w:right w:val="nil"/>
            </w:tcBorders>
            <w:noWrap/>
            <w:vAlign w:val="center"/>
            <w:hideMark/>
          </w:tcPr>
          <w:p w14:paraId="4F6B8151" w14:textId="57D5064E" w:rsidR="00852448" w:rsidRPr="00225CA1" w:rsidRDefault="00852448" w:rsidP="00852448">
            <w:pPr>
              <w:jc w:val="right"/>
              <w:rPr>
                <w:color w:val="000000"/>
                <w:lang w:val="en-NZ" w:eastAsia="en-NZ"/>
              </w:rPr>
            </w:pPr>
            <w:r w:rsidRPr="00225CA1">
              <w:rPr>
                <w:color w:val="000000"/>
                <w:lang w:val="en-NZ" w:eastAsia="en-NZ"/>
              </w:rPr>
              <w:t>508</w:t>
            </w:r>
          </w:p>
        </w:tc>
        <w:tc>
          <w:tcPr>
            <w:tcW w:w="768" w:type="pct"/>
            <w:tcBorders>
              <w:top w:val="nil"/>
              <w:left w:val="nil"/>
              <w:bottom w:val="nil"/>
              <w:right w:val="nil"/>
            </w:tcBorders>
            <w:noWrap/>
            <w:vAlign w:val="center"/>
            <w:hideMark/>
          </w:tcPr>
          <w:p w14:paraId="6A4CCDC0" w14:textId="225FB52E" w:rsidR="00852448" w:rsidRPr="00225CA1" w:rsidRDefault="00852448" w:rsidP="00852448">
            <w:pPr>
              <w:jc w:val="right"/>
              <w:rPr>
                <w:color w:val="000000"/>
                <w:lang w:val="en-NZ" w:eastAsia="en-NZ"/>
              </w:rPr>
            </w:pPr>
            <w:r w:rsidRPr="00225CA1">
              <w:rPr>
                <w:color w:val="000000"/>
                <w:lang w:val="en-NZ" w:eastAsia="en-NZ"/>
              </w:rPr>
              <w:t>508</w:t>
            </w:r>
          </w:p>
        </w:tc>
        <w:tc>
          <w:tcPr>
            <w:tcW w:w="768" w:type="pct"/>
            <w:tcBorders>
              <w:top w:val="nil"/>
              <w:left w:val="nil"/>
              <w:bottom w:val="nil"/>
              <w:right w:val="nil"/>
            </w:tcBorders>
            <w:noWrap/>
            <w:vAlign w:val="center"/>
            <w:hideMark/>
          </w:tcPr>
          <w:p w14:paraId="1F7E29FA" w14:textId="4CB66D31"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61D0C86" w14:textId="0D87D595" w:rsidR="00852448" w:rsidRPr="00225CA1" w:rsidRDefault="00852448" w:rsidP="00852448">
            <w:pPr>
              <w:jc w:val="right"/>
              <w:rPr>
                <w:color w:val="000000"/>
                <w:lang w:val="en-NZ" w:eastAsia="en-NZ"/>
              </w:rPr>
            </w:pPr>
            <w:r w:rsidRPr="00225CA1">
              <w:rPr>
                <w:color w:val="000000"/>
                <w:lang w:val="en-NZ" w:eastAsia="en-NZ"/>
              </w:rPr>
              <w:t>508</w:t>
            </w:r>
          </w:p>
        </w:tc>
        <w:tc>
          <w:tcPr>
            <w:tcW w:w="768" w:type="pct"/>
            <w:tcBorders>
              <w:top w:val="nil"/>
              <w:left w:val="nil"/>
              <w:bottom w:val="nil"/>
              <w:right w:val="nil"/>
            </w:tcBorders>
            <w:noWrap/>
            <w:vAlign w:val="center"/>
            <w:hideMark/>
          </w:tcPr>
          <w:p w14:paraId="63764D10" w14:textId="2F19745F" w:rsidR="00852448" w:rsidRPr="00225CA1" w:rsidRDefault="00852448" w:rsidP="00852448">
            <w:pPr>
              <w:jc w:val="right"/>
              <w:rPr>
                <w:color w:val="000000"/>
                <w:lang w:val="en-NZ" w:eastAsia="en-NZ"/>
              </w:rPr>
            </w:pPr>
            <w:r w:rsidRPr="00225CA1">
              <w:rPr>
                <w:color w:val="000000"/>
                <w:lang w:val="en-NZ" w:eastAsia="en-NZ"/>
              </w:rPr>
              <w:t>241</w:t>
            </w:r>
          </w:p>
        </w:tc>
        <w:tc>
          <w:tcPr>
            <w:tcW w:w="768" w:type="pct"/>
            <w:tcBorders>
              <w:top w:val="nil"/>
              <w:left w:val="nil"/>
              <w:bottom w:val="nil"/>
              <w:right w:val="nil"/>
            </w:tcBorders>
            <w:noWrap/>
            <w:vAlign w:val="center"/>
            <w:hideMark/>
          </w:tcPr>
          <w:p w14:paraId="4C775D97" w14:textId="7E921FAC" w:rsidR="00852448" w:rsidRPr="00225CA1" w:rsidRDefault="00852448" w:rsidP="00852448">
            <w:pPr>
              <w:jc w:val="right"/>
              <w:rPr>
                <w:color w:val="000000"/>
                <w:lang w:val="en-NZ" w:eastAsia="en-NZ"/>
              </w:rPr>
            </w:pPr>
            <w:r w:rsidRPr="00225CA1">
              <w:rPr>
                <w:color w:val="000000"/>
                <w:lang w:val="en-NZ" w:eastAsia="en-NZ"/>
              </w:rPr>
              <w:t>508</w:t>
            </w:r>
          </w:p>
        </w:tc>
      </w:tr>
      <w:tr w:rsidR="00852448" w:rsidRPr="00225CA1" w14:paraId="77ADEC98" w14:textId="3FDFE960" w:rsidTr="007B514C">
        <w:trPr>
          <w:trHeight w:val="283"/>
        </w:trPr>
        <w:tc>
          <w:tcPr>
            <w:tcW w:w="393" w:type="pct"/>
            <w:tcBorders>
              <w:top w:val="nil"/>
              <w:left w:val="nil"/>
              <w:bottom w:val="nil"/>
              <w:right w:val="nil"/>
            </w:tcBorders>
            <w:noWrap/>
            <w:vAlign w:val="center"/>
            <w:hideMark/>
          </w:tcPr>
          <w:p w14:paraId="49763F17" w14:textId="1CF38E77" w:rsidR="00852448" w:rsidRPr="00225CA1" w:rsidRDefault="00852448" w:rsidP="00852448">
            <w:pPr>
              <w:jc w:val="right"/>
              <w:rPr>
                <w:color w:val="000000"/>
                <w:lang w:val="en-NZ" w:eastAsia="en-NZ"/>
              </w:rPr>
            </w:pPr>
            <w:r w:rsidRPr="00225CA1">
              <w:rPr>
                <w:color w:val="000000"/>
                <w:lang w:val="en-NZ" w:eastAsia="en-NZ"/>
              </w:rPr>
              <w:t>1974</w:t>
            </w:r>
          </w:p>
        </w:tc>
        <w:tc>
          <w:tcPr>
            <w:tcW w:w="768" w:type="pct"/>
            <w:tcBorders>
              <w:top w:val="nil"/>
              <w:left w:val="nil"/>
              <w:bottom w:val="nil"/>
              <w:right w:val="nil"/>
            </w:tcBorders>
            <w:noWrap/>
            <w:vAlign w:val="center"/>
            <w:hideMark/>
          </w:tcPr>
          <w:p w14:paraId="585F42D3" w14:textId="46AD272C" w:rsidR="00852448" w:rsidRPr="00225CA1" w:rsidRDefault="00852448" w:rsidP="00852448">
            <w:pPr>
              <w:jc w:val="right"/>
              <w:rPr>
                <w:color w:val="000000"/>
                <w:lang w:val="en-NZ" w:eastAsia="en-NZ"/>
              </w:rPr>
            </w:pPr>
            <w:r w:rsidRPr="00225CA1">
              <w:rPr>
                <w:color w:val="000000"/>
                <w:lang w:val="en-NZ" w:eastAsia="en-NZ"/>
              </w:rPr>
              <w:t>1255</w:t>
            </w:r>
          </w:p>
        </w:tc>
        <w:tc>
          <w:tcPr>
            <w:tcW w:w="768" w:type="pct"/>
            <w:tcBorders>
              <w:top w:val="nil"/>
              <w:left w:val="nil"/>
              <w:bottom w:val="nil"/>
              <w:right w:val="nil"/>
            </w:tcBorders>
            <w:noWrap/>
            <w:vAlign w:val="center"/>
            <w:hideMark/>
          </w:tcPr>
          <w:p w14:paraId="599380F4" w14:textId="7BC4A8CF" w:rsidR="00852448" w:rsidRPr="00225CA1" w:rsidRDefault="00852448" w:rsidP="00852448">
            <w:pPr>
              <w:jc w:val="right"/>
              <w:rPr>
                <w:color w:val="000000"/>
                <w:lang w:val="en-NZ" w:eastAsia="en-NZ"/>
              </w:rPr>
            </w:pPr>
            <w:r w:rsidRPr="00225CA1">
              <w:rPr>
                <w:color w:val="000000"/>
                <w:lang w:val="en-NZ" w:eastAsia="en-NZ"/>
              </w:rPr>
              <w:t>1255</w:t>
            </w:r>
          </w:p>
        </w:tc>
        <w:tc>
          <w:tcPr>
            <w:tcW w:w="768" w:type="pct"/>
            <w:tcBorders>
              <w:top w:val="nil"/>
              <w:left w:val="nil"/>
              <w:bottom w:val="nil"/>
              <w:right w:val="nil"/>
            </w:tcBorders>
            <w:noWrap/>
            <w:vAlign w:val="center"/>
            <w:hideMark/>
          </w:tcPr>
          <w:p w14:paraId="0AC6E47D" w14:textId="428D07A2"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0B384CB4" w14:textId="376AA40C" w:rsidR="00852448" w:rsidRPr="00225CA1" w:rsidRDefault="00852448" w:rsidP="00852448">
            <w:pPr>
              <w:jc w:val="right"/>
              <w:rPr>
                <w:color w:val="000000"/>
                <w:lang w:val="en-NZ" w:eastAsia="en-NZ"/>
              </w:rPr>
            </w:pPr>
            <w:r w:rsidRPr="00225CA1">
              <w:rPr>
                <w:color w:val="000000"/>
                <w:lang w:val="en-NZ" w:eastAsia="en-NZ"/>
              </w:rPr>
              <w:t>1255</w:t>
            </w:r>
          </w:p>
        </w:tc>
        <w:tc>
          <w:tcPr>
            <w:tcW w:w="768" w:type="pct"/>
            <w:tcBorders>
              <w:top w:val="nil"/>
              <w:left w:val="nil"/>
              <w:bottom w:val="nil"/>
              <w:right w:val="nil"/>
            </w:tcBorders>
            <w:noWrap/>
            <w:vAlign w:val="center"/>
            <w:hideMark/>
          </w:tcPr>
          <w:p w14:paraId="09E35F33" w14:textId="1124442B" w:rsidR="00852448" w:rsidRPr="00225CA1" w:rsidRDefault="00852448" w:rsidP="00852448">
            <w:pPr>
              <w:jc w:val="right"/>
              <w:rPr>
                <w:color w:val="000000"/>
                <w:lang w:val="en-NZ" w:eastAsia="en-NZ"/>
              </w:rPr>
            </w:pPr>
            <w:r w:rsidRPr="00225CA1">
              <w:rPr>
                <w:color w:val="000000"/>
                <w:lang w:val="en-NZ" w:eastAsia="en-NZ"/>
              </w:rPr>
              <w:t>93</w:t>
            </w:r>
          </w:p>
        </w:tc>
        <w:tc>
          <w:tcPr>
            <w:tcW w:w="768" w:type="pct"/>
            <w:tcBorders>
              <w:top w:val="nil"/>
              <w:left w:val="nil"/>
              <w:bottom w:val="nil"/>
              <w:right w:val="nil"/>
            </w:tcBorders>
            <w:noWrap/>
            <w:vAlign w:val="center"/>
            <w:hideMark/>
          </w:tcPr>
          <w:p w14:paraId="72C7D7C7" w14:textId="3757D700" w:rsidR="00852448" w:rsidRPr="00225CA1" w:rsidRDefault="00852448" w:rsidP="00852448">
            <w:pPr>
              <w:jc w:val="right"/>
              <w:rPr>
                <w:color w:val="000000"/>
                <w:lang w:val="en-NZ" w:eastAsia="en-NZ"/>
              </w:rPr>
            </w:pPr>
            <w:r w:rsidRPr="00225CA1">
              <w:rPr>
                <w:color w:val="000000"/>
                <w:lang w:val="en-NZ" w:eastAsia="en-NZ"/>
              </w:rPr>
              <w:t>1255</w:t>
            </w:r>
          </w:p>
        </w:tc>
      </w:tr>
      <w:tr w:rsidR="00852448" w:rsidRPr="00225CA1" w14:paraId="06C0F0CE" w14:textId="28B2D093" w:rsidTr="007B514C">
        <w:trPr>
          <w:trHeight w:val="283"/>
        </w:trPr>
        <w:tc>
          <w:tcPr>
            <w:tcW w:w="393" w:type="pct"/>
            <w:tcBorders>
              <w:top w:val="nil"/>
              <w:left w:val="nil"/>
              <w:bottom w:val="nil"/>
              <w:right w:val="nil"/>
            </w:tcBorders>
            <w:noWrap/>
            <w:vAlign w:val="center"/>
            <w:hideMark/>
          </w:tcPr>
          <w:p w14:paraId="665A746F" w14:textId="0C08E191" w:rsidR="00852448" w:rsidRPr="00225CA1" w:rsidRDefault="00852448" w:rsidP="00852448">
            <w:pPr>
              <w:jc w:val="right"/>
              <w:rPr>
                <w:color w:val="000000"/>
                <w:lang w:val="en-NZ" w:eastAsia="en-NZ"/>
              </w:rPr>
            </w:pPr>
            <w:r w:rsidRPr="00225CA1">
              <w:rPr>
                <w:color w:val="000000"/>
                <w:lang w:val="en-NZ" w:eastAsia="en-NZ"/>
              </w:rPr>
              <w:t>1975</w:t>
            </w:r>
          </w:p>
        </w:tc>
        <w:tc>
          <w:tcPr>
            <w:tcW w:w="768" w:type="pct"/>
            <w:tcBorders>
              <w:top w:val="nil"/>
              <w:left w:val="nil"/>
              <w:bottom w:val="nil"/>
              <w:right w:val="nil"/>
            </w:tcBorders>
            <w:noWrap/>
            <w:vAlign w:val="center"/>
            <w:hideMark/>
          </w:tcPr>
          <w:p w14:paraId="3731B1D9" w14:textId="4BC23B69" w:rsidR="00852448" w:rsidRPr="00225CA1" w:rsidRDefault="00852448" w:rsidP="00852448">
            <w:pPr>
              <w:jc w:val="right"/>
              <w:rPr>
                <w:color w:val="000000"/>
                <w:lang w:val="en-NZ" w:eastAsia="en-NZ"/>
              </w:rPr>
            </w:pPr>
            <w:r w:rsidRPr="00225CA1">
              <w:rPr>
                <w:color w:val="000000"/>
                <w:lang w:val="en-NZ" w:eastAsia="en-NZ"/>
              </w:rPr>
              <w:t>5313</w:t>
            </w:r>
          </w:p>
        </w:tc>
        <w:tc>
          <w:tcPr>
            <w:tcW w:w="768" w:type="pct"/>
            <w:tcBorders>
              <w:top w:val="nil"/>
              <w:left w:val="nil"/>
              <w:bottom w:val="nil"/>
              <w:right w:val="nil"/>
            </w:tcBorders>
            <w:noWrap/>
            <w:vAlign w:val="center"/>
            <w:hideMark/>
          </w:tcPr>
          <w:p w14:paraId="08809E6A" w14:textId="756E0CC6" w:rsidR="00852448" w:rsidRPr="00225CA1" w:rsidRDefault="00852448" w:rsidP="00852448">
            <w:pPr>
              <w:jc w:val="right"/>
              <w:rPr>
                <w:color w:val="000000"/>
                <w:lang w:val="en-NZ" w:eastAsia="en-NZ"/>
              </w:rPr>
            </w:pPr>
            <w:r w:rsidRPr="00225CA1">
              <w:rPr>
                <w:color w:val="000000"/>
                <w:lang w:val="en-NZ" w:eastAsia="en-NZ"/>
              </w:rPr>
              <w:t>5051</w:t>
            </w:r>
          </w:p>
        </w:tc>
        <w:tc>
          <w:tcPr>
            <w:tcW w:w="768" w:type="pct"/>
            <w:tcBorders>
              <w:top w:val="nil"/>
              <w:left w:val="nil"/>
              <w:bottom w:val="nil"/>
              <w:right w:val="nil"/>
            </w:tcBorders>
            <w:noWrap/>
            <w:vAlign w:val="center"/>
            <w:hideMark/>
          </w:tcPr>
          <w:p w14:paraId="4949EE0C" w14:textId="19ECFBC5" w:rsidR="00852448" w:rsidRPr="00225CA1" w:rsidRDefault="00852448" w:rsidP="00852448">
            <w:pPr>
              <w:jc w:val="right"/>
              <w:rPr>
                <w:color w:val="000000"/>
                <w:lang w:val="en-NZ" w:eastAsia="en-NZ"/>
              </w:rPr>
            </w:pPr>
            <w:r w:rsidRPr="00225CA1">
              <w:rPr>
                <w:color w:val="000000"/>
                <w:lang w:val="en-NZ" w:eastAsia="en-NZ"/>
              </w:rPr>
              <w:t>95.1</w:t>
            </w:r>
          </w:p>
        </w:tc>
        <w:tc>
          <w:tcPr>
            <w:tcW w:w="768" w:type="pct"/>
            <w:tcBorders>
              <w:top w:val="nil"/>
              <w:left w:val="nil"/>
              <w:bottom w:val="nil"/>
              <w:right w:val="nil"/>
            </w:tcBorders>
            <w:noWrap/>
            <w:vAlign w:val="center"/>
            <w:hideMark/>
          </w:tcPr>
          <w:p w14:paraId="343E1C46" w14:textId="3383875D" w:rsidR="00852448" w:rsidRPr="00225CA1" w:rsidRDefault="00852448" w:rsidP="00852448">
            <w:pPr>
              <w:jc w:val="right"/>
              <w:rPr>
                <w:color w:val="000000"/>
                <w:lang w:val="en-NZ" w:eastAsia="en-NZ"/>
              </w:rPr>
            </w:pPr>
            <w:r w:rsidRPr="00225CA1">
              <w:rPr>
                <w:color w:val="000000"/>
                <w:lang w:val="en-NZ" w:eastAsia="en-NZ"/>
              </w:rPr>
              <w:t>5021</w:t>
            </w:r>
          </w:p>
        </w:tc>
        <w:tc>
          <w:tcPr>
            <w:tcW w:w="768" w:type="pct"/>
            <w:tcBorders>
              <w:top w:val="nil"/>
              <w:left w:val="nil"/>
              <w:bottom w:val="nil"/>
              <w:right w:val="nil"/>
            </w:tcBorders>
            <w:noWrap/>
            <w:vAlign w:val="center"/>
            <w:hideMark/>
          </w:tcPr>
          <w:p w14:paraId="4DCF8212" w14:textId="57ECC99C" w:rsidR="00852448" w:rsidRPr="00225CA1" w:rsidRDefault="00852448" w:rsidP="00852448">
            <w:pPr>
              <w:jc w:val="right"/>
              <w:rPr>
                <w:color w:val="000000"/>
                <w:lang w:val="en-NZ" w:eastAsia="en-NZ"/>
              </w:rPr>
            </w:pPr>
            <w:r w:rsidRPr="00225CA1">
              <w:rPr>
                <w:color w:val="000000"/>
                <w:lang w:val="en-NZ" w:eastAsia="en-NZ"/>
              </w:rPr>
              <w:t>334</w:t>
            </w:r>
          </w:p>
        </w:tc>
        <w:tc>
          <w:tcPr>
            <w:tcW w:w="768" w:type="pct"/>
            <w:tcBorders>
              <w:top w:val="nil"/>
              <w:left w:val="nil"/>
              <w:bottom w:val="nil"/>
              <w:right w:val="nil"/>
            </w:tcBorders>
            <w:noWrap/>
            <w:vAlign w:val="center"/>
            <w:hideMark/>
          </w:tcPr>
          <w:p w14:paraId="2CBDC1CF" w14:textId="31FF42CF" w:rsidR="00852448" w:rsidRPr="00225CA1" w:rsidRDefault="00852448" w:rsidP="00852448">
            <w:pPr>
              <w:jc w:val="right"/>
              <w:rPr>
                <w:color w:val="000000"/>
                <w:lang w:val="en-NZ" w:eastAsia="en-NZ"/>
              </w:rPr>
            </w:pPr>
            <w:r w:rsidRPr="00225CA1">
              <w:rPr>
                <w:color w:val="000000"/>
                <w:lang w:val="en-NZ" w:eastAsia="en-NZ"/>
              </w:rPr>
              <w:t>5313</w:t>
            </w:r>
          </w:p>
        </w:tc>
      </w:tr>
      <w:tr w:rsidR="00852448" w:rsidRPr="00225CA1" w14:paraId="4F8E0D8C" w14:textId="45678E52" w:rsidTr="007B514C">
        <w:trPr>
          <w:trHeight w:val="283"/>
        </w:trPr>
        <w:tc>
          <w:tcPr>
            <w:tcW w:w="393" w:type="pct"/>
            <w:tcBorders>
              <w:top w:val="nil"/>
              <w:left w:val="nil"/>
              <w:bottom w:val="nil"/>
              <w:right w:val="nil"/>
            </w:tcBorders>
            <w:noWrap/>
            <w:vAlign w:val="center"/>
            <w:hideMark/>
          </w:tcPr>
          <w:p w14:paraId="32E2B0B4" w14:textId="6EF854EA" w:rsidR="00852448" w:rsidRPr="00225CA1" w:rsidRDefault="00852448" w:rsidP="00852448">
            <w:pPr>
              <w:jc w:val="right"/>
              <w:rPr>
                <w:color w:val="000000"/>
                <w:lang w:val="en-NZ" w:eastAsia="en-NZ"/>
              </w:rPr>
            </w:pPr>
            <w:r w:rsidRPr="00225CA1">
              <w:rPr>
                <w:color w:val="000000"/>
                <w:lang w:val="en-NZ" w:eastAsia="en-NZ"/>
              </w:rPr>
              <w:t>1976</w:t>
            </w:r>
          </w:p>
        </w:tc>
        <w:tc>
          <w:tcPr>
            <w:tcW w:w="768" w:type="pct"/>
            <w:tcBorders>
              <w:top w:val="nil"/>
              <w:left w:val="nil"/>
              <w:bottom w:val="nil"/>
              <w:right w:val="nil"/>
            </w:tcBorders>
            <w:noWrap/>
            <w:vAlign w:val="center"/>
            <w:hideMark/>
          </w:tcPr>
          <w:p w14:paraId="3DA1C720" w14:textId="47DE9A15"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0260F962" w14:textId="41C9E1E2"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5D4BE783" w14:textId="78EB752A"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3FD6E4C" w14:textId="7BFAB2D5"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6C7D450E" w14:textId="5BAB88D8" w:rsidR="00852448" w:rsidRPr="00225CA1" w:rsidRDefault="00852448" w:rsidP="00852448">
            <w:pPr>
              <w:jc w:val="right"/>
              <w:rPr>
                <w:color w:val="000000"/>
                <w:lang w:val="en-NZ" w:eastAsia="en-NZ"/>
              </w:rPr>
            </w:pPr>
            <w:r w:rsidRPr="00225CA1">
              <w:rPr>
                <w:color w:val="000000"/>
                <w:lang w:val="en-NZ" w:eastAsia="en-NZ"/>
              </w:rPr>
              <w:t>119</w:t>
            </w:r>
          </w:p>
        </w:tc>
        <w:tc>
          <w:tcPr>
            <w:tcW w:w="768" w:type="pct"/>
            <w:tcBorders>
              <w:top w:val="nil"/>
              <w:left w:val="nil"/>
              <w:bottom w:val="nil"/>
              <w:right w:val="nil"/>
            </w:tcBorders>
            <w:noWrap/>
            <w:vAlign w:val="center"/>
            <w:hideMark/>
          </w:tcPr>
          <w:p w14:paraId="1CCF160F" w14:textId="5EAD9CDC" w:rsidR="00852448" w:rsidRPr="00225CA1" w:rsidRDefault="00852448" w:rsidP="00852448">
            <w:pPr>
              <w:jc w:val="right"/>
              <w:rPr>
                <w:color w:val="000000"/>
                <w:lang w:val="en-NZ" w:eastAsia="en-NZ"/>
              </w:rPr>
            </w:pPr>
            <w:r w:rsidRPr="00225CA1">
              <w:rPr>
                <w:color w:val="000000"/>
                <w:lang w:val="en-NZ" w:eastAsia="en-NZ"/>
              </w:rPr>
              <w:t>119</w:t>
            </w:r>
          </w:p>
        </w:tc>
      </w:tr>
      <w:tr w:rsidR="00852448" w:rsidRPr="00225CA1" w14:paraId="099B2866" w14:textId="443AC562" w:rsidTr="007B514C">
        <w:trPr>
          <w:trHeight w:val="283"/>
        </w:trPr>
        <w:tc>
          <w:tcPr>
            <w:tcW w:w="393" w:type="pct"/>
            <w:tcBorders>
              <w:top w:val="nil"/>
              <w:left w:val="nil"/>
              <w:bottom w:val="nil"/>
              <w:right w:val="nil"/>
            </w:tcBorders>
            <w:noWrap/>
            <w:vAlign w:val="center"/>
            <w:hideMark/>
          </w:tcPr>
          <w:p w14:paraId="17AA945F" w14:textId="30CBB6EF" w:rsidR="00852448" w:rsidRPr="00225CA1" w:rsidRDefault="00852448" w:rsidP="00852448">
            <w:pPr>
              <w:jc w:val="right"/>
              <w:rPr>
                <w:color w:val="000000"/>
                <w:lang w:val="en-NZ" w:eastAsia="en-NZ"/>
              </w:rPr>
            </w:pPr>
            <w:r w:rsidRPr="00225CA1">
              <w:rPr>
                <w:color w:val="000000"/>
                <w:lang w:val="en-NZ" w:eastAsia="en-NZ"/>
              </w:rPr>
              <w:t>1977</w:t>
            </w:r>
          </w:p>
        </w:tc>
        <w:tc>
          <w:tcPr>
            <w:tcW w:w="768" w:type="pct"/>
            <w:tcBorders>
              <w:top w:val="nil"/>
              <w:left w:val="nil"/>
              <w:bottom w:val="nil"/>
              <w:right w:val="nil"/>
            </w:tcBorders>
            <w:noWrap/>
            <w:vAlign w:val="center"/>
            <w:hideMark/>
          </w:tcPr>
          <w:p w14:paraId="060AB231" w14:textId="1235ABD2"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6362C5AF" w14:textId="300D4539"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5F46BA24" w14:textId="08255C73"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375FE2AD" w14:textId="1C5858DC"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7487DA64" w14:textId="0455A26D" w:rsidR="00852448" w:rsidRPr="00225CA1" w:rsidRDefault="00852448" w:rsidP="00852448">
            <w:pPr>
              <w:jc w:val="right"/>
              <w:rPr>
                <w:color w:val="000000"/>
                <w:lang w:val="en-NZ" w:eastAsia="en-NZ"/>
              </w:rPr>
            </w:pPr>
            <w:r w:rsidRPr="00225CA1">
              <w:rPr>
                <w:color w:val="000000"/>
                <w:lang w:val="en-NZ" w:eastAsia="en-NZ"/>
              </w:rPr>
              <w:t>3714</w:t>
            </w:r>
          </w:p>
        </w:tc>
        <w:tc>
          <w:tcPr>
            <w:tcW w:w="768" w:type="pct"/>
            <w:tcBorders>
              <w:top w:val="nil"/>
              <w:left w:val="nil"/>
              <w:bottom w:val="nil"/>
              <w:right w:val="nil"/>
            </w:tcBorders>
            <w:noWrap/>
            <w:vAlign w:val="center"/>
            <w:hideMark/>
          </w:tcPr>
          <w:p w14:paraId="1AD21C7A" w14:textId="6444F368" w:rsidR="00852448" w:rsidRPr="00225CA1" w:rsidRDefault="00852448" w:rsidP="00852448">
            <w:pPr>
              <w:jc w:val="right"/>
              <w:rPr>
                <w:color w:val="000000"/>
                <w:lang w:val="en-NZ" w:eastAsia="en-NZ"/>
              </w:rPr>
            </w:pPr>
            <w:r w:rsidRPr="00225CA1">
              <w:rPr>
                <w:color w:val="000000"/>
                <w:lang w:val="en-NZ" w:eastAsia="en-NZ"/>
              </w:rPr>
              <w:t>3736</w:t>
            </w:r>
          </w:p>
        </w:tc>
      </w:tr>
      <w:tr w:rsidR="00852448" w:rsidRPr="00225CA1" w14:paraId="2F061A1B" w14:textId="72D784DF" w:rsidTr="007B514C">
        <w:trPr>
          <w:trHeight w:val="283"/>
        </w:trPr>
        <w:tc>
          <w:tcPr>
            <w:tcW w:w="393" w:type="pct"/>
            <w:tcBorders>
              <w:top w:val="nil"/>
              <w:left w:val="nil"/>
              <w:bottom w:val="nil"/>
              <w:right w:val="nil"/>
            </w:tcBorders>
            <w:noWrap/>
            <w:vAlign w:val="center"/>
            <w:hideMark/>
          </w:tcPr>
          <w:p w14:paraId="20698DC0" w14:textId="1DB309F5" w:rsidR="00852448" w:rsidRPr="00225CA1" w:rsidRDefault="00852448" w:rsidP="00852448">
            <w:pPr>
              <w:jc w:val="right"/>
              <w:rPr>
                <w:color w:val="000000"/>
                <w:lang w:val="en-NZ" w:eastAsia="en-NZ"/>
              </w:rPr>
            </w:pPr>
            <w:r w:rsidRPr="00225CA1">
              <w:rPr>
                <w:color w:val="000000"/>
                <w:lang w:val="en-NZ" w:eastAsia="en-NZ"/>
              </w:rPr>
              <w:t>1978</w:t>
            </w:r>
          </w:p>
        </w:tc>
        <w:tc>
          <w:tcPr>
            <w:tcW w:w="768" w:type="pct"/>
            <w:tcBorders>
              <w:top w:val="nil"/>
              <w:left w:val="nil"/>
              <w:bottom w:val="nil"/>
              <w:right w:val="nil"/>
            </w:tcBorders>
            <w:noWrap/>
            <w:vAlign w:val="center"/>
            <w:hideMark/>
          </w:tcPr>
          <w:p w14:paraId="0C6FB72D" w14:textId="7891CF2C" w:rsidR="00852448" w:rsidRPr="00225CA1" w:rsidRDefault="00852448" w:rsidP="00852448">
            <w:pPr>
              <w:jc w:val="right"/>
              <w:rPr>
                <w:color w:val="000000"/>
                <w:lang w:val="en-NZ" w:eastAsia="en-NZ"/>
              </w:rPr>
            </w:pPr>
            <w:r w:rsidRPr="00225CA1">
              <w:rPr>
                <w:color w:val="000000"/>
                <w:lang w:val="en-NZ" w:eastAsia="en-NZ"/>
              </w:rPr>
              <w:t>23191</w:t>
            </w:r>
          </w:p>
        </w:tc>
        <w:tc>
          <w:tcPr>
            <w:tcW w:w="768" w:type="pct"/>
            <w:tcBorders>
              <w:top w:val="nil"/>
              <w:left w:val="nil"/>
              <w:bottom w:val="nil"/>
              <w:right w:val="nil"/>
            </w:tcBorders>
            <w:noWrap/>
            <w:vAlign w:val="center"/>
            <w:hideMark/>
          </w:tcPr>
          <w:p w14:paraId="34D2E435" w14:textId="0CC5BCA7" w:rsidR="00852448" w:rsidRPr="00225CA1" w:rsidRDefault="00852448" w:rsidP="00852448">
            <w:pPr>
              <w:jc w:val="right"/>
              <w:rPr>
                <w:color w:val="000000"/>
                <w:lang w:val="en-NZ" w:eastAsia="en-NZ"/>
              </w:rPr>
            </w:pPr>
            <w:r w:rsidRPr="00225CA1">
              <w:rPr>
                <w:color w:val="000000"/>
                <w:lang w:val="en-NZ" w:eastAsia="en-NZ"/>
              </w:rPr>
              <w:t>22882</w:t>
            </w:r>
          </w:p>
        </w:tc>
        <w:tc>
          <w:tcPr>
            <w:tcW w:w="768" w:type="pct"/>
            <w:tcBorders>
              <w:top w:val="nil"/>
              <w:left w:val="nil"/>
              <w:bottom w:val="nil"/>
              <w:right w:val="nil"/>
            </w:tcBorders>
            <w:noWrap/>
            <w:vAlign w:val="center"/>
            <w:hideMark/>
          </w:tcPr>
          <w:p w14:paraId="19899B33" w14:textId="5B9A26A4" w:rsidR="00852448" w:rsidRPr="00225CA1" w:rsidRDefault="00852448" w:rsidP="00852448">
            <w:pPr>
              <w:jc w:val="right"/>
              <w:rPr>
                <w:color w:val="000000"/>
                <w:lang w:val="en-NZ" w:eastAsia="en-NZ"/>
              </w:rPr>
            </w:pPr>
            <w:r w:rsidRPr="00225CA1">
              <w:rPr>
                <w:color w:val="000000"/>
                <w:lang w:val="en-NZ" w:eastAsia="en-NZ"/>
              </w:rPr>
              <w:t>98.7</w:t>
            </w:r>
          </w:p>
        </w:tc>
        <w:tc>
          <w:tcPr>
            <w:tcW w:w="768" w:type="pct"/>
            <w:tcBorders>
              <w:top w:val="nil"/>
              <w:left w:val="nil"/>
              <w:bottom w:val="nil"/>
              <w:right w:val="nil"/>
            </w:tcBorders>
            <w:noWrap/>
            <w:vAlign w:val="center"/>
            <w:hideMark/>
          </w:tcPr>
          <w:p w14:paraId="4F13B41D" w14:textId="43C95617" w:rsidR="00852448" w:rsidRPr="00225CA1" w:rsidRDefault="00852448" w:rsidP="00852448">
            <w:pPr>
              <w:jc w:val="right"/>
              <w:rPr>
                <w:color w:val="000000"/>
                <w:lang w:val="en-NZ" w:eastAsia="en-NZ"/>
              </w:rPr>
            </w:pPr>
            <w:r w:rsidRPr="00225CA1">
              <w:rPr>
                <w:color w:val="000000"/>
                <w:lang w:val="en-NZ" w:eastAsia="en-NZ"/>
              </w:rPr>
              <w:t>23191</w:t>
            </w:r>
          </w:p>
        </w:tc>
        <w:tc>
          <w:tcPr>
            <w:tcW w:w="768" w:type="pct"/>
            <w:tcBorders>
              <w:top w:val="nil"/>
              <w:left w:val="nil"/>
              <w:bottom w:val="nil"/>
              <w:right w:val="nil"/>
            </w:tcBorders>
            <w:noWrap/>
            <w:vAlign w:val="center"/>
            <w:hideMark/>
          </w:tcPr>
          <w:p w14:paraId="41F1AC67" w14:textId="1DF89B81" w:rsidR="00852448" w:rsidRPr="00225CA1" w:rsidRDefault="00852448" w:rsidP="00852448">
            <w:pPr>
              <w:jc w:val="right"/>
              <w:rPr>
                <w:color w:val="000000"/>
                <w:lang w:val="en-NZ" w:eastAsia="en-NZ"/>
              </w:rPr>
            </w:pPr>
            <w:r w:rsidRPr="00225CA1">
              <w:rPr>
                <w:color w:val="000000"/>
                <w:lang w:val="en-NZ" w:eastAsia="en-NZ"/>
              </w:rPr>
              <w:t>23191</w:t>
            </w:r>
          </w:p>
        </w:tc>
        <w:tc>
          <w:tcPr>
            <w:tcW w:w="768" w:type="pct"/>
            <w:tcBorders>
              <w:top w:val="nil"/>
              <w:left w:val="nil"/>
              <w:bottom w:val="nil"/>
              <w:right w:val="nil"/>
            </w:tcBorders>
            <w:noWrap/>
            <w:vAlign w:val="center"/>
            <w:hideMark/>
          </w:tcPr>
          <w:p w14:paraId="6F6FCC86" w14:textId="657273F6" w:rsidR="00852448" w:rsidRPr="00225CA1" w:rsidRDefault="00852448" w:rsidP="00852448">
            <w:pPr>
              <w:jc w:val="right"/>
              <w:rPr>
                <w:color w:val="000000"/>
                <w:lang w:val="en-NZ" w:eastAsia="en-NZ"/>
              </w:rPr>
            </w:pPr>
            <w:r w:rsidRPr="00225CA1">
              <w:rPr>
                <w:color w:val="000000"/>
                <w:lang w:val="en-NZ" w:eastAsia="en-NZ"/>
              </w:rPr>
              <w:t>23191</w:t>
            </w:r>
          </w:p>
        </w:tc>
      </w:tr>
      <w:tr w:rsidR="00852448" w:rsidRPr="00225CA1" w14:paraId="737EFCF0" w14:textId="38DB7FEB" w:rsidTr="007B514C">
        <w:trPr>
          <w:trHeight w:val="283"/>
        </w:trPr>
        <w:tc>
          <w:tcPr>
            <w:tcW w:w="393" w:type="pct"/>
            <w:tcBorders>
              <w:top w:val="nil"/>
              <w:left w:val="nil"/>
              <w:bottom w:val="nil"/>
              <w:right w:val="nil"/>
            </w:tcBorders>
            <w:noWrap/>
            <w:vAlign w:val="center"/>
            <w:hideMark/>
          </w:tcPr>
          <w:p w14:paraId="1824472B" w14:textId="51115D6A" w:rsidR="00852448" w:rsidRPr="00225CA1" w:rsidRDefault="00852448" w:rsidP="00852448">
            <w:pPr>
              <w:jc w:val="right"/>
              <w:rPr>
                <w:color w:val="000000"/>
                <w:lang w:val="en-NZ" w:eastAsia="en-NZ"/>
              </w:rPr>
            </w:pPr>
            <w:r w:rsidRPr="00225CA1">
              <w:rPr>
                <w:color w:val="000000"/>
                <w:lang w:val="en-NZ" w:eastAsia="en-NZ"/>
              </w:rPr>
              <w:t>1979</w:t>
            </w:r>
          </w:p>
        </w:tc>
        <w:tc>
          <w:tcPr>
            <w:tcW w:w="768" w:type="pct"/>
            <w:tcBorders>
              <w:top w:val="nil"/>
              <w:left w:val="nil"/>
              <w:bottom w:val="nil"/>
              <w:right w:val="nil"/>
            </w:tcBorders>
            <w:noWrap/>
            <w:vAlign w:val="center"/>
            <w:hideMark/>
          </w:tcPr>
          <w:p w14:paraId="42CAE96E" w14:textId="223995D5" w:rsidR="00852448" w:rsidRPr="00225CA1" w:rsidRDefault="00852448" w:rsidP="00852448">
            <w:pPr>
              <w:jc w:val="right"/>
              <w:rPr>
                <w:color w:val="000000"/>
                <w:lang w:val="en-NZ" w:eastAsia="en-NZ"/>
              </w:rPr>
            </w:pPr>
            <w:r w:rsidRPr="00225CA1">
              <w:rPr>
                <w:color w:val="000000"/>
                <w:lang w:val="en-NZ" w:eastAsia="en-NZ"/>
              </w:rPr>
              <w:t>10509</w:t>
            </w:r>
          </w:p>
        </w:tc>
        <w:tc>
          <w:tcPr>
            <w:tcW w:w="768" w:type="pct"/>
            <w:tcBorders>
              <w:top w:val="nil"/>
              <w:left w:val="nil"/>
              <w:bottom w:val="nil"/>
              <w:right w:val="nil"/>
            </w:tcBorders>
            <w:noWrap/>
            <w:vAlign w:val="center"/>
            <w:hideMark/>
          </w:tcPr>
          <w:p w14:paraId="7D69EC43" w14:textId="1635DC8E" w:rsidR="00852448" w:rsidRPr="00225CA1" w:rsidRDefault="00852448" w:rsidP="00852448">
            <w:pPr>
              <w:jc w:val="right"/>
              <w:rPr>
                <w:color w:val="000000"/>
                <w:lang w:val="en-NZ" w:eastAsia="en-NZ"/>
              </w:rPr>
            </w:pPr>
            <w:r w:rsidRPr="00225CA1">
              <w:rPr>
                <w:color w:val="000000"/>
                <w:lang w:val="en-NZ" w:eastAsia="en-NZ"/>
              </w:rPr>
              <w:t>10433</w:t>
            </w:r>
          </w:p>
        </w:tc>
        <w:tc>
          <w:tcPr>
            <w:tcW w:w="768" w:type="pct"/>
            <w:tcBorders>
              <w:top w:val="nil"/>
              <w:left w:val="nil"/>
              <w:bottom w:val="nil"/>
              <w:right w:val="nil"/>
            </w:tcBorders>
            <w:noWrap/>
            <w:vAlign w:val="center"/>
            <w:hideMark/>
          </w:tcPr>
          <w:p w14:paraId="6399B53B" w14:textId="2B5AF4B3" w:rsidR="00852448" w:rsidRPr="00225CA1" w:rsidRDefault="00852448" w:rsidP="00852448">
            <w:pPr>
              <w:jc w:val="right"/>
              <w:rPr>
                <w:color w:val="000000"/>
                <w:lang w:val="en-NZ" w:eastAsia="en-NZ"/>
              </w:rPr>
            </w:pPr>
            <w:r w:rsidRPr="00225CA1">
              <w:rPr>
                <w:color w:val="000000"/>
                <w:lang w:val="en-NZ" w:eastAsia="en-NZ"/>
              </w:rPr>
              <w:t>99.3</w:t>
            </w:r>
          </w:p>
        </w:tc>
        <w:tc>
          <w:tcPr>
            <w:tcW w:w="768" w:type="pct"/>
            <w:tcBorders>
              <w:top w:val="nil"/>
              <w:left w:val="nil"/>
              <w:bottom w:val="nil"/>
              <w:right w:val="nil"/>
            </w:tcBorders>
            <w:noWrap/>
            <w:vAlign w:val="center"/>
            <w:hideMark/>
          </w:tcPr>
          <w:p w14:paraId="1ACA920B" w14:textId="5B6A4AF2" w:rsidR="00852448" w:rsidRPr="00225CA1" w:rsidRDefault="00852448" w:rsidP="00852448">
            <w:pPr>
              <w:jc w:val="right"/>
              <w:rPr>
                <w:color w:val="000000"/>
                <w:lang w:val="en-NZ" w:eastAsia="en-NZ"/>
              </w:rPr>
            </w:pPr>
            <w:r w:rsidRPr="00225CA1">
              <w:rPr>
                <w:color w:val="000000"/>
                <w:lang w:val="en-NZ" w:eastAsia="en-NZ"/>
              </w:rPr>
              <w:t>10509</w:t>
            </w:r>
          </w:p>
        </w:tc>
        <w:tc>
          <w:tcPr>
            <w:tcW w:w="768" w:type="pct"/>
            <w:tcBorders>
              <w:top w:val="nil"/>
              <w:left w:val="nil"/>
              <w:bottom w:val="nil"/>
              <w:right w:val="nil"/>
            </w:tcBorders>
            <w:noWrap/>
            <w:vAlign w:val="center"/>
            <w:hideMark/>
          </w:tcPr>
          <w:p w14:paraId="68518244" w14:textId="17CA108A" w:rsidR="00852448" w:rsidRPr="00225CA1" w:rsidRDefault="00852448" w:rsidP="00852448">
            <w:pPr>
              <w:jc w:val="right"/>
              <w:rPr>
                <w:color w:val="000000"/>
                <w:lang w:val="en-NZ" w:eastAsia="en-NZ"/>
              </w:rPr>
            </w:pPr>
            <w:r w:rsidRPr="00225CA1">
              <w:rPr>
                <w:color w:val="000000"/>
                <w:lang w:val="en-NZ" w:eastAsia="en-NZ"/>
              </w:rPr>
              <w:t>10509</w:t>
            </w:r>
          </w:p>
        </w:tc>
        <w:tc>
          <w:tcPr>
            <w:tcW w:w="768" w:type="pct"/>
            <w:tcBorders>
              <w:top w:val="nil"/>
              <w:left w:val="nil"/>
              <w:bottom w:val="nil"/>
              <w:right w:val="nil"/>
            </w:tcBorders>
            <w:noWrap/>
            <w:vAlign w:val="center"/>
            <w:hideMark/>
          </w:tcPr>
          <w:p w14:paraId="19FF557B" w14:textId="3DE943D1" w:rsidR="00852448" w:rsidRPr="00225CA1" w:rsidRDefault="00852448" w:rsidP="00852448">
            <w:pPr>
              <w:jc w:val="right"/>
              <w:rPr>
                <w:color w:val="000000"/>
                <w:lang w:val="en-NZ" w:eastAsia="en-NZ"/>
              </w:rPr>
            </w:pPr>
            <w:r w:rsidRPr="00225CA1">
              <w:rPr>
                <w:color w:val="000000"/>
                <w:lang w:val="en-NZ" w:eastAsia="en-NZ"/>
              </w:rPr>
              <w:t>10651</w:t>
            </w:r>
          </w:p>
        </w:tc>
      </w:tr>
      <w:tr w:rsidR="00852448" w:rsidRPr="00225CA1" w14:paraId="60CD9824" w14:textId="6C59FF77" w:rsidTr="007B514C">
        <w:trPr>
          <w:trHeight w:val="283"/>
        </w:trPr>
        <w:tc>
          <w:tcPr>
            <w:tcW w:w="393" w:type="pct"/>
            <w:tcBorders>
              <w:top w:val="nil"/>
              <w:left w:val="nil"/>
              <w:bottom w:val="nil"/>
              <w:right w:val="nil"/>
            </w:tcBorders>
            <w:noWrap/>
            <w:vAlign w:val="center"/>
            <w:hideMark/>
          </w:tcPr>
          <w:p w14:paraId="69BA784C" w14:textId="57C72FCA" w:rsidR="00852448" w:rsidRPr="00225CA1" w:rsidRDefault="00852448" w:rsidP="00852448">
            <w:pPr>
              <w:jc w:val="right"/>
              <w:rPr>
                <w:color w:val="000000"/>
                <w:lang w:val="en-NZ" w:eastAsia="en-NZ"/>
              </w:rPr>
            </w:pPr>
            <w:r w:rsidRPr="00225CA1">
              <w:rPr>
                <w:color w:val="000000"/>
                <w:lang w:val="en-NZ" w:eastAsia="en-NZ"/>
              </w:rPr>
              <w:t>1980</w:t>
            </w:r>
          </w:p>
        </w:tc>
        <w:tc>
          <w:tcPr>
            <w:tcW w:w="768" w:type="pct"/>
            <w:tcBorders>
              <w:top w:val="nil"/>
              <w:left w:val="nil"/>
              <w:bottom w:val="nil"/>
              <w:right w:val="nil"/>
            </w:tcBorders>
            <w:noWrap/>
            <w:vAlign w:val="center"/>
            <w:hideMark/>
          </w:tcPr>
          <w:p w14:paraId="31A5F837" w14:textId="0F8134EC" w:rsidR="00852448" w:rsidRPr="00225CA1" w:rsidRDefault="00852448" w:rsidP="00852448">
            <w:pPr>
              <w:jc w:val="right"/>
              <w:rPr>
                <w:color w:val="000000"/>
                <w:lang w:val="en-NZ" w:eastAsia="en-NZ"/>
              </w:rPr>
            </w:pPr>
            <w:r w:rsidRPr="00225CA1">
              <w:rPr>
                <w:color w:val="000000"/>
                <w:lang w:val="en-NZ" w:eastAsia="en-NZ"/>
              </w:rPr>
              <w:t>20446</w:t>
            </w:r>
          </w:p>
        </w:tc>
        <w:tc>
          <w:tcPr>
            <w:tcW w:w="768" w:type="pct"/>
            <w:tcBorders>
              <w:top w:val="nil"/>
              <w:left w:val="nil"/>
              <w:bottom w:val="nil"/>
              <w:right w:val="nil"/>
            </w:tcBorders>
            <w:noWrap/>
            <w:vAlign w:val="center"/>
            <w:hideMark/>
          </w:tcPr>
          <w:p w14:paraId="47303271" w14:textId="6AD801B9" w:rsidR="00852448" w:rsidRPr="00225CA1" w:rsidRDefault="00852448" w:rsidP="00852448">
            <w:pPr>
              <w:jc w:val="right"/>
              <w:rPr>
                <w:color w:val="000000"/>
                <w:lang w:val="en-NZ" w:eastAsia="en-NZ"/>
              </w:rPr>
            </w:pPr>
            <w:r w:rsidRPr="00225CA1">
              <w:rPr>
                <w:color w:val="000000"/>
                <w:lang w:val="en-NZ" w:eastAsia="en-NZ"/>
              </w:rPr>
              <w:t>19874</w:t>
            </w:r>
          </w:p>
        </w:tc>
        <w:tc>
          <w:tcPr>
            <w:tcW w:w="768" w:type="pct"/>
            <w:tcBorders>
              <w:top w:val="nil"/>
              <w:left w:val="nil"/>
              <w:bottom w:val="nil"/>
              <w:right w:val="nil"/>
            </w:tcBorders>
            <w:noWrap/>
            <w:vAlign w:val="center"/>
            <w:hideMark/>
          </w:tcPr>
          <w:p w14:paraId="1F0BF870" w14:textId="7BC6F4B0" w:rsidR="00852448" w:rsidRPr="00225CA1" w:rsidRDefault="00852448" w:rsidP="00852448">
            <w:pPr>
              <w:jc w:val="right"/>
              <w:rPr>
                <w:color w:val="000000"/>
                <w:lang w:val="en-NZ" w:eastAsia="en-NZ"/>
              </w:rPr>
            </w:pPr>
            <w:r w:rsidRPr="00225CA1">
              <w:rPr>
                <w:color w:val="000000"/>
                <w:lang w:val="en-NZ" w:eastAsia="en-NZ"/>
              </w:rPr>
              <w:t>97.2</w:t>
            </w:r>
          </w:p>
        </w:tc>
        <w:tc>
          <w:tcPr>
            <w:tcW w:w="768" w:type="pct"/>
            <w:tcBorders>
              <w:top w:val="nil"/>
              <w:left w:val="nil"/>
              <w:bottom w:val="nil"/>
              <w:right w:val="nil"/>
            </w:tcBorders>
            <w:noWrap/>
            <w:vAlign w:val="center"/>
            <w:hideMark/>
          </w:tcPr>
          <w:p w14:paraId="29469CEE" w14:textId="1AA60617" w:rsidR="00852448" w:rsidRPr="00225CA1" w:rsidRDefault="00852448" w:rsidP="00852448">
            <w:pPr>
              <w:jc w:val="right"/>
              <w:rPr>
                <w:color w:val="000000"/>
                <w:lang w:val="en-NZ" w:eastAsia="en-NZ"/>
              </w:rPr>
            </w:pPr>
            <w:r w:rsidRPr="00225CA1">
              <w:rPr>
                <w:color w:val="000000"/>
                <w:lang w:val="en-NZ" w:eastAsia="en-NZ"/>
              </w:rPr>
              <w:t>20446</w:t>
            </w:r>
          </w:p>
        </w:tc>
        <w:tc>
          <w:tcPr>
            <w:tcW w:w="768" w:type="pct"/>
            <w:tcBorders>
              <w:top w:val="nil"/>
              <w:left w:val="nil"/>
              <w:bottom w:val="nil"/>
              <w:right w:val="nil"/>
            </w:tcBorders>
            <w:noWrap/>
            <w:vAlign w:val="center"/>
            <w:hideMark/>
          </w:tcPr>
          <w:p w14:paraId="14FF31CD" w14:textId="6E446776" w:rsidR="00852448" w:rsidRPr="00225CA1" w:rsidRDefault="00852448" w:rsidP="00852448">
            <w:pPr>
              <w:jc w:val="right"/>
              <w:rPr>
                <w:color w:val="000000"/>
                <w:lang w:val="en-NZ" w:eastAsia="en-NZ"/>
              </w:rPr>
            </w:pPr>
            <w:r w:rsidRPr="00225CA1">
              <w:rPr>
                <w:color w:val="000000"/>
                <w:lang w:val="en-NZ" w:eastAsia="en-NZ"/>
              </w:rPr>
              <w:t>20446</w:t>
            </w:r>
          </w:p>
        </w:tc>
        <w:tc>
          <w:tcPr>
            <w:tcW w:w="768" w:type="pct"/>
            <w:tcBorders>
              <w:top w:val="nil"/>
              <w:left w:val="nil"/>
              <w:bottom w:val="nil"/>
              <w:right w:val="nil"/>
            </w:tcBorders>
            <w:noWrap/>
            <w:vAlign w:val="center"/>
            <w:hideMark/>
          </w:tcPr>
          <w:p w14:paraId="1D26490F" w14:textId="5142022B" w:rsidR="00852448" w:rsidRPr="00225CA1" w:rsidRDefault="00852448" w:rsidP="00852448">
            <w:pPr>
              <w:jc w:val="right"/>
              <w:rPr>
                <w:color w:val="000000"/>
                <w:lang w:val="en-NZ" w:eastAsia="en-NZ"/>
              </w:rPr>
            </w:pPr>
            <w:r w:rsidRPr="00225CA1">
              <w:rPr>
                <w:color w:val="000000"/>
                <w:lang w:val="en-NZ" w:eastAsia="en-NZ"/>
              </w:rPr>
              <w:t>20408</w:t>
            </w:r>
          </w:p>
        </w:tc>
      </w:tr>
      <w:tr w:rsidR="00852448" w:rsidRPr="00225CA1" w14:paraId="7CE225B0" w14:textId="1A41F3D0" w:rsidTr="007B514C">
        <w:trPr>
          <w:trHeight w:val="283"/>
        </w:trPr>
        <w:tc>
          <w:tcPr>
            <w:tcW w:w="393" w:type="pct"/>
            <w:tcBorders>
              <w:top w:val="nil"/>
              <w:left w:val="nil"/>
              <w:bottom w:val="nil"/>
              <w:right w:val="nil"/>
            </w:tcBorders>
            <w:noWrap/>
            <w:vAlign w:val="center"/>
            <w:hideMark/>
          </w:tcPr>
          <w:p w14:paraId="4A529929" w14:textId="53AA5BE2" w:rsidR="00852448" w:rsidRPr="00225CA1" w:rsidRDefault="00852448" w:rsidP="00852448">
            <w:pPr>
              <w:jc w:val="right"/>
              <w:rPr>
                <w:color w:val="000000"/>
                <w:lang w:val="en-NZ" w:eastAsia="en-NZ"/>
              </w:rPr>
            </w:pPr>
            <w:r w:rsidRPr="00225CA1">
              <w:rPr>
                <w:color w:val="000000"/>
                <w:lang w:val="en-NZ" w:eastAsia="en-NZ"/>
              </w:rPr>
              <w:t>1981</w:t>
            </w:r>
          </w:p>
        </w:tc>
        <w:tc>
          <w:tcPr>
            <w:tcW w:w="768" w:type="pct"/>
            <w:tcBorders>
              <w:top w:val="nil"/>
              <w:left w:val="nil"/>
              <w:bottom w:val="nil"/>
              <w:right w:val="nil"/>
            </w:tcBorders>
            <w:noWrap/>
            <w:vAlign w:val="center"/>
            <w:hideMark/>
          </w:tcPr>
          <w:p w14:paraId="5DCA8BF1" w14:textId="4993DD45" w:rsidR="00852448" w:rsidRPr="00225CA1" w:rsidRDefault="00852448" w:rsidP="00852448">
            <w:pPr>
              <w:jc w:val="right"/>
              <w:rPr>
                <w:color w:val="000000"/>
                <w:lang w:val="en-NZ" w:eastAsia="en-NZ"/>
              </w:rPr>
            </w:pPr>
            <w:r w:rsidRPr="00225CA1">
              <w:rPr>
                <w:color w:val="000000"/>
                <w:lang w:val="en-NZ" w:eastAsia="en-NZ"/>
              </w:rPr>
              <w:t>15566</w:t>
            </w:r>
          </w:p>
        </w:tc>
        <w:tc>
          <w:tcPr>
            <w:tcW w:w="768" w:type="pct"/>
            <w:tcBorders>
              <w:top w:val="nil"/>
              <w:left w:val="nil"/>
              <w:bottom w:val="nil"/>
              <w:right w:val="nil"/>
            </w:tcBorders>
            <w:noWrap/>
            <w:vAlign w:val="center"/>
            <w:hideMark/>
          </w:tcPr>
          <w:p w14:paraId="3E67726B" w14:textId="489C76AF" w:rsidR="00852448" w:rsidRPr="00225CA1" w:rsidRDefault="00852448" w:rsidP="00852448">
            <w:pPr>
              <w:jc w:val="right"/>
              <w:rPr>
                <w:color w:val="000000"/>
                <w:lang w:val="en-NZ" w:eastAsia="en-NZ"/>
              </w:rPr>
            </w:pPr>
            <w:r w:rsidRPr="00225CA1">
              <w:rPr>
                <w:color w:val="000000"/>
                <w:lang w:val="en-NZ" w:eastAsia="en-NZ"/>
              </w:rPr>
              <w:t>15527</w:t>
            </w:r>
          </w:p>
        </w:tc>
        <w:tc>
          <w:tcPr>
            <w:tcW w:w="768" w:type="pct"/>
            <w:tcBorders>
              <w:top w:val="nil"/>
              <w:left w:val="nil"/>
              <w:bottom w:val="nil"/>
              <w:right w:val="nil"/>
            </w:tcBorders>
            <w:noWrap/>
            <w:vAlign w:val="center"/>
            <w:hideMark/>
          </w:tcPr>
          <w:p w14:paraId="219D52DB" w14:textId="3581F084" w:rsidR="00852448" w:rsidRPr="00225CA1" w:rsidRDefault="00852448" w:rsidP="00852448">
            <w:pPr>
              <w:jc w:val="right"/>
              <w:rPr>
                <w:color w:val="000000"/>
                <w:lang w:val="en-NZ" w:eastAsia="en-NZ"/>
              </w:rPr>
            </w:pPr>
            <w:r w:rsidRPr="00225CA1">
              <w:rPr>
                <w:color w:val="000000"/>
                <w:lang w:val="en-NZ" w:eastAsia="en-NZ"/>
              </w:rPr>
              <w:t>99.7</w:t>
            </w:r>
          </w:p>
        </w:tc>
        <w:tc>
          <w:tcPr>
            <w:tcW w:w="768" w:type="pct"/>
            <w:tcBorders>
              <w:top w:val="nil"/>
              <w:left w:val="nil"/>
              <w:bottom w:val="nil"/>
              <w:right w:val="nil"/>
            </w:tcBorders>
            <w:noWrap/>
            <w:vAlign w:val="center"/>
            <w:hideMark/>
          </w:tcPr>
          <w:p w14:paraId="2B806930" w14:textId="54F4C2BB" w:rsidR="00852448" w:rsidRPr="00225CA1" w:rsidRDefault="00852448" w:rsidP="00852448">
            <w:pPr>
              <w:jc w:val="right"/>
              <w:rPr>
                <w:color w:val="000000"/>
                <w:lang w:val="en-NZ" w:eastAsia="en-NZ"/>
              </w:rPr>
            </w:pPr>
            <w:r w:rsidRPr="00225CA1">
              <w:rPr>
                <w:color w:val="000000"/>
                <w:lang w:val="en-NZ" w:eastAsia="en-NZ"/>
              </w:rPr>
              <w:t>15566</w:t>
            </w:r>
          </w:p>
        </w:tc>
        <w:tc>
          <w:tcPr>
            <w:tcW w:w="768" w:type="pct"/>
            <w:tcBorders>
              <w:top w:val="nil"/>
              <w:left w:val="nil"/>
              <w:bottom w:val="nil"/>
              <w:right w:val="nil"/>
            </w:tcBorders>
            <w:noWrap/>
            <w:vAlign w:val="center"/>
            <w:hideMark/>
          </w:tcPr>
          <w:p w14:paraId="785010CE" w14:textId="4CDF6469" w:rsidR="00852448" w:rsidRPr="00225CA1" w:rsidRDefault="00852448" w:rsidP="00852448">
            <w:pPr>
              <w:jc w:val="right"/>
              <w:rPr>
                <w:color w:val="000000"/>
                <w:lang w:val="en-NZ" w:eastAsia="en-NZ"/>
              </w:rPr>
            </w:pPr>
            <w:r w:rsidRPr="00225CA1">
              <w:rPr>
                <w:color w:val="000000"/>
                <w:lang w:val="en-NZ" w:eastAsia="en-NZ"/>
              </w:rPr>
              <w:t>15566</w:t>
            </w:r>
          </w:p>
        </w:tc>
        <w:tc>
          <w:tcPr>
            <w:tcW w:w="768" w:type="pct"/>
            <w:tcBorders>
              <w:top w:val="nil"/>
              <w:left w:val="nil"/>
              <w:bottom w:val="nil"/>
              <w:right w:val="nil"/>
            </w:tcBorders>
            <w:noWrap/>
            <w:vAlign w:val="center"/>
            <w:hideMark/>
          </w:tcPr>
          <w:p w14:paraId="32A19BC8" w14:textId="311C003D" w:rsidR="00852448" w:rsidRPr="00225CA1" w:rsidRDefault="00852448" w:rsidP="00852448">
            <w:pPr>
              <w:jc w:val="right"/>
              <w:rPr>
                <w:color w:val="000000"/>
                <w:lang w:val="en-NZ" w:eastAsia="en-NZ"/>
              </w:rPr>
            </w:pPr>
            <w:r w:rsidRPr="00225CA1">
              <w:rPr>
                <w:color w:val="000000"/>
                <w:lang w:val="en-NZ" w:eastAsia="en-NZ"/>
              </w:rPr>
              <w:t>15585</w:t>
            </w:r>
          </w:p>
        </w:tc>
      </w:tr>
      <w:tr w:rsidR="00852448" w:rsidRPr="00225CA1" w14:paraId="226C50E5" w14:textId="2CFCFA19" w:rsidTr="007B514C">
        <w:trPr>
          <w:trHeight w:val="283"/>
        </w:trPr>
        <w:tc>
          <w:tcPr>
            <w:tcW w:w="393" w:type="pct"/>
            <w:tcBorders>
              <w:top w:val="nil"/>
              <w:left w:val="nil"/>
              <w:bottom w:val="nil"/>
              <w:right w:val="nil"/>
            </w:tcBorders>
            <w:noWrap/>
            <w:vAlign w:val="center"/>
            <w:hideMark/>
          </w:tcPr>
          <w:p w14:paraId="0ACCCF92" w14:textId="6F332942" w:rsidR="00852448" w:rsidRPr="00225CA1" w:rsidRDefault="00852448" w:rsidP="00852448">
            <w:pPr>
              <w:jc w:val="right"/>
              <w:rPr>
                <w:color w:val="000000"/>
                <w:lang w:val="en-NZ" w:eastAsia="en-NZ"/>
              </w:rPr>
            </w:pPr>
            <w:r w:rsidRPr="00225CA1">
              <w:rPr>
                <w:color w:val="000000"/>
                <w:lang w:val="en-NZ" w:eastAsia="en-NZ"/>
              </w:rPr>
              <w:t>1982</w:t>
            </w:r>
          </w:p>
        </w:tc>
        <w:tc>
          <w:tcPr>
            <w:tcW w:w="768" w:type="pct"/>
            <w:tcBorders>
              <w:top w:val="nil"/>
              <w:left w:val="nil"/>
              <w:bottom w:val="nil"/>
              <w:right w:val="nil"/>
            </w:tcBorders>
            <w:noWrap/>
            <w:vAlign w:val="center"/>
            <w:hideMark/>
          </w:tcPr>
          <w:p w14:paraId="6E43C69D" w14:textId="18C2B9BF" w:rsidR="00852448" w:rsidRPr="00225CA1" w:rsidRDefault="00852448" w:rsidP="00852448">
            <w:pPr>
              <w:jc w:val="right"/>
              <w:rPr>
                <w:color w:val="000000"/>
                <w:lang w:val="en-NZ" w:eastAsia="en-NZ"/>
              </w:rPr>
            </w:pPr>
            <w:r w:rsidRPr="00225CA1">
              <w:rPr>
                <w:color w:val="000000"/>
                <w:lang w:val="en-NZ" w:eastAsia="en-NZ"/>
              </w:rPr>
              <w:t>17119</w:t>
            </w:r>
          </w:p>
        </w:tc>
        <w:tc>
          <w:tcPr>
            <w:tcW w:w="768" w:type="pct"/>
            <w:tcBorders>
              <w:top w:val="nil"/>
              <w:left w:val="nil"/>
              <w:bottom w:val="nil"/>
              <w:right w:val="nil"/>
            </w:tcBorders>
            <w:noWrap/>
            <w:vAlign w:val="center"/>
            <w:hideMark/>
          </w:tcPr>
          <w:p w14:paraId="3927662D" w14:textId="015C961A" w:rsidR="00852448" w:rsidRPr="00225CA1" w:rsidRDefault="00852448" w:rsidP="00852448">
            <w:pPr>
              <w:jc w:val="right"/>
              <w:rPr>
                <w:color w:val="000000"/>
                <w:lang w:val="en-NZ" w:eastAsia="en-NZ"/>
              </w:rPr>
            </w:pPr>
            <w:r w:rsidRPr="00225CA1">
              <w:rPr>
                <w:color w:val="000000"/>
                <w:lang w:val="en-NZ" w:eastAsia="en-NZ"/>
              </w:rPr>
              <w:t>16593</w:t>
            </w:r>
          </w:p>
        </w:tc>
        <w:tc>
          <w:tcPr>
            <w:tcW w:w="768" w:type="pct"/>
            <w:tcBorders>
              <w:top w:val="nil"/>
              <w:left w:val="nil"/>
              <w:bottom w:val="nil"/>
              <w:right w:val="nil"/>
            </w:tcBorders>
            <w:noWrap/>
            <w:vAlign w:val="center"/>
            <w:hideMark/>
          </w:tcPr>
          <w:p w14:paraId="3787B0FA" w14:textId="57F72262" w:rsidR="00852448" w:rsidRPr="00225CA1" w:rsidRDefault="00852448" w:rsidP="00852448">
            <w:pPr>
              <w:jc w:val="right"/>
              <w:rPr>
                <w:color w:val="000000"/>
                <w:lang w:val="en-NZ" w:eastAsia="en-NZ"/>
              </w:rPr>
            </w:pPr>
            <w:r w:rsidRPr="00225CA1">
              <w:rPr>
                <w:color w:val="000000"/>
                <w:lang w:val="en-NZ" w:eastAsia="en-NZ"/>
              </w:rPr>
              <w:t>96.9</w:t>
            </w:r>
          </w:p>
        </w:tc>
        <w:tc>
          <w:tcPr>
            <w:tcW w:w="768" w:type="pct"/>
            <w:tcBorders>
              <w:top w:val="nil"/>
              <w:left w:val="nil"/>
              <w:bottom w:val="nil"/>
              <w:right w:val="nil"/>
            </w:tcBorders>
            <w:noWrap/>
            <w:vAlign w:val="center"/>
            <w:hideMark/>
          </w:tcPr>
          <w:p w14:paraId="6B9D3E7C" w14:textId="3EEEF99F" w:rsidR="00852448" w:rsidRPr="00225CA1" w:rsidRDefault="00852448" w:rsidP="00852448">
            <w:pPr>
              <w:jc w:val="right"/>
              <w:rPr>
                <w:color w:val="000000"/>
                <w:lang w:val="en-NZ" w:eastAsia="en-NZ"/>
              </w:rPr>
            </w:pPr>
            <w:r w:rsidRPr="00225CA1">
              <w:rPr>
                <w:color w:val="000000"/>
                <w:lang w:val="en-NZ" w:eastAsia="en-NZ"/>
              </w:rPr>
              <w:t>17119</w:t>
            </w:r>
          </w:p>
        </w:tc>
        <w:tc>
          <w:tcPr>
            <w:tcW w:w="768" w:type="pct"/>
            <w:tcBorders>
              <w:top w:val="nil"/>
              <w:left w:val="nil"/>
              <w:bottom w:val="nil"/>
              <w:right w:val="nil"/>
            </w:tcBorders>
            <w:noWrap/>
            <w:vAlign w:val="center"/>
            <w:hideMark/>
          </w:tcPr>
          <w:p w14:paraId="0A7308D2" w14:textId="70EB1CE7" w:rsidR="00852448" w:rsidRPr="00225CA1" w:rsidRDefault="00852448" w:rsidP="00852448">
            <w:pPr>
              <w:jc w:val="right"/>
              <w:rPr>
                <w:color w:val="000000"/>
                <w:lang w:val="en-NZ" w:eastAsia="en-NZ"/>
              </w:rPr>
            </w:pPr>
            <w:r w:rsidRPr="00225CA1">
              <w:rPr>
                <w:color w:val="000000"/>
                <w:lang w:val="en-NZ" w:eastAsia="en-NZ"/>
              </w:rPr>
              <w:t>17119</w:t>
            </w:r>
          </w:p>
        </w:tc>
        <w:tc>
          <w:tcPr>
            <w:tcW w:w="768" w:type="pct"/>
            <w:tcBorders>
              <w:top w:val="nil"/>
              <w:left w:val="nil"/>
              <w:bottom w:val="nil"/>
              <w:right w:val="nil"/>
            </w:tcBorders>
            <w:noWrap/>
            <w:vAlign w:val="center"/>
            <w:hideMark/>
          </w:tcPr>
          <w:p w14:paraId="7A2617CF" w14:textId="06C0C973" w:rsidR="00852448" w:rsidRPr="00225CA1" w:rsidRDefault="00852448" w:rsidP="00852448">
            <w:pPr>
              <w:jc w:val="right"/>
              <w:rPr>
                <w:color w:val="000000"/>
                <w:lang w:val="en-NZ" w:eastAsia="en-NZ"/>
              </w:rPr>
            </w:pPr>
            <w:r w:rsidRPr="00225CA1">
              <w:rPr>
                <w:color w:val="000000"/>
                <w:lang w:val="en-NZ" w:eastAsia="en-NZ"/>
              </w:rPr>
              <w:t>17176</w:t>
            </w:r>
          </w:p>
        </w:tc>
      </w:tr>
      <w:tr w:rsidR="00852448" w:rsidRPr="00225CA1" w14:paraId="4F413CCB" w14:textId="2D15D988" w:rsidTr="007B514C">
        <w:trPr>
          <w:trHeight w:val="283"/>
        </w:trPr>
        <w:tc>
          <w:tcPr>
            <w:tcW w:w="393" w:type="pct"/>
            <w:tcBorders>
              <w:top w:val="nil"/>
              <w:left w:val="nil"/>
              <w:bottom w:val="nil"/>
              <w:right w:val="nil"/>
            </w:tcBorders>
            <w:noWrap/>
            <w:vAlign w:val="center"/>
            <w:hideMark/>
          </w:tcPr>
          <w:p w14:paraId="30681BDD" w14:textId="00136934" w:rsidR="00852448" w:rsidRPr="00225CA1" w:rsidRDefault="00852448" w:rsidP="00852448">
            <w:pPr>
              <w:jc w:val="right"/>
              <w:rPr>
                <w:color w:val="000000"/>
                <w:lang w:val="en-NZ" w:eastAsia="en-NZ"/>
              </w:rPr>
            </w:pPr>
            <w:r w:rsidRPr="00225CA1">
              <w:rPr>
                <w:color w:val="000000"/>
                <w:lang w:val="en-NZ" w:eastAsia="en-NZ"/>
              </w:rPr>
              <w:t>1983</w:t>
            </w:r>
          </w:p>
        </w:tc>
        <w:tc>
          <w:tcPr>
            <w:tcW w:w="768" w:type="pct"/>
            <w:tcBorders>
              <w:top w:val="nil"/>
              <w:left w:val="nil"/>
              <w:bottom w:val="nil"/>
              <w:right w:val="nil"/>
            </w:tcBorders>
            <w:noWrap/>
            <w:vAlign w:val="center"/>
            <w:hideMark/>
          </w:tcPr>
          <w:p w14:paraId="2501A961" w14:textId="03B79462" w:rsidR="00852448" w:rsidRPr="00225CA1" w:rsidRDefault="00852448" w:rsidP="00852448">
            <w:pPr>
              <w:jc w:val="right"/>
              <w:rPr>
                <w:color w:val="000000"/>
                <w:lang w:val="en-NZ" w:eastAsia="en-NZ"/>
              </w:rPr>
            </w:pPr>
            <w:r w:rsidRPr="00225CA1">
              <w:rPr>
                <w:color w:val="000000"/>
                <w:lang w:val="en-NZ" w:eastAsia="en-NZ"/>
              </w:rPr>
              <w:t>19255</w:t>
            </w:r>
          </w:p>
        </w:tc>
        <w:tc>
          <w:tcPr>
            <w:tcW w:w="768" w:type="pct"/>
            <w:tcBorders>
              <w:top w:val="nil"/>
              <w:left w:val="nil"/>
              <w:bottom w:val="nil"/>
              <w:right w:val="nil"/>
            </w:tcBorders>
            <w:noWrap/>
            <w:vAlign w:val="center"/>
            <w:hideMark/>
          </w:tcPr>
          <w:p w14:paraId="4BCBBBA4" w14:textId="34C438B0" w:rsidR="00852448" w:rsidRPr="00225CA1" w:rsidRDefault="00852448" w:rsidP="00852448">
            <w:pPr>
              <w:jc w:val="right"/>
              <w:rPr>
                <w:color w:val="000000"/>
                <w:lang w:val="en-NZ" w:eastAsia="en-NZ"/>
              </w:rPr>
            </w:pPr>
            <w:r w:rsidRPr="00225CA1">
              <w:rPr>
                <w:color w:val="000000"/>
                <w:lang w:val="en-NZ" w:eastAsia="en-NZ"/>
              </w:rPr>
              <w:t>18216</w:t>
            </w:r>
          </w:p>
        </w:tc>
        <w:tc>
          <w:tcPr>
            <w:tcW w:w="768" w:type="pct"/>
            <w:tcBorders>
              <w:top w:val="nil"/>
              <w:left w:val="nil"/>
              <w:bottom w:val="nil"/>
              <w:right w:val="nil"/>
            </w:tcBorders>
            <w:noWrap/>
            <w:vAlign w:val="center"/>
            <w:hideMark/>
          </w:tcPr>
          <w:p w14:paraId="61EA4E67" w14:textId="66BF8B33" w:rsidR="00852448" w:rsidRPr="00225CA1" w:rsidRDefault="00852448" w:rsidP="00852448">
            <w:pPr>
              <w:jc w:val="right"/>
              <w:rPr>
                <w:color w:val="000000"/>
                <w:lang w:val="en-NZ" w:eastAsia="en-NZ"/>
              </w:rPr>
            </w:pPr>
            <w:r w:rsidRPr="00225CA1">
              <w:rPr>
                <w:color w:val="000000"/>
                <w:lang w:val="en-NZ" w:eastAsia="en-NZ"/>
              </w:rPr>
              <w:t>94.6</w:t>
            </w:r>
          </w:p>
        </w:tc>
        <w:tc>
          <w:tcPr>
            <w:tcW w:w="768" w:type="pct"/>
            <w:tcBorders>
              <w:top w:val="nil"/>
              <w:left w:val="nil"/>
              <w:bottom w:val="nil"/>
              <w:right w:val="nil"/>
            </w:tcBorders>
            <w:noWrap/>
            <w:vAlign w:val="center"/>
            <w:hideMark/>
          </w:tcPr>
          <w:p w14:paraId="74CEBEB9" w14:textId="5D4C1455" w:rsidR="00852448" w:rsidRPr="00225CA1" w:rsidRDefault="00852448" w:rsidP="00852448">
            <w:pPr>
              <w:jc w:val="right"/>
              <w:rPr>
                <w:color w:val="000000"/>
                <w:lang w:val="en-NZ" w:eastAsia="en-NZ"/>
              </w:rPr>
            </w:pPr>
            <w:r w:rsidRPr="00225CA1">
              <w:rPr>
                <w:color w:val="000000"/>
                <w:lang w:val="en-NZ" w:eastAsia="en-NZ"/>
              </w:rPr>
              <w:t>19255</w:t>
            </w:r>
          </w:p>
        </w:tc>
        <w:tc>
          <w:tcPr>
            <w:tcW w:w="768" w:type="pct"/>
            <w:tcBorders>
              <w:top w:val="nil"/>
              <w:left w:val="nil"/>
              <w:bottom w:val="nil"/>
              <w:right w:val="nil"/>
            </w:tcBorders>
            <w:noWrap/>
            <w:vAlign w:val="center"/>
            <w:hideMark/>
          </w:tcPr>
          <w:p w14:paraId="3A77C255" w14:textId="4AB4D938" w:rsidR="00852448" w:rsidRPr="00225CA1" w:rsidRDefault="00852448" w:rsidP="00852448">
            <w:pPr>
              <w:jc w:val="right"/>
              <w:rPr>
                <w:color w:val="000000"/>
                <w:lang w:val="en-NZ" w:eastAsia="en-NZ"/>
              </w:rPr>
            </w:pPr>
            <w:r w:rsidRPr="00225CA1">
              <w:rPr>
                <w:color w:val="000000"/>
                <w:lang w:val="en-NZ" w:eastAsia="en-NZ"/>
              </w:rPr>
              <w:t>19255</w:t>
            </w:r>
          </w:p>
        </w:tc>
        <w:tc>
          <w:tcPr>
            <w:tcW w:w="768" w:type="pct"/>
            <w:tcBorders>
              <w:top w:val="nil"/>
              <w:left w:val="nil"/>
              <w:bottom w:val="nil"/>
              <w:right w:val="nil"/>
            </w:tcBorders>
            <w:noWrap/>
            <w:vAlign w:val="center"/>
            <w:hideMark/>
          </w:tcPr>
          <w:p w14:paraId="1F670BED" w14:textId="16FE191B" w:rsidR="00852448" w:rsidRPr="00225CA1" w:rsidRDefault="00852448" w:rsidP="00852448">
            <w:pPr>
              <w:jc w:val="right"/>
              <w:rPr>
                <w:color w:val="000000"/>
                <w:lang w:val="en-NZ" w:eastAsia="en-NZ"/>
              </w:rPr>
            </w:pPr>
            <w:r w:rsidRPr="00225CA1">
              <w:rPr>
                <w:color w:val="000000"/>
                <w:lang w:val="en-NZ" w:eastAsia="en-NZ"/>
              </w:rPr>
              <w:t>19255</w:t>
            </w:r>
          </w:p>
        </w:tc>
      </w:tr>
      <w:tr w:rsidR="00852448" w:rsidRPr="00225CA1" w14:paraId="7853A017" w14:textId="0CCF3D9A" w:rsidTr="007B514C">
        <w:trPr>
          <w:trHeight w:val="283"/>
        </w:trPr>
        <w:tc>
          <w:tcPr>
            <w:tcW w:w="393" w:type="pct"/>
            <w:tcBorders>
              <w:top w:val="nil"/>
              <w:left w:val="nil"/>
              <w:bottom w:val="nil"/>
              <w:right w:val="nil"/>
            </w:tcBorders>
            <w:noWrap/>
            <w:vAlign w:val="center"/>
            <w:hideMark/>
          </w:tcPr>
          <w:p w14:paraId="14C60C58" w14:textId="3A46FD24" w:rsidR="00852448" w:rsidRPr="00225CA1" w:rsidRDefault="00852448" w:rsidP="00852448">
            <w:pPr>
              <w:jc w:val="right"/>
              <w:rPr>
                <w:color w:val="000000"/>
                <w:lang w:val="en-NZ" w:eastAsia="en-NZ"/>
              </w:rPr>
            </w:pPr>
            <w:r w:rsidRPr="00225CA1">
              <w:rPr>
                <w:color w:val="000000"/>
                <w:lang w:val="en-NZ" w:eastAsia="en-NZ"/>
              </w:rPr>
              <w:t>1984</w:t>
            </w:r>
          </w:p>
        </w:tc>
        <w:tc>
          <w:tcPr>
            <w:tcW w:w="768" w:type="pct"/>
            <w:tcBorders>
              <w:top w:val="nil"/>
              <w:left w:val="nil"/>
              <w:bottom w:val="nil"/>
              <w:right w:val="nil"/>
            </w:tcBorders>
            <w:noWrap/>
            <w:vAlign w:val="center"/>
            <w:hideMark/>
          </w:tcPr>
          <w:p w14:paraId="0CD44238" w14:textId="506A1389" w:rsidR="00852448" w:rsidRPr="00225CA1" w:rsidRDefault="00852448" w:rsidP="00852448">
            <w:pPr>
              <w:jc w:val="right"/>
              <w:rPr>
                <w:color w:val="000000"/>
                <w:lang w:val="en-NZ" w:eastAsia="en-NZ"/>
              </w:rPr>
            </w:pPr>
            <w:r w:rsidRPr="00225CA1">
              <w:rPr>
                <w:color w:val="000000"/>
                <w:lang w:val="en-NZ" w:eastAsia="en-NZ"/>
              </w:rPr>
              <w:t>7912</w:t>
            </w:r>
          </w:p>
        </w:tc>
        <w:tc>
          <w:tcPr>
            <w:tcW w:w="768" w:type="pct"/>
            <w:tcBorders>
              <w:top w:val="nil"/>
              <w:left w:val="nil"/>
              <w:bottom w:val="nil"/>
              <w:right w:val="nil"/>
            </w:tcBorders>
            <w:noWrap/>
            <w:vAlign w:val="center"/>
            <w:hideMark/>
          </w:tcPr>
          <w:p w14:paraId="45FD254D" w14:textId="107C5739" w:rsidR="00852448" w:rsidRPr="00225CA1" w:rsidRDefault="00852448" w:rsidP="00852448">
            <w:pPr>
              <w:jc w:val="right"/>
              <w:rPr>
                <w:color w:val="000000"/>
                <w:lang w:val="en-NZ" w:eastAsia="en-NZ"/>
              </w:rPr>
            </w:pPr>
            <w:r w:rsidRPr="00225CA1">
              <w:rPr>
                <w:color w:val="000000"/>
                <w:lang w:val="en-NZ" w:eastAsia="en-NZ"/>
              </w:rPr>
              <w:t>7684</w:t>
            </w:r>
          </w:p>
        </w:tc>
        <w:tc>
          <w:tcPr>
            <w:tcW w:w="768" w:type="pct"/>
            <w:tcBorders>
              <w:top w:val="nil"/>
              <w:left w:val="nil"/>
              <w:bottom w:val="nil"/>
              <w:right w:val="nil"/>
            </w:tcBorders>
            <w:noWrap/>
            <w:vAlign w:val="center"/>
            <w:hideMark/>
          </w:tcPr>
          <w:p w14:paraId="1B8CD557" w14:textId="0D2AE121" w:rsidR="00852448" w:rsidRPr="00225CA1" w:rsidRDefault="00852448" w:rsidP="00852448">
            <w:pPr>
              <w:jc w:val="right"/>
              <w:rPr>
                <w:color w:val="000000"/>
                <w:lang w:val="en-NZ" w:eastAsia="en-NZ"/>
              </w:rPr>
            </w:pPr>
            <w:r w:rsidRPr="00225CA1">
              <w:rPr>
                <w:color w:val="000000"/>
                <w:lang w:val="en-NZ" w:eastAsia="en-NZ"/>
              </w:rPr>
              <w:t>97.1</w:t>
            </w:r>
          </w:p>
        </w:tc>
        <w:tc>
          <w:tcPr>
            <w:tcW w:w="768" w:type="pct"/>
            <w:tcBorders>
              <w:top w:val="nil"/>
              <w:left w:val="nil"/>
              <w:bottom w:val="nil"/>
              <w:right w:val="nil"/>
            </w:tcBorders>
            <w:noWrap/>
            <w:vAlign w:val="center"/>
            <w:hideMark/>
          </w:tcPr>
          <w:p w14:paraId="04E12055" w14:textId="410B640A" w:rsidR="00852448" w:rsidRPr="00225CA1" w:rsidRDefault="00852448" w:rsidP="00852448">
            <w:pPr>
              <w:jc w:val="right"/>
              <w:rPr>
                <w:color w:val="000000"/>
                <w:lang w:val="en-NZ" w:eastAsia="en-NZ"/>
              </w:rPr>
            </w:pPr>
            <w:r w:rsidRPr="00225CA1">
              <w:rPr>
                <w:color w:val="000000"/>
                <w:lang w:val="en-NZ" w:eastAsia="en-NZ"/>
              </w:rPr>
              <w:t>7912</w:t>
            </w:r>
          </w:p>
        </w:tc>
        <w:tc>
          <w:tcPr>
            <w:tcW w:w="768" w:type="pct"/>
            <w:tcBorders>
              <w:top w:val="nil"/>
              <w:left w:val="nil"/>
              <w:bottom w:val="nil"/>
              <w:right w:val="nil"/>
            </w:tcBorders>
            <w:noWrap/>
            <w:vAlign w:val="center"/>
            <w:hideMark/>
          </w:tcPr>
          <w:p w14:paraId="4BA2196C" w14:textId="25066703" w:rsidR="00852448" w:rsidRPr="00225CA1" w:rsidRDefault="00852448" w:rsidP="00852448">
            <w:pPr>
              <w:jc w:val="right"/>
              <w:rPr>
                <w:color w:val="000000"/>
                <w:lang w:val="en-NZ" w:eastAsia="en-NZ"/>
              </w:rPr>
            </w:pPr>
            <w:r w:rsidRPr="00225CA1">
              <w:rPr>
                <w:color w:val="000000"/>
                <w:lang w:val="en-NZ" w:eastAsia="en-NZ"/>
              </w:rPr>
              <w:t>7912</w:t>
            </w:r>
          </w:p>
        </w:tc>
        <w:tc>
          <w:tcPr>
            <w:tcW w:w="768" w:type="pct"/>
            <w:tcBorders>
              <w:top w:val="nil"/>
              <w:left w:val="nil"/>
              <w:bottom w:val="nil"/>
              <w:right w:val="nil"/>
            </w:tcBorders>
            <w:noWrap/>
            <w:vAlign w:val="center"/>
            <w:hideMark/>
          </w:tcPr>
          <w:p w14:paraId="24B61516" w14:textId="01AAB430" w:rsidR="00852448" w:rsidRPr="00225CA1" w:rsidRDefault="00852448" w:rsidP="00852448">
            <w:pPr>
              <w:jc w:val="right"/>
              <w:rPr>
                <w:color w:val="000000"/>
                <w:lang w:val="en-NZ" w:eastAsia="en-NZ"/>
              </w:rPr>
            </w:pPr>
            <w:r w:rsidRPr="00225CA1">
              <w:rPr>
                <w:color w:val="000000"/>
                <w:lang w:val="en-NZ" w:eastAsia="en-NZ"/>
              </w:rPr>
              <w:t>8080</w:t>
            </w:r>
          </w:p>
        </w:tc>
      </w:tr>
      <w:tr w:rsidR="00852448" w:rsidRPr="00225CA1" w14:paraId="7D04330E" w14:textId="5DCF766F" w:rsidTr="007B514C">
        <w:trPr>
          <w:trHeight w:val="283"/>
        </w:trPr>
        <w:tc>
          <w:tcPr>
            <w:tcW w:w="393" w:type="pct"/>
            <w:tcBorders>
              <w:top w:val="nil"/>
              <w:left w:val="nil"/>
              <w:bottom w:val="nil"/>
              <w:right w:val="nil"/>
            </w:tcBorders>
            <w:noWrap/>
            <w:vAlign w:val="center"/>
            <w:hideMark/>
          </w:tcPr>
          <w:p w14:paraId="3B318DEA" w14:textId="057AFE37" w:rsidR="00852448" w:rsidRPr="00225CA1" w:rsidRDefault="00852448" w:rsidP="00852448">
            <w:pPr>
              <w:jc w:val="right"/>
              <w:rPr>
                <w:color w:val="000000"/>
                <w:lang w:val="en-NZ" w:eastAsia="en-NZ"/>
              </w:rPr>
            </w:pPr>
            <w:r w:rsidRPr="00225CA1">
              <w:rPr>
                <w:color w:val="000000"/>
                <w:lang w:val="en-NZ" w:eastAsia="en-NZ"/>
              </w:rPr>
              <w:t>1985</w:t>
            </w:r>
          </w:p>
        </w:tc>
        <w:tc>
          <w:tcPr>
            <w:tcW w:w="768" w:type="pct"/>
            <w:tcBorders>
              <w:top w:val="nil"/>
              <w:left w:val="nil"/>
              <w:bottom w:val="nil"/>
              <w:right w:val="nil"/>
            </w:tcBorders>
            <w:noWrap/>
            <w:vAlign w:val="center"/>
            <w:hideMark/>
          </w:tcPr>
          <w:p w14:paraId="771E11B6" w14:textId="5A77301A" w:rsidR="00852448" w:rsidRPr="00225CA1" w:rsidRDefault="00852448" w:rsidP="00852448">
            <w:pPr>
              <w:jc w:val="right"/>
              <w:rPr>
                <w:color w:val="000000"/>
                <w:lang w:val="en-NZ" w:eastAsia="en-NZ"/>
              </w:rPr>
            </w:pPr>
            <w:r w:rsidRPr="00225CA1">
              <w:rPr>
                <w:color w:val="000000"/>
                <w:lang w:val="en-NZ" w:eastAsia="en-NZ"/>
              </w:rPr>
              <w:t>11386</w:t>
            </w:r>
          </w:p>
        </w:tc>
        <w:tc>
          <w:tcPr>
            <w:tcW w:w="768" w:type="pct"/>
            <w:tcBorders>
              <w:top w:val="nil"/>
              <w:left w:val="nil"/>
              <w:bottom w:val="nil"/>
              <w:right w:val="nil"/>
            </w:tcBorders>
            <w:noWrap/>
            <w:vAlign w:val="center"/>
            <w:hideMark/>
          </w:tcPr>
          <w:p w14:paraId="579A6CCD" w14:textId="297D45DE" w:rsidR="00852448" w:rsidRPr="00225CA1" w:rsidRDefault="00852448" w:rsidP="00852448">
            <w:pPr>
              <w:jc w:val="right"/>
              <w:rPr>
                <w:color w:val="000000"/>
                <w:lang w:val="en-NZ" w:eastAsia="en-NZ"/>
              </w:rPr>
            </w:pPr>
            <w:r w:rsidRPr="00225CA1">
              <w:rPr>
                <w:color w:val="000000"/>
                <w:lang w:val="en-NZ" w:eastAsia="en-NZ"/>
              </w:rPr>
              <w:t>10887</w:t>
            </w:r>
          </w:p>
        </w:tc>
        <w:tc>
          <w:tcPr>
            <w:tcW w:w="768" w:type="pct"/>
            <w:tcBorders>
              <w:top w:val="nil"/>
              <w:left w:val="nil"/>
              <w:bottom w:val="nil"/>
              <w:right w:val="nil"/>
            </w:tcBorders>
            <w:noWrap/>
            <w:vAlign w:val="center"/>
            <w:hideMark/>
          </w:tcPr>
          <w:p w14:paraId="5A4CCDB6" w14:textId="45EE223A" w:rsidR="00852448" w:rsidRPr="00225CA1" w:rsidRDefault="00852448" w:rsidP="00852448">
            <w:pPr>
              <w:jc w:val="right"/>
              <w:rPr>
                <w:color w:val="000000"/>
                <w:lang w:val="en-NZ" w:eastAsia="en-NZ"/>
              </w:rPr>
            </w:pPr>
            <w:r w:rsidRPr="00225CA1">
              <w:rPr>
                <w:color w:val="000000"/>
                <w:lang w:val="en-NZ" w:eastAsia="en-NZ"/>
              </w:rPr>
              <w:t>95.6</w:t>
            </w:r>
          </w:p>
        </w:tc>
        <w:tc>
          <w:tcPr>
            <w:tcW w:w="768" w:type="pct"/>
            <w:tcBorders>
              <w:top w:val="nil"/>
              <w:left w:val="nil"/>
              <w:bottom w:val="nil"/>
              <w:right w:val="nil"/>
            </w:tcBorders>
            <w:noWrap/>
            <w:vAlign w:val="center"/>
            <w:hideMark/>
          </w:tcPr>
          <w:p w14:paraId="4F7CA5C5" w14:textId="5BA3D6F9" w:rsidR="00852448" w:rsidRPr="00225CA1" w:rsidRDefault="00852448" w:rsidP="00852448">
            <w:pPr>
              <w:jc w:val="right"/>
              <w:rPr>
                <w:color w:val="000000"/>
                <w:lang w:val="en-NZ" w:eastAsia="en-NZ"/>
              </w:rPr>
            </w:pPr>
            <w:r w:rsidRPr="00225CA1">
              <w:rPr>
                <w:color w:val="000000"/>
                <w:lang w:val="en-NZ" w:eastAsia="en-NZ"/>
              </w:rPr>
              <w:t>11386</w:t>
            </w:r>
          </w:p>
        </w:tc>
        <w:tc>
          <w:tcPr>
            <w:tcW w:w="768" w:type="pct"/>
            <w:tcBorders>
              <w:top w:val="nil"/>
              <w:left w:val="nil"/>
              <w:bottom w:val="nil"/>
              <w:right w:val="nil"/>
            </w:tcBorders>
            <w:noWrap/>
            <w:vAlign w:val="center"/>
            <w:hideMark/>
          </w:tcPr>
          <w:p w14:paraId="7BF04A8F" w14:textId="377AE85F" w:rsidR="00852448" w:rsidRPr="00225CA1" w:rsidRDefault="00852448" w:rsidP="00852448">
            <w:pPr>
              <w:jc w:val="right"/>
              <w:rPr>
                <w:color w:val="000000"/>
                <w:lang w:val="en-NZ" w:eastAsia="en-NZ"/>
              </w:rPr>
            </w:pPr>
            <w:r w:rsidRPr="00225CA1">
              <w:rPr>
                <w:color w:val="000000"/>
                <w:lang w:val="en-NZ" w:eastAsia="en-NZ"/>
              </w:rPr>
              <w:t>11386</w:t>
            </w:r>
          </w:p>
        </w:tc>
        <w:tc>
          <w:tcPr>
            <w:tcW w:w="768" w:type="pct"/>
            <w:tcBorders>
              <w:top w:val="nil"/>
              <w:left w:val="nil"/>
              <w:bottom w:val="nil"/>
              <w:right w:val="nil"/>
            </w:tcBorders>
            <w:noWrap/>
            <w:vAlign w:val="center"/>
            <w:hideMark/>
          </w:tcPr>
          <w:p w14:paraId="4C69418A" w14:textId="01315D28" w:rsidR="00852448" w:rsidRPr="00225CA1" w:rsidRDefault="00852448" w:rsidP="00852448">
            <w:pPr>
              <w:jc w:val="right"/>
              <w:rPr>
                <w:color w:val="000000"/>
                <w:lang w:val="en-NZ" w:eastAsia="en-NZ"/>
              </w:rPr>
            </w:pPr>
            <w:r w:rsidRPr="00225CA1">
              <w:rPr>
                <w:color w:val="000000"/>
                <w:lang w:val="en-NZ" w:eastAsia="en-NZ"/>
              </w:rPr>
              <w:t>11530</w:t>
            </w:r>
          </w:p>
        </w:tc>
      </w:tr>
      <w:tr w:rsidR="00852448" w:rsidRPr="00225CA1" w14:paraId="760D0E0F" w14:textId="08AD298E" w:rsidTr="007B514C">
        <w:trPr>
          <w:trHeight w:val="283"/>
        </w:trPr>
        <w:tc>
          <w:tcPr>
            <w:tcW w:w="393" w:type="pct"/>
            <w:tcBorders>
              <w:top w:val="nil"/>
              <w:left w:val="nil"/>
              <w:bottom w:val="nil"/>
              <w:right w:val="nil"/>
            </w:tcBorders>
            <w:noWrap/>
            <w:vAlign w:val="center"/>
            <w:hideMark/>
          </w:tcPr>
          <w:p w14:paraId="25279DD1" w14:textId="7AFF7549" w:rsidR="00852448" w:rsidRPr="00225CA1" w:rsidRDefault="00852448" w:rsidP="00852448">
            <w:pPr>
              <w:jc w:val="right"/>
              <w:rPr>
                <w:color w:val="000000"/>
                <w:lang w:val="en-NZ" w:eastAsia="en-NZ"/>
              </w:rPr>
            </w:pPr>
            <w:r w:rsidRPr="00225CA1">
              <w:rPr>
                <w:color w:val="000000"/>
                <w:lang w:val="en-NZ" w:eastAsia="en-NZ"/>
              </w:rPr>
              <w:t>1986</w:t>
            </w:r>
          </w:p>
        </w:tc>
        <w:tc>
          <w:tcPr>
            <w:tcW w:w="768" w:type="pct"/>
            <w:tcBorders>
              <w:top w:val="nil"/>
              <w:left w:val="nil"/>
              <w:bottom w:val="nil"/>
              <w:right w:val="nil"/>
            </w:tcBorders>
            <w:noWrap/>
            <w:vAlign w:val="center"/>
            <w:hideMark/>
          </w:tcPr>
          <w:p w14:paraId="7BDE2CF8" w14:textId="35436B94" w:rsidR="00852448" w:rsidRPr="00225CA1" w:rsidRDefault="00852448" w:rsidP="00852448">
            <w:pPr>
              <w:jc w:val="right"/>
              <w:rPr>
                <w:color w:val="000000"/>
                <w:lang w:val="en-NZ" w:eastAsia="en-NZ"/>
              </w:rPr>
            </w:pPr>
            <w:r w:rsidRPr="00225CA1">
              <w:rPr>
                <w:color w:val="000000"/>
                <w:lang w:val="en-NZ" w:eastAsia="en-NZ"/>
              </w:rPr>
              <w:t>14374</w:t>
            </w:r>
          </w:p>
        </w:tc>
        <w:tc>
          <w:tcPr>
            <w:tcW w:w="768" w:type="pct"/>
            <w:tcBorders>
              <w:top w:val="nil"/>
              <w:left w:val="nil"/>
              <w:bottom w:val="nil"/>
              <w:right w:val="nil"/>
            </w:tcBorders>
            <w:noWrap/>
            <w:vAlign w:val="center"/>
            <w:hideMark/>
          </w:tcPr>
          <w:p w14:paraId="15702254" w14:textId="7682E28E" w:rsidR="00852448" w:rsidRPr="00225CA1" w:rsidRDefault="00852448" w:rsidP="00852448">
            <w:pPr>
              <w:jc w:val="right"/>
              <w:rPr>
                <w:color w:val="000000"/>
                <w:lang w:val="en-NZ" w:eastAsia="en-NZ"/>
              </w:rPr>
            </w:pPr>
            <w:r w:rsidRPr="00225CA1">
              <w:rPr>
                <w:color w:val="000000"/>
                <w:lang w:val="en-NZ" w:eastAsia="en-NZ"/>
              </w:rPr>
              <w:t>14157</w:t>
            </w:r>
          </w:p>
        </w:tc>
        <w:tc>
          <w:tcPr>
            <w:tcW w:w="768" w:type="pct"/>
            <w:tcBorders>
              <w:top w:val="nil"/>
              <w:left w:val="nil"/>
              <w:bottom w:val="nil"/>
              <w:right w:val="nil"/>
            </w:tcBorders>
            <w:noWrap/>
            <w:vAlign w:val="center"/>
            <w:hideMark/>
          </w:tcPr>
          <w:p w14:paraId="09E1AA4A" w14:textId="163A60F8" w:rsidR="00852448" w:rsidRPr="00225CA1" w:rsidRDefault="00852448" w:rsidP="00852448">
            <w:pPr>
              <w:jc w:val="right"/>
              <w:rPr>
                <w:color w:val="000000"/>
                <w:lang w:val="en-NZ" w:eastAsia="en-NZ"/>
              </w:rPr>
            </w:pPr>
            <w:r w:rsidRPr="00225CA1">
              <w:rPr>
                <w:color w:val="000000"/>
                <w:lang w:val="en-NZ" w:eastAsia="en-NZ"/>
              </w:rPr>
              <w:t>98.5</w:t>
            </w:r>
          </w:p>
        </w:tc>
        <w:tc>
          <w:tcPr>
            <w:tcW w:w="768" w:type="pct"/>
            <w:tcBorders>
              <w:top w:val="nil"/>
              <w:left w:val="nil"/>
              <w:bottom w:val="nil"/>
              <w:right w:val="nil"/>
            </w:tcBorders>
            <w:noWrap/>
            <w:vAlign w:val="center"/>
            <w:hideMark/>
          </w:tcPr>
          <w:p w14:paraId="314E8E15" w14:textId="58A6B57A" w:rsidR="00852448" w:rsidRPr="00225CA1" w:rsidRDefault="00852448" w:rsidP="00852448">
            <w:pPr>
              <w:jc w:val="right"/>
              <w:rPr>
                <w:color w:val="000000"/>
                <w:lang w:val="en-NZ" w:eastAsia="en-NZ"/>
              </w:rPr>
            </w:pPr>
            <w:r w:rsidRPr="00225CA1">
              <w:rPr>
                <w:color w:val="000000"/>
                <w:lang w:val="en-NZ" w:eastAsia="en-NZ"/>
              </w:rPr>
              <w:t>14374</w:t>
            </w:r>
          </w:p>
        </w:tc>
        <w:tc>
          <w:tcPr>
            <w:tcW w:w="768" w:type="pct"/>
            <w:tcBorders>
              <w:top w:val="nil"/>
              <w:left w:val="nil"/>
              <w:bottom w:val="nil"/>
              <w:right w:val="nil"/>
            </w:tcBorders>
            <w:noWrap/>
            <w:vAlign w:val="center"/>
            <w:hideMark/>
          </w:tcPr>
          <w:p w14:paraId="2DAD941F" w14:textId="0E8CE9AE" w:rsidR="00852448" w:rsidRPr="00225CA1" w:rsidRDefault="00852448" w:rsidP="00852448">
            <w:pPr>
              <w:jc w:val="right"/>
              <w:rPr>
                <w:color w:val="000000"/>
                <w:lang w:val="en-NZ" w:eastAsia="en-NZ"/>
              </w:rPr>
            </w:pPr>
            <w:r w:rsidRPr="00225CA1">
              <w:rPr>
                <w:color w:val="000000"/>
                <w:lang w:val="en-NZ" w:eastAsia="en-NZ"/>
              </w:rPr>
              <w:t>14374</w:t>
            </w:r>
          </w:p>
        </w:tc>
        <w:tc>
          <w:tcPr>
            <w:tcW w:w="768" w:type="pct"/>
            <w:tcBorders>
              <w:top w:val="nil"/>
              <w:left w:val="nil"/>
              <w:bottom w:val="nil"/>
              <w:right w:val="nil"/>
            </w:tcBorders>
            <w:noWrap/>
            <w:vAlign w:val="center"/>
            <w:hideMark/>
          </w:tcPr>
          <w:p w14:paraId="77183097" w14:textId="4EED8250" w:rsidR="00852448" w:rsidRPr="00225CA1" w:rsidRDefault="00852448" w:rsidP="00852448">
            <w:pPr>
              <w:jc w:val="right"/>
              <w:rPr>
                <w:color w:val="000000"/>
                <w:lang w:val="en-NZ" w:eastAsia="en-NZ"/>
              </w:rPr>
            </w:pPr>
            <w:r w:rsidRPr="00225CA1">
              <w:rPr>
                <w:color w:val="000000"/>
                <w:lang w:val="en-NZ" w:eastAsia="en-NZ"/>
              </w:rPr>
              <w:t>14462</w:t>
            </w:r>
          </w:p>
        </w:tc>
      </w:tr>
      <w:tr w:rsidR="00852448" w:rsidRPr="00225CA1" w14:paraId="3885C64C" w14:textId="11D7A131" w:rsidTr="007B514C">
        <w:trPr>
          <w:trHeight w:val="283"/>
        </w:trPr>
        <w:tc>
          <w:tcPr>
            <w:tcW w:w="393" w:type="pct"/>
            <w:tcBorders>
              <w:top w:val="nil"/>
              <w:left w:val="nil"/>
              <w:bottom w:val="nil"/>
              <w:right w:val="nil"/>
            </w:tcBorders>
            <w:noWrap/>
            <w:vAlign w:val="center"/>
            <w:hideMark/>
          </w:tcPr>
          <w:p w14:paraId="6DE1435E" w14:textId="761FF50A" w:rsidR="00852448" w:rsidRPr="00225CA1" w:rsidRDefault="00852448" w:rsidP="00852448">
            <w:pPr>
              <w:jc w:val="right"/>
              <w:rPr>
                <w:color w:val="000000"/>
                <w:lang w:val="en-NZ" w:eastAsia="en-NZ"/>
              </w:rPr>
            </w:pPr>
            <w:r w:rsidRPr="00225CA1">
              <w:rPr>
                <w:color w:val="000000"/>
                <w:lang w:val="en-NZ" w:eastAsia="en-NZ"/>
              </w:rPr>
              <w:t>1987</w:t>
            </w:r>
          </w:p>
        </w:tc>
        <w:tc>
          <w:tcPr>
            <w:tcW w:w="768" w:type="pct"/>
            <w:tcBorders>
              <w:top w:val="nil"/>
              <w:left w:val="nil"/>
              <w:bottom w:val="nil"/>
              <w:right w:val="nil"/>
            </w:tcBorders>
            <w:noWrap/>
            <w:vAlign w:val="center"/>
            <w:hideMark/>
          </w:tcPr>
          <w:p w14:paraId="75E258F8" w14:textId="43087346" w:rsidR="00852448" w:rsidRPr="00225CA1" w:rsidRDefault="00852448" w:rsidP="00852448">
            <w:pPr>
              <w:jc w:val="right"/>
              <w:rPr>
                <w:color w:val="000000"/>
                <w:lang w:val="en-NZ" w:eastAsia="en-NZ"/>
              </w:rPr>
            </w:pPr>
            <w:r w:rsidRPr="00225CA1">
              <w:rPr>
                <w:color w:val="000000"/>
                <w:lang w:val="en-NZ" w:eastAsia="en-NZ"/>
              </w:rPr>
              <w:t>14810</w:t>
            </w:r>
          </w:p>
        </w:tc>
        <w:tc>
          <w:tcPr>
            <w:tcW w:w="768" w:type="pct"/>
            <w:tcBorders>
              <w:top w:val="nil"/>
              <w:left w:val="nil"/>
              <w:bottom w:val="nil"/>
              <w:right w:val="nil"/>
            </w:tcBorders>
            <w:noWrap/>
            <w:vAlign w:val="center"/>
            <w:hideMark/>
          </w:tcPr>
          <w:p w14:paraId="077C0A9F" w14:textId="363B1AD3" w:rsidR="00852448" w:rsidRPr="00225CA1" w:rsidRDefault="00852448" w:rsidP="00852448">
            <w:pPr>
              <w:jc w:val="right"/>
              <w:rPr>
                <w:color w:val="000000"/>
                <w:lang w:val="en-NZ" w:eastAsia="en-NZ"/>
              </w:rPr>
            </w:pPr>
            <w:r w:rsidRPr="00225CA1">
              <w:rPr>
                <w:color w:val="000000"/>
                <w:lang w:val="en-NZ" w:eastAsia="en-NZ"/>
              </w:rPr>
              <w:t>14660</w:t>
            </w:r>
          </w:p>
        </w:tc>
        <w:tc>
          <w:tcPr>
            <w:tcW w:w="768" w:type="pct"/>
            <w:tcBorders>
              <w:top w:val="nil"/>
              <w:left w:val="nil"/>
              <w:bottom w:val="nil"/>
              <w:right w:val="nil"/>
            </w:tcBorders>
            <w:noWrap/>
            <w:vAlign w:val="center"/>
            <w:hideMark/>
          </w:tcPr>
          <w:p w14:paraId="3CB03839" w14:textId="1480D4B1" w:rsidR="00852448" w:rsidRPr="00225CA1" w:rsidRDefault="00852448" w:rsidP="00852448">
            <w:pPr>
              <w:jc w:val="right"/>
              <w:rPr>
                <w:color w:val="000000"/>
                <w:lang w:val="en-NZ" w:eastAsia="en-NZ"/>
              </w:rPr>
            </w:pPr>
            <w:r w:rsidRPr="00225CA1">
              <w:rPr>
                <w:color w:val="000000"/>
                <w:lang w:val="en-NZ" w:eastAsia="en-NZ"/>
              </w:rPr>
              <w:t>99.0</w:t>
            </w:r>
          </w:p>
        </w:tc>
        <w:tc>
          <w:tcPr>
            <w:tcW w:w="768" w:type="pct"/>
            <w:tcBorders>
              <w:top w:val="nil"/>
              <w:left w:val="nil"/>
              <w:bottom w:val="nil"/>
              <w:right w:val="nil"/>
            </w:tcBorders>
            <w:noWrap/>
            <w:vAlign w:val="center"/>
            <w:hideMark/>
          </w:tcPr>
          <w:p w14:paraId="4F69C0F7" w14:textId="2D6C3B15" w:rsidR="00852448" w:rsidRPr="00225CA1" w:rsidRDefault="00852448" w:rsidP="00852448">
            <w:pPr>
              <w:jc w:val="right"/>
              <w:rPr>
                <w:color w:val="000000"/>
                <w:lang w:val="en-NZ" w:eastAsia="en-NZ"/>
              </w:rPr>
            </w:pPr>
            <w:r w:rsidRPr="00225CA1">
              <w:rPr>
                <w:color w:val="000000"/>
                <w:lang w:val="en-NZ" w:eastAsia="en-NZ"/>
              </w:rPr>
              <w:t>14810</w:t>
            </w:r>
          </w:p>
        </w:tc>
        <w:tc>
          <w:tcPr>
            <w:tcW w:w="768" w:type="pct"/>
            <w:tcBorders>
              <w:top w:val="nil"/>
              <w:left w:val="nil"/>
              <w:bottom w:val="nil"/>
              <w:right w:val="nil"/>
            </w:tcBorders>
            <w:noWrap/>
            <w:vAlign w:val="center"/>
            <w:hideMark/>
          </w:tcPr>
          <w:p w14:paraId="271CB0E7" w14:textId="2C23519F" w:rsidR="00852448" w:rsidRPr="00225CA1" w:rsidRDefault="00852448" w:rsidP="00852448">
            <w:pPr>
              <w:jc w:val="right"/>
              <w:rPr>
                <w:color w:val="000000"/>
                <w:lang w:val="en-NZ" w:eastAsia="en-NZ"/>
              </w:rPr>
            </w:pPr>
            <w:r w:rsidRPr="00225CA1">
              <w:rPr>
                <w:color w:val="000000"/>
                <w:lang w:val="en-NZ" w:eastAsia="en-NZ"/>
              </w:rPr>
              <w:t>14810</w:t>
            </w:r>
          </w:p>
        </w:tc>
        <w:tc>
          <w:tcPr>
            <w:tcW w:w="768" w:type="pct"/>
            <w:tcBorders>
              <w:top w:val="nil"/>
              <w:left w:val="nil"/>
              <w:bottom w:val="nil"/>
              <w:right w:val="nil"/>
            </w:tcBorders>
            <w:noWrap/>
            <w:vAlign w:val="center"/>
            <w:hideMark/>
          </w:tcPr>
          <w:p w14:paraId="12BB5A59" w14:textId="61FF150E" w:rsidR="00852448" w:rsidRPr="00225CA1" w:rsidRDefault="00852448" w:rsidP="00852448">
            <w:pPr>
              <w:jc w:val="right"/>
              <w:rPr>
                <w:color w:val="000000"/>
                <w:lang w:val="en-NZ" w:eastAsia="en-NZ"/>
              </w:rPr>
            </w:pPr>
            <w:r w:rsidRPr="00225CA1">
              <w:rPr>
                <w:color w:val="000000"/>
                <w:lang w:val="en-NZ" w:eastAsia="en-NZ"/>
              </w:rPr>
              <w:t>14810</w:t>
            </w:r>
          </w:p>
        </w:tc>
      </w:tr>
      <w:tr w:rsidR="00852448" w:rsidRPr="00225CA1" w14:paraId="4E684F94" w14:textId="040EA6B2" w:rsidTr="007B514C">
        <w:trPr>
          <w:trHeight w:val="283"/>
        </w:trPr>
        <w:tc>
          <w:tcPr>
            <w:tcW w:w="393" w:type="pct"/>
            <w:tcBorders>
              <w:top w:val="nil"/>
              <w:left w:val="nil"/>
              <w:bottom w:val="nil"/>
              <w:right w:val="nil"/>
            </w:tcBorders>
            <w:noWrap/>
            <w:vAlign w:val="center"/>
            <w:hideMark/>
          </w:tcPr>
          <w:p w14:paraId="7F1533C3" w14:textId="184F85E2" w:rsidR="00852448" w:rsidRPr="00225CA1" w:rsidRDefault="00852448" w:rsidP="00852448">
            <w:pPr>
              <w:jc w:val="right"/>
              <w:rPr>
                <w:color w:val="000000"/>
                <w:lang w:val="en-NZ" w:eastAsia="en-NZ"/>
              </w:rPr>
            </w:pPr>
            <w:r w:rsidRPr="00225CA1">
              <w:rPr>
                <w:color w:val="000000"/>
                <w:lang w:val="en-NZ" w:eastAsia="en-NZ"/>
              </w:rPr>
              <w:t>1988</w:t>
            </w:r>
          </w:p>
        </w:tc>
        <w:tc>
          <w:tcPr>
            <w:tcW w:w="768" w:type="pct"/>
            <w:tcBorders>
              <w:top w:val="nil"/>
              <w:left w:val="nil"/>
              <w:bottom w:val="nil"/>
              <w:right w:val="nil"/>
            </w:tcBorders>
            <w:noWrap/>
            <w:vAlign w:val="center"/>
            <w:hideMark/>
          </w:tcPr>
          <w:p w14:paraId="6B6FBE17" w14:textId="3DCFE19B" w:rsidR="00852448" w:rsidRPr="00225CA1" w:rsidRDefault="00852448" w:rsidP="00852448">
            <w:pPr>
              <w:jc w:val="right"/>
              <w:rPr>
                <w:color w:val="000000"/>
                <w:lang w:val="en-NZ" w:eastAsia="en-NZ"/>
              </w:rPr>
            </w:pPr>
            <w:r w:rsidRPr="00225CA1">
              <w:rPr>
                <w:color w:val="000000"/>
                <w:lang w:val="en-NZ" w:eastAsia="en-NZ"/>
              </w:rPr>
              <w:t>17568</w:t>
            </w:r>
          </w:p>
        </w:tc>
        <w:tc>
          <w:tcPr>
            <w:tcW w:w="768" w:type="pct"/>
            <w:tcBorders>
              <w:top w:val="nil"/>
              <w:left w:val="nil"/>
              <w:bottom w:val="nil"/>
              <w:right w:val="nil"/>
            </w:tcBorders>
            <w:noWrap/>
            <w:vAlign w:val="center"/>
            <w:hideMark/>
          </w:tcPr>
          <w:p w14:paraId="38DC7B1B" w14:textId="6B0EBB1E" w:rsidR="00852448" w:rsidRPr="00225CA1" w:rsidRDefault="00852448" w:rsidP="00852448">
            <w:pPr>
              <w:jc w:val="right"/>
              <w:rPr>
                <w:color w:val="000000"/>
                <w:lang w:val="en-NZ" w:eastAsia="en-NZ"/>
              </w:rPr>
            </w:pPr>
            <w:r w:rsidRPr="00225CA1">
              <w:rPr>
                <w:color w:val="000000"/>
                <w:lang w:val="en-NZ" w:eastAsia="en-NZ"/>
              </w:rPr>
              <w:t>17409</w:t>
            </w:r>
          </w:p>
        </w:tc>
        <w:tc>
          <w:tcPr>
            <w:tcW w:w="768" w:type="pct"/>
            <w:tcBorders>
              <w:top w:val="nil"/>
              <w:left w:val="nil"/>
              <w:bottom w:val="nil"/>
              <w:right w:val="nil"/>
            </w:tcBorders>
            <w:noWrap/>
            <w:vAlign w:val="center"/>
            <w:hideMark/>
          </w:tcPr>
          <w:p w14:paraId="7D6B934C" w14:textId="2F2D5680" w:rsidR="00852448" w:rsidRPr="00225CA1" w:rsidRDefault="00852448" w:rsidP="00852448">
            <w:pPr>
              <w:jc w:val="right"/>
              <w:rPr>
                <w:color w:val="000000"/>
                <w:lang w:val="en-NZ" w:eastAsia="en-NZ"/>
              </w:rPr>
            </w:pPr>
            <w:r w:rsidRPr="00225CA1">
              <w:rPr>
                <w:color w:val="000000"/>
                <w:lang w:val="en-NZ" w:eastAsia="en-NZ"/>
              </w:rPr>
              <w:t>99.1</w:t>
            </w:r>
          </w:p>
        </w:tc>
        <w:tc>
          <w:tcPr>
            <w:tcW w:w="768" w:type="pct"/>
            <w:tcBorders>
              <w:top w:val="nil"/>
              <w:left w:val="nil"/>
              <w:bottom w:val="nil"/>
              <w:right w:val="nil"/>
            </w:tcBorders>
            <w:noWrap/>
            <w:vAlign w:val="center"/>
            <w:hideMark/>
          </w:tcPr>
          <w:p w14:paraId="22FEB84E" w14:textId="795C35DA" w:rsidR="00852448" w:rsidRPr="00225CA1" w:rsidRDefault="00852448" w:rsidP="00852448">
            <w:pPr>
              <w:jc w:val="right"/>
              <w:rPr>
                <w:color w:val="000000"/>
                <w:lang w:val="en-NZ" w:eastAsia="en-NZ"/>
              </w:rPr>
            </w:pPr>
            <w:r w:rsidRPr="00225CA1">
              <w:rPr>
                <w:color w:val="000000"/>
                <w:lang w:val="en-NZ" w:eastAsia="en-NZ"/>
              </w:rPr>
              <w:t>17568</w:t>
            </w:r>
          </w:p>
        </w:tc>
        <w:tc>
          <w:tcPr>
            <w:tcW w:w="768" w:type="pct"/>
            <w:tcBorders>
              <w:top w:val="nil"/>
              <w:left w:val="nil"/>
              <w:bottom w:val="nil"/>
              <w:right w:val="nil"/>
            </w:tcBorders>
            <w:noWrap/>
            <w:vAlign w:val="center"/>
            <w:hideMark/>
          </w:tcPr>
          <w:p w14:paraId="20F15F2E" w14:textId="618AE5BA" w:rsidR="00852448" w:rsidRPr="00225CA1" w:rsidRDefault="00852448" w:rsidP="00852448">
            <w:pPr>
              <w:jc w:val="right"/>
              <w:rPr>
                <w:color w:val="000000"/>
                <w:lang w:val="en-NZ" w:eastAsia="en-NZ"/>
              </w:rPr>
            </w:pPr>
            <w:r w:rsidRPr="00225CA1">
              <w:rPr>
                <w:color w:val="000000"/>
                <w:lang w:val="en-NZ" w:eastAsia="en-NZ"/>
              </w:rPr>
              <w:t>17568</w:t>
            </w:r>
          </w:p>
        </w:tc>
        <w:tc>
          <w:tcPr>
            <w:tcW w:w="768" w:type="pct"/>
            <w:tcBorders>
              <w:top w:val="nil"/>
              <w:left w:val="nil"/>
              <w:bottom w:val="nil"/>
              <w:right w:val="nil"/>
            </w:tcBorders>
            <w:noWrap/>
            <w:vAlign w:val="center"/>
            <w:hideMark/>
          </w:tcPr>
          <w:p w14:paraId="66DD2F31" w14:textId="289C023D" w:rsidR="00852448" w:rsidRPr="00225CA1" w:rsidRDefault="00852448" w:rsidP="00852448">
            <w:pPr>
              <w:jc w:val="right"/>
              <w:rPr>
                <w:color w:val="000000"/>
                <w:lang w:val="en-NZ" w:eastAsia="en-NZ"/>
              </w:rPr>
            </w:pPr>
            <w:r w:rsidRPr="00225CA1">
              <w:rPr>
                <w:color w:val="000000"/>
                <w:lang w:val="en-NZ" w:eastAsia="en-NZ"/>
              </w:rPr>
              <w:t>17568</w:t>
            </w:r>
          </w:p>
        </w:tc>
      </w:tr>
      <w:tr w:rsidR="00852448" w:rsidRPr="00225CA1" w14:paraId="58D3AE40" w14:textId="62B92120" w:rsidTr="007B514C">
        <w:trPr>
          <w:trHeight w:val="283"/>
        </w:trPr>
        <w:tc>
          <w:tcPr>
            <w:tcW w:w="393" w:type="pct"/>
            <w:tcBorders>
              <w:top w:val="nil"/>
              <w:left w:val="nil"/>
              <w:bottom w:val="nil"/>
              <w:right w:val="nil"/>
            </w:tcBorders>
            <w:noWrap/>
            <w:vAlign w:val="center"/>
            <w:hideMark/>
          </w:tcPr>
          <w:p w14:paraId="12C1C65F" w14:textId="411DA78C" w:rsidR="00852448" w:rsidRPr="00225CA1" w:rsidRDefault="00852448" w:rsidP="00852448">
            <w:pPr>
              <w:jc w:val="right"/>
              <w:rPr>
                <w:color w:val="000000"/>
                <w:lang w:val="en-NZ" w:eastAsia="en-NZ"/>
              </w:rPr>
            </w:pPr>
            <w:r w:rsidRPr="00225CA1">
              <w:rPr>
                <w:color w:val="000000"/>
                <w:lang w:val="en-NZ" w:eastAsia="en-NZ"/>
              </w:rPr>
              <w:t>1989</w:t>
            </w:r>
          </w:p>
        </w:tc>
        <w:tc>
          <w:tcPr>
            <w:tcW w:w="768" w:type="pct"/>
            <w:tcBorders>
              <w:top w:val="nil"/>
              <w:left w:val="nil"/>
              <w:bottom w:val="nil"/>
              <w:right w:val="nil"/>
            </w:tcBorders>
            <w:noWrap/>
            <w:vAlign w:val="center"/>
            <w:hideMark/>
          </w:tcPr>
          <w:p w14:paraId="2EE3E9AD" w14:textId="29B17822" w:rsidR="00852448" w:rsidRPr="00225CA1" w:rsidRDefault="00852448" w:rsidP="00852448">
            <w:pPr>
              <w:jc w:val="right"/>
              <w:rPr>
                <w:color w:val="000000"/>
                <w:lang w:val="en-NZ" w:eastAsia="en-NZ"/>
              </w:rPr>
            </w:pPr>
            <w:r w:rsidRPr="00225CA1">
              <w:rPr>
                <w:color w:val="000000"/>
                <w:lang w:val="en-NZ" w:eastAsia="en-NZ"/>
              </w:rPr>
              <w:t>18771</w:t>
            </w:r>
          </w:p>
        </w:tc>
        <w:tc>
          <w:tcPr>
            <w:tcW w:w="768" w:type="pct"/>
            <w:tcBorders>
              <w:top w:val="nil"/>
              <w:left w:val="nil"/>
              <w:bottom w:val="nil"/>
              <w:right w:val="nil"/>
            </w:tcBorders>
            <w:noWrap/>
            <w:vAlign w:val="center"/>
            <w:hideMark/>
          </w:tcPr>
          <w:p w14:paraId="78887067" w14:textId="185A74C4" w:rsidR="00852448" w:rsidRPr="00225CA1" w:rsidRDefault="00852448" w:rsidP="00852448">
            <w:pPr>
              <w:jc w:val="right"/>
              <w:rPr>
                <w:color w:val="000000"/>
                <w:lang w:val="en-NZ" w:eastAsia="en-NZ"/>
              </w:rPr>
            </w:pPr>
            <w:r w:rsidRPr="00225CA1">
              <w:rPr>
                <w:color w:val="000000"/>
                <w:lang w:val="en-NZ" w:eastAsia="en-NZ"/>
              </w:rPr>
              <w:t>18127</w:t>
            </w:r>
          </w:p>
        </w:tc>
        <w:tc>
          <w:tcPr>
            <w:tcW w:w="768" w:type="pct"/>
            <w:tcBorders>
              <w:top w:val="nil"/>
              <w:left w:val="nil"/>
              <w:bottom w:val="nil"/>
              <w:right w:val="nil"/>
            </w:tcBorders>
            <w:noWrap/>
            <w:vAlign w:val="center"/>
            <w:hideMark/>
          </w:tcPr>
          <w:p w14:paraId="254D2877" w14:textId="613E3075" w:rsidR="00852448" w:rsidRPr="00225CA1" w:rsidRDefault="00852448" w:rsidP="00852448">
            <w:pPr>
              <w:jc w:val="right"/>
              <w:rPr>
                <w:color w:val="000000"/>
                <w:lang w:val="en-NZ" w:eastAsia="en-NZ"/>
              </w:rPr>
            </w:pPr>
            <w:r w:rsidRPr="00225CA1">
              <w:rPr>
                <w:color w:val="000000"/>
                <w:lang w:val="en-NZ" w:eastAsia="en-NZ"/>
              </w:rPr>
              <w:t>96.6</w:t>
            </w:r>
          </w:p>
        </w:tc>
        <w:tc>
          <w:tcPr>
            <w:tcW w:w="768" w:type="pct"/>
            <w:tcBorders>
              <w:top w:val="nil"/>
              <w:left w:val="nil"/>
              <w:bottom w:val="nil"/>
              <w:right w:val="nil"/>
            </w:tcBorders>
            <w:noWrap/>
            <w:vAlign w:val="center"/>
            <w:hideMark/>
          </w:tcPr>
          <w:p w14:paraId="1C161940" w14:textId="29D5ED9E" w:rsidR="00852448" w:rsidRPr="00225CA1" w:rsidRDefault="00852448" w:rsidP="00852448">
            <w:pPr>
              <w:jc w:val="right"/>
              <w:rPr>
                <w:color w:val="000000"/>
                <w:lang w:val="en-NZ" w:eastAsia="en-NZ"/>
              </w:rPr>
            </w:pPr>
            <w:r w:rsidRPr="00225CA1">
              <w:rPr>
                <w:color w:val="000000"/>
                <w:lang w:val="en-NZ" w:eastAsia="en-NZ"/>
              </w:rPr>
              <w:t>18771</w:t>
            </w:r>
          </w:p>
        </w:tc>
        <w:tc>
          <w:tcPr>
            <w:tcW w:w="768" w:type="pct"/>
            <w:tcBorders>
              <w:top w:val="nil"/>
              <w:left w:val="nil"/>
              <w:bottom w:val="nil"/>
              <w:right w:val="nil"/>
            </w:tcBorders>
            <w:noWrap/>
            <w:vAlign w:val="center"/>
            <w:hideMark/>
          </w:tcPr>
          <w:p w14:paraId="16D372AF" w14:textId="0F099C92" w:rsidR="00852448" w:rsidRPr="00225CA1" w:rsidRDefault="00852448" w:rsidP="00852448">
            <w:pPr>
              <w:jc w:val="right"/>
              <w:rPr>
                <w:color w:val="000000"/>
                <w:lang w:val="en-NZ" w:eastAsia="en-NZ"/>
              </w:rPr>
            </w:pPr>
            <w:r w:rsidRPr="00225CA1">
              <w:rPr>
                <w:color w:val="000000"/>
                <w:lang w:val="en-NZ" w:eastAsia="en-NZ"/>
              </w:rPr>
              <w:t>18771</w:t>
            </w:r>
          </w:p>
        </w:tc>
        <w:tc>
          <w:tcPr>
            <w:tcW w:w="768" w:type="pct"/>
            <w:tcBorders>
              <w:top w:val="nil"/>
              <w:left w:val="nil"/>
              <w:bottom w:val="nil"/>
              <w:right w:val="nil"/>
            </w:tcBorders>
            <w:noWrap/>
            <w:vAlign w:val="center"/>
            <w:hideMark/>
          </w:tcPr>
          <w:p w14:paraId="48E37386" w14:textId="7EC83C2A" w:rsidR="00852448" w:rsidRPr="00225CA1" w:rsidRDefault="00852448" w:rsidP="00852448">
            <w:pPr>
              <w:jc w:val="right"/>
              <w:rPr>
                <w:color w:val="000000"/>
                <w:lang w:val="en-NZ" w:eastAsia="en-NZ"/>
              </w:rPr>
            </w:pPr>
            <w:r w:rsidRPr="00225CA1">
              <w:rPr>
                <w:color w:val="000000"/>
                <w:lang w:val="en-NZ" w:eastAsia="en-NZ"/>
              </w:rPr>
              <w:t>18771</w:t>
            </w:r>
          </w:p>
        </w:tc>
      </w:tr>
      <w:tr w:rsidR="00852448" w:rsidRPr="00225CA1" w14:paraId="676212AE" w14:textId="6913E1A1" w:rsidTr="007B514C">
        <w:trPr>
          <w:trHeight w:val="283"/>
        </w:trPr>
        <w:tc>
          <w:tcPr>
            <w:tcW w:w="393" w:type="pct"/>
            <w:tcBorders>
              <w:top w:val="nil"/>
              <w:left w:val="nil"/>
              <w:bottom w:val="nil"/>
              <w:right w:val="nil"/>
            </w:tcBorders>
            <w:noWrap/>
            <w:vAlign w:val="center"/>
            <w:hideMark/>
          </w:tcPr>
          <w:p w14:paraId="4BD0AD88" w14:textId="7338AADA" w:rsidR="00852448" w:rsidRPr="00225CA1" w:rsidRDefault="00852448" w:rsidP="00852448">
            <w:pPr>
              <w:jc w:val="right"/>
              <w:rPr>
                <w:color w:val="000000"/>
                <w:lang w:val="en-NZ" w:eastAsia="en-NZ"/>
              </w:rPr>
            </w:pPr>
            <w:r w:rsidRPr="00225CA1">
              <w:rPr>
                <w:color w:val="000000"/>
                <w:lang w:val="en-NZ" w:eastAsia="en-NZ"/>
              </w:rPr>
              <w:t>1990</w:t>
            </w:r>
          </w:p>
        </w:tc>
        <w:tc>
          <w:tcPr>
            <w:tcW w:w="768" w:type="pct"/>
            <w:tcBorders>
              <w:top w:val="nil"/>
              <w:left w:val="nil"/>
              <w:bottom w:val="nil"/>
              <w:right w:val="nil"/>
            </w:tcBorders>
            <w:noWrap/>
            <w:vAlign w:val="center"/>
            <w:hideMark/>
          </w:tcPr>
          <w:p w14:paraId="1F9E23E8" w14:textId="5FFF726B" w:rsidR="00852448" w:rsidRPr="00225CA1" w:rsidRDefault="00852448" w:rsidP="00852448">
            <w:pPr>
              <w:jc w:val="right"/>
              <w:rPr>
                <w:color w:val="000000"/>
                <w:lang w:val="en-NZ" w:eastAsia="en-NZ"/>
              </w:rPr>
            </w:pPr>
            <w:r w:rsidRPr="00225CA1">
              <w:rPr>
                <w:color w:val="000000"/>
                <w:lang w:val="en-NZ" w:eastAsia="en-NZ"/>
              </w:rPr>
              <w:t>14162</w:t>
            </w:r>
          </w:p>
        </w:tc>
        <w:tc>
          <w:tcPr>
            <w:tcW w:w="768" w:type="pct"/>
            <w:tcBorders>
              <w:top w:val="nil"/>
              <w:left w:val="nil"/>
              <w:bottom w:val="nil"/>
              <w:right w:val="nil"/>
            </w:tcBorders>
            <w:noWrap/>
            <w:vAlign w:val="center"/>
            <w:hideMark/>
          </w:tcPr>
          <w:p w14:paraId="10D44B88" w14:textId="65D54B0F" w:rsidR="00852448" w:rsidRPr="00225CA1" w:rsidRDefault="00852448" w:rsidP="00852448">
            <w:pPr>
              <w:jc w:val="right"/>
              <w:rPr>
                <w:color w:val="000000"/>
                <w:lang w:val="en-NZ" w:eastAsia="en-NZ"/>
              </w:rPr>
            </w:pPr>
            <w:r w:rsidRPr="00225CA1">
              <w:rPr>
                <w:color w:val="000000"/>
                <w:lang w:val="en-NZ" w:eastAsia="en-NZ"/>
              </w:rPr>
              <w:t>14073</w:t>
            </w:r>
          </w:p>
        </w:tc>
        <w:tc>
          <w:tcPr>
            <w:tcW w:w="768" w:type="pct"/>
            <w:tcBorders>
              <w:top w:val="nil"/>
              <w:left w:val="nil"/>
              <w:bottom w:val="nil"/>
              <w:right w:val="nil"/>
            </w:tcBorders>
            <w:noWrap/>
            <w:vAlign w:val="center"/>
            <w:hideMark/>
          </w:tcPr>
          <w:p w14:paraId="3B62687D" w14:textId="42AD76A2" w:rsidR="00852448" w:rsidRPr="00225CA1" w:rsidRDefault="00852448" w:rsidP="00852448">
            <w:pPr>
              <w:jc w:val="right"/>
              <w:rPr>
                <w:color w:val="000000"/>
                <w:lang w:val="en-NZ" w:eastAsia="en-NZ"/>
              </w:rPr>
            </w:pPr>
            <w:r w:rsidRPr="00225CA1">
              <w:rPr>
                <w:color w:val="000000"/>
                <w:lang w:val="en-NZ" w:eastAsia="en-NZ"/>
              </w:rPr>
              <w:t>99.4</w:t>
            </w:r>
          </w:p>
        </w:tc>
        <w:tc>
          <w:tcPr>
            <w:tcW w:w="768" w:type="pct"/>
            <w:tcBorders>
              <w:top w:val="nil"/>
              <w:left w:val="nil"/>
              <w:bottom w:val="nil"/>
              <w:right w:val="nil"/>
            </w:tcBorders>
            <w:noWrap/>
            <w:vAlign w:val="center"/>
            <w:hideMark/>
          </w:tcPr>
          <w:p w14:paraId="494F5335" w14:textId="13AD0C2E" w:rsidR="00852448" w:rsidRPr="00225CA1" w:rsidRDefault="00852448" w:rsidP="00852448">
            <w:pPr>
              <w:jc w:val="right"/>
              <w:rPr>
                <w:color w:val="000000"/>
                <w:lang w:val="en-NZ" w:eastAsia="en-NZ"/>
              </w:rPr>
            </w:pPr>
            <w:r w:rsidRPr="00225CA1">
              <w:rPr>
                <w:color w:val="000000"/>
                <w:lang w:val="en-NZ" w:eastAsia="en-NZ"/>
              </w:rPr>
              <w:t>14162</w:t>
            </w:r>
          </w:p>
        </w:tc>
        <w:tc>
          <w:tcPr>
            <w:tcW w:w="768" w:type="pct"/>
            <w:tcBorders>
              <w:top w:val="nil"/>
              <w:left w:val="nil"/>
              <w:bottom w:val="nil"/>
              <w:right w:val="nil"/>
            </w:tcBorders>
            <w:noWrap/>
            <w:vAlign w:val="center"/>
            <w:hideMark/>
          </w:tcPr>
          <w:p w14:paraId="03380341" w14:textId="70B906B1" w:rsidR="00852448" w:rsidRPr="00225CA1" w:rsidRDefault="00852448" w:rsidP="00852448">
            <w:pPr>
              <w:jc w:val="right"/>
              <w:rPr>
                <w:color w:val="000000"/>
                <w:lang w:val="en-NZ" w:eastAsia="en-NZ"/>
              </w:rPr>
            </w:pPr>
            <w:r w:rsidRPr="00225CA1">
              <w:rPr>
                <w:color w:val="000000"/>
                <w:lang w:val="en-NZ" w:eastAsia="en-NZ"/>
              </w:rPr>
              <w:t>14162</w:t>
            </w:r>
          </w:p>
        </w:tc>
        <w:tc>
          <w:tcPr>
            <w:tcW w:w="768" w:type="pct"/>
            <w:tcBorders>
              <w:top w:val="nil"/>
              <w:left w:val="nil"/>
              <w:bottom w:val="nil"/>
              <w:right w:val="nil"/>
            </w:tcBorders>
            <w:noWrap/>
            <w:vAlign w:val="center"/>
            <w:hideMark/>
          </w:tcPr>
          <w:p w14:paraId="16E196C7" w14:textId="0542A72B" w:rsidR="00852448" w:rsidRPr="00225CA1" w:rsidRDefault="00852448" w:rsidP="00852448">
            <w:pPr>
              <w:jc w:val="right"/>
              <w:rPr>
                <w:color w:val="000000"/>
                <w:lang w:val="en-NZ" w:eastAsia="en-NZ"/>
              </w:rPr>
            </w:pPr>
            <w:r w:rsidRPr="00225CA1">
              <w:rPr>
                <w:color w:val="000000"/>
                <w:lang w:val="en-NZ" w:eastAsia="en-NZ"/>
              </w:rPr>
              <w:t>14162</w:t>
            </w:r>
          </w:p>
        </w:tc>
      </w:tr>
      <w:tr w:rsidR="00852448" w:rsidRPr="00225CA1" w14:paraId="445D5C7B" w14:textId="0EF7F66A" w:rsidTr="007B514C">
        <w:trPr>
          <w:trHeight w:val="283"/>
        </w:trPr>
        <w:tc>
          <w:tcPr>
            <w:tcW w:w="393" w:type="pct"/>
            <w:tcBorders>
              <w:top w:val="nil"/>
              <w:left w:val="nil"/>
              <w:bottom w:val="nil"/>
              <w:right w:val="nil"/>
            </w:tcBorders>
            <w:noWrap/>
            <w:vAlign w:val="center"/>
            <w:hideMark/>
          </w:tcPr>
          <w:p w14:paraId="38738B82" w14:textId="03092FEC" w:rsidR="00852448" w:rsidRPr="00225CA1" w:rsidRDefault="00852448" w:rsidP="00852448">
            <w:pPr>
              <w:jc w:val="right"/>
              <w:rPr>
                <w:color w:val="000000"/>
                <w:lang w:val="en-NZ" w:eastAsia="en-NZ"/>
              </w:rPr>
            </w:pPr>
            <w:r w:rsidRPr="00225CA1">
              <w:rPr>
                <w:color w:val="000000"/>
                <w:lang w:val="en-NZ" w:eastAsia="en-NZ"/>
              </w:rPr>
              <w:t>1991</w:t>
            </w:r>
          </w:p>
        </w:tc>
        <w:tc>
          <w:tcPr>
            <w:tcW w:w="768" w:type="pct"/>
            <w:tcBorders>
              <w:top w:val="nil"/>
              <w:left w:val="nil"/>
              <w:bottom w:val="nil"/>
              <w:right w:val="nil"/>
            </w:tcBorders>
            <w:noWrap/>
            <w:vAlign w:val="center"/>
            <w:hideMark/>
          </w:tcPr>
          <w:p w14:paraId="43BBBC17" w14:textId="1280238A"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142B8B3C" w14:textId="58E01E74"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65893E35" w14:textId="28FD3743"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5D24670C" w14:textId="153DC721"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5892117F" w14:textId="7E0D02E5" w:rsidR="00852448" w:rsidRPr="00225CA1" w:rsidRDefault="00852448" w:rsidP="00852448">
            <w:pPr>
              <w:jc w:val="right"/>
              <w:rPr>
                <w:color w:val="000000"/>
                <w:lang w:val="en-NZ" w:eastAsia="en-NZ"/>
              </w:rPr>
            </w:pPr>
            <w:r w:rsidRPr="00225CA1">
              <w:rPr>
                <w:color w:val="000000"/>
                <w:lang w:val="en-NZ" w:eastAsia="en-NZ"/>
              </w:rPr>
              <w:t>4533</w:t>
            </w:r>
          </w:p>
        </w:tc>
        <w:tc>
          <w:tcPr>
            <w:tcW w:w="768" w:type="pct"/>
            <w:tcBorders>
              <w:top w:val="nil"/>
              <w:left w:val="nil"/>
              <w:bottom w:val="nil"/>
              <w:right w:val="nil"/>
            </w:tcBorders>
            <w:noWrap/>
            <w:vAlign w:val="center"/>
            <w:hideMark/>
          </w:tcPr>
          <w:p w14:paraId="76B622AE" w14:textId="5434F716" w:rsidR="00852448" w:rsidRPr="00225CA1" w:rsidRDefault="00852448" w:rsidP="00852448">
            <w:pPr>
              <w:jc w:val="right"/>
              <w:rPr>
                <w:color w:val="000000"/>
                <w:lang w:val="en-NZ" w:eastAsia="en-NZ"/>
              </w:rPr>
            </w:pPr>
            <w:r w:rsidRPr="00225CA1">
              <w:rPr>
                <w:color w:val="000000"/>
                <w:lang w:val="en-NZ" w:eastAsia="en-NZ"/>
              </w:rPr>
              <w:t>4533</w:t>
            </w:r>
          </w:p>
        </w:tc>
      </w:tr>
      <w:tr w:rsidR="00852448" w:rsidRPr="00225CA1" w14:paraId="6D774AFF" w14:textId="5B326828" w:rsidTr="007B514C">
        <w:trPr>
          <w:trHeight w:val="283"/>
        </w:trPr>
        <w:tc>
          <w:tcPr>
            <w:tcW w:w="393" w:type="pct"/>
            <w:tcBorders>
              <w:top w:val="nil"/>
              <w:left w:val="nil"/>
              <w:bottom w:val="nil"/>
              <w:right w:val="nil"/>
            </w:tcBorders>
            <w:noWrap/>
            <w:vAlign w:val="center"/>
            <w:hideMark/>
          </w:tcPr>
          <w:p w14:paraId="4CB1AA7B" w14:textId="59B4F7CE" w:rsidR="00852448" w:rsidRPr="00225CA1" w:rsidRDefault="00852448" w:rsidP="00852448">
            <w:pPr>
              <w:jc w:val="right"/>
              <w:rPr>
                <w:color w:val="000000"/>
                <w:lang w:val="en-NZ" w:eastAsia="en-NZ"/>
              </w:rPr>
            </w:pPr>
            <w:r w:rsidRPr="00225CA1">
              <w:rPr>
                <w:color w:val="000000"/>
                <w:lang w:val="en-NZ" w:eastAsia="en-NZ"/>
              </w:rPr>
              <w:t>1992</w:t>
            </w:r>
          </w:p>
        </w:tc>
        <w:tc>
          <w:tcPr>
            <w:tcW w:w="768" w:type="pct"/>
            <w:tcBorders>
              <w:top w:val="nil"/>
              <w:left w:val="nil"/>
              <w:bottom w:val="nil"/>
              <w:right w:val="nil"/>
            </w:tcBorders>
            <w:noWrap/>
            <w:vAlign w:val="center"/>
            <w:hideMark/>
          </w:tcPr>
          <w:p w14:paraId="56E61BAE" w14:textId="0E9375A0"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54C0CABC" w14:textId="4A144228"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032E770D" w14:textId="063AD9DE"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2899DEA7" w14:textId="1AC4CB41"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31FF779A" w14:textId="0AB63989" w:rsidR="00852448" w:rsidRPr="00225CA1" w:rsidRDefault="00852448" w:rsidP="00852448">
            <w:pPr>
              <w:jc w:val="right"/>
              <w:rPr>
                <w:color w:val="000000"/>
                <w:lang w:val="en-NZ" w:eastAsia="en-NZ"/>
              </w:rPr>
            </w:pPr>
            <w:r w:rsidRPr="00225CA1">
              <w:rPr>
                <w:color w:val="000000"/>
                <w:lang w:val="en-NZ" w:eastAsia="en-NZ"/>
              </w:rPr>
              <w:t>7005</w:t>
            </w:r>
          </w:p>
        </w:tc>
        <w:tc>
          <w:tcPr>
            <w:tcW w:w="768" w:type="pct"/>
            <w:tcBorders>
              <w:top w:val="nil"/>
              <w:left w:val="nil"/>
              <w:bottom w:val="nil"/>
              <w:right w:val="nil"/>
            </w:tcBorders>
            <w:noWrap/>
            <w:vAlign w:val="center"/>
            <w:hideMark/>
          </w:tcPr>
          <w:p w14:paraId="309C0BA3" w14:textId="0BC9E3BC" w:rsidR="00852448" w:rsidRPr="00225CA1" w:rsidRDefault="00852448" w:rsidP="00852448">
            <w:pPr>
              <w:jc w:val="right"/>
              <w:rPr>
                <w:color w:val="000000"/>
                <w:lang w:val="en-NZ" w:eastAsia="en-NZ"/>
              </w:rPr>
            </w:pPr>
            <w:r w:rsidRPr="00225CA1">
              <w:rPr>
                <w:color w:val="000000"/>
                <w:lang w:val="en-NZ" w:eastAsia="en-NZ"/>
              </w:rPr>
              <w:t>7005</w:t>
            </w:r>
          </w:p>
        </w:tc>
      </w:tr>
      <w:tr w:rsidR="00852448" w:rsidRPr="00225CA1" w14:paraId="3DFAE1E3" w14:textId="7AF0A80A" w:rsidTr="007B514C">
        <w:trPr>
          <w:trHeight w:val="283"/>
        </w:trPr>
        <w:tc>
          <w:tcPr>
            <w:tcW w:w="393" w:type="pct"/>
            <w:tcBorders>
              <w:top w:val="nil"/>
              <w:left w:val="nil"/>
              <w:bottom w:val="nil"/>
              <w:right w:val="nil"/>
            </w:tcBorders>
            <w:noWrap/>
            <w:vAlign w:val="center"/>
            <w:hideMark/>
          </w:tcPr>
          <w:p w14:paraId="1485103A" w14:textId="37D29D99" w:rsidR="00852448" w:rsidRPr="00225CA1" w:rsidRDefault="00852448" w:rsidP="00852448">
            <w:pPr>
              <w:jc w:val="right"/>
              <w:rPr>
                <w:color w:val="000000"/>
                <w:lang w:val="en-NZ" w:eastAsia="en-NZ"/>
              </w:rPr>
            </w:pPr>
            <w:r w:rsidRPr="00225CA1">
              <w:rPr>
                <w:color w:val="000000"/>
                <w:lang w:val="en-NZ" w:eastAsia="en-NZ"/>
              </w:rPr>
              <w:t>1993</w:t>
            </w:r>
          </w:p>
        </w:tc>
        <w:tc>
          <w:tcPr>
            <w:tcW w:w="768" w:type="pct"/>
            <w:tcBorders>
              <w:top w:val="nil"/>
              <w:left w:val="nil"/>
              <w:bottom w:val="nil"/>
              <w:right w:val="nil"/>
            </w:tcBorders>
            <w:noWrap/>
            <w:vAlign w:val="center"/>
            <w:hideMark/>
          </w:tcPr>
          <w:p w14:paraId="4FCC30A6" w14:textId="25F4D2F8"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67733741" w14:textId="3C4E4C82"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4A1BA87B" w14:textId="22D9FDF5"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221B57CB" w14:textId="1FF0549B"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0E03C9CF" w14:textId="61EA856A" w:rsidR="00852448" w:rsidRPr="00225CA1" w:rsidRDefault="00852448" w:rsidP="00852448">
            <w:pPr>
              <w:jc w:val="right"/>
              <w:rPr>
                <w:color w:val="000000"/>
                <w:lang w:val="en-NZ" w:eastAsia="en-NZ"/>
              </w:rPr>
            </w:pPr>
            <w:r w:rsidRPr="00225CA1">
              <w:rPr>
                <w:color w:val="000000"/>
                <w:lang w:val="en-NZ" w:eastAsia="en-NZ"/>
              </w:rPr>
              <w:t>9569</w:t>
            </w:r>
          </w:p>
        </w:tc>
        <w:tc>
          <w:tcPr>
            <w:tcW w:w="768" w:type="pct"/>
            <w:tcBorders>
              <w:top w:val="nil"/>
              <w:left w:val="nil"/>
              <w:bottom w:val="nil"/>
              <w:right w:val="nil"/>
            </w:tcBorders>
            <w:noWrap/>
            <w:vAlign w:val="center"/>
            <w:hideMark/>
          </w:tcPr>
          <w:p w14:paraId="4261D37B" w14:textId="7D0D1BCE" w:rsidR="00852448" w:rsidRPr="00225CA1" w:rsidRDefault="00852448" w:rsidP="00852448">
            <w:pPr>
              <w:jc w:val="right"/>
              <w:rPr>
                <w:color w:val="000000"/>
                <w:lang w:val="en-NZ" w:eastAsia="en-NZ"/>
              </w:rPr>
            </w:pPr>
            <w:r w:rsidRPr="00225CA1">
              <w:rPr>
                <w:color w:val="000000"/>
                <w:lang w:val="en-NZ" w:eastAsia="en-NZ"/>
              </w:rPr>
              <w:t>9569</w:t>
            </w:r>
          </w:p>
        </w:tc>
      </w:tr>
      <w:tr w:rsidR="00852448" w:rsidRPr="00225CA1" w14:paraId="53CB68B2" w14:textId="7B3D88F1" w:rsidTr="007B514C">
        <w:trPr>
          <w:trHeight w:val="283"/>
        </w:trPr>
        <w:tc>
          <w:tcPr>
            <w:tcW w:w="393" w:type="pct"/>
            <w:tcBorders>
              <w:top w:val="nil"/>
              <w:left w:val="nil"/>
              <w:bottom w:val="nil"/>
              <w:right w:val="nil"/>
            </w:tcBorders>
            <w:noWrap/>
            <w:vAlign w:val="center"/>
            <w:hideMark/>
          </w:tcPr>
          <w:p w14:paraId="5CB890E3" w14:textId="7D6B91B9" w:rsidR="00852448" w:rsidRPr="00225CA1" w:rsidRDefault="00852448" w:rsidP="00852448">
            <w:pPr>
              <w:jc w:val="right"/>
              <w:rPr>
                <w:color w:val="000000"/>
                <w:lang w:val="en-NZ" w:eastAsia="en-NZ"/>
              </w:rPr>
            </w:pPr>
            <w:r w:rsidRPr="00225CA1">
              <w:rPr>
                <w:color w:val="000000"/>
                <w:lang w:val="en-NZ" w:eastAsia="en-NZ"/>
              </w:rPr>
              <w:t>1994</w:t>
            </w:r>
          </w:p>
        </w:tc>
        <w:tc>
          <w:tcPr>
            <w:tcW w:w="768" w:type="pct"/>
            <w:tcBorders>
              <w:top w:val="nil"/>
              <w:left w:val="nil"/>
              <w:bottom w:val="nil"/>
              <w:right w:val="nil"/>
            </w:tcBorders>
            <w:noWrap/>
            <w:vAlign w:val="center"/>
            <w:hideMark/>
          </w:tcPr>
          <w:p w14:paraId="2F9B42FC" w14:textId="22C25D6C" w:rsidR="00852448" w:rsidRPr="00225CA1" w:rsidRDefault="00852448" w:rsidP="00852448">
            <w:pPr>
              <w:jc w:val="right"/>
              <w:rPr>
                <w:color w:val="000000"/>
                <w:lang w:val="en-NZ" w:eastAsia="en-NZ"/>
              </w:rPr>
            </w:pPr>
            <w:r w:rsidRPr="00225CA1">
              <w:rPr>
                <w:color w:val="000000"/>
                <w:lang w:val="en-NZ" w:eastAsia="en-NZ"/>
              </w:rPr>
              <w:t>10141</w:t>
            </w:r>
          </w:p>
        </w:tc>
        <w:tc>
          <w:tcPr>
            <w:tcW w:w="768" w:type="pct"/>
            <w:tcBorders>
              <w:top w:val="nil"/>
              <w:left w:val="nil"/>
              <w:bottom w:val="nil"/>
              <w:right w:val="nil"/>
            </w:tcBorders>
            <w:noWrap/>
            <w:vAlign w:val="center"/>
            <w:hideMark/>
          </w:tcPr>
          <w:p w14:paraId="72659450" w14:textId="1586AB6A" w:rsidR="00852448" w:rsidRPr="00225CA1" w:rsidRDefault="00852448" w:rsidP="00852448">
            <w:pPr>
              <w:jc w:val="right"/>
              <w:rPr>
                <w:color w:val="000000"/>
                <w:lang w:val="en-NZ" w:eastAsia="en-NZ"/>
              </w:rPr>
            </w:pPr>
            <w:r w:rsidRPr="00225CA1">
              <w:rPr>
                <w:color w:val="000000"/>
                <w:lang w:val="en-NZ" w:eastAsia="en-NZ"/>
              </w:rPr>
              <w:t>9065</w:t>
            </w:r>
          </w:p>
        </w:tc>
        <w:tc>
          <w:tcPr>
            <w:tcW w:w="768" w:type="pct"/>
            <w:tcBorders>
              <w:top w:val="nil"/>
              <w:left w:val="nil"/>
              <w:bottom w:val="nil"/>
              <w:right w:val="nil"/>
            </w:tcBorders>
            <w:noWrap/>
            <w:vAlign w:val="center"/>
            <w:hideMark/>
          </w:tcPr>
          <w:p w14:paraId="3DF7A7F1" w14:textId="6A6AB74E" w:rsidR="00852448" w:rsidRPr="00225CA1" w:rsidRDefault="00852448" w:rsidP="00852448">
            <w:pPr>
              <w:jc w:val="right"/>
              <w:rPr>
                <w:color w:val="000000"/>
                <w:lang w:val="en-NZ" w:eastAsia="en-NZ"/>
              </w:rPr>
            </w:pPr>
            <w:r w:rsidRPr="00225CA1">
              <w:rPr>
                <w:color w:val="000000"/>
                <w:lang w:val="en-NZ" w:eastAsia="en-NZ"/>
              </w:rPr>
              <w:t>89.4</w:t>
            </w:r>
          </w:p>
        </w:tc>
        <w:tc>
          <w:tcPr>
            <w:tcW w:w="768" w:type="pct"/>
            <w:tcBorders>
              <w:top w:val="nil"/>
              <w:left w:val="nil"/>
              <w:bottom w:val="nil"/>
              <w:right w:val="nil"/>
            </w:tcBorders>
            <w:noWrap/>
            <w:vAlign w:val="center"/>
            <w:hideMark/>
          </w:tcPr>
          <w:p w14:paraId="60F28B29" w14:textId="1B071536" w:rsidR="00852448" w:rsidRPr="00225CA1" w:rsidRDefault="00852448" w:rsidP="00852448">
            <w:pPr>
              <w:jc w:val="right"/>
              <w:rPr>
                <w:color w:val="000000"/>
                <w:lang w:val="en-NZ" w:eastAsia="en-NZ"/>
              </w:rPr>
            </w:pPr>
            <w:r w:rsidRPr="00225CA1">
              <w:rPr>
                <w:color w:val="000000"/>
                <w:lang w:val="en-NZ" w:eastAsia="en-NZ"/>
              </w:rPr>
              <w:t>10141</w:t>
            </w:r>
          </w:p>
        </w:tc>
        <w:tc>
          <w:tcPr>
            <w:tcW w:w="768" w:type="pct"/>
            <w:tcBorders>
              <w:top w:val="nil"/>
              <w:left w:val="nil"/>
              <w:bottom w:val="nil"/>
              <w:right w:val="nil"/>
            </w:tcBorders>
            <w:noWrap/>
            <w:vAlign w:val="center"/>
            <w:hideMark/>
          </w:tcPr>
          <w:p w14:paraId="53D19017" w14:textId="79C58557" w:rsidR="00852448" w:rsidRPr="00225CA1" w:rsidRDefault="00852448" w:rsidP="00852448">
            <w:pPr>
              <w:jc w:val="right"/>
              <w:rPr>
                <w:color w:val="000000"/>
                <w:lang w:val="en-NZ" w:eastAsia="en-NZ"/>
              </w:rPr>
            </w:pPr>
            <w:r w:rsidRPr="00225CA1">
              <w:rPr>
                <w:color w:val="000000"/>
                <w:lang w:val="en-NZ" w:eastAsia="en-NZ"/>
              </w:rPr>
              <w:t>10141</w:t>
            </w:r>
          </w:p>
        </w:tc>
        <w:tc>
          <w:tcPr>
            <w:tcW w:w="768" w:type="pct"/>
            <w:tcBorders>
              <w:top w:val="nil"/>
              <w:left w:val="nil"/>
              <w:bottom w:val="nil"/>
              <w:right w:val="nil"/>
            </w:tcBorders>
            <w:noWrap/>
            <w:vAlign w:val="center"/>
            <w:hideMark/>
          </w:tcPr>
          <w:p w14:paraId="2991A749" w14:textId="29995ACF" w:rsidR="00852448" w:rsidRPr="00225CA1" w:rsidRDefault="00852448" w:rsidP="00852448">
            <w:pPr>
              <w:jc w:val="right"/>
              <w:rPr>
                <w:color w:val="000000"/>
                <w:lang w:val="en-NZ" w:eastAsia="en-NZ"/>
              </w:rPr>
            </w:pPr>
            <w:r w:rsidRPr="00225CA1">
              <w:rPr>
                <w:color w:val="000000"/>
                <w:lang w:val="en-NZ" w:eastAsia="en-NZ"/>
              </w:rPr>
              <w:t>10141</w:t>
            </w:r>
          </w:p>
        </w:tc>
      </w:tr>
      <w:tr w:rsidR="00852448" w:rsidRPr="00225CA1" w14:paraId="15F3E958" w14:textId="2CFA38BD" w:rsidTr="007B514C">
        <w:trPr>
          <w:trHeight w:val="283"/>
        </w:trPr>
        <w:tc>
          <w:tcPr>
            <w:tcW w:w="393" w:type="pct"/>
            <w:tcBorders>
              <w:top w:val="nil"/>
              <w:left w:val="nil"/>
              <w:bottom w:val="nil"/>
              <w:right w:val="nil"/>
            </w:tcBorders>
            <w:noWrap/>
            <w:vAlign w:val="center"/>
            <w:hideMark/>
          </w:tcPr>
          <w:p w14:paraId="3D7C51F3" w14:textId="02BB8C47" w:rsidR="00852448" w:rsidRPr="00225CA1" w:rsidRDefault="00852448" w:rsidP="00852448">
            <w:pPr>
              <w:jc w:val="right"/>
              <w:rPr>
                <w:color w:val="000000"/>
                <w:lang w:val="en-NZ" w:eastAsia="en-NZ"/>
              </w:rPr>
            </w:pPr>
            <w:r w:rsidRPr="00225CA1">
              <w:rPr>
                <w:color w:val="000000"/>
                <w:lang w:val="en-NZ" w:eastAsia="en-NZ"/>
              </w:rPr>
              <w:t>1995</w:t>
            </w:r>
          </w:p>
        </w:tc>
        <w:tc>
          <w:tcPr>
            <w:tcW w:w="768" w:type="pct"/>
            <w:tcBorders>
              <w:top w:val="nil"/>
              <w:left w:val="nil"/>
              <w:bottom w:val="nil"/>
              <w:right w:val="nil"/>
            </w:tcBorders>
            <w:noWrap/>
            <w:vAlign w:val="center"/>
            <w:hideMark/>
          </w:tcPr>
          <w:p w14:paraId="6560B696" w14:textId="70012388" w:rsidR="00852448" w:rsidRPr="00225CA1" w:rsidRDefault="00852448" w:rsidP="00852448">
            <w:pPr>
              <w:jc w:val="right"/>
              <w:rPr>
                <w:color w:val="000000"/>
                <w:lang w:val="en-NZ" w:eastAsia="en-NZ"/>
              </w:rPr>
            </w:pPr>
            <w:r w:rsidRPr="00225CA1">
              <w:rPr>
                <w:color w:val="000000"/>
                <w:lang w:val="en-NZ" w:eastAsia="en-NZ"/>
              </w:rPr>
              <w:t>7577</w:t>
            </w:r>
          </w:p>
        </w:tc>
        <w:tc>
          <w:tcPr>
            <w:tcW w:w="768" w:type="pct"/>
            <w:tcBorders>
              <w:top w:val="nil"/>
              <w:left w:val="nil"/>
              <w:bottom w:val="nil"/>
              <w:right w:val="nil"/>
            </w:tcBorders>
            <w:noWrap/>
            <w:vAlign w:val="center"/>
            <w:hideMark/>
          </w:tcPr>
          <w:p w14:paraId="4A497421" w14:textId="76BD0AE5" w:rsidR="00852448" w:rsidRPr="00225CA1" w:rsidRDefault="00852448" w:rsidP="00852448">
            <w:pPr>
              <w:jc w:val="right"/>
              <w:rPr>
                <w:color w:val="000000"/>
                <w:lang w:val="en-NZ" w:eastAsia="en-NZ"/>
              </w:rPr>
            </w:pPr>
            <w:r w:rsidRPr="00225CA1">
              <w:rPr>
                <w:color w:val="000000"/>
                <w:lang w:val="en-NZ" w:eastAsia="en-NZ"/>
              </w:rPr>
              <w:t>5332</w:t>
            </w:r>
          </w:p>
        </w:tc>
        <w:tc>
          <w:tcPr>
            <w:tcW w:w="768" w:type="pct"/>
            <w:tcBorders>
              <w:top w:val="nil"/>
              <w:left w:val="nil"/>
              <w:bottom w:val="nil"/>
              <w:right w:val="nil"/>
            </w:tcBorders>
            <w:noWrap/>
            <w:vAlign w:val="center"/>
            <w:hideMark/>
          </w:tcPr>
          <w:p w14:paraId="7EF8F572" w14:textId="4D57F8F0" w:rsidR="00852448" w:rsidRPr="00225CA1" w:rsidRDefault="00852448" w:rsidP="00852448">
            <w:pPr>
              <w:jc w:val="right"/>
              <w:rPr>
                <w:color w:val="000000"/>
                <w:lang w:val="en-NZ" w:eastAsia="en-NZ"/>
              </w:rPr>
            </w:pPr>
            <w:r w:rsidRPr="00225CA1">
              <w:rPr>
                <w:color w:val="000000"/>
                <w:lang w:val="en-NZ" w:eastAsia="en-NZ"/>
              </w:rPr>
              <w:t>70.4</w:t>
            </w:r>
          </w:p>
        </w:tc>
        <w:tc>
          <w:tcPr>
            <w:tcW w:w="768" w:type="pct"/>
            <w:tcBorders>
              <w:top w:val="nil"/>
              <w:left w:val="nil"/>
              <w:bottom w:val="nil"/>
              <w:right w:val="nil"/>
            </w:tcBorders>
            <w:noWrap/>
            <w:vAlign w:val="center"/>
            <w:hideMark/>
          </w:tcPr>
          <w:p w14:paraId="2FECFFFD" w14:textId="42F5F1DE" w:rsidR="00852448" w:rsidRPr="00225CA1" w:rsidRDefault="00852448" w:rsidP="00852448">
            <w:pPr>
              <w:jc w:val="right"/>
              <w:rPr>
                <w:color w:val="000000"/>
                <w:lang w:val="en-NZ" w:eastAsia="en-NZ"/>
              </w:rPr>
            </w:pPr>
            <w:r w:rsidRPr="00225CA1">
              <w:rPr>
                <w:color w:val="000000"/>
                <w:lang w:val="en-NZ" w:eastAsia="en-NZ"/>
              </w:rPr>
              <w:t>7577</w:t>
            </w:r>
          </w:p>
        </w:tc>
        <w:tc>
          <w:tcPr>
            <w:tcW w:w="768" w:type="pct"/>
            <w:tcBorders>
              <w:top w:val="nil"/>
              <w:left w:val="nil"/>
              <w:bottom w:val="nil"/>
              <w:right w:val="nil"/>
            </w:tcBorders>
            <w:noWrap/>
            <w:vAlign w:val="center"/>
            <w:hideMark/>
          </w:tcPr>
          <w:p w14:paraId="32256434" w14:textId="704CB3F4" w:rsidR="00852448" w:rsidRPr="00225CA1" w:rsidRDefault="00852448" w:rsidP="00852448">
            <w:pPr>
              <w:jc w:val="right"/>
              <w:rPr>
                <w:color w:val="000000"/>
                <w:lang w:val="en-NZ" w:eastAsia="en-NZ"/>
              </w:rPr>
            </w:pPr>
            <w:r w:rsidRPr="00225CA1">
              <w:rPr>
                <w:color w:val="000000"/>
                <w:lang w:val="en-NZ" w:eastAsia="en-NZ"/>
              </w:rPr>
              <w:t>7577</w:t>
            </w:r>
          </w:p>
        </w:tc>
        <w:tc>
          <w:tcPr>
            <w:tcW w:w="768" w:type="pct"/>
            <w:tcBorders>
              <w:top w:val="nil"/>
              <w:left w:val="nil"/>
              <w:bottom w:val="nil"/>
              <w:right w:val="nil"/>
            </w:tcBorders>
            <w:noWrap/>
            <w:vAlign w:val="center"/>
            <w:hideMark/>
          </w:tcPr>
          <w:p w14:paraId="5F81E9D1" w14:textId="49A07D78" w:rsidR="00852448" w:rsidRPr="00225CA1" w:rsidRDefault="00852448" w:rsidP="00852448">
            <w:pPr>
              <w:jc w:val="right"/>
              <w:rPr>
                <w:color w:val="000000"/>
                <w:lang w:val="en-NZ" w:eastAsia="en-NZ"/>
              </w:rPr>
            </w:pPr>
            <w:r w:rsidRPr="00225CA1">
              <w:rPr>
                <w:color w:val="000000"/>
                <w:lang w:val="en-NZ" w:eastAsia="en-NZ"/>
              </w:rPr>
              <w:t>7577</w:t>
            </w:r>
          </w:p>
        </w:tc>
      </w:tr>
      <w:tr w:rsidR="00852448" w:rsidRPr="00225CA1" w14:paraId="583DB128" w14:textId="461C7799" w:rsidTr="007B514C">
        <w:trPr>
          <w:trHeight w:val="283"/>
        </w:trPr>
        <w:tc>
          <w:tcPr>
            <w:tcW w:w="393" w:type="pct"/>
            <w:tcBorders>
              <w:top w:val="nil"/>
              <w:left w:val="nil"/>
              <w:bottom w:val="nil"/>
              <w:right w:val="nil"/>
            </w:tcBorders>
            <w:noWrap/>
            <w:vAlign w:val="center"/>
            <w:hideMark/>
          </w:tcPr>
          <w:p w14:paraId="494B9675" w14:textId="165F83D4" w:rsidR="00852448" w:rsidRPr="00225CA1" w:rsidRDefault="00852448" w:rsidP="00852448">
            <w:pPr>
              <w:jc w:val="right"/>
              <w:rPr>
                <w:color w:val="000000"/>
                <w:lang w:val="en-NZ" w:eastAsia="en-NZ"/>
              </w:rPr>
            </w:pPr>
            <w:r w:rsidRPr="00225CA1">
              <w:rPr>
                <w:color w:val="000000"/>
                <w:lang w:val="en-NZ" w:eastAsia="en-NZ"/>
              </w:rPr>
              <w:t>1996</w:t>
            </w:r>
          </w:p>
        </w:tc>
        <w:tc>
          <w:tcPr>
            <w:tcW w:w="768" w:type="pct"/>
            <w:tcBorders>
              <w:top w:val="nil"/>
              <w:left w:val="nil"/>
              <w:bottom w:val="nil"/>
              <w:right w:val="nil"/>
            </w:tcBorders>
            <w:noWrap/>
            <w:vAlign w:val="center"/>
            <w:hideMark/>
          </w:tcPr>
          <w:p w14:paraId="73D7D6E6" w14:textId="69511555" w:rsidR="00852448" w:rsidRPr="00225CA1" w:rsidRDefault="00852448" w:rsidP="00852448">
            <w:pPr>
              <w:jc w:val="right"/>
              <w:rPr>
                <w:color w:val="000000"/>
                <w:lang w:val="en-NZ" w:eastAsia="en-NZ"/>
              </w:rPr>
            </w:pPr>
            <w:r w:rsidRPr="00225CA1">
              <w:rPr>
                <w:color w:val="000000"/>
                <w:lang w:val="en-NZ" w:eastAsia="en-NZ"/>
              </w:rPr>
              <w:t>12218</w:t>
            </w:r>
          </w:p>
        </w:tc>
        <w:tc>
          <w:tcPr>
            <w:tcW w:w="768" w:type="pct"/>
            <w:tcBorders>
              <w:top w:val="nil"/>
              <w:left w:val="nil"/>
              <w:bottom w:val="nil"/>
              <w:right w:val="nil"/>
            </w:tcBorders>
            <w:noWrap/>
            <w:vAlign w:val="center"/>
            <w:hideMark/>
          </w:tcPr>
          <w:p w14:paraId="3A5C31F0" w14:textId="66AC5C5B" w:rsidR="00852448" w:rsidRPr="00225CA1" w:rsidRDefault="00852448" w:rsidP="00852448">
            <w:pPr>
              <w:jc w:val="right"/>
              <w:rPr>
                <w:color w:val="000000"/>
                <w:lang w:val="en-NZ" w:eastAsia="en-NZ"/>
              </w:rPr>
            </w:pPr>
            <w:r w:rsidRPr="00225CA1">
              <w:rPr>
                <w:color w:val="000000"/>
                <w:lang w:val="en-NZ" w:eastAsia="en-NZ"/>
              </w:rPr>
              <w:t>7501</w:t>
            </w:r>
          </w:p>
        </w:tc>
        <w:tc>
          <w:tcPr>
            <w:tcW w:w="768" w:type="pct"/>
            <w:tcBorders>
              <w:top w:val="nil"/>
              <w:left w:val="nil"/>
              <w:bottom w:val="nil"/>
              <w:right w:val="nil"/>
            </w:tcBorders>
            <w:noWrap/>
            <w:vAlign w:val="center"/>
            <w:hideMark/>
          </w:tcPr>
          <w:p w14:paraId="7DF48BBE" w14:textId="7D600046" w:rsidR="00852448" w:rsidRPr="00225CA1" w:rsidRDefault="00852448" w:rsidP="00852448">
            <w:pPr>
              <w:jc w:val="right"/>
              <w:rPr>
                <w:color w:val="000000"/>
                <w:lang w:val="en-NZ" w:eastAsia="en-NZ"/>
              </w:rPr>
            </w:pPr>
            <w:r w:rsidRPr="00225CA1">
              <w:rPr>
                <w:color w:val="000000"/>
                <w:lang w:val="en-NZ" w:eastAsia="en-NZ"/>
              </w:rPr>
              <w:t>61.4</w:t>
            </w:r>
          </w:p>
        </w:tc>
        <w:tc>
          <w:tcPr>
            <w:tcW w:w="768" w:type="pct"/>
            <w:tcBorders>
              <w:top w:val="nil"/>
              <w:left w:val="nil"/>
              <w:bottom w:val="nil"/>
              <w:right w:val="nil"/>
            </w:tcBorders>
            <w:noWrap/>
            <w:vAlign w:val="center"/>
            <w:hideMark/>
          </w:tcPr>
          <w:p w14:paraId="29A1E3C6" w14:textId="66F768E0" w:rsidR="00852448" w:rsidRPr="00225CA1" w:rsidRDefault="00852448" w:rsidP="00852448">
            <w:pPr>
              <w:jc w:val="right"/>
              <w:rPr>
                <w:color w:val="000000"/>
                <w:lang w:val="en-NZ" w:eastAsia="en-NZ"/>
              </w:rPr>
            </w:pPr>
            <w:r w:rsidRPr="00225CA1">
              <w:rPr>
                <w:color w:val="000000"/>
                <w:lang w:val="en-NZ" w:eastAsia="en-NZ"/>
              </w:rPr>
              <w:t>12218</w:t>
            </w:r>
          </w:p>
        </w:tc>
        <w:tc>
          <w:tcPr>
            <w:tcW w:w="768" w:type="pct"/>
            <w:tcBorders>
              <w:top w:val="nil"/>
              <w:left w:val="nil"/>
              <w:bottom w:val="nil"/>
              <w:right w:val="nil"/>
            </w:tcBorders>
            <w:noWrap/>
            <w:vAlign w:val="center"/>
            <w:hideMark/>
          </w:tcPr>
          <w:p w14:paraId="42ABDE33" w14:textId="3C7F4559" w:rsidR="00852448" w:rsidRPr="00225CA1" w:rsidRDefault="00852448" w:rsidP="00852448">
            <w:pPr>
              <w:jc w:val="right"/>
              <w:rPr>
                <w:color w:val="000000"/>
                <w:lang w:val="en-NZ" w:eastAsia="en-NZ"/>
              </w:rPr>
            </w:pPr>
            <w:r w:rsidRPr="00225CA1">
              <w:rPr>
                <w:color w:val="000000"/>
                <w:lang w:val="en-NZ" w:eastAsia="en-NZ"/>
              </w:rPr>
              <w:t>12218</w:t>
            </w:r>
          </w:p>
        </w:tc>
        <w:tc>
          <w:tcPr>
            <w:tcW w:w="768" w:type="pct"/>
            <w:tcBorders>
              <w:top w:val="nil"/>
              <w:left w:val="nil"/>
              <w:bottom w:val="nil"/>
              <w:right w:val="nil"/>
            </w:tcBorders>
            <w:noWrap/>
            <w:vAlign w:val="center"/>
            <w:hideMark/>
          </w:tcPr>
          <w:p w14:paraId="56781801" w14:textId="7994375A" w:rsidR="00852448" w:rsidRPr="00225CA1" w:rsidRDefault="00852448" w:rsidP="00852448">
            <w:pPr>
              <w:jc w:val="right"/>
              <w:rPr>
                <w:color w:val="000000"/>
                <w:lang w:val="en-NZ" w:eastAsia="en-NZ"/>
              </w:rPr>
            </w:pPr>
            <w:r w:rsidRPr="00225CA1">
              <w:rPr>
                <w:color w:val="000000"/>
                <w:lang w:val="en-NZ" w:eastAsia="en-NZ"/>
              </w:rPr>
              <w:t>12218</w:t>
            </w:r>
          </w:p>
        </w:tc>
      </w:tr>
      <w:tr w:rsidR="00852448" w:rsidRPr="00225CA1" w14:paraId="643F1C21" w14:textId="238523E1" w:rsidTr="007B514C">
        <w:trPr>
          <w:trHeight w:val="283"/>
        </w:trPr>
        <w:tc>
          <w:tcPr>
            <w:tcW w:w="393" w:type="pct"/>
            <w:tcBorders>
              <w:top w:val="nil"/>
              <w:left w:val="nil"/>
              <w:bottom w:val="nil"/>
              <w:right w:val="nil"/>
            </w:tcBorders>
            <w:noWrap/>
            <w:vAlign w:val="center"/>
            <w:hideMark/>
          </w:tcPr>
          <w:p w14:paraId="51C240B8" w14:textId="4D2504D1" w:rsidR="00852448" w:rsidRPr="00225CA1" w:rsidRDefault="00852448" w:rsidP="00852448">
            <w:pPr>
              <w:jc w:val="right"/>
              <w:rPr>
                <w:color w:val="000000"/>
                <w:lang w:val="en-NZ" w:eastAsia="en-NZ"/>
              </w:rPr>
            </w:pPr>
            <w:r w:rsidRPr="00225CA1">
              <w:rPr>
                <w:color w:val="000000"/>
                <w:lang w:val="en-NZ" w:eastAsia="en-NZ"/>
              </w:rPr>
              <w:t>1997</w:t>
            </w:r>
          </w:p>
        </w:tc>
        <w:tc>
          <w:tcPr>
            <w:tcW w:w="768" w:type="pct"/>
            <w:tcBorders>
              <w:top w:val="nil"/>
              <w:left w:val="nil"/>
              <w:bottom w:val="nil"/>
              <w:right w:val="nil"/>
            </w:tcBorders>
            <w:noWrap/>
            <w:vAlign w:val="center"/>
            <w:hideMark/>
          </w:tcPr>
          <w:p w14:paraId="2439AFFB" w14:textId="2036B6C5" w:rsidR="00852448" w:rsidRPr="00225CA1" w:rsidRDefault="00852448" w:rsidP="00852448">
            <w:pPr>
              <w:jc w:val="right"/>
              <w:rPr>
                <w:color w:val="000000"/>
                <w:lang w:val="en-NZ" w:eastAsia="en-NZ"/>
              </w:rPr>
            </w:pPr>
            <w:r w:rsidRPr="00225CA1">
              <w:rPr>
                <w:color w:val="000000"/>
                <w:lang w:val="en-NZ" w:eastAsia="en-NZ"/>
              </w:rPr>
              <w:t>13740</w:t>
            </w:r>
          </w:p>
        </w:tc>
        <w:tc>
          <w:tcPr>
            <w:tcW w:w="768" w:type="pct"/>
            <w:tcBorders>
              <w:top w:val="nil"/>
              <w:left w:val="nil"/>
              <w:bottom w:val="nil"/>
              <w:right w:val="nil"/>
            </w:tcBorders>
            <w:noWrap/>
            <w:vAlign w:val="center"/>
            <w:hideMark/>
          </w:tcPr>
          <w:p w14:paraId="5421018E" w14:textId="6E0E6C2B" w:rsidR="00852448" w:rsidRPr="00225CA1" w:rsidRDefault="00852448" w:rsidP="00852448">
            <w:pPr>
              <w:jc w:val="right"/>
              <w:rPr>
                <w:color w:val="000000"/>
                <w:lang w:val="en-NZ" w:eastAsia="en-NZ"/>
              </w:rPr>
            </w:pPr>
            <w:r w:rsidRPr="00225CA1">
              <w:rPr>
                <w:color w:val="000000"/>
                <w:lang w:val="en-NZ" w:eastAsia="en-NZ"/>
              </w:rPr>
              <w:t>8031</w:t>
            </w:r>
          </w:p>
        </w:tc>
        <w:tc>
          <w:tcPr>
            <w:tcW w:w="768" w:type="pct"/>
            <w:tcBorders>
              <w:top w:val="nil"/>
              <w:left w:val="nil"/>
              <w:bottom w:val="nil"/>
              <w:right w:val="nil"/>
            </w:tcBorders>
            <w:noWrap/>
            <w:vAlign w:val="center"/>
            <w:hideMark/>
          </w:tcPr>
          <w:p w14:paraId="11458878" w14:textId="3A58AE33" w:rsidR="00852448" w:rsidRPr="00225CA1" w:rsidRDefault="00852448" w:rsidP="00852448">
            <w:pPr>
              <w:jc w:val="right"/>
              <w:rPr>
                <w:color w:val="000000"/>
                <w:lang w:val="en-NZ" w:eastAsia="en-NZ"/>
              </w:rPr>
            </w:pPr>
            <w:r w:rsidRPr="00225CA1">
              <w:rPr>
                <w:color w:val="000000"/>
                <w:lang w:val="en-NZ" w:eastAsia="en-NZ"/>
              </w:rPr>
              <w:t>58.4</w:t>
            </w:r>
          </w:p>
        </w:tc>
        <w:tc>
          <w:tcPr>
            <w:tcW w:w="768" w:type="pct"/>
            <w:tcBorders>
              <w:top w:val="nil"/>
              <w:left w:val="nil"/>
              <w:bottom w:val="nil"/>
              <w:right w:val="nil"/>
            </w:tcBorders>
            <w:noWrap/>
            <w:vAlign w:val="center"/>
            <w:hideMark/>
          </w:tcPr>
          <w:p w14:paraId="33911BF1" w14:textId="771FA8AD" w:rsidR="00852448" w:rsidRPr="00225CA1" w:rsidRDefault="00852448" w:rsidP="00852448">
            <w:pPr>
              <w:jc w:val="right"/>
              <w:rPr>
                <w:color w:val="000000"/>
                <w:lang w:val="en-NZ" w:eastAsia="en-NZ"/>
              </w:rPr>
            </w:pPr>
            <w:r w:rsidRPr="00225CA1">
              <w:rPr>
                <w:color w:val="000000"/>
                <w:lang w:val="en-NZ" w:eastAsia="en-NZ"/>
              </w:rPr>
              <w:t>13740</w:t>
            </w:r>
          </w:p>
        </w:tc>
        <w:tc>
          <w:tcPr>
            <w:tcW w:w="768" w:type="pct"/>
            <w:tcBorders>
              <w:top w:val="nil"/>
              <w:left w:val="nil"/>
              <w:bottom w:val="nil"/>
              <w:right w:val="nil"/>
            </w:tcBorders>
            <w:noWrap/>
            <w:vAlign w:val="center"/>
            <w:hideMark/>
          </w:tcPr>
          <w:p w14:paraId="60E9B6CE" w14:textId="7B1C09BB" w:rsidR="00852448" w:rsidRPr="00225CA1" w:rsidRDefault="00852448" w:rsidP="00852448">
            <w:pPr>
              <w:jc w:val="right"/>
              <w:rPr>
                <w:color w:val="000000"/>
                <w:lang w:val="en-NZ" w:eastAsia="en-NZ"/>
              </w:rPr>
            </w:pPr>
            <w:r w:rsidRPr="00225CA1">
              <w:rPr>
                <w:color w:val="000000"/>
                <w:lang w:val="en-NZ" w:eastAsia="en-NZ"/>
              </w:rPr>
              <w:t>13740</w:t>
            </w:r>
          </w:p>
        </w:tc>
        <w:tc>
          <w:tcPr>
            <w:tcW w:w="768" w:type="pct"/>
            <w:tcBorders>
              <w:top w:val="nil"/>
              <w:left w:val="nil"/>
              <w:bottom w:val="nil"/>
              <w:right w:val="nil"/>
            </w:tcBorders>
            <w:noWrap/>
            <w:vAlign w:val="center"/>
            <w:hideMark/>
          </w:tcPr>
          <w:p w14:paraId="0116D6E7" w14:textId="7DAE51CD" w:rsidR="00852448" w:rsidRPr="00225CA1" w:rsidRDefault="00852448" w:rsidP="00852448">
            <w:pPr>
              <w:jc w:val="right"/>
              <w:rPr>
                <w:color w:val="000000"/>
                <w:lang w:val="en-NZ" w:eastAsia="en-NZ"/>
              </w:rPr>
            </w:pPr>
            <w:r w:rsidRPr="00225CA1">
              <w:rPr>
                <w:color w:val="000000"/>
                <w:lang w:val="en-NZ" w:eastAsia="en-NZ"/>
              </w:rPr>
              <w:t>13740</w:t>
            </w:r>
          </w:p>
        </w:tc>
      </w:tr>
      <w:tr w:rsidR="00852448" w:rsidRPr="00225CA1" w14:paraId="00E51C36" w14:textId="2B109014" w:rsidTr="007B514C">
        <w:trPr>
          <w:trHeight w:val="283"/>
        </w:trPr>
        <w:tc>
          <w:tcPr>
            <w:tcW w:w="393" w:type="pct"/>
            <w:tcBorders>
              <w:top w:val="nil"/>
              <w:left w:val="nil"/>
              <w:bottom w:val="nil"/>
              <w:right w:val="nil"/>
            </w:tcBorders>
            <w:noWrap/>
            <w:vAlign w:val="center"/>
            <w:hideMark/>
          </w:tcPr>
          <w:p w14:paraId="64271161" w14:textId="45BE32B3" w:rsidR="00852448" w:rsidRPr="00225CA1" w:rsidRDefault="00852448" w:rsidP="00852448">
            <w:pPr>
              <w:jc w:val="right"/>
              <w:rPr>
                <w:color w:val="000000"/>
                <w:lang w:val="en-NZ" w:eastAsia="en-NZ"/>
              </w:rPr>
            </w:pPr>
            <w:r w:rsidRPr="00225CA1">
              <w:rPr>
                <w:color w:val="000000"/>
                <w:lang w:val="en-NZ" w:eastAsia="en-NZ"/>
              </w:rPr>
              <w:t>1998</w:t>
            </w:r>
          </w:p>
        </w:tc>
        <w:tc>
          <w:tcPr>
            <w:tcW w:w="768" w:type="pct"/>
            <w:tcBorders>
              <w:top w:val="nil"/>
              <w:left w:val="nil"/>
              <w:bottom w:val="nil"/>
              <w:right w:val="nil"/>
            </w:tcBorders>
            <w:noWrap/>
            <w:vAlign w:val="center"/>
            <w:hideMark/>
          </w:tcPr>
          <w:p w14:paraId="49D2910D" w14:textId="2CABCD34" w:rsidR="00852448" w:rsidRPr="00225CA1" w:rsidRDefault="00852448" w:rsidP="00852448">
            <w:pPr>
              <w:jc w:val="right"/>
              <w:rPr>
                <w:color w:val="000000"/>
                <w:lang w:val="en-NZ" w:eastAsia="en-NZ"/>
              </w:rPr>
            </w:pPr>
            <w:r w:rsidRPr="00225CA1">
              <w:rPr>
                <w:color w:val="000000"/>
                <w:lang w:val="en-NZ" w:eastAsia="en-NZ"/>
              </w:rPr>
              <w:t>5165</w:t>
            </w:r>
          </w:p>
        </w:tc>
        <w:tc>
          <w:tcPr>
            <w:tcW w:w="768" w:type="pct"/>
            <w:tcBorders>
              <w:top w:val="nil"/>
              <w:left w:val="nil"/>
              <w:bottom w:val="nil"/>
              <w:right w:val="nil"/>
            </w:tcBorders>
            <w:noWrap/>
            <w:vAlign w:val="center"/>
            <w:hideMark/>
          </w:tcPr>
          <w:p w14:paraId="2E137F42" w14:textId="55EC0501" w:rsidR="00852448" w:rsidRPr="00225CA1" w:rsidRDefault="00852448" w:rsidP="00852448">
            <w:pPr>
              <w:jc w:val="right"/>
              <w:rPr>
                <w:color w:val="000000"/>
                <w:lang w:val="en-NZ" w:eastAsia="en-NZ"/>
              </w:rPr>
            </w:pPr>
            <w:r w:rsidRPr="00225CA1">
              <w:rPr>
                <w:color w:val="000000"/>
                <w:lang w:val="en-NZ" w:eastAsia="en-NZ"/>
              </w:rPr>
              <w:t>2239</w:t>
            </w:r>
          </w:p>
        </w:tc>
        <w:tc>
          <w:tcPr>
            <w:tcW w:w="768" w:type="pct"/>
            <w:tcBorders>
              <w:top w:val="nil"/>
              <w:left w:val="nil"/>
              <w:bottom w:val="nil"/>
              <w:right w:val="nil"/>
            </w:tcBorders>
            <w:noWrap/>
            <w:vAlign w:val="center"/>
            <w:hideMark/>
          </w:tcPr>
          <w:p w14:paraId="3D05D128" w14:textId="5A88CB48" w:rsidR="00852448" w:rsidRPr="00225CA1" w:rsidRDefault="00852448" w:rsidP="00852448">
            <w:pPr>
              <w:jc w:val="right"/>
              <w:rPr>
                <w:color w:val="000000"/>
                <w:lang w:val="en-NZ" w:eastAsia="en-NZ"/>
              </w:rPr>
            </w:pPr>
            <w:r w:rsidRPr="00225CA1">
              <w:rPr>
                <w:color w:val="000000"/>
                <w:lang w:val="en-NZ" w:eastAsia="en-NZ"/>
              </w:rPr>
              <w:t>43.3</w:t>
            </w:r>
          </w:p>
        </w:tc>
        <w:tc>
          <w:tcPr>
            <w:tcW w:w="768" w:type="pct"/>
            <w:tcBorders>
              <w:top w:val="nil"/>
              <w:left w:val="nil"/>
              <w:bottom w:val="nil"/>
              <w:right w:val="nil"/>
            </w:tcBorders>
            <w:noWrap/>
            <w:vAlign w:val="center"/>
            <w:hideMark/>
          </w:tcPr>
          <w:p w14:paraId="2335BEA1" w14:textId="4CEB73C7" w:rsidR="00852448" w:rsidRPr="00225CA1" w:rsidRDefault="00852448" w:rsidP="00852448">
            <w:pPr>
              <w:jc w:val="right"/>
              <w:rPr>
                <w:color w:val="000000"/>
                <w:lang w:val="en-NZ" w:eastAsia="en-NZ"/>
              </w:rPr>
            </w:pPr>
            <w:r w:rsidRPr="00225CA1">
              <w:rPr>
                <w:color w:val="000000"/>
                <w:lang w:val="en-NZ" w:eastAsia="en-NZ"/>
              </w:rPr>
              <w:t>5165</w:t>
            </w:r>
          </w:p>
        </w:tc>
        <w:tc>
          <w:tcPr>
            <w:tcW w:w="768" w:type="pct"/>
            <w:tcBorders>
              <w:top w:val="nil"/>
              <w:left w:val="nil"/>
              <w:bottom w:val="nil"/>
              <w:right w:val="nil"/>
            </w:tcBorders>
            <w:noWrap/>
            <w:vAlign w:val="center"/>
            <w:hideMark/>
          </w:tcPr>
          <w:p w14:paraId="5FDEEAD2" w14:textId="7FC58556" w:rsidR="00852448" w:rsidRPr="00225CA1" w:rsidRDefault="00852448" w:rsidP="00852448">
            <w:pPr>
              <w:jc w:val="right"/>
              <w:rPr>
                <w:color w:val="000000"/>
                <w:lang w:val="en-NZ" w:eastAsia="en-NZ"/>
              </w:rPr>
            </w:pPr>
            <w:r w:rsidRPr="00225CA1">
              <w:rPr>
                <w:color w:val="000000"/>
                <w:lang w:val="en-NZ" w:eastAsia="en-NZ"/>
              </w:rPr>
              <w:t>5165</w:t>
            </w:r>
          </w:p>
        </w:tc>
        <w:tc>
          <w:tcPr>
            <w:tcW w:w="768" w:type="pct"/>
            <w:tcBorders>
              <w:top w:val="nil"/>
              <w:left w:val="nil"/>
              <w:bottom w:val="nil"/>
              <w:right w:val="nil"/>
            </w:tcBorders>
            <w:noWrap/>
            <w:vAlign w:val="center"/>
            <w:hideMark/>
          </w:tcPr>
          <w:p w14:paraId="05E36D4F" w14:textId="57993199" w:rsidR="00852448" w:rsidRPr="00225CA1" w:rsidRDefault="00852448" w:rsidP="00852448">
            <w:pPr>
              <w:jc w:val="right"/>
              <w:rPr>
                <w:color w:val="000000"/>
                <w:lang w:val="en-NZ" w:eastAsia="en-NZ"/>
              </w:rPr>
            </w:pPr>
            <w:r w:rsidRPr="00225CA1">
              <w:rPr>
                <w:color w:val="000000"/>
                <w:lang w:val="en-NZ" w:eastAsia="en-NZ"/>
              </w:rPr>
              <w:t>5165</w:t>
            </w:r>
          </w:p>
        </w:tc>
      </w:tr>
      <w:tr w:rsidR="00852448" w:rsidRPr="00225CA1" w14:paraId="353DA01F" w14:textId="29332C13" w:rsidTr="007B514C">
        <w:trPr>
          <w:trHeight w:val="283"/>
        </w:trPr>
        <w:tc>
          <w:tcPr>
            <w:tcW w:w="393" w:type="pct"/>
            <w:tcBorders>
              <w:top w:val="nil"/>
              <w:left w:val="nil"/>
              <w:bottom w:val="nil"/>
              <w:right w:val="nil"/>
            </w:tcBorders>
            <w:noWrap/>
            <w:vAlign w:val="center"/>
            <w:hideMark/>
          </w:tcPr>
          <w:p w14:paraId="7077F30B" w14:textId="35740C68" w:rsidR="00852448" w:rsidRPr="00225CA1" w:rsidRDefault="00852448" w:rsidP="00852448">
            <w:pPr>
              <w:jc w:val="right"/>
              <w:rPr>
                <w:color w:val="000000"/>
                <w:lang w:val="en-NZ" w:eastAsia="en-NZ"/>
              </w:rPr>
            </w:pPr>
            <w:r w:rsidRPr="00225CA1">
              <w:rPr>
                <w:color w:val="000000"/>
                <w:lang w:val="en-NZ" w:eastAsia="en-NZ"/>
              </w:rPr>
              <w:t>1999</w:t>
            </w:r>
          </w:p>
        </w:tc>
        <w:tc>
          <w:tcPr>
            <w:tcW w:w="768" w:type="pct"/>
            <w:tcBorders>
              <w:top w:val="nil"/>
              <w:left w:val="nil"/>
              <w:bottom w:val="nil"/>
              <w:right w:val="nil"/>
            </w:tcBorders>
            <w:noWrap/>
            <w:vAlign w:val="center"/>
            <w:hideMark/>
          </w:tcPr>
          <w:p w14:paraId="44B3EC60" w14:textId="400CD403" w:rsidR="00852448" w:rsidRPr="00225CA1" w:rsidRDefault="00852448" w:rsidP="00852448">
            <w:pPr>
              <w:jc w:val="right"/>
              <w:rPr>
                <w:color w:val="000000"/>
                <w:lang w:val="en-NZ" w:eastAsia="en-NZ"/>
              </w:rPr>
            </w:pPr>
            <w:r w:rsidRPr="00225CA1">
              <w:rPr>
                <w:color w:val="000000"/>
                <w:lang w:val="en-NZ" w:eastAsia="en-NZ"/>
              </w:rPr>
              <w:t>2833</w:t>
            </w:r>
          </w:p>
        </w:tc>
        <w:tc>
          <w:tcPr>
            <w:tcW w:w="768" w:type="pct"/>
            <w:tcBorders>
              <w:top w:val="nil"/>
              <w:left w:val="nil"/>
              <w:bottom w:val="nil"/>
              <w:right w:val="nil"/>
            </w:tcBorders>
            <w:noWrap/>
            <w:vAlign w:val="center"/>
            <w:hideMark/>
          </w:tcPr>
          <w:p w14:paraId="457FFC29" w14:textId="472E55F3" w:rsidR="00852448" w:rsidRPr="00225CA1" w:rsidRDefault="00852448" w:rsidP="00852448">
            <w:pPr>
              <w:jc w:val="right"/>
              <w:rPr>
                <w:color w:val="000000"/>
                <w:lang w:val="en-NZ" w:eastAsia="en-NZ"/>
              </w:rPr>
            </w:pPr>
            <w:r w:rsidRPr="00225CA1">
              <w:rPr>
                <w:color w:val="000000"/>
                <w:lang w:val="en-NZ" w:eastAsia="en-NZ"/>
              </w:rPr>
              <w:t>1783</w:t>
            </w:r>
          </w:p>
        </w:tc>
        <w:tc>
          <w:tcPr>
            <w:tcW w:w="768" w:type="pct"/>
            <w:tcBorders>
              <w:top w:val="nil"/>
              <w:left w:val="nil"/>
              <w:bottom w:val="nil"/>
              <w:right w:val="nil"/>
            </w:tcBorders>
            <w:noWrap/>
            <w:vAlign w:val="center"/>
            <w:hideMark/>
          </w:tcPr>
          <w:p w14:paraId="59F99034" w14:textId="57A42378" w:rsidR="00852448" w:rsidRPr="00225CA1" w:rsidRDefault="00852448" w:rsidP="00852448">
            <w:pPr>
              <w:jc w:val="right"/>
              <w:rPr>
                <w:color w:val="000000"/>
                <w:lang w:val="en-NZ" w:eastAsia="en-NZ"/>
              </w:rPr>
            </w:pPr>
            <w:r w:rsidRPr="00225CA1">
              <w:rPr>
                <w:color w:val="000000"/>
                <w:lang w:val="en-NZ" w:eastAsia="en-NZ"/>
              </w:rPr>
              <w:t>62.9</w:t>
            </w:r>
          </w:p>
        </w:tc>
        <w:tc>
          <w:tcPr>
            <w:tcW w:w="768" w:type="pct"/>
            <w:tcBorders>
              <w:top w:val="nil"/>
              <w:left w:val="nil"/>
              <w:bottom w:val="nil"/>
              <w:right w:val="nil"/>
            </w:tcBorders>
            <w:noWrap/>
            <w:vAlign w:val="center"/>
            <w:hideMark/>
          </w:tcPr>
          <w:p w14:paraId="561DF687" w14:textId="4EF1846A" w:rsidR="00852448" w:rsidRPr="00225CA1" w:rsidRDefault="00852448" w:rsidP="00852448">
            <w:pPr>
              <w:jc w:val="right"/>
              <w:rPr>
                <w:color w:val="000000"/>
                <w:lang w:val="en-NZ" w:eastAsia="en-NZ"/>
              </w:rPr>
            </w:pPr>
            <w:r w:rsidRPr="00225CA1">
              <w:rPr>
                <w:color w:val="000000"/>
                <w:lang w:val="en-NZ" w:eastAsia="en-NZ"/>
              </w:rPr>
              <w:t>2833</w:t>
            </w:r>
          </w:p>
        </w:tc>
        <w:tc>
          <w:tcPr>
            <w:tcW w:w="768" w:type="pct"/>
            <w:tcBorders>
              <w:top w:val="nil"/>
              <w:left w:val="nil"/>
              <w:bottom w:val="nil"/>
              <w:right w:val="nil"/>
            </w:tcBorders>
            <w:noWrap/>
            <w:vAlign w:val="center"/>
            <w:hideMark/>
          </w:tcPr>
          <w:p w14:paraId="56877880" w14:textId="2271BDD6" w:rsidR="00852448" w:rsidRPr="00225CA1" w:rsidRDefault="00852448" w:rsidP="00852448">
            <w:pPr>
              <w:jc w:val="right"/>
              <w:rPr>
                <w:color w:val="000000"/>
                <w:lang w:val="en-NZ" w:eastAsia="en-NZ"/>
              </w:rPr>
            </w:pPr>
            <w:r w:rsidRPr="00225CA1">
              <w:rPr>
                <w:color w:val="000000"/>
                <w:lang w:val="en-NZ" w:eastAsia="en-NZ"/>
              </w:rPr>
              <w:t>2833</w:t>
            </w:r>
          </w:p>
        </w:tc>
        <w:tc>
          <w:tcPr>
            <w:tcW w:w="768" w:type="pct"/>
            <w:tcBorders>
              <w:top w:val="nil"/>
              <w:left w:val="nil"/>
              <w:bottom w:val="nil"/>
              <w:right w:val="nil"/>
            </w:tcBorders>
            <w:noWrap/>
            <w:vAlign w:val="center"/>
            <w:hideMark/>
          </w:tcPr>
          <w:p w14:paraId="2626B013" w14:textId="008C80BB" w:rsidR="00852448" w:rsidRPr="00225CA1" w:rsidRDefault="00852448" w:rsidP="00852448">
            <w:pPr>
              <w:jc w:val="right"/>
              <w:rPr>
                <w:color w:val="000000"/>
                <w:lang w:val="en-NZ" w:eastAsia="en-NZ"/>
              </w:rPr>
            </w:pPr>
            <w:r w:rsidRPr="00225CA1">
              <w:rPr>
                <w:color w:val="000000"/>
                <w:lang w:val="en-NZ" w:eastAsia="en-NZ"/>
              </w:rPr>
              <w:t>2833</w:t>
            </w:r>
          </w:p>
        </w:tc>
      </w:tr>
      <w:tr w:rsidR="00852448" w:rsidRPr="00225CA1" w14:paraId="2FEB7B4A" w14:textId="1BDD52D8" w:rsidTr="007B514C">
        <w:trPr>
          <w:trHeight w:val="283"/>
        </w:trPr>
        <w:tc>
          <w:tcPr>
            <w:tcW w:w="393" w:type="pct"/>
            <w:tcBorders>
              <w:top w:val="nil"/>
              <w:left w:val="nil"/>
              <w:bottom w:val="nil"/>
              <w:right w:val="nil"/>
            </w:tcBorders>
            <w:noWrap/>
            <w:vAlign w:val="center"/>
            <w:hideMark/>
          </w:tcPr>
          <w:p w14:paraId="18348939" w14:textId="2B2E99D7" w:rsidR="00852448" w:rsidRPr="00225CA1" w:rsidRDefault="00852448" w:rsidP="00852448">
            <w:pPr>
              <w:jc w:val="right"/>
              <w:rPr>
                <w:color w:val="000000"/>
                <w:lang w:val="en-NZ" w:eastAsia="en-NZ"/>
              </w:rPr>
            </w:pPr>
            <w:r w:rsidRPr="00225CA1">
              <w:rPr>
                <w:color w:val="000000"/>
                <w:lang w:val="en-NZ" w:eastAsia="en-NZ"/>
              </w:rPr>
              <w:t>2000</w:t>
            </w:r>
          </w:p>
        </w:tc>
        <w:tc>
          <w:tcPr>
            <w:tcW w:w="768" w:type="pct"/>
            <w:tcBorders>
              <w:top w:val="nil"/>
              <w:left w:val="nil"/>
              <w:bottom w:val="nil"/>
              <w:right w:val="nil"/>
            </w:tcBorders>
            <w:noWrap/>
            <w:vAlign w:val="center"/>
            <w:hideMark/>
          </w:tcPr>
          <w:p w14:paraId="32811FE2" w14:textId="35D09048" w:rsidR="00852448" w:rsidRPr="00225CA1" w:rsidRDefault="00852448" w:rsidP="00852448">
            <w:pPr>
              <w:jc w:val="right"/>
              <w:rPr>
                <w:color w:val="000000"/>
                <w:lang w:val="en-NZ" w:eastAsia="en-NZ"/>
              </w:rPr>
            </w:pPr>
            <w:r w:rsidRPr="00225CA1">
              <w:rPr>
                <w:color w:val="000000"/>
                <w:lang w:val="en-NZ" w:eastAsia="en-NZ"/>
              </w:rPr>
              <w:t>4236</w:t>
            </w:r>
          </w:p>
        </w:tc>
        <w:tc>
          <w:tcPr>
            <w:tcW w:w="768" w:type="pct"/>
            <w:tcBorders>
              <w:top w:val="nil"/>
              <w:left w:val="nil"/>
              <w:bottom w:val="nil"/>
              <w:right w:val="nil"/>
            </w:tcBorders>
            <w:noWrap/>
            <w:vAlign w:val="center"/>
            <w:hideMark/>
          </w:tcPr>
          <w:p w14:paraId="1EB0E237" w14:textId="1D3BDAB6" w:rsidR="00852448" w:rsidRPr="00225CA1" w:rsidRDefault="00852448" w:rsidP="00852448">
            <w:pPr>
              <w:jc w:val="right"/>
              <w:rPr>
                <w:color w:val="000000"/>
                <w:lang w:val="en-NZ" w:eastAsia="en-NZ"/>
              </w:rPr>
            </w:pPr>
            <w:r w:rsidRPr="00225CA1">
              <w:rPr>
                <w:color w:val="000000"/>
                <w:lang w:val="en-NZ" w:eastAsia="en-NZ"/>
              </w:rPr>
              <w:t>2394</w:t>
            </w:r>
          </w:p>
        </w:tc>
        <w:tc>
          <w:tcPr>
            <w:tcW w:w="768" w:type="pct"/>
            <w:tcBorders>
              <w:top w:val="nil"/>
              <w:left w:val="nil"/>
              <w:bottom w:val="nil"/>
              <w:right w:val="nil"/>
            </w:tcBorders>
            <w:noWrap/>
            <w:vAlign w:val="center"/>
            <w:hideMark/>
          </w:tcPr>
          <w:p w14:paraId="02E32BE7" w14:textId="1C422AFF" w:rsidR="00852448" w:rsidRPr="00225CA1" w:rsidRDefault="00852448" w:rsidP="00852448">
            <w:pPr>
              <w:jc w:val="right"/>
              <w:rPr>
                <w:color w:val="000000"/>
                <w:lang w:val="en-NZ" w:eastAsia="en-NZ"/>
              </w:rPr>
            </w:pPr>
            <w:r w:rsidRPr="00225CA1">
              <w:rPr>
                <w:color w:val="000000"/>
                <w:lang w:val="en-NZ" w:eastAsia="en-NZ"/>
              </w:rPr>
              <w:t>56.5</w:t>
            </w:r>
          </w:p>
        </w:tc>
        <w:tc>
          <w:tcPr>
            <w:tcW w:w="768" w:type="pct"/>
            <w:tcBorders>
              <w:top w:val="nil"/>
              <w:left w:val="nil"/>
              <w:bottom w:val="nil"/>
              <w:right w:val="nil"/>
            </w:tcBorders>
            <w:noWrap/>
            <w:vAlign w:val="center"/>
            <w:hideMark/>
          </w:tcPr>
          <w:p w14:paraId="6018012D" w14:textId="317838ED" w:rsidR="00852448" w:rsidRPr="00225CA1" w:rsidRDefault="00852448" w:rsidP="00852448">
            <w:pPr>
              <w:jc w:val="right"/>
              <w:rPr>
                <w:color w:val="000000"/>
                <w:lang w:val="en-NZ" w:eastAsia="en-NZ"/>
              </w:rPr>
            </w:pPr>
            <w:r w:rsidRPr="00225CA1">
              <w:rPr>
                <w:color w:val="000000"/>
                <w:lang w:val="en-NZ" w:eastAsia="en-NZ"/>
              </w:rPr>
              <w:t>4236</w:t>
            </w:r>
          </w:p>
        </w:tc>
        <w:tc>
          <w:tcPr>
            <w:tcW w:w="768" w:type="pct"/>
            <w:tcBorders>
              <w:top w:val="nil"/>
              <w:left w:val="nil"/>
              <w:bottom w:val="nil"/>
              <w:right w:val="nil"/>
            </w:tcBorders>
            <w:noWrap/>
            <w:vAlign w:val="center"/>
            <w:hideMark/>
          </w:tcPr>
          <w:p w14:paraId="13F20766" w14:textId="6C2CB017" w:rsidR="00852448" w:rsidRPr="00225CA1" w:rsidRDefault="00852448" w:rsidP="00852448">
            <w:pPr>
              <w:jc w:val="right"/>
              <w:rPr>
                <w:color w:val="000000"/>
                <w:lang w:val="en-NZ" w:eastAsia="en-NZ"/>
              </w:rPr>
            </w:pPr>
            <w:r w:rsidRPr="00225CA1">
              <w:rPr>
                <w:color w:val="000000"/>
                <w:lang w:val="en-NZ" w:eastAsia="en-NZ"/>
              </w:rPr>
              <w:t>4236</w:t>
            </w:r>
          </w:p>
        </w:tc>
        <w:tc>
          <w:tcPr>
            <w:tcW w:w="768" w:type="pct"/>
            <w:tcBorders>
              <w:top w:val="nil"/>
              <w:left w:val="nil"/>
              <w:bottom w:val="nil"/>
              <w:right w:val="nil"/>
            </w:tcBorders>
            <w:noWrap/>
            <w:vAlign w:val="center"/>
            <w:hideMark/>
          </w:tcPr>
          <w:p w14:paraId="47129BB0" w14:textId="096C53F3" w:rsidR="00852448" w:rsidRPr="00225CA1" w:rsidRDefault="00852448" w:rsidP="00852448">
            <w:pPr>
              <w:jc w:val="right"/>
              <w:rPr>
                <w:color w:val="000000"/>
                <w:lang w:val="en-NZ" w:eastAsia="en-NZ"/>
              </w:rPr>
            </w:pPr>
            <w:r w:rsidRPr="00225CA1">
              <w:rPr>
                <w:color w:val="000000"/>
                <w:lang w:val="en-NZ" w:eastAsia="en-NZ"/>
              </w:rPr>
              <w:t>4236</w:t>
            </w:r>
          </w:p>
        </w:tc>
      </w:tr>
      <w:tr w:rsidR="00852448" w:rsidRPr="00225CA1" w14:paraId="081DCAC5" w14:textId="50879BCB" w:rsidTr="007B514C">
        <w:trPr>
          <w:trHeight w:val="283"/>
        </w:trPr>
        <w:tc>
          <w:tcPr>
            <w:tcW w:w="393" w:type="pct"/>
            <w:tcBorders>
              <w:top w:val="nil"/>
              <w:left w:val="nil"/>
              <w:bottom w:val="nil"/>
              <w:right w:val="nil"/>
            </w:tcBorders>
            <w:noWrap/>
            <w:vAlign w:val="center"/>
            <w:hideMark/>
          </w:tcPr>
          <w:p w14:paraId="77E5A33E" w14:textId="14BFD97A" w:rsidR="00852448" w:rsidRPr="00225CA1" w:rsidRDefault="00852448" w:rsidP="00852448">
            <w:pPr>
              <w:jc w:val="right"/>
              <w:rPr>
                <w:color w:val="000000"/>
                <w:lang w:val="en-NZ" w:eastAsia="en-NZ"/>
              </w:rPr>
            </w:pPr>
            <w:r w:rsidRPr="00225CA1">
              <w:rPr>
                <w:color w:val="000000"/>
                <w:lang w:val="en-NZ" w:eastAsia="en-NZ"/>
              </w:rPr>
              <w:t>2001</w:t>
            </w:r>
          </w:p>
        </w:tc>
        <w:tc>
          <w:tcPr>
            <w:tcW w:w="768" w:type="pct"/>
            <w:tcBorders>
              <w:top w:val="nil"/>
              <w:left w:val="nil"/>
              <w:bottom w:val="nil"/>
              <w:right w:val="nil"/>
            </w:tcBorders>
            <w:noWrap/>
            <w:vAlign w:val="center"/>
            <w:hideMark/>
          </w:tcPr>
          <w:p w14:paraId="3FB467CD" w14:textId="1F06C8DB" w:rsidR="00852448" w:rsidRPr="00225CA1" w:rsidRDefault="00852448" w:rsidP="00852448">
            <w:pPr>
              <w:jc w:val="right"/>
              <w:rPr>
                <w:color w:val="000000"/>
                <w:lang w:val="en-NZ" w:eastAsia="en-NZ"/>
              </w:rPr>
            </w:pPr>
            <w:r w:rsidRPr="00225CA1">
              <w:rPr>
                <w:color w:val="000000"/>
                <w:lang w:val="en-NZ" w:eastAsia="en-NZ"/>
              </w:rPr>
              <w:t>3162</w:t>
            </w:r>
          </w:p>
        </w:tc>
        <w:tc>
          <w:tcPr>
            <w:tcW w:w="768" w:type="pct"/>
            <w:tcBorders>
              <w:top w:val="nil"/>
              <w:left w:val="nil"/>
              <w:bottom w:val="nil"/>
              <w:right w:val="nil"/>
            </w:tcBorders>
            <w:noWrap/>
            <w:vAlign w:val="center"/>
            <w:hideMark/>
          </w:tcPr>
          <w:p w14:paraId="06FEFB11" w14:textId="6254417D" w:rsidR="00852448" w:rsidRPr="00225CA1" w:rsidRDefault="00852448" w:rsidP="00852448">
            <w:pPr>
              <w:jc w:val="right"/>
              <w:rPr>
                <w:color w:val="000000"/>
                <w:lang w:val="en-NZ" w:eastAsia="en-NZ"/>
              </w:rPr>
            </w:pPr>
            <w:r w:rsidRPr="00225CA1">
              <w:rPr>
                <w:color w:val="000000"/>
                <w:lang w:val="en-NZ" w:eastAsia="en-NZ"/>
              </w:rPr>
              <w:t>1929</w:t>
            </w:r>
          </w:p>
        </w:tc>
        <w:tc>
          <w:tcPr>
            <w:tcW w:w="768" w:type="pct"/>
            <w:tcBorders>
              <w:top w:val="nil"/>
              <w:left w:val="nil"/>
              <w:bottom w:val="nil"/>
              <w:right w:val="nil"/>
            </w:tcBorders>
            <w:noWrap/>
            <w:vAlign w:val="center"/>
            <w:hideMark/>
          </w:tcPr>
          <w:p w14:paraId="7EF27B9C" w14:textId="556140A2" w:rsidR="00852448" w:rsidRPr="00225CA1" w:rsidRDefault="00852448" w:rsidP="00852448">
            <w:pPr>
              <w:jc w:val="right"/>
              <w:rPr>
                <w:color w:val="000000"/>
                <w:lang w:val="en-NZ" w:eastAsia="en-NZ"/>
              </w:rPr>
            </w:pPr>
            <w:r w:rsidRPr="00225CA1">
              <w:rPr>
                <w:color w:val="000000"/>
                <w:lang w:val="en-NZ" w:eastAsia="en-NZ"/>
              </w:rPr>
              <w:t>61.0</w:t>
            </w:r>
          </w:p>
        </w:tc>
        <w:tc>
          <w:tcPr>
            <w:tcW w:w="768" w:type="pct"/>
            <w:tcBorders>
              <w:top w:val="nil"/>
              <w:left w:val="nil"/>
              <w:bottom w:val="nil"/>
              <w:right w:val="nil"/>
            </w:tcBorders>
            <w:noWrap/>
            <w:vAlign w:val="center"/>
            <w:hideMark/>
          </w:tcPr>
          <w:p w14:paraId="377D17F8" w14:textId="0EF97A18" w:rsidR="00852448" w:rsidRPr="00225CA1" w:rsidRDefault="00852448" w:rsidP="00852448">
            <w:pPr>
              <w:jc w:val="right"/>
              <w:rPr>
                <w:color w:val="000000"/>
                <w:lang w:val="en-NZ" w:eastAsia="en-NZ"/>
              </w:rPr>
            </w:pPr>
            <w:r w:rsidRPr="00225CA1">
              <w:rPr>
                <w:color w:val="000000"/>
                <w:lang w:val="en-NZ" w:eastAsia="en-NZ"/>
              </w:rPr>
              <w:t>3162</w:t>
            </w:r>
          </w:p>
        </w:tc>
        <w:tc>
          <w:tcPr>
            <w:tcW w:w="768" w:type="pct"/>
            <w:tcBorders>
              <w:top w:val="nil"/>
              <w:left w:val="nil"/>
              <w:bottom w:val="nil"/>
              <w:right w:val="nil"/>
            </w:tcBorders>
            <w:noWrap/>
            <w:vAlign w:val="center"/>
            <w:hideMark/>
          </w:tcPr>
          <w:p w14:paraId="550D4827" w14:textId="13CDAC22" w:rsidR="00852448" w:rsidRPr="00225CA1" w:rsidRDefault="00852448" w:rsidP="00852448">
            <w:pPr>
              <w:jc w:val="right"/>
              <w:rPr>
                <w:color w:val="000000"/>
                <w:lang w:val="en-NZ" w:eastAsia="en-NZ"/>
              </w:rPr>
            </w:pPr>
            <w:r w:rsidRPr="00225CA1">
              <w:rPr>
                <w:color w:val="000000"/>
                <w:lang w:val="en-NZ" w:eastAsia="en-NZ"/>
              </w:rPr>
              <w:t>3162</w:t>
            </w:r>
          </w:p>
        </w:tc>
        <w:tc>
          <w:tcPr>
            <w:tcW w:w="768" w:type="pct"/>
            <w:tcBorders>
              <w:top w:val="nil"/>
              <w:left w:val="nil"/>
              <w:bottom w:val="nil"/>
              <w:right w:val="nil"/>
            </w:tcBorders>
            <w:noWrap/>
            <w:vAlign w:val="center"/>
            <w:hideMark/>
          </w:tcPr>
          <w:p w14:paraId="7995EFCF" w14:textId="54515DC8" w:rsidR="00852448" w:rsidRPr="00225CA1" w:rsidRDefault="00852448" w:rsidP="00852448">
            <w:pPr>
              <w:jc w:val="right"/>
              <w:rPr>
                <w:color w:val="000000"/>
                <w:lang w:val="en-NZ" w:eastAsia="en-NZ"/>
              </w:rPr>
            </w:pPr>
            <w:r w:rsidRPr="00225CA1">
              <w:rPr>
                <w:color w:val="000000"/>
                <w:lang w:val="en-NZ" w:eastAsia="en-NZ"/>
              </w:rPr>
              <w:t>3162</w:t>
            </w:r>
          </w:p>
        </w:tc>
      </w:tr>
      <w:tr w:rsidR="00852448" w:rsidRPr="00225CA1" w14:paraId="53807CCF" w14:textId="18879FC8" w:rsidTr="007B514C">
        <w:trPr>
          <w:trHeight w:val="283"/>
        </w:trPr>
        <w:tc>
          <w:tcPr>
            <w:tcW w:w="393" w:type="pct"/>
            <w:tcBorders>
              <w:top w:val="nil"/>
              <w:left w:val="nil"/>
              <w:bottom w:val="nil"/>
              <w:right w:val="nil"/>
            </w:tcBorders>
            <w:noWrap/>
            <w:vAlign w:val="center"/>
            <w:hideMark/>
          </w:tcPr>
          <w:p w14:paraId="79F890B3" w14:textId="7D70A84A" w:rsidR="00852448" w:rsidRPr="00225CA1" w:rsidRDefault="00852448" w:rsidP="00852448">
            <w:pPr>
              <w:jc w:val="right"/>
              <w:rPr>
                <w:color w:val="000000"/>
                <w:lang w:val="en-NZ" w:eastAsia="en-NZ"/>
              </w:rPr>
            </w:pPr>
            <w:r w:rsidRPr="00225CA1">
              <w:rPr>
                <w:color w:val="000000"/>
                <w:lang w:val="en-NZ" w:eastAsia="en-NZ"/>
              </w:rPr>
              <w:lastRenderedPageBreak/>
              <w:t>2002</w:t>
            </w:r>
          </w:p>
        </w:tc>
        <w:tc>
          <w:tcPr>
            <w:tcW w:w="768" w:type="pct"/>
            <w:tcBorders>
              <w:top w:val="nil"/>
              <w:left w:val="nil"/>
              <w:bottom w:val="nil"/>
              <w:right w:val="nil"/>
            </w:tcBorders>
            <w:noWrap/>
            <w:vAlign w:val="center"/>
            <w:hideMark/>
          </w:tcPr>
          <w:p w14:paraId="4FD41884" w14:textId="65F50E26" w:rsidR="00852448" w:rsidRPr="00225CA1" w:rsidRDefault="00852448" w:rsidP="00852448">
            <w:pPr>
              <w:jc w:val="right"/>
              <w:rPr>
                <w:color w:val="000000"/>
                <w:lang w:val="en-NZ" w:eastAsia="en-NZ"/>
              </w:rPr>
            </w:pPr>
            <w:r w:rsidRPr="00225CA1">
              <w:rPr>
                <w:color w:val="000000"/>
                <w:lang w:val="en-NZ" w:eastAsia="en-NZ"/>
              </w:rPr>
              <w:t>1479</w:t>
            </w:r>
          </w:p>
        </w:tc>
        <w:tc>
          <w:tcPr>
            <w:tcW w:w="768" w:type="pct"/>
            <w:tcBorders>
              <w:top w:val="nil"/>
              <w:left w:val="nil"/>
              <w:bottom w:val="nil"/>
              <w:right w:val="nil"/>
            </w:tcBorders>
            <w:noWrap/>
            <w:vAlign w:val="center"/>
            <w:hideMark/>
          </w:tcPr>
          <w:p w14:paraId="16BD529A" w14:textId="052CBDF8" w:rsidR="00852448" w:rsidRPr="00225CA1" w:rsidRDefault="00852448" w:rsidP="00852448">
            <w:pPr>
              <w:jc w:val="right"/>
              <w:rPr>
                <w:color w:val="000000"/>
                <w:lang w:val="en-NZ" w:eastAsia="en-NZ"/>
              </w:rPr>
            </w:pPr>
            <w:r w:rsidRPr="00225CA1">
              <w:rPr>
                <w:color w:val="000000"/>
                <w:lang w:val="en-NZ" w:eastAsia="en-NZ"/>
              </w:rPr>
              <w:t>1341</w:t>
            </w:r>
          </w:p>
        </w:tc>
        <w:tc>
          <w:tcPr>
            <w:tcW w:w="768" w:type="pct"/>
            <w:tcBorders>
              <w:top w:val="nil"/>
              <w:left w:val="nil"/>
              <w:bottom w:val="nil"/>
              <w:right w:val="nil"/>
            </w:tcBorders>
            <w:noWrap/>
            <w:vAlign w:val="center"/>
            <w:hideMark/>
          </w:tcPr>
          <w:p w14:paraId="78169ED5" w14:textId="208097BB" w:rsidR="00852448" w:rsidRPr="00225CA1" w:rsidRDefault="00852448" w:rsidP="00852448">
            <w:pPr>
              <w:jc w:val="right"/>
              <w:rPr>
                <w:color w:val="000000"/>
                <w:lang w:val="en-NZ" w:eastAsia="en-NZ"/>
              </w:rPr>
            </w:pPr>
            <w:r w:rsidRPr="00225CA1">
              <w:rPr>
                <w:color w:val="000000"/>
                <w:lang w:val="en-NZ" w:eastAsia="en-NZ"/>
              </w:rPr>
              <w:t>90.7</w:t>
            </w:r>
          </w:p>
        </w:tc>
        <w:tc>
          <w:tcPr>
            <w:tcW w:w="768" w:type="pct"/>
            <w:tcBorders>
              <w:top w:val="nil"/>
              <w:left w:val="nil"/>
              <w:bottom w:val="nil"/>
              <w:right w:val="nil"/>
            </w:tcBorders>
            <w:noWrap/>
            <w:vAlign w:val="center"/>
            <w:hideMark/>
          </w:tcPr>
          <w:p w14:paraId="16D836C2" w14:textId="0049A319" w:rsidR="00852448" w:rsidRPr="00225CA1" w:rsidRDefault="00852448" w:rsidP="00852448">
            <w:pPr>
              <w:jc w:val="right"/>
              <w:rPr>
                <w:color w:val="000000"/>
                <w:lang w:val="en-NZ" w:eastAsia="en-NZ"/>
              </w:rPr>
            </w:pPr>
            <w:r w:rsidRPr="00225CA1">
              <w:rPr>
                <w:color w:val="000000"/>
                <w:lang w:val="en-NZ" w:eastAsia="en-NZ"/>
              </w:rPr>
              <w:t>1479</w:t>
            </w:r>
          </w:p>
        </w:tc>
        <w:tc>
          <w:tcPr>
            <w:tcW w:w="768" w:type="pct"/>
            <w:tcBorders>
              <w:top w:val="nil"/>
              <w:left w:val="nil"/>
              <w:bottom w:val="nil"/>
              <w:right w:val="nil"/>
            </w:tcBorders>
            <w:noWrap/>
            <w:vAlign w:val="center"/>
            <w:hideMark/>
          </w:tcPr>
          <w:p w14:paraId="7FB9812C" w14:textId="2402B878" w:rsidR="00852448" w:rsidRPr="00225CA1" w:rsidRDefault="00852448" w:rsidP="00852448">
            <w:pPr>
              <w:jc w:val="right"/>
              <w:rPr>
                <w:color w:val="000000"/>
                <w:lang w:val="en-NZ" w:eastAsia="en-NZ"/>
              </w:rPr>
            </w:pPr>
            <w:r w:rsidRPr="00225CA1">
              <w:rPr>
                <w:color w:val="000000"/>
                <w:lang w:val="en-NZ" w:eastAsia="en-NZ"/>
              </w:rPr>
              <w:t>1479</w:t>
            </w:r>
          </w:p>
        </w:tc>
        <w:tc>
          <w:tcPr>
            <w:tcW w:w="768" w:type="pct"/>
            <w:tcBorders>
              <w:top w:val="nil"/>
              <w:left w:val="nil"/>
              <w:bottom w:val="nil"/>
              <w:right w:val="nil"/>
            </w:tcBorders>
            <w:noWrap/>
            <w:vAlign w:val="center"/>
            <w:hideMark/>
          </w:tcPr>
          <w:p w14:paraId="0A9D66E1" w14:textId="176BAAE4" w:rsidR="00852448" w:rsidRPr="00225CA1" w:rsidRDefault="00852448" w:rsidP="00852448">
            <w:pPr>
              <w:jc w:val="right"/>
              <w:rPr>
                <w:color w:val="000000"/>
                <w:lang w:val="en-NZ" w:eastAsia="en-NZ"/>
              </w:rPr>
            </w:pPr>
            <w:r w:rsidRPr="00225CA1">
              <w:rPr>
                <w:color w:val="000000"/>
                <w:lang w:val="en-NZ" w:eastAsia="en-NZ"/>
              </w:rPr>
              <w:t>1638</w:t>
            </w:r>
          </w:p>
        </w:tc>
      </w:tr>
      <w:tr w:rsidR="00852448" w:rsidRPr="00225CA1" w14:paraId="337CABE8" w14:textId="4D2C1CE5" w:rsidTr="007B514C">
        <w:trPr>
          <w:trHeight w:val="283"/>
        </w:trPr>
        <w:tc>
          <w:tcPr>
            <w:tcW w:w="393" w:type="pct"/>
            <w:tcBorders>
              <w:top w:val="nil"/>
              <w:left w:val="nil"/>
              <w:bottom w:val="nil"/>
              <w:right w:val="nil"/>
            </w:tcBorders>
            <w:noWrap/>
            <w:vAlign w:val="center"/>
            <w:hideMark/>
          </w:tcPr>
          <w:p w14:paraId="0340FE73" w14:textId="260982EA" w:rsidR="00852448" w:rsidRPr="00225CA1" w:rsidRDefault="00852448" w:rsidP="00852448">
            <w:pPr>
              <w:jc w:val="right"/>
              <w:rPr>
                <w:color w:val="000000"/>
                <w:lang w:val="en-NZ" w:eastAsia="en-NZ"/>
              </w:rPr>
            </w:pPr>
            <w:r w:rsidRPr="00225CA1">
              <w:rPr>
                <w:color w:val="000000"/>
                <w:lang w:val="en-NZ" w:eastAsia="en-NZ"/>
              </w:rPr>
              <w:t>2003</w:t>
            </w:r>
          </w:p>
        </w:tc>
        <w:tc>
          <w:tcPr>
            <w:tcW w:w="768" w:type="pct"/>
            <w:tcBorders>
              <w:top w:val="nil"/>
              <w:left w:val="nil"/>
              <w:bottom w:val="nil"/>
              <w:right w:val="nil"/>
            </w:tcBorders>
            <w:noWrap/>
            <w:vAlign w:val="center"/>
            <w:hideMark/>
          </w:tcPr>
          <w:p w14:paraId="6F6E2ECF" w14:textId="55F01AE1" w:rsidR="00852448" w:rsidRPr="00225CA1" w:rsidRDefault="00852448" w:rsidP="00852448">
            <w:pPr>
              <w:jc w:val="right"/>
              <w:rPr>
                <w:color w:val="000000"/>
                <w:lang w:val="en-NZ" w:eastAsia="en-NZ"/>
              </w:rPr>
            </w:pPr>
            <w:r w:rsidRPr="00225CA1">
              <w:rPr>
                <w:color w:val="000000"/>
                <w:lang w:val="en-NZ" w:eastAsia="en-NZ"/>
              </w:rPr>
              <w:t>2627</w:t>
            </w:r>
          </w:p>
        </w:tc>
        <w:tc>
          <w:tcPr>
            <w:tcW w:w="768" w:type="pct"/>
            <w:tcBorders>
              <w:top w:val="nil"/>
              <w:left w:val="nil"/>
              <w:bottom w:val="nil"/>
              <w:right w:val="nil"/>
            </w:tcBorders>
            <w:noWrap/>
            <w:vAlign w:val="center"/>
            <w:hideMark/>
          </w:tcPr>
          <w:p w14:paraId="71069B68" w14:textId="77441BB3" w:rsidR="00852448" w:rsidRPr="00225CA1" w:rsidRDefault="00852448" w:rsidP="00852448">
            <w:pPr>
              <w:jc w:val="right"/>
              <w:rPr>
                <w:color w:val="000000"/>
                <w:lang w:val="en-NZ" w:eastAsia="en-NZ"/>
              </w:rPr>
            </w:pPr>
            <w:r w:rsidRPr="00225CA1">
              <w:rPr>
                <w:color w:val="000000"/>
                <w:lang w:val="en-NZ" w:eastAsia="en-NZ"/>
              </w:rPr>
              <w:t>1474</w:t>
            </w:r>
          </w:p>
        </w:tc>
        <w:tc>
          <w:tcPr>
            <w:tcW w:w="768" w:type="pct"/>
            <w:tcBorders>
              <w:top w:val="nil"/>
              <w:left w:val="nil"/>
              <w:bottom w:val="nil"/>
              <w:right w:val="nil"/>
            </w:tcBorders>
            <w:noWrap/>
            <w:vAlign w:val="center"/>
            <w:hideMark/>
          </w:tcPr>
          <w:p w14:paraId="2584DE64" w14:textId="0AE7ACCC" w:rsidR="00852448" w:rsidRPr="00225CA1" w:rsidRDefault="00852448" w:rsidP="00852448">
            <w:pPr>
              <w:jc w:val="right"/>
              <w:rPr>
                <w:color w:val="000000"/>
                <w:lang w:val="en-NZ" w:eastAsia="en-NZ"/>
              </w:rPr>
            </w:pPr>
            <w:r w:rsidRPr="00225CA1">
              <w:rPr>
                <w:color w:val="000000"/>
                <w:lang w:val="en-NZ" w:eastAsia="en-NZ"/>
              </w:rPr>
              <w:t>56.1</w:t>
            </w:r>
          </w:p>
        </w:tc>
        <w:tc>
          <w:tcPr>
            <w:tcW w:w="768" w:type="pct"/>
            <w:tcBorders>
              <w:top w:val="nil"/>
              <w:left w:val="nil"/>
              <w:bottom w:val="nil"/>
              <w:right w:val="nil"/>
            </w:tcBorders>
            <w:noWrap/>
            <w:vAlign w:val="center"/>
            <w:hideMark/>
          </w:tcPr>
          <w:p w14:paraId="755474AC" w14:textId="74DCD0DE" w:rsidR="00852448" w:rsidRPr="00225CA1" w:rsidRDefault="00852448" w:rsidP="00852448">
            <w:pPr>
              <w:jc w:val="right"/>
              <w:rPr>
                <w:color w:val="000000"/>
                <w:lang w:val="en-NZ" w:eastAsia="en-NZ"/>
              </w:rPr>
            </w:pPr>
            <w:r w:rsidRPr="00225CA1">
              <w:rPr>
                <w:color w:val="000000"/>
                <w:lang w:val="en-NZ" w:eastAsia="en-NZ"/>
              </w:rPr>
              <w:t>2627</w:t>
            </w:r>
          </w:p>
        </w:tc>
        <w:tc>
          <w:tcPr>
            <w:tcW w:w="768" w:type="pct"/>
            <w:tcBorders>
              <w:top w:val="nil"/>
              <w:left w:val="nil"/>
              <w:bottom w:val="nil"/>
              <w:right w:val="nil"/>
            </w:tcBorders>
            <w:noWrap/>
            <w:vAlign w:val="center"/>
            <w:hideMark/>
          </w:tcPr>
          <w:p w14:paraId="440CDC3A" w14:textId="5645CEC8" w:rsidR="00852448" w:rsidRPr="00225CA1" w:rsidRDefault="00852448" w:rsidP="00852448">
            <w:pPr>
              <w:jc w:val="right"/>
              <w:rPr>
                <w:color w:val="000000"/>
                <w:lang w:val="en-NZ" w:eastAsia="en-NZ"/>
              </w:rPr>
            </w:pPr>
            <w:r w:rsidRPr="00225CA1">
              <w:rPr>
                <w:color w:val="000000"/>
                <w:lang w:val="en-NZ" w:eastAsia="en-NZ"/>
              </w:rPr>
              <w:t>2627</w:t>
            </w:r>
          </w:p>
        </w:tc>
        <w:tc>
          <w:tcPr>
            <w:tcW w:w="768" w:type="pct"/>
            <w:tcBorders>
              <w:top w:val="nil"/>
              <w:left w:val="nil"/>
              <w:bottom w:val="nil"/>
              <w:right w:val="nil"/>
            </w:tcBorders>
            <w:noWrap/>
            <w:vAlign w:val="center"/>
            <w:hideMark/>
          </w:tcPr>
          <w:p w14:paraId="3C696CB8" w14:textId="4F1AAB58" w:rsidR="00852448" w:rsidRPr="00225CA1" w:rsidRDefault="00852448" w:rsidP="00852448">
            <w:pPr>
              <w:jc w:val="right"/>
              <w:rPr>
                <w:color w:val="000000"/>
                <w:lang w:val="en-NZ" w:eastAsia="en-NZ"/>
              </w:rPr>
            </w:pPr>
            <w:r w:rsidRPr="00225CA1">
              <w:rPr>
                <w:color w:val="000000"/>
                <w:lang w:val="en-NZ" w:eastAsia="en-NZ"/>
              </w:rPr>
              <w:t>2627</w:t>
            </w:r>
          </w:p>
        </w:tc>
      </w:tr>
      <w:tr w:rsidR="00852448" w:rsidRPr="00225CA1" w14:paraId="6B361BCA" w14:textId="428A2A29" w:rsidTr="007B514C">
        <w:trPr>
          <w:trHeight w:val="283"/>
        </w:trPr>
        <w:tc>
          <w:tcPr>
            <w:tcW w:w="393" w:type="pct"/>
            <w:tcBorders>
              <w:top w:val="nil"/>
              <w:left w:val="nil"/>
              <w:bottom w:val="nil"/>
              <w:right w:val="nil"/>
            </w:tcBorders>
            <w:noWrap/>
            <w:vAlign w:val="center"/>
            <w:hideMark/>
          </w:tcPr>
          <w:p w14:paraId="50DBADAF" w14:textId="305D536F" w:rsidR="00852448" w:rsidRPr="00225CA1" w:rsidRDefault="00852448" w:rsidP="00852448">
            <w:pPr>
              <w:jc w:val="right"/>
              <w:rPr>
                <w:color w:val="000000"/>
                <w:lang w:val="en-NZ" w:eastAsia="en-NZ"/>
              </w:rPr>
            </w:pPr>
            <w:r w:rsidRPr="00225CA1">
              <w:rPr>
                <w:color w:val="000000"/>
                <w:lang w:val="en-NZ" w:eastAsia="en-NZ"/>
              </w:rPr>
              <w:t>2004</w:t>
            </w:r>
          </w:p>
        </w:tc>
        <w:tc>
          <w:tcPr>
            <w:tcW w:w="768" w:type="pct"/>
            <w:tcBorders>
              <w:top w:val="nil"/>
              <w:left w:val="nil"/>
              <w:bottom w:val="nil"/>
              <w:right w:val="nil"/>
            </w:tcBorders>
            <w:noWrap/>
            <w:vAlign w:val="center"/>
            <w:hideMark/>
          </w:tcPr>
          <w:p w14:paraId="16A2FA94" w14:textId="0756A5CA" w:rsidR="00852448" w:rsidRPr="00225CA1" w:rsidRDefault="00852448" w:rsidP="00852448">
            <w:pPr>
              <w:jc w:val="right"/>
              <w:rPr>
                <w:color w:val="000000"/>
                <w:lang w:val="en-NZ" w:eastAsia="en-NZ"/>
              </w:rPr>
            </w:pPr>
            <w:r w:rsidRPr="00225CA1">
              <w:rPr>
                <w:color w:val="000000"/>
                <w:lang w:val="en-NZ" w:eastAsia="en-NZ"/>
              </w:rPr>
              <w:t>4345</w:t>
            </w:r>
          </w:p>
        </w:tc>
        <w:tc>
          <w:tcPr>
            <w:tcW w:w="768" w:type="pct"/>
            <w:tcBorders>
              <w:top w:val="nil"/>
              <w:left w:val="nil"/>
              <w:bottom w:val="nil"/>
              <w:right w:val="nil"/>
            </w:tcBorders>
            <w:noWrap/>
            <w:vAlign w:val="center"/>
            <w:hideMark/>
          </w:tcPr>
          <w:p w14:paraId="0573B7BE" w14:textId="2222EF68" w:rsidR="00852448" w:rsidRPr="00225CA1" w:rsidRDefault="00852448" w:rsidP="00852448">
            <w:pPr>
              <w:jc w:val="right"/>
              <w:rPr>
                <w:color w:val="000000"/>
                <w:lang w:val="en-NZ" w:eastAsia="en-NZ"/>
              </w:rPr>
            </w:pPr>
            <w:r w:rsidRPr="00225CA1">
              <w:rPr>
                <w:color w:val="000000"/>
                <w:lang w:val="en-NZ" w:eastAsia="en-NZ"/>
              </w:rPr>
              <w:t>3004</w:t>
            </w:r>
          </w:p>
        </w:tc>
        <w:tc>
          <w:tcPr>
            <w:tcW w:w="768" w:type="pct"/>
            <w:tcBorders>
              <w:top w:val="nil"/>
              <w:left w:val="nil"/>
              <w:bottom w:val="nil"/>
              <w:right w:val="nil"/>
            </w:tcBorders>
            <w:noWrap/>
            <w:vAlign w:val="center"/>
            <w:hideMark/>
          </w:tcPr>
          <w:p w14:paraId="435C9B70" w14:textId="31472506" w:rsidR="00852448" w:rsidRPr="00225CA1" w:rsidRDefault="00852448" w:rsidP="00852448">
            <w:pPr>
              <w:jc w:val="right"/>
              <w:rPr>
                <w:color w:val="000000"/>
                <w:lang w:val="en-NZ" w:eastAsia="en-NZ"/>
              </w:rPr>
            </w:pPr>
            <w:r w:rsidRPr="00225CA1">
              <w:rPr>
                <w:color w:val="000000"/>
                <w:lang w:val="en-NZ" w:eastAsia="en-NZ"/>
              </w:rPr>
              <w:t>69.1</w:t>
            </w:r>
          </w:p>
        </w:tc>
        <w:tc>
          <w:tcPr>
            <w:tcW w:w="768" w:type="pct"/>
            <w:tcBorders>
              <w:top w:val="nil"/>
              <w:left w:val="nil"/>
              <w:bottom w:val="nil"/>
              <w:right w:val="nil"/>
            </w:tcBorders>
            <w:noWrap/>
            <w:vAlign w:val="center"/>
            <w:hideMark/>
          </w:tcPr>
          <w:p w14:paraId="52C3DFFE" w14:textId="11643285" w:rsidR="00852448" w:rsidRPr="00225CA1" w:rsidRDefault="00852448" w:rsidP="00852448">
            <w:pPr>
              <w:jc w:val="right"/>
              <w:rPr>
                <w:color w:val="000000"/>
                <w:lang w:val="en-NZ" w:eastAsia="en-NZ"/>
              </w:rPr>
            </w:pPr>
            <w:r w:rsidRPr="00225CA1">
              <w:rPr>
                <w:color w:val="000000"/>
                <w:lang w:val="en-NZ" w:eastAsia="en-NZ"/>
              </w:rPr>
              <w:t>4345</w:t>
            </w:r>
          </w:p>
        </w:tc>
        <w:tc>
          <w:tcPr>
            <w:tcW w:w="768" w:type="pct"/>
            <w:tcBorders>
              <w:top w:val="nil"/>
              <w:left w:val="nil"/>
              <w:bottom w:val="nil"/>
              <w:right w:val="nil"/>
            </w:tcBorders>
            <w:noWrap/>
            <w:vAlign w:val="center"/>
            <w:hideMark/>
          </w:tcPr>
          <w:p w14:paraId="3F74F7FA" w14:textId="4BF2DBE7" w:rsidR="00852448" w:rsidRPr="00225CA1" w:rsidRDefault="00852448" w:rsidP="00852448">
            <w:pPr>
              <w:jc w:val="right"/>
              <w:rPr>
                <w:color w:val="000000"/>
                <w:lang w:val="en-NZ" w:eastAsia="en-NZ"/>
              </w:rPr>
            </w:pPr>
            <w:r w:rsidRPr="00225CA1">
              <w:rPr>
                <w:color w:val="000000"/>
                <w:lang w:val="en-NZ" w:eastAsia="en-NZ"/>
              </w:rPr>
              <w:t>4345</w:t>
            </w:r>
          </w:p>
        </w:tc>
        <w:tc>
          <w:tcPr>
            <w:tcW w:w="768" w:type="pct"/>
            <w:tcBorders>
              <w:top w:val="nil"/>
              <w:left w:val="nil"/>
              <w:bottom w:val="nil"/>
              <w:right w:val="nil"/>
            </w:tcBorders>
            <w:noWrap/>
            <w:vAlign w:val="center"/>
            <w:hideMark/>
          </w:tcPr>
          <w:p w14:paraId="055A1075" w14:textId="58835CC0" w:rsidR="00852448" w:rsidRPr="00225CA1" w:rsidRDefault="00852448" w:rsidP="00852448">
            <w:pPr>
              <w:jc w:val="right"/>
              <w:rPr>
                <w:color w:val="000000"/>
                <w:lang w:val="en-NZ" w:eastAsia="en-NZ"/>
              </w:rPr>
            </w:pPr>
            <w:r w:rsidRPr="00225CA1">
              <w:rPr>
                <w:color w:val="000000"/>
                <w:lang w:val="en-NZ" w:eastAsia="en-NZ"/>
              </w:rPr>
              <w:t>4345</w:t>
            </w:r>
          </w:p>
        </w:tc>
      </w:tr>
      <w:tr w:rsidR="00852448" w:rsidRPr="00225CA1" w14:paraId="140D3CC7" w14:textId="653393C6" w:rsidTr="007B514C">
        <w:trPr>
          <w:trHeight w:val="283"/>
        </w:trPr>
        <w:tc>
          <w:tcPr>
            <w:tcW w:w="393" w:type="pct"/>
            <w:tcBorders>
              <w:top w:val="nil"/>
              <w:left w:val="nil"/>
              <w:bottom w:val="nil"/>
              <w:right w:val="nil"/>
            </w:tcBorders>
            <w:noWrap/>
            <w:vAlign w:val="center"/>
            <w:hideMark/>
          </w:tcPr>
          <w:p w14:paraId="15D4F292" w14:textId="49803CC3" w:rsidR="00852448" w:rsidRPr="00225CA1" w:rsidRDefault="00852448" w:rsidP="00852448">
            <w:pPr>
              <w:jc w:val="right"/>
              <w:rPr>
                <w:color w:val="000000"/>
                <w:lang w:val="en-NZ" w:eastAsia="en-NZ"/>
              </w:rPr>
            </w:pPr>
            <w:r w:rsidRPr="00225CA1">
              <w:rPr>
                <w:color w:val="000000"/>
                <w:lang w:val="en-NZ" w:eastAsia="en-NZ"/>
              </w:rPr>
              <w:t>2005</w:t>
            </w:r>
          </w:p>
        </w:tc>
        <w:tc>
          <w:tcPr>
            <w:tcW w:w="768" w:type="pct"/>
            <w:tcBorders>
              <w:top w:val="nil"/>
              <w:left w:val="nil"/>
              <w:bottom w:val="nil"/>
              <w:right w:val="nil"/>
            </w:tcBorders>
            <w:noWrap/>
            <w:vAlign w:val="center"/>
            <w:hideMark/>
          </w:tcPr>
          <w:p w14:paraId="256A8AF4" w14:textId="57A7E4D2"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03618A29" w14:textId="5F024047"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4FFE005D" w14:textId="7468C486"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5E60D5D6" w14:textId="7248359F"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43F85BB8" w14:textId="573E1902" w:rsidR="00852448" w:rsidRPr="00225CA1" w:rsidRDefault="00852448" w:rsidP="00852448">
            <w:pPr>
              <w:jc w:val="right"/>
              <w:rPr>
                <w:color w:val="000000"/>
                <w:lang w:val="en-NZ" w:eastAsia="en-NZ"/>
              </w:rPr>
            </w:pPr>
            <w:r w:rsidRPr="00225CA1">
              <w:rPr>
                <w:color w:val="000000"/>
                <w:lang w:val="en-NZ" w:eastAsia="en-NZ"/>
              </w:rPr>
              <w:t>2443</w:t>
            </w:r>
          </w:p>
        </w:tc>
        <w:tc>
          <w:tcPr>
            <w:tcW w:w="768" w:type="pct"/>
            <w:tcBorders>
              <w:top w:val="nil"/>
              <w:left w:val="nil"/>
              <w:bottom w:val="nil"/>
              <w:right w:val="nil"/>
            </w:tcBorders>
            <w:noWrap/>
            <w:vAlign w:val="center"/>
            <w:hideMark/>
          </w:tcPr>
          <w:p w14:paraId="29E367AE" w14:textId="0452527F" w:rsidR="00852448" w:rsidRPr="00225CA1" w:rsidRDefault="00852448" w:rsidP="00852448">
            <w:pPr>
              <w:jc w:val="right"/>
              <w:rPr>
                <w:color w:val="000000"/>
                <w:lang w:val="en-NZ" w:eastAsia="en-NZ"/>
              </w:rPr>
            </w:pPr>
            <w:r w:rsidRPr="00225CA1">
              <w:rPr>
                <w:color w:val="000000"/>
                <w:lang w:val="en-NZ" w:eastAsia="en-NZ"/>
              </w:rPr>
              <w:t>2444</w:t>
            </w:r>
          </w:p>
        </w:tc>
      </w:tr>
      <w:tr w:rsidR="00852448" w:rsidRPr="00225CA1" w14:paraId="582B3E0F" w14:textId="5799F0DB" w:rsidTr="007B514C">
        <w:trPr>
          <w:trHeight w:val="283"/>
        </w:trPr>
        <w:tc>
          <w:tcPr>
            <w:tcW w:w="393" w:type="pct"/>
            <w:tcBorders>
              <w:top w:val="nil"/>
              <w:left w:val="nil"/>
              <w:bottom w:val="nil"/>
              <w:right w:val="nil"/>
            </w:tcBorders>
            <w:noWrap/>
            <w:vAlign w:val="center"/>
            <w:hideMark/>
          </w:tcPr>
          <w:p w14:paraId="5AE16B78" w14:textId="06B8F145" w:rsidR="00852448" w:rsidRPr="00225CA1" w:rsidRDefault="00852448" w:rsidP="00852448">
            <w:pPr>
              <w:jc w:val="right"/>
              <w:rPr>
                <w:color w:val="000000"/>
                <w:lang w:val="en-NZ" w:eastAsia="en-NZ"/>
              </w:rPr>
            </w:pPr>
            <w:r w:rsidRPr="00225CA1">
              <w:rPr>
                <w:color w:val="000000"/>
                <w:lang w:val="en-NZ" w:eastAsia="en-NZ"/>
              </w:rPr>
              <w:t>2006</w:t>
            </w:r>
          </w:p>
        </w:tc>
        <w:tc>
          <w:tcPr>
            <w:tcW w:w="768" w:type="pct"/>
            <w:tcBorders>
              <w:top w:val="nil"/>
              <w:left w:val="nil"/>
              <w:bottom w:val="nil"/>
              <w:right w:val="nil"/>
            </w:tcBorders>
            <w:noWrap/>
            <w:vAlign w:val="center"/>
            <w:hideMark/>
          </w:tcPr>
          <w:p w14:paraId="14E4B7E2" w14:textId="000C8B7C" w:rsidR="00852448" w:rsidRPr="00225CA1" w:rsidRDefault="00852448" w:rsidP="00852448">
            <w:pPr>
              <w:jc w:val="right"/>
              <w:rPr>
                <w:color w:val="000000"/>
                <w:lang w:val="en-NZ" w:eastAsia="en-NZ"/>
              </w:rPr>
            </w:pPr>
            <w:r w:rsidRPr="00225CA1">
              <w:rPr>
                <w:color w:val="000000"/>
                <w:lang w:val="en-NZ" w:eastAsia="en-NZ"/>
              </w:rPr>
              <w:t>3597</w:t>
            </w:r>
          </w:p>
        </w:tc>
        <w:tc>
          <w:tcPr>
            <w:tcW w:w="768" w:type="pct"/>
            <w:tcBorders>
              <w:top w:val="nil"/>
              <w:left w:val="nil"/>
              <w:bottom w:val="nil"/>
              <w:right w:val="nil"/>
            </w:tcBorders>
            <w:noWrap/>
            <w:vAlign w:val="center"/>
            <w:hideMark/>
          </w:tcPr>
          <w:p w14:paraId="256F120D" w14:textId="7C4FB5FC" w:rsidR="00852448" w:rsidRPr="00225CA1" w:rsidRDefault="00852448" w:rsidP="00852448">
            <w:pPr>
              <w:jc w:val="right"/>
              <w:rPr>
                <w:color w:val="000000"/>
                <w:lang w:val="en-NZ" w:eastAsia="en-NZ"/>
              </w:rPr>
            </w:pPr>
            <w:r w:rsidRPr="00225CA1">
              <w:rPr>
                <w:color w:val="000000"/>
                <w:lang w:val="en-NZ" w:eastAsia="en-NZ"/>
              </w:rPr>
              <w:t>3508</w:t>
            </w:r>
          </w:p>
        </w:tc>
        <w:tc>
          <w:tcPr>
            <w:tcW w:w="768" w:type="pct"/>
            <w:tcBorders>
              <w:top w:val="nil"/>
              <w:left w:val="nil"/>
              <w:bottom w:val="nil"/>
              <w:right w:val="nil"/>
            </w:tcBorders>
            <w:noWrap/>
            <w:vAlign w:val="center"/>
            <w:hideMark/>
          </w:tcPr>
          <w:p w14:paraId="311431FF" w14:textId="19058F9E" w:rsidR="00852448" w:rsidRPr="00225CA1" w:rsidRDefault="00852448" w:rsidP="00852448">
            <w:pPr>
              <w:jc w:val="right"/>
              <w:rPr>
                <w:color w:val="000000"/>
                <w:lang w:val="en-NZ" w:eastAsia="en-NZ"/>
              </w:rPr>
            </w:pPr>
            <w:r w:rsidRPr="00225CA1">
              <w:rPr>
                <w:color w:val="000000"/>
                <w:lang w:val="en-NZ" w:eastAsia="en-NZ"/>
              </w:rPr>
              <w:t>97.5</w:t>
            </w:r>
          </w:p>
        </w:tc>
        <w:tc>
          <w:tcPr>
            <w:tcW w:w="768" w:type="pct"/>
            <w:tcBorders>
              <w:top w:val="nil"/>
              <w:left w:val="nil"/>
              <w:bottom w:val="nil"/>
              <w:right w:val="nil"/>
            </w:tcBorders>
            <w:noWrap/>
            <w:vAlign w:val="center"/>
            <w:hideMark/>
          </w:tcPr>
          <w:p w14:paraId="6ECEE318" w14:textId="0563664F" w:rsidR="00852448" w:rsidRPr="00225CA1" w:rsidRDefault="00852448" w:rsidP="00852448">
            <w:pPr>
              <w:jc w:val="right"/>
              <w:rPr>
                <w:color w:val="000000"/>
                <w:lang w:val="en-NZ" w:eastAsia="en-NZ"/>
              </w:rPr>
            </w:pPr>
            <w:r w:rsidRPr="00225CA1">
              <w:rPr>
                <w:color w:val="000000"/>
                <w:lang w:val="en-NZ" w:eastAsia="en-NZ"/>
              </w:rPr>
              <w:t>3597</w:t>
            </w:r>
          </w:p>
        </w:tc>
        <w:tc>
          <w:tcPr>
            <w:tcW w:w="768" w:type="pct"/>
            <w:tcBorders>
              <w:top w:val="nil"/>
              <w:left w:val="nil"/>
              <w:bottom w:val="nil"/>
              <w:right w:val="nil"/>
            </w:tcBorders>
            <w:noWrap/>
            <w:vAlign w:val="center"/>
            <w:hideMark/>
          </w:tcPr>
          <w:p w14:paraId="11EAF94C" w14:textId="5158AA3B" w:rsidR="00852448" w:rsidRPr="00225CA1" w:rsidRDefault="00852448" w:rsidP="00852448">
            <w:pPr>
              <w:jc w:val="right"/>
              <w:rPr>
                <w:color w:val="000000"/>
                <w:lang w:val="en-NZ" w:eastAsia="en-NZ"/>
              </w:rPr>
            </w:pPr>
            <w:r w:rsidRPr="00225CA1">
              <w:rPr>
                <w:color w:val="000000"/>
                <w:lang w:val="en-NZ" w:eastAsia="en-NZ"/>
              </w:rPr>
              <w:t>3597</w:t>
            </w:r>
          </w:p>
        </w:tc>
        <w:tc>
          <w:tcPr>
            <w:tcW w:w="768" w:type="pct"/>
            <w:tcBorders>
              <w:top w:val="nil"/>
              <w:left w:val="nil"/>
              <w:bottom w:val="nil"/>
              <w:right w:val="nil"/>
            </w:tcBorders>
            <w:noWrap/>
            <w:vAlign w:val="center"/>
            <w:hideMark/>
          </w:tcPr>
          <w:p w14:paraId="7E6A8989" w14:textId="518788DA" w:rsidR="00852448" w:rsidRPr="00225CA1" w:rsidRDefault="00852448" w:rsidP="00852448">
            <w:pPr>
              <w:jc w:val="right"/>
              <w:rPr>
                <w:color w:val="000000"/>
                <w:lang w:val="en-NZ" w:eastAsia="en-NZ"/>
              </w:rPr>
            </w:pPr>
            <w:r w:rsidRPr="00225CA1">
              <w:rPr>
                <w:color w:val="000000"/>
                <w:lang w:val="en-NZ" w:eastAsia="en-NZ"/>
              </w:rPr>
              <w:t>3597</w:t>
            </w:r>
          </w:p>
        </w:tc>
      </w:tr>
      <w:tr w:rsidR="00852448" w:rsidRPr="00225CA1" w14:paraId="6392A341" w14:textId="3F7B36C6" w:rsidTr="007B514C">
        <w:trPr>
          <w:trHeight w:val="283"/>
        </w:trPr>
        <w:tc>
          <w:tcPr>
            <w:tcW w:w="393" w:type="pct"/>
            <w:tcBorders>
              <w:top w:val="nil"/>
              <w:left w:val="nil"/>
              <w:bottom w:val="nil"/>
              <w:right w:val="nil"/>
            </w:tcBorders>
            <w:noWrap/>
            <w:vAlign w:val="center"/>
            <w:hideMark/>
          </w:tcPr>
          <w:p w14:paraId="0DF8B7DE" w14:textId="47B9DD58" w:rsidR="00852448" w:rsidRPr="00225CA1" w:rsidRDefault="00852448" w:rsidP="00852448">
            <w:pPr>
              <w:jc w:val="right"/>
              <w:rPr>
                <w:color w:val="000000"/>
                <w:lang w:val="en-NZ" w:eastAsia="en-NZ"/>
              </w:rPr>
            </w:pPr>
            <w:r w:rsidRPr="00225CA1">
              <w:rPr>
                <w:color w:val="000000"/>
                <w:lang w:val="en-NZ" w:eastAsia="en-NZ"/>
              </w:rPr>
              <w:t>2007</w:t>
            </w:r>
          </w:p>
        </w:tc>
        <w:tc>
          <w:tcPr>
            <w:tcW w:w="768" w:type="pct"/>
            <w:tcBorders>
              <w:top w:val="nil"/>
              <w:left w:val="nil"/>
              <w:bottom w:val="nil"/>
              <w:right w:val="nil"/>
            </w:tcBorders>
            <w:noWrap/>
            <w:vAlign w:val="center"/>
            <w:hideMark/>
          </w:tcPr>
          <w:p w14:paraId="19B28123" w14:textId="406D665D" w:rsidR="00852448" w:rsidRPr="00225CA1" w:rsidRDefault="00852448" w:rsidP="00852448">
            <w:pPr>
              <w:jc w:val="right"/>
              <w:rPr>
                <w:color w:val="000000"/>
                <w:lang w:val="en-NZ" w:eastAsia="en-NZ"/>
              </w:rPr>
            </w:pPr>
            <w:r w:rsidRPr="00225CA1">
              <w:rPr>
                <w:color w:val="000000"/>
                <w:lang w:val="en-NZ" w:eastAsia="en-NZ"/>
              </w:rPr>
              <w:t>3371</w:t>
            </w:r>
          </w:p>
        </w:tc>
        <w:tc>
          <w:tcPr>
            <w:tcW w:w="768" w:type="pct"/>
            <w:tcBorders>
              <w:top w:val="nil"/>
              <w:left w:val="nil"/>
              <w:bottom w:val="nil"/>
              <w:right w:val="nil"/>
            </w:tcBorders>
            <w:noWrap/>
            <w:vAlign w:val="center"/>
            <w:hideMark/>
          </w:tcPr>
          <w:p w14:paraId="7010EC1C" w14:textId="3FFCDF1E" w:rsidR="00852448" w:rsidRPr="00225CA1" w:rsidRDefault="00852448" w:rsidP="00852448">
            <w:pPr>
              <w:jc w:val="right"/>
              <w:rPr>
                <w:color w:val="000000"/>
                <w:lang w:val="en-NZ" w:eastAsia="en-NZ"/>
              </w:rPr>
            </w:pPr>
            <w:r w:rsidRPr="00225CA1">
              <w:rPr>
                <w:color w:val="000000"/>
                <w:lang w:val="en-NZ" w:eastAsia="en-NZ"/>
              </w:rPr>
              <w:t>3197</w:t>
            </w:r>
          </w:p>
        </w:tc>
        <w:tc>
          <w:tcPr>
            <w:tcW w:w="768" w:type="pct"/>
            <w:tcBorders>
              <w:top w:val="nil"/>
              <w:left w:val="nil"/>
              <w:bottom w:val="nil"/>
              <w:right w:val="nil"/>
            </w:tcBorders>
            <w:noWrap/>
            <w:vAlign w:val="center"/>
            <w:hideMark/>
          </w:tcPr>
          <w:p w14:paraId="543EEA8D" w14:textId="630859DD" w:rsidR="00852448" w:rsidRPr="00225CA1" w:rsidRDefault="00852448" w:rsidP="00852448">
            <w:pPr>
              <w:jc w:val="right"/>
              <w:rPr>
                <w:color w:val="000000"/>
                <w:lang w:val="en-NZ" w:eastAsia="en-NZ"/>
              </w:rPr>
            </w:pPr>
            <w:r w:rsidRPr="00225CA1">
              <w:rPr>
                <w:color w:val="000000"/>
                <w:lang w:val="en-NZ" w:eastAsia="en-NZ"/>
              </w:rPr>
              <w:t>94.8</w:t>
            </w:r>
          </w:p>
        </w:tc>
        <w:tc>
          <w:tcPr>
            <w:tcW w:w="768" w:type="pct"/>
            <w:tcBorders>
              <w:top w:val="nil"/>
              <w:left w:val="nil"/>
              <w:bottom w:val="nil"/>
              <w:right w:val="nil"/>
            </w:tcBorders>
            <w:noWrap/>
            <w:vAlign w:val="center"/>
            <w:hideMark/>
          </w:tcPr>
          <w:p w14:paraId="0CB91125" w14:textId="526C5690" w:rsidR="00852448" w:rsidRPr="00225CA1" w:rsidRDefault="00852448" w:rsidP="00852448">
            <w:pPr>
              <w:jc w:val="right"/>
              <w:rPr>
                <w:color w:val="000000"/>
                <w:lang w:val="en-NZ" w:eastAsia="en-NZ"/>
              </w:rPr>
            </w:pPr>
            <w:r w:rsidRPr="00225CA1">
              <w:rPr>
                <w:color w:val="000000"/>
                <w:lang w:val="en-NZ" w:eastAsia="en-NZ"/>
              </w:rPr>
              <w:t>3371</w:t>
            </w:r>
          </w:p>
        </w:tc>
        <w:tc>
          <w:tcPr>
            <w:tcW w:w="768" w:type="pct"/>
            <w:tcBorders>
              <w:top w:val="nil"/>
              <w:left w:val="nil"/>
              <w:bottom w:val="nil"/>
              <w:right w:val="nil"/>
            </w:tcBorders>
            <w:noWrap/>
            <w:vAlign w:val="center"/>
            <w:hideMark/>
          </w:tcPr>
          <w:p w14:paraId="32D37DD3" w14:textId="2141C601" w:rsidR="00852448" w:rsidRPr="00225CA1" w:rsidRDefault="00852448" w:rsidP="00852448">
            <w:pPr>
              <w:jc w:val="right"/>
              <w:rPr>
                <w:color w:val="000000"/>
                <w:lang w:val="en-NZ" w:eastAsia="en-NZ"/>
              </w:rPr>
            </w:pPr>
            <w:r w:rsidRPr="00225CA1">
              <w:rPr>
                <w:color w:val="000000"/>
                <w:lang w:val="en-NZ" w:eastAsia="en-NZ"/>
              </w:rPr>
              <w:t>3371</w:t>
            </w:r>
          </w:p>
        </w:tc>
        <w:tc>
          <w:tcPr>
            <w:tcW w:w="768" w:type="pct"/>
            <w:tcBorders>
              <w:top w:val="nil"/>
              <w:left w:val="nil"/>
              <w:bottom w:val="nil"/>
              <w:right w:val="nil"/>
            </w:tcBorders>
            <w:noWrap/>
            <w:vAlign w:val="center"/>
            <w:hideMark/>
          </w:tcPr>
          <w:p w14:paraId="768EE922" w14:textId="7355D938" w:rsidR="00852448" w:rsidRPr="00225CA1" w:rsidRDefault="00852448" w:rsidP="00852448">
            <w:pPr>
              <w:jc w:val="right"/>
              <w:rPr>
                <w:color w:val="000000"/>
                <w:lang w:val="en-NZ" w:eastAsia="en-NZ"/>
              </w:rPr>
            </w:pPr>
            <w:r w:rsidRPr="00225CA1">
              <w:rPr>
                <w:color w:val="000000"/>
                <w:lang w:val="en-NZ" w:eastAsia="en-NZ"/>
              </w:rPr>
              <w:t>3371</w:t>
            </w:r>
          </w:p>
        </w:tc>
      </w:tr>
      <w:tr w:rsidR="00852448" w:rsidRPr="00225CA1" w14:paraId="0E487770" w14:textId="4356DEF4" w:rsidTr="007B514C">
        <w:trPr>
          <w:trHeight w:val="283"/>
        </w:trPr>
        <w:tc>
          <w:tcPr>
            <w:tcW w:w="393" w:type="pct"/>
            <w:tcBorders>
              <w:top w:val="nil"/>
              <w:left w:val="nil"/>
              <w:bottom w:val="nil"/>
              <w:right w:val="nil"/>
            </w:tcBorders>
            <w:noWrap/>
            <w:vAlign w:val="center"/>
            <w:hideMark/>
          </w:tcPr>
          <w:p w14:paraId="0B8DCFA8" w14:textId="74F12650" w:rsidR="00852448" w:rsidRPr="00225CA1" w:rsidRDefault="00852448" w:rsidP="00852448">
            <w:pPr>
              <w:jc w:val="right"/>
              <w:rPr>
                <w:color w:val="000000"/>
                <w:lang w:val="en-NZ" w:eastAsia="en-NZ"/>
              </w:rPr>
            </w:pPr>
            <w:r w:rsidRPr="00225CA1">
              <w:rPr>
                <w:color w:val="000000"/>
                <w:lang w:val="en-NZ" w:eastAsia="en-NZ"/>
              </w:rPr>
              <w:t>2008</w:t>
            </w:r>
          </w:p>
        </w:tc>
        <w:tc>
          <w:tcPr>
            <w:tcW w:w="768" w:type="pct"/>
            <w:tcBorders>
              <w:top w:val="nil"/>
              <w:left w:val="nil"/>
              <w:bottom w:val="nil"/>
              <w:right w:val="nil"/>
            </w:tcBorders>
            <w:noWrap/>
            <w:vAlign w:val="center"/>
            <w:hideMark/>
          </w:tcPr>
          <w:p w14:paraId="5A6407BE" w14:textId="6257C9D7"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4A89E834" w14:textId="5CE723D5"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279DE71D" w14:textId="2A567D58"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6FB7FD4D" w14:textId="53136013"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007D74E7" w14:textId="2959A134" w:rsidR="00852448" w:rsidRPr="00225CA1" w:rsidRDefault="00852448" w:rsidP="00852448">
            <w:pPr>
              <w:jc w:val="right"/>
              <w:rPr>
                <w:color w:val="000000"/>
                <w:lang w:val="en-NZ" w:eastAsia="en-NZ"/>
              </w:rPr>
            </w:pPr>
            <w:r w:rsidRPr="00225CA1">
              <w:rPr>
                <w:color w:val="000000"/>
                <w:lang w:val="en-NZ" w:eastAsia="en-NZ"/>
              </w:rPr>
              <w:t>2330</w:t>
            </w:r>
          </w:p>
        </w:tc>
        <w:tc>
          <w:tcPr>
            <w:tcW w:w="768" w:type="pct"/>
            <w:tcBorders>
              <w:top w:val="nil"/>
              <w:left w:val="nil"/>
              <w:bottom w:val="nil"/>
              <w:right w:val="nil"/>
            </w:tcBorders>
            <w:noWrap/>
            <w:vAlign w:val="center"/>
            <w:hideMark/>
          </w:tcPr>
          <w:p w14:paraId="67FA7431" w14:textId="6E8A1BBC" w:rsidR="00852448" w:rsidRPr="00225CA1" w:rsidRDefault="00852448" w:rsidP="00852448">
            <w:pPr>
              <w:jc w:val="right"/>
              <w:rPr>
                <w:color w:val="000000"/>
                <w:lang w:val="en-NZ" w:eastAsia="en-NZ"/>
              </w:rPr>
            </w:pPr>
            <w:r w:rsidRPr="00225CA1">
              <w:rPr>
                <w:color w:val="000000"/>
                <w:lang w:val="en-NZ" w:eastAsia="en-NZ"/>
              </w:rPr>
              <w:t>2330</w:t>
            </w:r>
          </w:p>
        </w:tc>
      </w:tr>
      <w:tr w:rsidR="00852448" w:rsidRPr="00225CA1" w14:paraId="38630467" w14:textId="5164806A" w:rsidTr="007B514C">
        <w:trPr>
          <w:trHeight w:val="283"/>
        </w:trPr>
        <w:tc>
          <w:tcPr>
            <w:tcW w:w="393" w:type="pct"/>
            <w:tcBorders>
              <w:top w:val="nil"/>
              <w:left w:val="nil"/>
              <w:bottom w:val="nil"/>
              <w:right w:val="nil"/>
            </w:tcBorders>
            <w:noWrap/>
            <w:vAlign w:val="center"/>
            <w:hideMark/>
          </w:tcPr>
          <w:p w14:paraId="0D1AB764" w14:textId="76B40071" w:rsidR="00852448" w:rsidRPr="00225CA1" w:rsidRDefault="00852448" w:rsidP="00852448">
            <w:pPr>
              <w:jc w:val="right"/>
              <w:rPr>
                <w:color w:val="000000"/>
                <w:lang w:val="en-NZ" w:eastAsia="en-NZ"/>
              </w:rPr>
            </w:pPr>
            <w:r w:rsidRPr="00225CA1">
              <w:rPr>
                <w:color w:val="000000"/>
                <w:lang w:val="en-NZ" w:eastAsia="en-NZ"/>
              </w:rPr>
              <w:t>2009</w:t>
            </w:r>
          </w:p>
        </w:tc>
        <w:tc>
          <w:tcPr>
            <w:tcW w:w="768" w:type="pct"/>
            <w:tcBorders>
              <w:top w:val="nil"/>
              <w:left w:val="nil"/>
              <w:bottom w:val="nil"/>
              <w:right w:val="nil"/>
            </w:tcBorders>
            <w:noWrap/>
            <w:vAlign w:val="center"/>
            <w:hideMark/>
          </w:tcPr>
          <w:p w14:paraId="54FA378A" w14:textId="7281EC07"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1E319C86" w14:textId="7D48C7D8"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704E9007" w14:textId="6C279AAF"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10F84419" w14:textId="46661719"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1F5927C2" w14:textId="5590E6BC" w:rsidR="00852448" w:rsidRPr="00225CA1" w:rsidRDefault="00852448" w:rsidP="00852448">
            <w:pPr>
              <w:jc w:val="right"/>
              <w:rPr>
                <w:color w:val="000000"/>
                <w:lang w:val="en-NZ" w:eastAsia="en-NZ"/>
              </w:rPr>
            </w:pPr>
            <w:r w:rsidRPr="00225CA1">
              <w:rPr>
                <w:color w:val="000000"/>
                <w:lang w:val="en-NZ" w:eastAsia="en-NZ"/>
              </w:rPr>
              <w:t>3273</w:t>
            </w:r>
          </w:p>
        </w:tc>
        <w:tc>
          <w:tcPr>
            <w:tcW w:w="768" w:type="pct"/>
            <w:tcBorders>
              <w:top w:val="nil"/>
              <w:left w:val="nil"/>
              <w:bottom w:val="nil"/>
              <w:right w:val="nil"/>
            </w:tcBorders>
            <w:noWrap/>
            <w:vAlign w:val="center"/>
            <w:hideMark/>
          </w:tcPr>
          <w:p w14:paraId="3A570B8D" w14:textId="32F08D2B" w:rsidR="00852448" w:rsidRPr="00225CA1" w:rsidRDefault="00852448" w:rsidP="00852448">
            <w:pPr>
              <w:jc w:val="right"/>
              <w:rPr>
                <w:color w:val="000000"/>
                <w:lang w:val="en-NZ" w:eastAsia="en-NZ"/>
              </w:rPr>
            </w:pPr>
            <w:r w:rsidRPr="00225CA1">
              <w:rPr>
                <w:color w:val="000000"/>
                <w:lang w:val="en-NZ" w:eastAsia="en-NZ"/>
              </w:rPr>
              <w:t>3273</w:t>
            </w:r>
          </w:p>
        </w:tc>
      </w:tr>
      <w:tr w:rsidR="00852448" w:rsidRPr="00225CA1" w14:paraId="5D6F96D6" w14:textId="1305E3A6" w:rsidTr="007B514C">
        <w:trPr>
          <w:trHeight w:val="283"/>
        </w:trPr>
        <w:tc>
          <w:tcPr>
            <w:tcW w:w="393" w:type="pct"/>
            <w:tcBorders>
              <w:top w:val="nil"/>
              <w:left w:val="nil"/>
              <w:bottom w:val="nil"/>
              <w:right w:val="nil"/>
            </w:tcBorders>
            <w:noWrap/>
            <w:vAlign w:val="center"/>
            <w:hideMark/>
          </w:tcPr>
          <w:p w14:paraId="49ACB7A3" w14:textId="179F3B87" w:rsidR="00852448" w:rsidRPr="00225CA1" w:rsidRDefault="00852448" w:rsidP="00852448">
            <w:pPr>
              <w:jc w:val="right"/>
              <w:rPr>
                <w:color w:val="000000"/>
                <w:lang w:val="en-NZ" w:eastAsia="en-NZ"/>
              </w:rPr>
            </w:pPr>
            <w:r w:rsidRPr="00225CA1">
              <w:rPr>
                <w:color w:val="000000"/>
                <w:lang w:val="en-NZ" w:eastAsia="en-NZ"/>
              </w:rPr>
              <w:t>2010</w:t>
            </w:r>
          </w:p>
        </w:tc>
        <w:tc>
          <w:tcPr>
            <w:tcW w:w="768" w:type="pct"/>
            <w:tcBorders>
              <w:top w:val="nil"/>
              <w:left w:val="nil"/>
              <w:bottom w:val="nil"/>
              <w:right w:val="nil"/>
            </w:tcBorders>
            <w:noWrap/>
            <w:vAlign w:val="center"/>
            <w:hideMark/>
          </w:tcPr>
          <w:p w14:paraId="020DC85A" w14:textId="52BB556D"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65CBD9E4" w14:textId="77C916F4"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5872FEAF" w14:textId="78827F1B"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EA15DE9" w14:textId="41532160"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1F9C816C" w14:textId="2D342F60" w:rsidR="00852448" w:rsidRPr="00225CA1" w:rsidRDefault="00852448" w:rsidP="00852448">
            <w:pPr>
              <w:jc w:val="right"/>
              <w:rPr>
                <w:color w:val="000000"/>
                <w:lang w:val="en-NZ" w:eastAsia="en-NZ"/>
              </w:rPr>
            </w:pPr>
            <w:r w:rsidRPr="00225CA1">
              <w:rPr>
                <w:color w:val="000000"/>
                <w:lang w:val="en-NZ" w:eastAsia="en-NZ"/>
              </w:rPr>
              <w:t>1851</w:t>
            </w:r>
          </w:p>
        </w:tc>
        <w:tc>
          <w:tcPr>
            <w:tcW w:w="768" w:type="pct"/>
            <w:tcBorders>
              <w:top w:val="nil"/>
              <w:left w:val="nil"/>
              <w:bottom w:val="nil"/>
              <w:right w:val="nil"/>
            </w:tcBorders>
            <w:noWrap/>
            <w:vAlign w:val="center"/>
            <w:hideMark/>
          </w:tcPr>
          <w:p w14:paraId="521DD48A" w14:textId="460A4500" w:rsidR="00852448" w:rsidRPr="00225CA1" w:rsidRDefault="00852448" w:rsidP="00852448">
            <w:pPr>
              <w:jc w:val="right"/>
              <w:rPr>
                <w:color w:val="000000"/>
                <w:lang w:val="en-NZ" w:eastAsia="en-NZ"/>
              </w:rPr>
            </w:pPr>
            <w:r w:rsidRPr="00225CA1">
              <w:rPr>
                <w:color w:val="000000"/>
                <w:lang w:val="en-NZ" w:eastAsia="en-NZ"/>
              </w:rPr>
              <w:t>1851</w:t>
            </w:r>
          </w:p>
        </w:tc>
      </w:tr>
      <w:tr w:rsidR="00852448" w:rsidRPr="00225CA1" w14:paraId="6C7B0CB4" w14:textId="6DD1B10C" w:rsidTr="007B514C">
        <w:trPr>
          <w:trHeight w:val="283"/>
        </w:trPr>
        <w:tc>
          <w:tcPr>
            <w:tcW w:w="393" w:type="pct"/>
            <w:tcBorders>
              <w:top w:val="nil"/>
              <w:left w:val="nil"/>
              <w:bottom w:val="nil"/>
              <w:right w:val="nil"/>
            </w:tcBorders>
            <w:noWrap/>
            <w:vAlign w:val="center"/>
            <w:hideMark/>
          </w:tcPr>
          <w:p w14:paraId="1CFA6E61" w14:textId="63FB1831" w:rsidR="00852448" w:rsidRPr="00225CA1" w:rsidRDefault="00852448" w:rsidP="00852448">
            <w:pPr>
              <w:jc w:val="right"/>
              <w:rPr>
                <w:color w:val="000000"/>
                <w:lang w:val="en-NZ" w:eastAsia="en-NZ"/>
              </w:rPr>
            </w:pPr>
            <w:r w:rsidRPr="00225CA1">
              <w:rPr>
                <w:color w:val="000000"/>
                <w:lang w:val="en-NZ" w:eastAsia="en-NZ"/>
              </w:rPr>
              <w:t>2011</w:t>
            </w:r>
          </w:p>
        </w:tc>
        <w:tc>
          <w:tcPr>
            <w:tcW w:w="768" w:type="pct"/>
            <w:tcBorders>
              <w:top w:val="nil"/>
              <w:left w:val="nil"/>
              <w:bottom w:val="nil"/>
              <w:right w:val="nil"/>
            </w:tcBorders>
            <w:noWrap/>
            <w:vAlign w:val="center"/>
            <w:hideMark/>
          </w:tcPr>
          <w:p w14:paraId="4E694286" w14:textId="32DBF52E"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3729ECDE" w14:textId="3B59B656"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5E70C07C" w14:textId="7BB4C5CC"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26954BF6" w14:textId="61152B07"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488FD9F5" w14:textId="0420986B" w:rsidR="00852448" w:rsidRPr="00225CA1" w:rsidRDefault="00852448" w:rsidP="00852448">
            <w:pPr>
              <w:jc w:val="right"/>
              <w:rPr>
                <w:color w:val="000000"/>
                <w:lang w:val="en-NZ" w:eastAsia="en-NZ"/>
              </w:rPr>
            </w:pPr>
            <w:r w:rsidRPr="00225CA1">
              <w:rPr>
                <w:color w:val="000000"/>
                <w:lang w:val="en-NZ" w:eastAsia="en-NZ"/>
              </w:rPr>
              <w:t>1658</w:t>
            </w:r>
          </w:p>
        </w:tc>
        <w:tc>
          <w:tcPr>
            <w:tcW w:w="768" w:type="pct"/>
            <w:tcBorders>
              <w:top w:val="nil"/>
              <w:left w:val="nil"/>
              <w:bottom w:val="nil"/>
              <w:right w:val="nil"/>
            </w:tcBorders>
            <w:noWrap/>
            <w:vAlign w:val="center"/>
            <w:hideMark/>
          </w:tcPr>
          <w:p w14:paraId="51A971AE" w14:textId="7183F16C" w:rsidR="00852448" w:rsidRPr="00225CA1" w:rsidRDefault="00852448" w:rsidP="00852448">
            <w:pPr>
              <w:jc w:val="right"/>
              <w:rPr>
                <w:color w:val="000000"/>
                <w:lang w:val="en-NZ" w:eastAsia="en-NZ"/>
              </w:rPr>
            </w:pPr>
            <w:r w:rsidRPr="00225CA1">
              <w:rPr>
                <w:color w:val="000000"/>
                <w:lang w:val="en-NZ" w:eastAsia="en-NZ"/>
              </w:rPr>
              <w:t>1658</w:t>
            </w:r>
          </w:p>
        </w:tc>
      </w:tr>
      <w:tr w:rsidR="00852448" w:rsidRPr="00225CA1" w14:paraId="1C9E929E" w14:textId="57DCC2AB" w:rsidTr="007B514C">
        <w:trPr>
          <w:trHeight w:val="283"/>
        </w:trPr>
        <w:tc>
          <w:tcPr>
            <w:tcW w:w="393" w:type="pct"/>
            <w:tcBorders>
              <w:top w:val="nil"/>
              <w:left w:val="nil"/>
              <w:bottom w:val="nil"/>
              <w:right w:val="nil"/>
            </w:tcBorders>
            <w:noWrap/>
            <w:vAlign w:val="center"/>
            <w:hideMark/>
          </w:tcPr>
          <w:p w14:paraId="47A35631" w14:textId="2081FA18" w:rsidR="00852448" w:rsidRPr="00225CA1" w:rsidRDefault="00852448" w:rsidP="00852448">
            <w:pPr>
              <w:jc w:val="right"/>
              <w:rPr>
                <w:color w:val="000000"/>
                <w:lang w:val="en-NZ" w:eastAsia="en-NZ"/>
              </w:rPr>
            </w:pPr>
            <w:r w:rsidRPr="00225CA1">
              <w:rPr>
                <w:color w:val="000000"/>
                <w:lang w:val="en-NZ" w:eastAsia="en-NZ"/>
              </w:rPr>
              <w:t>2012</w:t>
            </w:r>
          </w:p>
        </w:tc>
        <w:tc>
          <w:tcPr>
            <w:tcW w:w="768" w:type="pct"/>
            <w:tcBorders>
              <w:top w:val="nil"/>
              <w:left w:val="nil"/>
              <w:bottom w:val="nil"/>
              <w:right w:val="nil"/>
            </w:tcBorders>
            <w:noWrap/>
            <w:vAlign w:val="center"/>
            <w:hideMark/>
          </w:tcPr>
          <w:p w14:paraId="602E78EE" w14:textId="35643161"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71E22836" w14:textId="5FC714BA"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0C2D9316" w14:textId="73731023"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4B706305" w14:textId="203F167D"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3193A137" w14:textId="2F4E71FB" w:rsidR="00852448" w:rsidRPr="00225CA1" w:rsidRDefault="00852448" w:rsidP="00852448">
            <w:pPr>
              <w:jc w:val="right"/>
              <w:rPr>
                <w:color w:val="000000"/>
                <w:lang w:val="en-NZ" w:eastAsia="en-NZ"/>
              </w:rPr>
            </w:pPr>
            <w:r w:rsidRPr="00225CA1">
              <w:rPr>
                <w:color w:val="000000"/>
                <w:lang w:val="en-NZ" w:eastAsia="en-NZ"/>
              </w:rPr>
              <w:t>1295</w:t>
            </w:r>
          </w:p>
        </w:tc>
        <w:tc>
          <w:tcPr>
            <w:tcW w:w="768" w:type="pct"/>
            <w:tcBorders>
              <w:top w:val="nil"/>
              <w:left w:val="nil"/>
              <w:bottom w:val="nil"/>
              <w:right w:val="nil"/>
            </w:tcBorders>
            <w:noWrap/>
            <w:vAlign w:val="center"/>
            <w:hideMark/>
          </w:tcPr>
          <w:p w14:paraId="079C9220" w14:textId="6F778957" w:rsidR="00852448" w:rsidRPr="00225CA1" w:rsidRDefault="00852448" w:rsidP="00852448">
            <w:pPr>
              <w:jc w:val="right"/>
              <w:rPr>
                <w:color w:val="000000"/>
                <w:lang w:val="en-NZ" w:eastAsia="en-NZ"/>
              </w:rPr>
            </w:pPr>
            <w:r w:rsidRPr="00225CA1">
              <w:rPr>
                <w:color w:val="000000"/>
                <w:lang w:val="en-NZ" w:eastAsia="en-NZ"/>
              </w:rPr>
              <w:t>1295</w:t>
            </w:r>
          </w:p>
        </w:tc>
      </w:tr>
      <w:tr w:rsidR="00852448" w:rsidRPr="00225CA1" w14:paraId="178CEE1A" w14:textId="55A4BE5B" w:rsidTr="007B514C">
        <w:trPr>
          <w:trHeight w:val="283"/>
        </w:trPr>
        <w:tc>
          <w:tcPr>
            <w:tcW w:w="393" w:type="pct"/>
            <w:tcBorders>
              <w:top w:val="nil"/>
              <w:left w:val="nil"/>
              <w:bottom w:val="nil"/>
              <w:right w:val="nil"/>
            </w:tcBorders>
            <w:noWrap/>
            <w:vAlign w:val="center"/>
            <w:hideMark/>
          </w:tcPr>
          <w:p w14:paraId="0A6B8BB2" w14:textId="4B2501E5" w:rsidR="00852448" w:rsidRPr="00225CA1" w:rsidRDefault="00852448" w:rsidP="00852448">
            <w:pPr>
              <w:jc w:val="right"/>
              <w:rPr>
                <w:color w:val="000000"/>
                <w:lang w:val="en-NZ" w:eastAsia="en-NZ"/>
              </w:rPr>
            </w:pPr>
            <w:r w:rsidRPr="00225CA1">
              <w:rPr>
                <w:color w:val="000000"/>
                <w:lang w:val="en-NZ" w:eastAsia="en-NZ"/>
              </w:rPr>
              <w:t>2013</w:t>
            </w:r>
          </w:p>
        </w:tc>
        <w:tc>
          <w:tcPr>
            <w:tcW w:w="768" w:type="pct"/>
            <w:tcBorders>
              <w:top w:val="nil"/>
              <w:left w:val="nil"/>
              <w:bottom w:val="nil"/>
              <w:right w:val="nil"/>
            </w:tcBorders>
            <w:noWrap/>
            <w:vAlign w:val="center"/>
            <w:hideMark/>
          </w:tcPr>
          <w:p w14:paraId="5ADAEC67" w14:textId="65C69DFC"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1BAC02DD" w14:textId="0FA7A6B0"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30F68ACA" w14:textId="2DB2751F"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nil"/>
              <w:right w:val="nil"/>
            </w:tcBorders>
            <w:noWrap/>
            <w:vAlign w:val="center"/>
            <w:hideMark/>
          </w:tcPr>
          <w:p w14:paraId="7D372B31" w14:textId="3243EF2B"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4880DF67" w14:textId="733B1458" w:rsidR="00852448" w:rsidRPr="00225CA1" w:rsidRDefault="00852448" w:rsidP="00852448">
            <w:pPr>
              <w:jc w:val="right"/>
              <w:rPr>
                <w:color w:val="000000"/>
                <w:lang w:val="en-NZ" w:eastAsia="en-NZ"/>
              </w:rPr>
            </w:pPr>
            <w:r w:rsidRPr="00225CA1">
              <w:rPr>
                <w:color w:val="000000"/>
                <w:lang w:val="en-NZ" w:eastAsia="en-NZ"/>
              </w:rPr>
              <w:t>1659</w:t>
            </w:r>
          </w:p>
        </w:tc>
        <w:tc>
          <w:tcPr>
            <w:tcW w:w="768" w:type="pct"/>
            <w:tcBorders>
              <w:top w:val="nil"/>
              <w:left w:val="nil"/>
              <w:bottom w:val="nil"/>
              <w:right w:val="nil"/>
            </w:tcBorders>
            <w:noWrap/>
            <w:vAlign w:val="center"/>
            <w:hideMark/>
          </w:tcPr>
          <w:p w14:paraId="13073BC7" w14:textId="3C885800" w:rsidR="00852448" w:rsidRPr="00225CA1" w:rsidRDefault="00852448" w:rsidP="00852448">
            <w:pPr>
              <w:jc w:val="right"/>
              <w:rPr>
                <w:color w:val="000000"/>
                <w:lang w:val="en-NZ" w:eastAsia="en-NZ"/>
              </w:rPr>
            </w:pPr>
            <w:r w:rsidRPr="00225CA1">
              <w:rPr>
                <w:color w:val="000000"/>
                <w:lang w:val="en-NZ" w:eastAsia="en-NZ"/>
              </w:rPr>
              <w:t>1659</w:t>
            </w:r>
          </w:p>
        </w:tc>
      </w:tr>
      <w:tr w:rsidR="00852448" w:rsidRPr="00225CA1" w14:paraId="27680850" w14:textId="0BB87B4D" w:rsidTr="007B514C">
        <w:trPr>
          <w:trHeight w:val="283"/>
        </w:trPr>
        <w:tc>
          <w:tcPr>
            <w:tcW w:w="393" w:type="pct"/>
            <w:tcBorders>
              <w:top w:val="nil"/>
              <w:left w:val="nil"/>
              <w:bottom w:val="single" w:sz="8" w:space="0" w:color="auto"/>
              <w:right w:val="nil"/>
            </w:tcBorders>
            <w:noWrap/>
            <w:vAlign w:val="center"/>
            <w:hideMark/>
          </w:tcPr>
          <w:p w14:paraId="149726C0" w14:textId="2C279867" w:rsidR="00852448" w:rsidRPr="00225CA1" w:rsidRDefault="00852448" w:rsidP="00852448">
            <w:pPr>
              <w:jc w:val="right"/>
              <w:rPr>
                <w:color w:val="000000"/>
                <w:lang w:val="en-NZ" w:eastAsia="en-NZ"/>
              </w:rPr>
            </w:pPr>
            <w:r w:rsidRPr="00225CA1">
              <w:rPr>
                <w:color w:val="000000"/>
                <w:lang w:val="en-NZ" w:eastAsia="en-NZ"/>
              </w:rPr>
              <w:t>2014</w:t>
            </w:r>
          </w:p>
        </w:tc>
        <w:tc>
          <w:tcPr>
            <w:tcW w:w="768" w:type="pct"/>
            <w:tcBorders>
              <w:top w:val="nil"/>
              <w:left w:val="nil"/>
              <w:bottom w:val="single" w:sz="8" w:space="0" w:color="auto"/>
              <w:right w:val="nil"/>
            </w:tcBorders>
            <w:noWrap/>
            <w:vAlign w:val="center"/>
            <w:hideMark/>
          </w:tcPr>
          <w:p w14:paraId="05B65C49" w14:textId="060E7E1D"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3FFF0967" w14:textId="7508D814"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361886B1" w14:textId="6F566449" w:rsidR="00852448" w:rsidRPr="00225CA1" w:rsidRDefault="00852448" w:rsidP="00852448">
            <w:pPr>
              <w:jc w:val="right"/>
              <w:rPr>
                <w:color w:val="000000"/>
                <w:lang w:val="en-NZ" w:eastAsia="en-NZ"/>
              </w:rPr>
            </w:pPr>
            <w:r w:rsidRPr="00225CA1">
              <w:rPr>
                <w:color w:val="000000"/>
                <w:lang w:val="en-NZ" w:eastAsia="en-NZ"/>
              </w:rPr>
              <w:t>100.0</w:t>
            </w:r>
          </w:p>
        </w:tc>
        <w:tc>
          <w:tcPr>
            <w:tcW w:w="768" w:type="pct"/>
            <w:tcBorders>
              <w:top w:val="nil"/>
              <w:left w:val="nil"/>
              <w:bottom w:val="single" w:sz="8" w:space="0" w:color="auto"/>
              <w:right w:val="nil"/>
            </w:tcBorders>
            <w:noWrap/>
            <w:vAlign w:val="center"/>
            <w:hideMark/>
          </w:tcPr>
          <w:p w14:paraId="65F3F8B5" w14:textId="60522972"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5B9931BC" w14:textId="4B0CEE07" w:rsidR="00852448" w:rsidRPr="00225CA1" w:rsidRDefault="00852448" w:rsidP="00852448">
            <w:pPr>
              <w:jc w:val="right"/>
              <w:rPr>
                <w:color w:val="000000"/>
                <w:lang w:val="en-NZ" w:eastAsia="en-NZ"/>
              </w:rPr>
            </w:pPr>
            <w:r w:rsidRPr="00225CA1">
              <w:rPr>
                <w:color w:val="000000"/>
                <w:lang w:val="en-NZ" w:eastAsia="en-NZ"/>
              </w:rPr>
              <w:t>1802</w:t>
            </w:r>
          </w:p>
        </w:tc>
        <w:tc>
          <w:tcPr>
            <w:tcW w:w="768" w:type="pct"/>
            <w:tcBorders>
              <w:top w:val="nil"/>
              <w:left w:val="nil"/>
              <w:bottom w:val="single" w:sz="8" w:space="0" w:color="auto"/>
              <w:right w:val="nil"/>
            </w:tcBorders>
            <w:noWrap/>
            <w:vAlign w:val="center"/>
            <w:hideMark/>
          </w:tcPr>
          <w:p w14:paraId="1F15EE6A" w14:textId="4A1466CC" w:rsidR="00852448" w:rsidRPr="00225CA1" w:rsidRDefault="00852448" w:rsidP="00852448">
            <w:pPr>
              <w:jc w:val="right"/>
              <w:rPr>
                <w:color w:val="000000"/>
                <w:lang w:val="en-NZ" w:eastAsia="en-NZ"/>
              </w:rPr>
            </w:pPr>
            <w:r w:rsidRPr="00225CA1">
              <w:rPr>
                <w:color w:val="000000"/>
                <w:lang w:val="en-NZ" w:eastAsia="en-NZ"/>
              </w:rPr>
              <w:t>1802</w:t>
            </w:r>
          </w:p>
        </w:tc>
      </w:tr>
    </w:tbl>
    <w:p w14:paraId="5D13BA8E" w14:textId="3F5EEE9F" w:rsidR="00852448" w:rsidRPr="00225CA1" w:rsidRDefault="00852448" w:rsidP="00852448">
      <w:pPr>
        <w:spacing w:after="160" w:line="259" w:lineRule="auto"/>
        <w:rPr>
          <w:lang w:val="en-AU" w:eastAsia="en-US"/>
        </w:rPr>
      </w:pPr>
      <w:bookmarkStart w:id="506" w:name="_Ref416459752"/>
      <w:r w:rsidRPr="00225CA1">
        <w:rPr>
          <w:lang w:val="en-AU" w:eastAsia="en-US"/>
        </w:rPr>
        <w:br w:type="page"/>
      </w:r>
    </w:p>
    <w:bookmarkEnd w:id="506"/>
    <w:p w14:paraId="58E8BD17" w14:textId="37F525B3" w:rsidR="00852448" w:rsidRPr="00225CA1" w:rsidRDefault="00852448" w:rsidP="00852448">
      <w:pPr>
        <w:keepNext/>
        <w:spacing w:after="200"/>
        <w:rPr>
          <w:i/>
          <w:iCs/>
          <w:color w:val="44546A"/>
          <w:sz w:val="18"/>
          <w:szCs w:val="18"/>
          <w:lang w:val="en-AU" w:eastAsia="en-US"/>
        </w:rPr>
      </w:pPr>
    </w:p>
    <w:p w14:paraId="73AAFD95" w14:textId="41DED86B" w:rsidR="00852448" w:rsidRPr="00225CA1" w:rsidRDefault="00852448" w:rsidP="00852448">
      <w:pPr>
        <w:keepNext/>
        <w:spacing w:after="200"/>
        <w:rPr>
          <w:i/>
          <w:iCs/>
          <w:color w:val="44546A"/>
          <w:sz w:val="18"/>
          <w:szCs w:val="18"/>
          <w:lang w:val="en-AU" w:eastAsia="en-US"/>
        </w:rPr>
      </w:pPr>
      <w:bookmarkStart w:id="507" w:name="_Ref417545536"/>
      <w:bookmarkStart w:id="508" w:name="_Toc455070221"/>
      <w:bookmarkStart w:id="509" w:name="_Toc469405565"/>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9</w:t>
      </w:r>
      <w:r w:rsidRPr="00225CA1">
        <w:rPr>
          <w:i/>
          <w:iCs/>
          <w:color w:val="44546A"/>
          <w:sz w:val="18"/>
          <w:szCs w:val="18"/>
          <w:lang w:val="en-AU" w:eastAsia="en-US"/>
        </w:rPr>
        <w:fldChar w:fldCharType="end"/>
      </w:r>
      <w:bookmarkEnd w:id="507"/>
      <w:r w:rsidRPr="00225CA1">
        <w:rPr>
          <w:i/>
          <w:iCs/>
          <w:color w:val="44546A"/>
          <w:sz w:val="18"/>
          <w:szCs w:val="18"/>
          <w:lang w:val="en-AU" w:eastAsia="en-US"/>
        </w:rPr>
        <w:t>: Comparison of field availability among the three fleets.</w:t>
      </w:r>
      <w:bookmarkEnd w:id="508"/>
      <w:bookmarkEnd w:id="509"/>
    </w:p>
    <w:tbl>
      <w:tblPr>
        <w:tblW w:w="0" w:type="auto"/>
        <w:tblInd w:w="2160" w:type="dxa"/>
        <w:tblLayout w:type="fixed"/>
        <w:tblCellMar>
          <w:left w:w="0" w:type="dxa"/>
          <w:right w:w="0" w:type="dxa"/>
        </w:tblCellMar>
        <w:tblLook w:val="04A0" w:firstRow="1" w:lastRow="0" w:firstColumn="1" w:lastColumn="0" w:noHBand="0" w:noVBand="1"/>
      </w:tblPr>
      <w:tblGrid>
        <w:gridCol w:w="2534"/>
        <w:gridCol w:w="801"/>
        <w:gridCol w:w="709"/>
        <w:gridCol w:w="708"/>
      </w:tblGrid>
      <w:tr w:rsidR="00852448" w:rsidRPr="00225CA1" w14:paraId="0F75AE89" w14:textId="0E2EF7B4" w:rsidTr="007B514C">
        <w:tc>
          <w:tcPr>
            <w:tcW w:w="2534" w:type="dxa"/>
            <w:tcBorders>
              <w:top w:val="single" w:sz="8" w:space="0" w:color="auto"/>
              <w:left w:val="single" w:sz="8" w:space="0" w:color="000000"/>
              <w:bottom w:val="single" w:sz="8" w:space="0" w:color="auto"/>
              <w:right w:val="single" w:sz="8" w:space="0" w:color="000000"/>
            </w:tcBorders>
            <w:tcMar>
              <w:top w:w="0" w:type="dxa"/>
              <w:left w:w="108" w:type="dxa"/>
              <w:bottom w:w="0" w:type="dxa"/>
              <w:right w:w="108" w:type="dxa"/>
            </w:tcMar>
            <w:hideMark/>
          </w:tcPr>
          <w:p w14:paraId="01CF425B" w14:textId="7F1C842E" w:rsidR="00852448" w:rsidRPr="00225CA1" w:rsidRDefault="00852448" w:rsidP="00852448">
            <w:pPr>
              <w:spacing w:before="100" w:beforeAutospacing="1"/>
              <w:jc w:val="center"/>
              <w:rPr>
                <w:color w:val="000000"/>
                <w:sz w:val="18"/>
                <w:szCs w:val="16"/>
                <w:lang w:val="en-AU" w:eastAsia="en-US"/>
              </w:rPr>
            </w:pPr>
            <w:r w:rsidRPr="00225CA1">
              <w:rPr>
                <w:b/>
                <w:bCs/>
                <w:color w:val="000000"/>
                <w:sz w:val="18"/>
                <w:szCs w:val="16"/>
                <w:lang w:val="en-AU" w:eastAsia="en-US"/>
              </w:rPr>
              <w:t>Items</w:t>
            </w:r>
          </w:p>
        </w:tc>
        <w:tc>
          <w:tcPr>
            <w:tcW w:w="801" w:type="dxa"/>
            <w:tcBorders>
              <w:top w:val="single" w:sz="8" w:space="0" w:color="auto"/>
              <w:left w:val="single" w:sz="12" w:space="0" w:color="auto"/>
              <w:bottom w:val="single" w:sz="8" w:space="0" w:color="auto"/>
              <w:right w:val="single" w:sz="12" w:space="0" w:color="auto"/>
            </w:tcBorders>
          </w:tcPr>
          <w:p w14:paraId="07314F0A" w14:textId="0407CF2D"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JP</w:t>
            </w:r>
          </w:p>
        </w:tc>
        <w:tc>
          <w:tcPr>
            <w:tcW w:w="709" w:type="dxa"/>
            <w:tcBorders>
              <w:top w:val="single" w:sz="8" w:space="0" w:color="auto"/>
              <w:left w:val="single" w:sz="12" w:space="0" w:color="auto"/>
              <w:bottom w:val="single" w:sz="8" w:space="0" w:color="auto"/>
              <w:right w:val="single" w:sz="12" w:space="0" w:color="auto"/>
            </w:tcBorders>
          </w:tcPr>
          <w:p w14:paraId="09B1EC09" w14:textId="3AA3AB91"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TW</w:t>
            </w:r>
          </w:p>
        </w:tc>
        <w:tc>
          <w:tcPr>
            <w:tcW w:w="708" w:type="dxa"/>
            <w:tcBorders>
              <w:top w:val="single" w:sz="8" w:space="0" w:color="auto"/>
              <w:left w:val="single" w:sz="12" w:space="0" w:color="auto"/>
              <w:bottom w:val="single" w:sz="8" w:space="0" w:color="auto"/>
              <w:right w:val="single" w:sz="12" w:space="0" w:color="auto"/>
            </w:tcBorders>
          </w:tcPr>
          <w:p w14:paraId="09B8BEA0" w14:textId="33F9B8B0" w:rsidR="00852448" w:rsidRPr="00225CA1" w:rsidRDefault="00852448" w:rsidP="00852448">
            <w:pPr>
              <w:spacing w:before="100" w:beforeAutospacing="1"/>
              <w:ind w:firstLineChars="50" w:firstLine="90"/>
              <w:rPr>
                <w:b/>
                <w:bCs/>
                <w:color w:val="000000"/>
                <w:sz w:val="18"/>
                <w:szCs w:val="16"/>
                <w:lang w:val="en-AU" w:eastAsia="en-US"/>
              </w:rPr>
            </w:pPr>
            <w:r w:rsidRPr="00225CA1">
              <w:rPr>
                <w:b/>
                <w:bCs/>
                <w:color w:val="000000"/>
                <w:sz w:val="18"/>
                <w:szCs w:val="16"/>
                <w:lang w:val="en-AU" w:eastAsia="en-US"/>
              </w:rPr>
              <w:t>KR</w:t>
            </w:r>
          </w:p>
        </w:tc>
      </w:tr>
      <w:tr w:rsidR="00852448" w:rsidRPr="00225CA1" w14:paraId="5A49001E" w14:textId="413C9ACB"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0B5895D" w14:textId="3AE17DF9" w:rsidR="00852448" w:rsidRPr="00225CA1" w:rsidRDefault="00852448" w:rsidP="00852448">
            <w:pPr>
              <w:spacing w:before="100" w:beforeAutospacing="1" w:after="100" w:afterAutospacing="1"/>
              <w:rPr>
                <w:color w:val="000000"/>
                <w:sz w:val="18"/>
                <w:szCs w:val="16"/>
                <w:lang w:val="en-AU" w:eastAsia="en-US"/>
              </w:rPr>
            </w:pPr>
            <w:r w:rsidRPr="00225CA1">
              <w:rPr>
                <w:color w:val="000000"/>
                <w:sz w:val="18"/>
                <w:szCs w:val="16"/>
                <w:lang w:val="en-AU" w:eastAsia="en-US"/>
              </w:rPr>
              <w:t>call sign</w:t>
            </w:r>
          </w:p>
        </w:tc>
        <w:tc>
          <w:tcPr>
            <w:tcW w:w="801" w:type="dxa"/>
            <w:tcBorders>
              <w:top w:val="nil"/>
              <w:left w:val="single" w:sz="12" w:space="0" w:color="auto"/>
              <w:bottom w:val="single" w:sz="8" w:space="0" w:color="000000"/>
              <w:right w:val="single" w:sz="12" w:space="0" w:color="auto"/>
            </w:tcBorders>
          </w:tcPr>
          <w:p w14:paraId="3F6389F1" w14:textId="77AA7B2B" w:rsidR="00852448" w:rsidRPr="00225CA1" w:rsidRDefault="00852448" w:rsidP="00852448">
            <w:pPr>
              <w:spacing w:after="100" w:afterAutospacing="1" w:line="276" w:lineRule="auto"/>
              <w:jc w:val="center"/>
              <w:rPr>
                <w:color w:val="000000"/>
                <w:sz w:val="18"/>
                <w:szCs w:val="16"/>
                <w:lang w:val="en-AU" w:eastAsia="en-US"/>
              </w:rPr>
            </w:pPr>
            <w:r w:rsidRPr="00225CA1">
              <w:rPr>
                <w:color w:val="000000"/>
                <w:sz w:val="18"/>
                <w:szCs w:val="16"/>
                <w:lang w:val="en-AU" w:eastAsia="en-US"/>
              </w:rPr>
              <w:t>1979-</w:t>
            </w:r>
          </w:p>
        </w:tc>
        <w:tc>
          <w:tcPr>
            <w:tcW w:w="709" w:type="dxa"/>
            <w:tcBorders>
              <w:top w:val="nil"/>
              <w:left w:val="single" w:sz="12" w:space="0" w:color="auto"/>
              <w:bottom w:val="single" w:sz="8" w:space="0" w:color="000000"/>
              <w:right w:val="single" w:sz="12" w:space="0" w:color="auto"/>
            </w:tcBorders>
          </w:tcPr>
          <w:p w14:paraId="68AFB9E1" w14:textId="624405EC" w:rsidR="00852448" w:rsidRPr="00225CA1" w:rsidRDefault="00852448" w:rsidP="00852448">
            <w:pPr>
              <w:spacing w:after="100" w:afterAutospacing="1" w:line="276" w:lineRule="auto"/>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387ACE4C" w14:textId="66A41EC0" w:rsidR="00852448" w:rsidRPr="00225CA1" w:rsidRDefault="00852448" w:rsidP="00852448">
            <w:pPr>
              <w:spacing w:after="100" w:afterAutospacing="1" w:line="276" w:lineRule="auto"/>
              <w:jc w:val="center"/>
              <w:rPr>
                <w:color w:val="000000"/>
                <w:sz w:val="18"/>
                <w:szCs w:val="16"/>
                <w:lang w:val="en-AU" w:eastAsia="en-US"/>
              </w:rPr>
            </w:pPr>
            <w:r w:rsidRPr="00225CA1">
              <w:rPr>
                <w:color w:val="000000"/>
                <w:sz w:val="18"/>
                <w:szCs w:val="16"/>
                <w:lang w:val="en-AU" w:eastAsia="en-US"/>
              </w:rPr>
              <w:t>Y</w:t>
            </w:r>
          </w:p>
        </w:tc>
      </w:tr>
      <w:tr w:rsidR="00852448" w:rsidRPr="00225CA1" w14:paraId="1165FC9C" w14:textId="02AA2FB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3D9655D1" w14:textId="4379FA7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operation date</w:t>
            </w:r>
          </w:p>
        </w:tc>
        <w:tc>
          <w:tcPr>
            <w:tcW w:w="801" w:type="dxa"/>
            <w:tcBorders>
              <w:top w:val="nil"/>
              <w:left w:val="single" w:sz="12" w:space="0" w:color="auto"/>
              <w:bottom w:val="single" w:sz="8" w:space="0" w:color="000000"/>
              <w:right w:val="single" w:sz="12" w:space="0" w:color="auto"/>
            </w:tcBorders>
          </w:tcPr>
          <w:p w14:paraId="4B670160" w14:textId="398B78E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9ACA088" w14:textId="36AB356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7E976761" w14:textId="612C7C5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019ABA6D" w14:textId="1729886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1098B6A1" w14:textId="55F4E508"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Location – 5x5</w:t>
            </w:r>
          </w:p>
        </w:tc>
        <w:tc>
          <w:tcPr>
            <w:tcW w:w="801" w:type="dxa"/>
            <w:tcBorders>
              <w:top w:val="nil"/>
              <w:left w:val="single" w:sz="12" w:space="0" w:color="auto"/>
              <w:bottom w:val="single" w:sz="8" w:space="0" w:color="000000"/>
              <w:right w:val="single" w:sz="12" w:space="0" w:color="auto"/>
            </w:tcBorders>
          </w:tcPr>
          <w:p w14:paraId="4DA2FCAE" w14:textId="2F03392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0C46FEA" w14:textId="29B558F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0B06092D" w14:textId="2D2247C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7A1A5735" w14:textId="09413F2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27EE939F" w14:textId="2F626D6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Location – 1x1</w:t>
            </w:r>
          </w:p>
        </w:tc>
        <w:tc>
          <w:tcPr>
            <w:tcW w:w="801" w:type="dxa"/>
            <w:tcBorders>
              <w:top w:val="nil"/>
              <w:left w:val="single" w:sz="12" w:space="0" w:color="auto"/>
              <w:bottom w:val="single" w:sz="8" w:space="0" w:color="000000"/>
              <w:right w:val="single" w:sz="12" w:space="0" w:color="auto"/>
            </w:tcBorders>
          </w:tcPr>
          <w:p w14:paraId="06A1F672" w14:textId="6E0AB7D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E78392D" w14:textId="2C3AB2C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1994-</w:t>
            </w:r>
          </w:p>
        </w:tc>
        <w:tc>
          <w:tcPr>
            <w:tcW w:w="708" w:type="dxa"/>
            <w:tcBorders>
              <w:top w:val="nil"/>
              <w:left w:val="single" w:sz="12" w:space="0" w:color="auto"/>
              <w:bottom w:val="single" w:sz="8" w:space="0" w:color="000000"/>
              <w:right w:val="single" w:sz="12" w:space="0" w:color="auto"/>
            </w:tcBorders>
          </w:tcPr>
          <w:p w14:paraId="35362AF2" w14:textId="62E86A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1EBC8B59" w14:textId="3F172B5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F908F87" w14:textId="272027C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no. of hooks between float</w:t>
            </w:r>
          </w:p>
        </w:tc>
        <w:tc>
          <w:tcPr>
            <w:tcW w:w="801" w:type="dxa"/>
            <w:tcBorders>
              <w:top w:val="nil"/>
              <w:left w:val="single" w:sz="12" w:space="0" w:color="auto"/>
              <w:bottom w:val="single" w:sz="8" w:space="0" w:color="000000"/>
              <w:right w:val="single" w:sz="12" w:space="0" w:color="auto"/>
            </w:tcBorders>
          </w:tcPr>
          <w:p w14:paraId="47DF10E0" w14:textId="17A23BF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w:t>
            </w:r>
          </w:p>
        </w:tc>
        <w:tc>
          <w:tcPr>
            <w:tcW w:w="709" w:type="dxa"/>
            <w:tcBorders>
              <w:top w:val="nil"/>
              <w:left w:val="single" w:sz="12" w:space="0" w:color="auto"/>
              <w:bottom w:val="single" w:sz="8" w:space="0" w:color="000000"/>
              <w:right w:val="single" w:sz="12" w:space="0" w:color="auto"/>
            </w:tcBorders>
          </w:tcPr>
          <w:p w14:paraId="53972B41" w14:textId="45E2F0D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w:t>
            </w:r>
          </w:p>
        </w:tc>
        <w:tc>
          <w:tcPr>
            <w:tcW w:w="708" w:type="dxa"/>
            <w:tcBorders>
              <w:top w:val="nil"/>
              <w:left w:val="single" w:sz="12" w:space="0" w:color="auto"/>
              <w:bottom w:val="single" w:sz="8" w:space="0" w:color="000000"/>
              <w:right w:val="single" w:sz="12" w:space="0" w:color="auto"/>
            </w:tcBorders>
          </w:tcPr>
          <w:p w14:paraId="69633A32" w14:textId="2E3EED0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&amp;</w:t>
            </w:r>
          </w:p>
        </w:tc>
      </w:tr>
      <w:tr w:rsidR="00852448" w:rsidRPr="00225CA1" w14:paraId="5713214C" w14:textId="708D035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23AA07C" w14:textId="76E6524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total no. of hooks per set</w:t>
            </w:r>
          </w:p>
        </w:tc>
        <w:tc>
          <w:tcPr>
            <w:tcW w:w="801" w:type="dxa"/>
            <w:tcBorders>
              <w:top w:val="nil"/>
              <w:left w:val="single" w:sz="12" w:space="0" w:color="auto"/>
              <w:bottom w:val="single" w:sz="8" w:space="0" w:color="000000"/>
              <w:right w:val="single" w:sz="12" w:space="0" w:color="auto"/>
            </w:tcBorders>
          </w:tcPr>
          <w:p w14:paraId="5E2B9601" w14:textId="7CEED43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9267FDA" w14:textId="71512AC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65039FB7" w14:textId="51E2456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1C636FFB" w14:textId="5844518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13F13714" w14:textId="6CC5FDAA"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albacore catch in number</w:t>
            </w:r>
          </w:p>
        </w:tc>
        <w:tc>
          <w:tcPr>
            <w:tcW w:w="801" w:type="dxa"/>
            <w:tcBorders>
              <w:top w:val="nil"/>
              <w:left w:val="single" w:sz="12" w:space="0" w:color="auto"/>
              <w:bottom w:val="single" w:sz="8" w:space="0" w:color="000000"/>
              <w:right w:val="single" w:sz="12" w:space="0" w:color="auto"/>
            </w:tcBorders>
          </w:tcPr>
          <w:p w14:paraId="27DAC545" w14:textId="02A1538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ECEBB17" w14:textId="020E23C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2BEC1EB9" w14:textId="737E886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4C2D154E" w14:textId="0FBC036C"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DCBC2AE" w14:textId="4FF8600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bigeye catch in number</w:t>
            </w:r>
          </w:p>
        </w:tc>
        <w:tc>
          <w:tcPr>
            <w:tcW w:w="801" w:type="dxa"/>
            <w:tcBorders>
              <w:top w:val="nil"/>
              <w:left w:val="single" w:sz="12" w:space="0" w:color="auto"/>
              <w:bottom w:val="single" w:sz="8" w:space="0" w:color="000000"/>
              <w:right w:val="single" w:sz="12" w:space="0" w:color="auto"/>
            </w:tcBorders>
          </w:tcPr>
          <w:p w14:paraId="7CF86686" w14:textId="0688473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6082104C" w14:textId="35216AB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78B829EB" w14:textId="5E08B95D"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3E1485B1" w14:textId="47B4E924"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789731C4" w14:textId="3ADC098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yellowfin catch in number</w:t>
            </w:r>
          </w:p>
        </w:tc>
        <w:tc>
          <w:tcPr>
            <w:tcW w:w="801" w:type="dxa"/>
            <w:tcBorders>
              <w:top w:val="nil"/>
              <w:left w:val="single" w:sz="12" w:space="0" w:color="auto"/>
              <w:bottom w:val="single" w:sz="8" w:space="0" w:color="000000"/>
              <w:right w:val="single" w:sz="12" w:space="0" w:color="auto"/>
            </w:tcBorders>
          </w:tcPr>
          <w:p w14:paraId="5B5D23A3" w14:textId="2666118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1F2D12BD" w14:textId="34BA41B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1F348D11" w14:textId="687766F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7CF38512" w14:textId="3ABAB129"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45999D7" w14:textId="5BDAAB9C"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southern bluefin catch in number</w:t>
            </w:r>
          </w:p>
        </w:tc>
        <w:tc>
          <w:tcPr>
            <w:tcW w:w="801" w:type="dxa"/>
            <w:tcBorders>
              <w:top w:val="nil"/>
              <w:left w:val="single" w:sz="12" w:space="0" w:color="auto"/>
              <w:bottom w:val="single" w:sz="8" w:space="0" w:color="000000"/>
              <w:right w:val="single" w:sz="12" w:space="0" w:color="auto"/>
            </w:tcBorders>
          </w:tcPr>
          <w:p w14:paraId="6C6F8BF8" w14:textId="6EF65A1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E599226" w14:textId="7BEBDE3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1994-</w:t>
            </w:r>
          </w:p>
        </w:tc>
        <w:tc>
          <w:tcPr>
            <w:tcW w:w="708" w:type="dxa"/>
            <w:tcBorders>
              <w:top w:val="nil"/>
              <w:left w:val="single" w:sz="12" w:space="0" w:color="auto"/>
              <w:bottom w:val="single" w:sz="8" w:space="0" w:color="000000"/>
              <w:right w:val="single" w:sz="12" w:space="0" w:color="auto"/>
            </w:tcBorders>
          </w:tcPr>
          <w:p w14:paraId="1D486265" w14:textId="22B9533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64139BE9" w14:textId="183928A6" w:rsidTr="007B514C">
        <w:tc>
          <w:tcPr>
            <w:tcW w:w="2534"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2544EF37" w14:textId="272B4A9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tuna catch in number</w:t>
            </w:r>
          </w:p>
        </w:tc>
        <w:tc>
          <w:tcPr>
            <w:tcW w:w="801" w:type="dxa"/>
            <w:tcBorders>
              <w:top w:val="nil"/>
              <w:left w:val="single" w:sz="12" w:space="0" w:color="auto"/>
              <w:bottom w:val="single" w:sz="8" w:space="0" w:color="auto"/>
              <w:right w:val="single" w:sz="12" w:space="0" w:color="auto"/>
            </w:tcBorders>
          </w:tcPr>
          <w:p w14:paraId="6099C534" w14:textId="42DA1EE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auto"/>
              <w:right w:val="single" w:sz="12" w:space="0" w:color="auto"/>
            </w:tcBorders>
          </w:tcPr>
          <w:p w14:paraId="062F4CE3" w14:textId="44E09B2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auto"/>
              <w:right w:val="single" w:sz="12" w:space="0" w:color="auto"/>
            </w:tcBorders>
          </w:tcPr>
          <w:p w14:paraId="5FA550A4" w14:textId="77ABE33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57D003FC" w14:textId="536CF458"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5F512EE8" w14:textId="63D9367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swordfish catch in number</w:t>
            </w:r>
          </w:p>
        </w:tc>
        <w:tc>
          <w:tcPr>
            <w:tcW w:w="801" w:type="dxa"/>
            <w:tcBorders>
              <w:top w:val="nil"/>
              <w:left w:val="single" w:sz="12" w:space="0" w:color="auto"/>
              <w:bottom w:val="single" w:sz="8" w:space="0" w:color="000000"/>
              <w:right w:val="single" w:sz="12" w:space="0" w:color="auto"/>
            </w:tcBorders>
          </w:tcPr>
          <w:p w14:paraId="48815E63" w14:textId="1F0AEB4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260EC938" w14:textId="00F145F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204A273D" w14:textId="43168EB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FD8CE39" w14:textId="3B00B609"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235B68F" w14:textId="15E6A352"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striped marlin catch in number</w:t>
            </w:r>
          </w:p>
        </w:tc>
        <w:tc>
          <w:tcPr>
            <w:tcW w:w="801" w:type="dxa"/>
            <w:tcBorders>
              <w:top w:val="nil"/>
              <w:left w:val="single" w:sz="12" w:space="0" w:color="auto"/>
              <w:bottom w:val="single" w:sz="8" w:space="0" w:color="000000"/>
              <w:right w:val="single" w:sz="12" w:space="0" w:color="auto"/>
            </w:tcBorders>
          </w:tcPr>
          <w:p w14:paraId="41A967E3" w14:textId="4C1441F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1B034470" w14:textId="4033EEB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67652F69" w14:textId="23597C4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ADC3AAD" w14:textId="24E54832"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2B6C3CF2" w14:textId="25544ABE"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blue marlin catch in number</w:t>
            </w:r>
          </w:p>
        </w:tc>
        <w:tc>
          <w:tcPr>
            <w:tcW w:w="801" w:type="dxa"/>
            <w:tcBorders>
              <w:top w:val="nil"/>
              <w:left w:val="single" w:sz="12" w:space="0" w:color="auto"/>
              <w:bottom w:val="single" w:sz="8" w:space="0" w:color="000000"/>
              <w:right w:val="single" w:sz="12" w:space="0" w:color="auto"/>
            </w:tcBorders>
          </w:tcPr>
          <w:p w14:paraId="726ADA64" w14:textId="2DC41B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08491D4D" w14:textId="576CBF2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77F5C6E5" w14:textId="01EE0FE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344C5A67" w14:textId="122FD931"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5DC3BF82" w14:textId="0B0F64E3"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black marlin catch in number</w:t>
            </w:r>
          </w:p>
        </w:tc>
        <w:tc>
          <w:tcPr>
            <w:tcW w:w="801" w:type="dxa"/>
            <w:tcBorders>
              <w:top w:val="nil"/>
              <w:left w:val="single" w:sz="12" w:space="0" w:color="auto"/>
              <w:bottom w:val="single" w:sz="8" w:space="0" w:color="000000"/>
              <w:right w:val="single" w:sz="12" w:space="0" w:color="auto"/>
            </w:tcBorders>
          </w:tcPr>
          <w:p w14:paraId="3996D510" w14:textId="689DFDD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6A78A3CC" w14:textId="1020868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3130B2E9" w14:textId="4AD616A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0C1ACC5" w14:textId="0516BCE0"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7034FF60" w14:textId="50ABDC14"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sailfish catch in numbers</w:t>
            </w:r>
          </w:p>
        </w:tc>
        <w:tc>
          <w:tcPr>
            <w:tcW w:w="801" w:type="dxa"/>
            <w:tcBorders>
              <w:top w:val="nil"/>
              <w:left w:val="single" w:sz="12" w:space="0" w:color="auto"/>
              <w:bottom w:val="single" w:sz="8" w:space="0" w:color="000000"/>
              <w:right w:val="single" w:sz="12" w:space="0" w:color="auto"/>
            </w:tcBorders>
          </w:tcPr>
          <w:p w14:paraId="3C35FD89" w14:textId="6C26DCB4"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000000"/>
              <w:right w:val="single" w:sz="12" w:space="0" w:color="auto"/>
            </w:tcBorders>
          </w:tcPr>
          <w:p w14:paraId="7E4C4DC1" w14:textId="29EDE5BF"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w:t>
            </w:r>
          </w:p>
        </w:tc>
        <w:tc>
          <w:tcPr>
            <w:tcW w:w="708" w:type="dxa"/>
            <w:tcBorders>
              <w:top w:val="nil"/>
              <w:left w:val="single" w:sz="12" w:space="0" w:color="auto"/>
              <w:bottom w:val="single" w:sz="8" w:space="0" w:color="000000"/>
              <w:right w:val="single" w:sz="12" w:space="0" w:color="auto"/>
            </w:tcBorders>
          </w:tcPr>
          <w:p w14:paraId="504FCEE9" w14:textId="269389B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5BCACEF9" w14:textId="698204DF" w:rsidTr="007B514C">
        <w:tc>
          <w:tcPr>
            <w:tcW w:w="2534"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410DB92A" w14:textId="545881DD"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skipjack catch in number</w:t>
            </w:r>
          </w:p>
        </w:tc>
        <w:tc>
          <w:tcPr>
            <w:tcW w:w="801" w:type="dxa"/>
            <w:tcBorders>
              <w:top w:val="nil"/>
              <w:left w:val="single" w:sz="12" w:space="0" w:color="auto"/>
              <w:bottom w:val="single" w:sz="8" w:space="0" w:color="auto"/>
              <w:right w:val="single" w:sz="12" w:space="0" w:color="auto"/>
            </w:tcBorders>
          </w:tcPr>
          <w:p w14:paraId="4685518E" w14:textId="627AE6B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auto"/>
              <w:right w:val="single" w:sz="12" w:space="0" w:color="auto"/>
            </w:tcBorders>
          </w:tcPr>
          <w:p w14:paraId="03969180" w14:textId="1FF27FE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auto"/>
              <w:right w:val="single" w:sz="12" w:space="0" w:color="auto"/>
            </w:tcBorders>
          </w:tcPr>
          <w:p w14:paraId="425897F8" w14:textId="3521B74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4C431111" w14:textId="3DC81906"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0E73040C" w14:textId="2F362EA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shark catch in number</w:t>
            </w:r>
          </w:p>
        </w:tc>
        <w:tc>
          <w:tcPr>
            <w:tcW w:w="801" w:type="dxa"/>
            <w:tcBorders>
              <w:top w:val="nil"/>
              <w:left w:val="single" w:sz="12" w:space="0" w:color="auto"/>
              <w:bottom w:val="single" w:sz="8" w:space="0" w:color="000000"/>
              <w:right w:val="single" w:sz="12" w:space="0" w:color="auto"/>
            </w:tcBorders>
          </w:tcPr>
          <w:p w14:paraId="6D6EEED0" w14:textId="4CA83CA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000000"/>
              <w:right w:val="single" w:sz="12" w:space="0" w:color="auto"/>
            </w:tcBorders>
          </w:tcPr>
          <w:p w14:paraId="53CC9314" w14:textId="6D2C45F5"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8" w:type="dxa"/>
            <w:tcBorders>
              <w:top w:val="nil"/>
              <w:left w:val="single" w:sz="12" w:space="0" w:color="auto"/>
              <w:bottom w:val="single" w:sz="8" w:space="0" w:color="000000"/>
              <w:right w:val="single" w:sz="12" w:space="0" w:color="auto"/>
            </w:tcBorders>
          </w:tcPr>
          <w:p w14:paraId="6A33474C" w14:textId="5684C00A"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r>
      <w:tr w:rsidR="00852448" w:rsidRPr="00225CA1" w14:paraId="28B949B6" w14:textId="7B5FA94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3F28694" w14:textId="4074C968"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other species catch in number</w:t>
            </w:r>
          </w:p>
        </w:tc>
        <w:tc>
          <w:tcPr>
            <w:tcW w:w="801" w:type="dxa"/>
            <w:tcBorders>
              <w:top w:val="nil"/>
              <w:left w:val="single" w:sz="12" w:space="0" w:color="auto"/>
              <w:bottom w:val="single" w:sz="8" w:space="0" w:color="000000"/>
              <w:right w:val="single" w:sz="12" w:space="0" w:color="auto"/>
            </w:tcBorders>
          </w:tcPr>
          <w:p w14:paraId="4A21A798" w14:textId="5B5F6688"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9" w:type="dxa"/>
            <w:tcBorders>
              <w:top w:val="nil"/>
              <w:left w:val="single" w:sz="12" w:space="0" w:color="auto"/>
              <w:bottom w:val="single" w:sz="8" w:space="0" w:color="000000"/>
              <w:right w:val="single" w:sz="12" w:space="0" w:color="auto"/>
            </w:tcBorders>
          </w:tcPr>
          <w:p w14:paraId="0827452B" w14:textId="5928D4A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r w:rsidRPr="00225CA1">
              <w:rPr>
                <w:color w:val="000000"/>
                <w:sz w:val="18"/>
                <w:szCs w:val="16"/>
                <w:vertAlign w:val="superscript"/>
                <w:lang w:val="en-AU" w:eastAsia="en-US"/>
              </w:rPr>
              <w:t>1</w:t>
            </w:r>
          </w:p>
        </w:tc>
        <w:tc>
          <w:tcPr>
            <w:tcW w:w="708" w:type="dxa"/>
            <w:tcBorders>
              <w:top w:val="nil"/>
              <w:left w:val="single" w:sz="12" w:space="0" w:color="auto"/>
              <w:bottom w:val="single" w:sz="8" w:space="0" w:color="000000"/>
              <w:right w:val="single" w:sz="12" w:space="0" w:color="auto"/>
            </w:tcBorders>
          </w:tcPr>
          <w:p w14:paraId="65953904" w14:textId="1190CEF1"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r w:rsidRPr="00225CA1">
              <w:rPr>
                <w:color w:val="000000"/>
                <w:sz w:val="18"/>
                <w:szCs w:val="16"/>
                <w:vertAlign w:val="superscript"/>
                <w:lang w:val="en-AU" w:eastAsia="en-US"/>
              </w:rPr>
              <w:t>1</w:t>
            </w:r>
          </w:p>
        </w:tc>
      </w:tr>
      <w:tr w:rsidR="00852448" w:rsidRPr="00225CA1" w14:paraId="1A7FE6B7" w14:textId="1D5091AE"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674D9D3D" w14:textId="1FEDC556"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Pacific saury</w:t>
            </w:r>
          </w:p>
        </w:tc>
        <w:tc>
          <w:tcPr>
            <w:tcW w:w="801" w:type="dxa"/>
            <w:tcBorders>
              <w:top w:val="nil"/>
              <w:left w:val="single" w:sz="12" w:space="0" w:color="auto"/>
              <w:bottom w:val="single" w:sz="8" w:space="0" w:color="000000"/>
              <w:right w:val="single" w:sz="12" w:space="0" w:color="auto"/>
            </w:tcBorders>
          </w:tcPr>
          <w:p w14:paraId="27960A00" w14:textId="7FB8451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20A5780" w14:textId="5B3F5CD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21CB9781" w14:textId="28D8B97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26D11357" w14:textId="0799BFD7"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7C2AC75" w14:textId="36F18C90"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mackerel</w:t>
            </w:r>
          </w:p>
        </w:tc>
        <w:tc>
          <w:tcPr>
            <w:tcW w:w="801" w:type="dxa"/>
            <w:tcBorders>
              <w:top w:val="nil"/>
              <w:left w:val="single" w:sz="12" w:space="0" w:color="auto"/>
              <w:bottom w:val="single" w:sz="8" w:space="0" w:color="000000"/>
              <w:right w:val="single" w:sz="12" w:space="0" w:color="auto"/>
            </w:tcBorders>
          </w:tcPr>
          <w:p w14:paraId="425EE443" w14:textId="6BAA4DA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4D67BD6C" w14:textId="7F72A5C2"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1FDAC555" w14:textId="6C4E016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3091C3CC" w14:textId="166D59E2" w:rsidTr="007B514C">
        <w:trPr>
          <w:trHeight w:val="50"/>
        </w:trPr>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tcPr>
          <w:p w14:paraId="3DDFB2B1" w14:textId="30615DB8"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squid</w:t>
            </w:r>
          </w:p>
        </w:tc>
        <w:tc>
          <w:tcPr>
            <w:tcW w:w="801" w:type="dxa"/>
            <w:tcBorders>
              <w:top w:val="nil"/>
              <w:left w:val="single" w:sz="12" w:space="0" w:color="auto"/>
              <w:bottom w:val="single" w:sz="8" w:space="0" w:color="000000"/>
              <w:right w:val="single" w:sz="12" w:space="0" w:color="auto"/>
            </w:tcBorders>
          </w:tcPr>
          <w:p w14:paraId="49D71215" w14:textId="225521AE"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5ADD8B0A" w14:textId="36F9CEC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002BEF8E" w14:textId="287E7579"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410DD291" w14:textId="4B26ED5A" w:rsidTr="007B514C">
        <w:tc>
          <w:tcPr>
            <w:tcW w:w="2534" w:type="dxa"/>
            <w:tcBorders>
              <w:top w:val="nil"/>
              <w:left w:val="single" w:sz="8" w:space="0" w:color="000000"/>
              <w:bottom w:val="single" w:sz="8" w:space="0" w:color="auto"/>
              <w:right w:val="single" w:sz="8" w:space="0" w:color="000000"/>
            </w:tcBorders>
            <w:tcMar>
              <w:top w:w="0" w:type="dxa"/>
              <w:left w:w="108" w:type="dxa"/>
              <w:bottom w:w="0" w:type="dxa"/>
              <w:right w:w="108" w:type="dxa"/>
            </w:tcMar>
            <w:hideMark/>
          </w:tcPr>
          <w:p w14:paraId="63113F34" w14:textId="7C1DEC0B"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milkfish</w:t>
            </w:r>
          </w:p>
        </w:tc>
        <w:tc>
          <w:tcPr>
            <w:tcW w:w="801" w:type="dxa"/>
            <w:tcBorders>
              <w:top w:val="nil"/>
              <w:left w:val="single" w:sz="12" w:space="0" w:color="auto"/>
              <w:bottom w:val="single" w:sz="8" w:space="0" w:color="auto"/>
              <w:right w:val="single" w:sz="12" w:space="0" w:color="auto"/>
            </w:tcBorders>
          </w:tcPr>
          <w:p w14:paraId="27B28ACE" w14:textId="22F56400"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auto"/>
              <w:right w:val="single" w:sz="12" w:space="0" w:color="auto"/>
            </w:tcBorders>
          </w:tcPr>
          <w:p w14:paraId="0783BD4F" w14:textId="3B0A0D2C"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auto"/>
              <w:right w:val="single" w:sz="12" w:space="0" w:color="auto"/>
            </w:tcBorders>
          </w:tcPr>
          <w:p w14:paraId="64022337" w14:textId="0BA81B2B"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r w:rsidR="00852448" w:rsidRPr="00225CA1" w14:paraId="43BBB6BE" w14:textId="59B8C6A5" w:rsidTr="007B514C">
        <w:tc>
          <w:tcPr>
            <w:tcW w:w="2534" w:type="dxa"/>
            <w:tcBorders>
              <w:top w:val="nil"/>
              <w:left w:val="single" w:sz="8" w:space="0" w:color="000000"/>
              <w:bottom w:val="single" w:sz="8" w:space="0" w:color="000000"/>
              <w:right w:val="single" w:sz="8" w:space="0" w:color="000000"/>
            </w:tcBorders>
            <w:tcMar>
              <w:top w:w="0" w:type="dxa"/>
              <w:left w:w="108" w:type="dxa"/>
              <w:bottom w:w="0" w:type="dxa"/>
              <w:right w:w="108" w:type="dxa"/>
            </w:tcMar>
            <w:hideMark/>
          </w:tcPr>
          <w:p w14:paraId="4A53D97F" w14:textId="2F6C8065" w:rsidR="00852448" w:rsidRPr="00225CA1" w:rsidRDefault="00852448" w:rsidP="00852448">
            <w:pPr>
              <w:spacing w:before="100" w:beforeAutospacing="1"/>
              <w:rPr>
                <w:color w:val="000000"/>
                <w:sz w:val="18"/>
                <w:szCs w:val="16"/>
                <w:lang w:val="en-AU" w:eastAsia="en-US"/>
              </w:rPr>
            </w:pPr>
            <w:r w:rsidRPr="00225CA1">
              <w:rPr>
                <w:color w:val="000000"/>
                <w:sz w:val="18"/>
                <w:szCs w:val="16"/>
                <w:lang w:val="en-AU" w:eastAsia="en-US"/>
              </w:rPr>
              <w:t>Bait type: others</w:t>
            </w:r>
          </w:p>
        </w:tc>
        <w:tc>
          <w:tcPr>
            <w:tcW w:w="801" w:type="dxa"/>
            <w:tcBorders>
              <w:top w:val="nil"/>
              <w:left w:val="single" w:sz="12" w:space="0" w:color="auto"/>
              <w:bottom w:val="single" w:sz="8" w:space="0" w:color="000000"/>
              <w:right w:val="single" w:sz="12" w:space="0" w:color="auto"/>
            </w:tcBorders>
          </w:tcPr>
          <w:p w14:paraId="0DCBA84B" w14:textId="70866F57"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Y</w:t>
            </w:r>
          </w:p>
        </w:tc>
        <w:tc>
          <w:tcPr>
            <w:tcW w:w="709" w:type="dxa"/>
            <w:tcBorders>
              <w:top w:val="nil"/>
              <w:left w:val="single" w:sz="12" w:space="0" w:color="auto"/>
              <w:bottom w:val="single" w:sz="8" w:space="0" w:color="000000"/>
              <w:right w:val="single" w:sz="12" w:space="0" w:color="auto"/>
            </w:tcBorders>
          </w:tcPr>
          <w:p w14:paraId="5903FFD7" w14:textId="706A55D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c>
          <w:tcPr>
            <w:tcW w:w="708" w:type="dxa"/>
            <w:tcBorders>
              <w:top w:val="nil"/>
              <w:left w:val="single" w:sz="12" w:space="0" w:color="auto"/>
              <w:bottom w:val="single" w:sz="8" w:space="0" w:color="000000"/>
              <w:right w:val="single" w:sz="12" w:space="0" w:color="auto"/>
            </w:tcBorders>
          </w:tcPr>
          <w:p w14:paraId="097AB699" w14:textId="3A6BEEE6" w:rsidR="00852448" w:rsidRPr="00225CA1" w:rsidRDefault="00852448" w:rsidP="00852448">
            <w:pPr>
              <w:spacing w:before="100" w:beforeAutospacing="1"/>
              <w:jc w:val="center"/>
              <w:rPr>
                <w:color w:val="000000"/>
                <w:sz w:val="18"/>
                <w:szCs w:val="16"/>
                <w:lang w:val="en-AU" w:eastAsia="en-US"/>
              </w:rPr>
            </w:pPr>
            <w:r w:rsidRPr="00225CA1">
              <w:rPr>
                <w:color w:val="000000"/>
                <w:sz w:val="18"/>
                <w:szCs w:val="16"/>
                <w:lang w:val="en-AU" w:eastAsia="en-US"/>
              </w:rPr>
              <w:t>N</w:t>
            </w:r>
          </w:p>
        </w:tc>
      </w:tr>
    </w:tbl>
    <w:p w14:paraId="135E627B" w14:textId="20A980A9" w:rsidR="00852448" w:rsidRPr="00225CA1" w:rsidRDefault="00852448" w:rsidP="00852448">
      <w:pPr>
        <w:spacing w:after="160" w:line="259" w:lineRule="auto"/>
        <w:rPr>
          <w:lang w:val="en-AU" w:eastAsia="en-US"/>
        </w:rPr>
      </w:pPr>
    </w:p>
    <w:p w14:paraId="26F4B8CA" w14:textId="21B98945" w:rsidR="00852448" w:rsidRPr="00225CA1" w:rsidRDefault="00852448" w:rsidP="00852448">
      <w:pPr>
        <w:spacing w:after="160" w:line="259" w:lineRule="auto"/>
        <w:rPr>
          <w:lang w:val="en-AU" w:eastAsia="en-US"/>
        </w:rPr>
      </w:pPr>
      <w:r w:rsidRPr="00225CA1">
        <w:rPr>
          <w:lang w:val="en-AU" w:eastAsia="en-US"/>
        </w:rPr>
        <w:t>* High coverage since 1971, variable earlier</w:t>
      </w:r>
    </w:p>
    <w:p w14:paraId="1561E864" w14:textId="0D405178" w:rsidR="00852448" w:rsidRPr="00225CA1" w:rsidRDefault="00852448" w:rsidP="00852448">
      <w:pPr>
        <w:spacing w:after="160" w:line="259" w:lineRule="auto"/>
        <w:rPr>
          <w:lang w:val="en-AU" w:eastAsia="en-US"/>
        </w:rPr>
      </w:pPr>
      <w:r w:rsidRPr="00225CA1">
        <w:rPr>
          <w:lang w:val="en-AU" w:eastAsia="en-US"/>
        </w:rPr>
        <w:t># Coverage increasing from 1994 to reach 100% by 2003</w:t>
      </w:r>
    </w:p>
    <w:p w14:paraId="681CF0FC" w14:textId="77821C71" w:rsidR="00852448" w:rsidRPr="00225CA1" w:rsidRDefault="00852448" w:rsidP="00852448">
      <w:pPr>
        <w:spacing w:after="160" w:line="259" w:lineRule="auto"/>
        <w:rPr>
          <w:lang w:val="en-AU" w:eastAsia="en-US"/>
        </w:rPr>
      </w:pPr>
      <w:r w:rsidRPr="00225CA1">
        <w:rPr>
          <w:lang w:val="en-AU" w:eastAsia="en-US"/>
        </w:rPr>
        <w:t xml:space="preserve">&amp; number of floats reported for full dataset, and HBF estimated as HBF= hooks/floats </w:t>
      </w:r>
    </w:p>
    <w:p w14:paraId="3955D747" w14:textId="558A0F90" w:rsidR="00852448" w:rsidRPr="00225CA1" w:rsidRDefault="00852448" w:rsidP="00852448">
      <w:pPr>
        <w:spacing w:after="160" w:line="259" w:lineRule="auto"/>
        <w:rPr>
          <w:lang w:val="en-AU" w:eastAsia="en-US"/>
        </w:rPr>
      </w:pPr>
      <w:r w:rsidRPr="00225CA1">
        <w:rPr>
          <w:lang w:val="en-AU" w:eastAsia="en-US"/>
        </w:rPr>
        <w:t>$ No field for SBT before 1994, only reported when skipper changed the field code</w:t>
      </w:r>
    </w:p>
    <w:p w14:paraId="2D308F91" w14:textId="2C83F289" w:rsidR="00852448" w:rsidRPr="00225CA1" w:rsidRDefault="00852448" w:rsidP="00852448">
      <w:pPr>
        <w:spacing w:after="160" w:line="259" w:lineRule="auto"/>
        <w:rPr>
          <w:lang w:val="en-AU" w:eastAsia="en-US"/>
        </w:rPr>
      </w:pPr>
      <w:r w:rsidRPr="00225CA1">
        <w:rPr>
          <w:lang w:val="en-AU" w:eastAsia="en-US"/>
        </w:rPr>
        <w:t>^ Reported in ‘other billfish catch’</w:t>
      </w:r>
    </w:p>
    <w:p w14:paraId="3B00802C" w14:textId="20F4C868" w:rsidR="00852448" w:rsidRPr="00225CA1" w:rsidRDefault="00852448" w:rsidP="00852448">
      <w:pPr>
        <w:spacing w:after="160" w:line="259" w:lineRule="auto"/>
        <w:rPr>
          <w:lang w:val="en-AU" w:eastAsia="en-US"/>
        </w:rPr>
      </w:pPr>
      <w:r w:rsidRPr="00225CA1">
        <w:rPr>
          <w:vertAlign w:val="superscript"/>
          <w:lang w:val="en-AU" w:eastAsia="en-US"/>
        </w:rPr>
        <w:t>1</w:t>
      </w:r>
      <w:r w:rsidRPr="00225CA1">
        <w:rPr>
          <w:lang w:val="en-AU" w:eastAsia="en-US"/>
        </w:rPr>
        <w:t xml:space="preserve"> Different species mix between TW and KR. </w:t>
      </w:r>
    </w:p>
    <w:p w14:paraId="1D41F14D" w14:textId="78FAAC67" w:rsidR="00852448" w:rsidRPr="00225CA1" w:rsidRDefault="00852448" w:rsidP="00852448">
      <w:pPr>
        <w:spacing w:after="160" w:line="259" w:lineRule="auto"/>
        <w:rPr>
          <w:del w:id="510" w:author="JPapp" w:date="2016-12-13T14:45:00Z"/>
          <w:i/>
          <w:iCs/>
          <w:color w:val="44546A"/>
          <w:sz w:val="18"/>
          <w:szCs w:val="18"/>
          <w:lang w:val="en-AU" w:eastAsia="en-US"/>
        </w:rPr>
        <w:sectPr w:rsidR="00852448" w:rsidRPr="00225CA1" w:rsidSect="007B514C">
          <w:pgSz w:w="11906" w:h="16838"/>
          <w:pgMar w:top="1440" w:right="1440" w:bottom="1440" w:left="1440" w:header="709" w:footer="709" w:gutter="0"/>
          <w:cols w:space="708"/>
          <w:docGrid w:linePitch="360"/>
        </w:sectPr>
      </w:pPr>
      <w:r w:rsidRPr="00225CA1">
        <w:rPr>
          <w:lang w:val="en-AU" w:eastAsia="en-US"/>
        </w:rPr>
        <w:br w:type="page"/>
      </w:r>
      <w:bookmarkStart w:id="511" w:name="_Ref417129052"/>
    </w:p>
    <w:bookmarkEnd w:id="511"/>
    <w:p w14:paraId="05D2DE3C" w14:textId="43B4D8E3" w:rsidR="00852448" w:rsidRPr="00225CA1" w:rsidRDefault="00852448" w:rsidP="00852448">
      <w:pPr>
        <w:keepNext/>
        <w:spacing w:after="200"/>
        <w:rPr>
          <w:i/>
          <w:iCs/>
          <w:color w:val="44546A"/>
          <w:sz w:val="18"/>
          <w:szCs w:val="18"/>
          <w:lang w:val="en-AU" w:eastAsia="en-US"/>
        </w:rPr>
      </w:pPr>
    </w:p>
    <w:p w14:paraId="05A44D50" w14:textId="19CACD98" w:rsidR="00852448" w:rsidRPr="00225CA1" w:rsidRDefault="00852448" w:rsidP="00852448">
      <w:pPr>
        <w:keepNext/>
        <w:spacing w:after="200"/>
        <w:rPr>
          <w:del w:id="512" w:author="JPapp" w:date="2016-12-13T14:45:00Z"/>
          <w:i/>
          <w:iCs/>
          <w:color w:val="44546A"/>
          <w:sz w:val="18"/>
          <w:szCs w:val="18"/>
          <w:lang w:val="en-AU" w:eastAsia="en-US"/>
        </w:rPr>
      </w:pPr>
      <w:bookmarkStart w:id="513" w:name="_Toc469405566"/>
      <w:bookmarkStart w:id="514" w:name="_Ref417560118"/>
      <w:bookmarkStart w:id="515" w:name="_Ref454881838"/>
      <w:bookmarkStart w:id="516" w:name="_Toc455070222"/>
      <w:r w:rsidRPr="00225CA1">
        <w:rPr>
          <w:i/>
          <w:iCs/>
          <w:color w:val="44546A"/>
          <w:sz w:val="18"/>
          <w:szCs w:val="18"/>
          <w:lang w:val="en-AU" w:eastAsia="en-US"/>
        </w:rPr>
        <w:t xml:space="preserve">Table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Table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10</w:t>
      </w:r>
      <w:bookmarkEnd w:id="513"/>
      <w:r w:rsidRPr="00225CA1">
        <w:rPr>
          <w:i/>
          <w:iCs/>
          <w:color w:val="44546A"/>
          <w:sz w:val="18"/>
          <w:szCs w:val="18"/>
          <w:lang w:val="en-AU" w:eastAsia="en-US"/>
        </w:rPr>
        <w:fldChar w:fldCharType="end"/>
      </w:r>
      <w:bookmarkEnd w:id="514"/>
      <w:bookmarkEnd w:id="515"/>
      <w:del w:id="517" w:author="JPapp" w:date="2016-12-13T14:45:00Z">
        <w:r w:rsidRPr="00225CA1">
          <w:rPr>
            <w:i/>
            <w:iCs/>
            <w:color w:val="44546A"/>
            <w:sz w:val="18"/>
            <w:szCs w:val="18"/>
            <w:lang w:val="en-AU" w:eastAsia="en-US"/>
          </w:rPr>
          <w:delText>: For Taiwanese effort in the south-western region 3, average percentage of each species per set, by cluster, as estimated by 6 clustering methods.</w:delText>
        </w:r>
      </w:del>
    </w:p>
    <w:tbl>
      <w:tblPr>
        <w:tblStyle w:val="TableGridLight2"/>
        <w:tblW w:w="4802" w:type="pct"/>
        <w:tblCellMar>
          <w:left w:w="57" w:type="dxa"/>
          <w:right w:w="57" w:type="dxa"/>
        </w:tblCellMar>
        <w:tblLook w:val="04A0" w:firstRow="1" w:lastRow="0" w:firstColumn="1" w:lastColumn="0" w:noHBand="0" w:noVBand="1"/>
      </w:tblPr>
      <w:tblGrid>
        <w:gridCol w:w="419"/>
        <w:gridCol w:w="775"/>
        <w:gridCol w:w="877"/>
        <w:gridCol w:w="874"/>
        <w:gridCol w:w="874"/>
        <w:gridCol w:w="872"/>
        <w:gridCol w:w="874"/>
        <w:gridCol w:w="869"/>
        <w:gridCol w:w="869"/>
        <w:gridCol w:w="872"/>
        <w:gridCol w:w="869"/>
        <w:gridCol w:w="872"/>
        <w:gridCol w:w="869"/>
        <w:gridCol w:w="872"/>
        <w:gridCol w:w="868"/>
        <w:gridCol w:w="871"/>
      </w:tblGrid>
      <w:tr w:rsidR="00852448" w:rsidRPr="00225CA1" w14:paraId="1148EDE9" w14:textId="6B08AF7C" w:rsidTr="007B514C">
        <w:trPr>
          <w:trHeight w:val="340"/>
          <w:del w:id="518" w:author="JPapp" w:date="2016-12-13T14:45:00Z"/>
        </w:trPr>
        <w:tc>
          <w:tcPr>
            <w:tcW w:w="156" w:type="pct"/>
            <w:tcBorders>
              <w:top w:val="single" w:sz="4" w:space="0" w:color="auto"/>
              <w:bottom w:val="single" w:sz="4" w:space="0" w:color="auto"/>
            </w:tcBorders>
            <w:noWrap/>
            <w:vAlign w:val="center"/>
            <w:hideMark/>
          </w:tcPr>
          <w:p w14:paraId="0B369B4E" w14:textId="553F5EF6" w:rsidR="00852448" w:rsidRPr="00225CA1" w:rsidRDefault="00852448" w:rsidP="00852448">
            <w:pPr>
              <w:spacing w:line="259" w:lineRule="auto"/>
              <w:jc w:val="right"/>
              <w:rPr>
                <w:del w:id="519" w:author="JPapp" w:date="2016-12-13T14:45:00Z"/>
                <w:rFonts w:ascii="Times New Roman" w:hAnsi="Times New Roman"/>
                <w:b/>
                <w:sz w:val="20"/>
              </w:rPr>
            </w:pPr>
          </w:p>
        </w:tc>
        <w:tc>
          <w:tcPr>
            <w:tcW w:w="289" w:type="pct"/>
            <w:tcBorders>
              <w:top w:val="single" w:sz="4" w:space="0" w:color="auto"/>
              <w:bottom w:val="single" w:sz="4" w:space="0" w:color="auto"/>
            </w:tcBorders>
            <w:noWrap/>
            <w:vAlign w:val="center"/>
            <w:hideMark/>
          </w:tcPr>
          <w:p w14:paraId="48F0BD60" w14:textId="7B2AE020" w:rsidR="00852448" w:rsidRPr="00225CA1" w:rsidRDefault="00852448" w:rsidP="00852448">
            <w:pPr>
              <w:spacing w:line="259" w:lineRule="auto"/>
              <w:jc w:val="right"/>
              <w:rPr>
                <w:del w:id="520" w:author="JPapp" w:date="2016-12-13T14:45:00Z"/>
                <w:rFonts w:ascii="Times New Roman" w:hAnsi="Times New Roman"/>
                <w:b/>
                <w:sz w:val="20"/>
                <w:lang w:val="en-AU"/>
              </w:rPr>
            </w:pPr>
            <w:del w:id="521" w:author="JPapp" w:date="2016-12-13T14:45:00Z">
              <w:r w:rsidRPr="00225CA1">
                <w:rPr>
                  <w:rFonts w:ascii="Times New Roman" w:hAnsi="Times New Roman"/>
                  <w:b/>
                  <w:sz w:val="20"/>
                  <w:lang w:val="en-AU"/>
                </w:rPr>
                <w:delText>cluster</w:delText>
              </w:r>
            </w:del>
          </w:p>
        </w:tc>
        <w:tc>
          <w:tcPr>
            <w:tcW w:w="327" w:type="pct"/>
            <w:tcBorders>
              <w:top w:val="single" w:sz="4" w:space="0" w:color="auto"/>
              <w:bottom w:val="single" w:sz="4" w:space="0" w:color="auto"/>
            </w:tcBorders>
            <w:noWrap/>
            <w:vAlign w:val="center"/>
            <w:hideMark/>
          </w:tcPr>
          <w:p w14:paraId="569DF500" w14:textId="36E526E2" w:rsidR="00852448" w:rsidRPr="00225CA1" w:rsidRDefault="00852448" w:rsidP="00852448">
            <w:pPr>
              <w:spacing w:line="259" w:lineRule="auto"/>
              <w:jc w:val="right"/>
              <w:rPr>
                <w:del w:id="522" w:author="JPapp" w:date="2016-12-13T14:45:00Z"/>
                <w:rFonts w:ascii="Times New Roman" w:hAnsi="Times New Roman"/>
                <w:b/>
                <w:sz w:val="20"/>
                <w:lang w:val="en-AU"/>
              </w:rPr>
            </w:pPr>
            <w:del w:id="523" w:author="JPapp" w:date="2016-12-13T14:45:00Z">
              <w:r w:rsidRPr="00225CA1">
                <w:rPr>
                  <w:rFonts w:ascii="Times New Roman" w:hAnsi="Times New Roman"/>
                  <w:b/>
                  <w:sz w:val="20"/>
                  <w:lang w:val="en-AU"/>
                </w:rPr>
                <w:delText>alb</w:delText>
              </w:r>
            </w:del>
          </w:p>
        </w:tc>
        <w:tc>
          <w:tcPr>
            <w:tcW w:w="326" w:type="pct"/>
            <w:tcBorders>
              <w:top w:val="single" w:sz="4" w:space="0" w:color="auto"/>
              <w:bottom w:val="single" w:sz="4" w:space="0" w:color="auto"/>
            </w:tcBorders>
            <w:noWrap/>
            <w:vAlign w:val="center"/>
            <w:hideMark/>
          </w:tcPr>
          <w:p w14:paraId="04CCD4C6" w14:textId="10117E4D" w:rsidR="00852448" w:rsidRPr="00225CA1" w:rsidRDefault="00852448" w:rsidP="00852448">
            <w:pPr>
              <w:spacing w:line="259" w:lineRule="auto"/>
              <w:jc w:val="right"/>
              <w:rPr>
                <w:del w:id="524" w:author="JPapp" w:date="2016-12-13T14:45:00Z"/>
                <w:rFonts w:ascii="Times New Roman" w:hAnsi="Times New Roman"/>
                <w:b/>
                <w:sz w:val="20"/>
                <w:lang w:val="en-AU"/>
              </w:rPr>
            </w:pPr>
            <w:del w:id="525" w:author="JPapp" w:date="2016-12-13T14:45:00Z">
              <w:r w:rsidRPr="00225CA1">
                <w:rPr>
                  <w:rFonts w:ascii="Times New Roman" w:hAnsi="Times New Roman"/>
                  <w:b/>
                  <w:sz w:val="20"/>
                  <w:lang w:val="en-AU"/>
                </w:rPr>
                <w:delText>bet</w:delText>
              </w:r>
            </w:del>
          </w:p>
        </w:tc>
        <w:tc>
          <w:tcPr>
            <w:tcW w:w="326" w:type="pct"/>
            <w:tcBorders>
              <w:top w:val="single" w:sz="4" w:space="0" w:color="auto"/>
              <w:bottom w:val="single" w:sz="4" w:space="0" w:color="auto"/>
            </w:tcBorders>
            <w:noWrap/>
            <w:vAlign w:val="center"/>
            <w:hideMark/>
          </w:tcPr>
          <w:p w14:paraId="410B6641" w14:textId="0A270D6B" w:rsidR="00852448" w:rsidRPr="00225CA1" w:rsidRDefault="00852448" w:rsidP="00852448">
            <w:pPr>
              <w:spacing w:line="259" w:lineRule="auto"/>
              <w:jc w:val="right"/>
              <w:rPr>
                <w:del w:id="526" w:author="JPapp" w:date="2016-12-13T14:45:00Z"/>
                <w:rFonts w:ascii="Times New Roman" w:hAnsi="Times New Roman"/>
                <w:b/>
                <w:sz w:val="20"/>
                <w:lang w:val="en-AU"/>
              </w:rPr>
            </w:pPr>
            <w:del w:id="527" w:author="JPapp" w:date="2016-12-13T14:45:00Z">
              <w:r w:rsidRPr="00225CA1">
                <w:rPr>
                  <w:rFonts w:ascii="Times New Roman" w:hAnsi="Times New Roman"/>
                  <w:b/>
                  <w:sz w:val="20"/>
                  <w:lang w:val="en-AU"/>
                </w:rPr>
                <w:delText>yft</w:delText>
              </w:r>
            </w:del>
          </w:p>
        </w:tc>
        <w:tc>
          <w:tcPr>
            <w:tcW w:w="325" w:type="pct"/>
            <w:tcBorders>
              <w:top w:val="single" w:sz="4" w:space="0" w:color="auto"/>
              <w:bottom w:val="single" w:sz="4" w:space="0" w:color="auto"/>
            </w:tcBorders>
            <w:noWrap/>
            <w:vAlign w:val="center"/>
            <w:hideMark/>
          </w:tcPr>
          <w:p w14:paraId="6D5E9989" w14:textId="173A7340" w:rsidR="00852448" w:rsidRPr="00225CA1" w:rsidRDefault="00852448" w:rsidP="00852448">
            <w:pPr>
              <w:spacing w:line="259" w:lineRule="auto"/>
              <w:jc w:val="right"/>
              <w:rPr>
                <w:del w:id="528" w:author="JPapp" w:date="2016-12-13T14:45:00Z"/>
                <w:rFonts w:ascii="Times New Roman" w:hAnsi="Times New Roman"/>
                <w:b/>
                <w:sz w:val="20"/>
                <w:lang w:val="en-AU"/>
              </w:rPr>
            </w:pPr>
            <w:del w:id="529" w:author="JPapp" w:date="2016-12-13T14:45:00Z">
              <w:r w:rsidRPr="00225CA1">
                <w:rPr>
                  <w:rFonts w:ascii="Times New Roman" w:hAnsi="Times New Roman"/>
                  <w:b/>
                  <w:sz w:val="20"/>
                  <w:lang w:val="en-AU"/>
                </w:rPr>
                <w:delText>ott</w:delText>
              </w:r>
            </w:del>
          </w:p>
        </w:tc>
        <w:tc>
          <w:tcPr>
            <w:tcW w:w="326" w:type="pct"/>
            <w:tcBorders>
              <w:top w:val="single" w:sz="4" w:space="0" w:color="auto"/>
              <w:bottom w:val="single" w:sz="4" w:space="0" w:color="auto"/>
            </w:tcBorders>
            <w:noWrap/>
            <w:vAlign w:val="center"/>
            <w:hideMark/>
          </w:tcPr>
          <w:p w14:paraId="61351960" w14:textId="38642CA0" w:rsidR="00852448" w:rsidRPr="00225CA1" w:rsidRDefault="00852448" w:rsidP="00852448">
            <w:pPr>
              <w:spacing w:line="259" w:lineRule="auto"/>
              <w:jc w:val="right"/>
              <w:rPr>
                <w:del w:id="530" w:author="JPapp" w:date="2016-12-13T14:45:00Z"/>
                <w:rFonts w:ascii="Times New Roman" w:hAnsi="Times New Roman"/>
                <w:b/>
                <w:sz w:val="20"/>
                <w:lang w:val="en-AU"/>
              </w:rPr>
            </w:pPr>
            <w:del w:id="531" w:author="JPapp" w:date="2016-12-13T14:45:00Z">
              <w:r w:rsidRPr="00225CA1">
                <w:rPr>
                  <w:rFonts w:ascii="Times New Roman" w:hAnsi="Times New Roman"/>
                  <w:b/>
                  <w:sz w:val="20"/>
                  <w:lang w:val="en-AU"/>
                </w:rPr>
                <w:delText>swo</w:delText>
              </w:r>
            </w:del>
          </w:p>
        </w:tc>
        <w:tc>
          <w:tcPr>
            <w:tcW w:w="324" w:type="pct"/>
            <w:tcBorders>
              <w:top w:val="single" w:sz="4" w:space="0" w:color="auto"/>
              <w:bottom w:val="single" w:sz="4" w:space="0" w:color="auto"/>
            </w:tcBorders>
            <w:noWrap/>
            <w:vAlign w:val="center"/>
            <w:hideMark/>
          </w:tcPr>
          <w:p w14:paraId="4D1B5469" w14:textId="7610CFD0" w:rsidR="00852448" w:rsidRPr="00225CA1" w:rsidRDefault="00852448" w:rsidP="00852448">
            <w:pPr>
              <w:spacing w:line="259" w:lineRule="auto"/>
              <w:jc w:val="right"/>
              <w:rPr>
                <w:del w:id="532" w:author="JPapp" w:date="2016-12-13T14:45:00Z"/>
                <w:rFonts w:ascii="Times New Roman" w:hAnsi="Times New Roman"/>
                <w:b/>
                <w:sz w:val="20"/>
                <w:lang w:val="en-AU"/>
              </w:rPr>
            </w:pPr>
            <w:del w:id="533" w:author="JPapp" w:date="2016-12-13T14:45:00Z">
              <w:r w:rsidRPr="00225CA1">
                <w:rPr>
                  <w:rFonts w:ascii="Times New Roman" w:hAnsi="Times New Roman"/>
                  <w:b/>
                  <w:sz w:val="20"/>
                  <w:lang w:val="en-AU"/>
                </w:rPr>
                <w:delText>mls</w:delText>
              </w:r>
            </w:del>
          </w:p>
        </w:tc>
        <w:tc>
          <w:tcPr>
            <w:tcW w:w="324" w:type="pct"/>
            <w:tcBorders>
              <w:top w:val="single" w:sz="4" w:space="0" w:color="auto"/>
              <w:bottom w:val="single" w:sz="4" w:space="0" w:color="auto"/>
            </w:tcBorders>
            <w:noWrap/>
            <w:vAlign w:val="center"/>
            <w:hideMark/>
          </w:tcPr>
          <w:p w14:paraId="2C822680" w14:textId="7E0148A8" w:rsidR="00852448" w:rsidRPr="00225CA1" w:rsidRDefault="00852448" w:rsidP="00852448">
            <w:pPr>
              <w:spacing w:line="259" w:lineRule="auto"/>
              <w:jc w:val="right"/>
              <w:rPr>
                <w:del w:id="534" w:author="JPapp" w:date="2016-12-13T14:45:00Z"/>
                <w:rFonts w:ascii="Times New Roman" w:hAnsi="Times New Roman"/>
                <w:b/>
                <w:sz w:val="20"/>
                <w:lang w:val="en-AU"/>
              </w:rPr>
            </w:pPr>
            <w:del w:id="535" w:author="JPapp" w:date="2016-12-13T14:45:00Z">
              <w:r w:rsidRPr="00225CA1">
                <w:rPr>
                  <w:rFonts w:ascii="Times New Roman" w:hAnsi="Times New Roman"/>
                  <w:b/>
                  <w:sz w:val="20"/>
                  <w:lang w:val="en-AU"/>
                </w:rPr>
                <w:delText>bum</w:delText>
              </w:r>
            </w:del>
          </w:p>
        </w:tc>
        <w:tc>
          <w:tcPr>
            <w:tcW w:w="325" w:type="pct"/>
            <w:tcBorders>
              <w:top w:val="single" w:sz="4" w:space="0" w:color="auto"/>
              <w:bottom w:val="single" w:sz="4" w:space="0" w:color="auto"/>
            </w:tcBorders>
            <w:noWrap/>
            <w:vAlign w:val="center"/>
            <w:hideMark/>
          </w:tcPr>
          <w:p w14:paraId="180BB4A0" w14:textId="124D5D07" w:rsidR="00852448" w:rsidRPr="00225CA1" w:rsidRDefault="00852448" w:rsidP="00852448">
            <w:pPr>
              <w:spacing w:line="259" w:lineRule="auto"/>
              <w:jc w:val="right"/>
              <w:rPr>
                <w:del w:id="536" w:author="JPapp" w:date="2016-12-13T14:45:00Z"/>
                <w:rFonts w:ascii="Times New Roman" w:hAnsi="Times New Roman"/>
                <w:b/>
                <w:sz w:val="20"/>
                <w:lang w:val="en-AU"/>
              </w:rPr>
            </w:pPr>
            <w:del w:id="537" w:author="JPapp" w:date="2016-12-13T14:45:00Z">
              <w:r w:rsidRPr="00225CA1">
                <w:rPr>
                  <w:rFonts w:ascii="Times New Roman" w:hAnsi="Times New Roman"/>
                  <w:b/>
                  <w:sz w:val="20"/>
                  <w:lang w:val="en-AU"/>
                </w:rPr>
                <w:delText>blm</w:delText>
              </w:r>
            </w:del>
          </w:p>
        </w:tc>
        <w:tc>
          <w:tcPr>
            <w:tcW w:w="324" w:type="pct"/>
            <w:tcBorders>
              <w:top w:val="single" w:sz="4" w:space="0" w:color="auto"/>
              <w:bottom w:val="single" w:sz="4" w:space="0" w:color="auto"/>
            </w:tcBorders>
            <w:noWrap/>
            <w:vAlign w:val="center"/>
            <w:hideMark/>
          </w:tcPr>
          <w:p w14:paraId="141D137A" w14:textId="3CF6A318" w:rsidR="00852448" w:rsidRPr="00225CA1" w:rsidRDefault="00852448" w:rsidP="00852448">
            <w:pPr>
              <w:spacing w:line="259" w:lineRule="auto"/>
              <w:jc w:val="right"/>
              <w:rPr>
                <w:del w:id="538" w:author="JPapp" w:date="2016-12-13T14:45:00Z"/>
                <w:rFonts w:ascii="Times New Roman" w:hAnsi="Times New Roman"/>
                <w:b/>
                <w:sz w:val="20"/>
                <w:lang w:val="en-AU"/>
              </w:rPr>
            </w:pPr>
            <w:del w:id="539" w:author="JPapp" w:date="2016-12-13T14:45:00Z">
              <w:r w:rsidRPr="00225CA1">
                <w:rPr>
                  <w:rFonts w:ascii="Times New Roman" w:hAnsi="Times New Roman"/>
                  <w:b/>
                  <w:sz w:val="20"/>
                  <w:lang w:val="en-AU"/>
                </w:rPr>
                <w:delText>otb</w:delText>
              </w:r>
            </w:del>
          </w:p>
        </w:tc>
        <w:tc>
          <w:tcPr>
            <w:tcW w:w="325" w:type="pct"/>
            <w:tcBorders>
              <w:top w:val="single" w:sz="4" w:space="0" w:color="auto"/>
              <w:bottom w:val="single" w:sz="4" w:space="0" w:color="auto"/>
            </w:tcBorders>
            <w:noWrap/>
            <w:vAlign w:val="center"/>
            <w:hideMark/>
          </w:tcPr>
          <w:p w14:paraId="3A80EF62" w14:textId="5CDBA97B" w:rsidR="00852448" w:rsidRPr="00225CA1" w:rsidRDefault="00852448" w:rsidP="00852448">
            <w:pPr>
              <w:spacing w:line="259" w:lineRule="auto"/>
              <w:jc w:val="right"/>
              <w:rPr>
                <w:del w:id="540" w:author="JPapp" w:date="2016-12-13T14:45:00Z"/>
                <w:rFonts w:ascii="Times New Roman" w:hAnsi="Times New Roman"/>
                <w:b/>
                <w:sz w:val="20"/>
                <w:lang w:val="en-AU"/>
              </w:rPr>
            </w:pPr>
            <w:del w:id="541" w:author="JPapp" w:date="2016-12-13T14:45:00Z">
              <w:r w:rsidRPr="00225CA1">
                <w:rPr>
                  <w:rFonts w:ascii="Times New Roman" w:hAnsi="Times New Roman"/>
                  <w:b/>
                  <w:sz w:val="20"/>
                  <w:lang w:val="en-AU"/>
                </w:rPr>
                <w:delText>skj</w:delText>
              </w:r>
            </w:del>
          </w:p>
        </w:tc>
        <w:tc>
          <w:tcPr>
            <w:tcW w:w="324" w:type="pct"/>
            <w:tcBorders>
              <w:top w:val="single" w:sz="4" w:space="0" w:color="auto"/>
              <w:bottom w:val="single" w:sz="4" w:space="0" w:color="auto"/>
            </w:tcBorders>
            <w:noWrap/>
            <w:vAlign w:val="center"/>
            <w:hideMark/>
          </w:tcPr>
          <w:p w14:paraId="7F6C680D" w14:textId="7201C4BF" w:rsidR="00852448" w:rsidRPr="00225CA1" w:rsidRDefault="00852448" w:rsidP="00852448">
            <w:pPr>
              <w:spacing w:line="259" w:lineRule="auto"/>
              <w:jc w:val="right"/>
              <w:rPr>
                <w:del w:id="542" w:author="JPapp" w:date="2016-12-13T14:45:00Z"/>
                <w:rFonts w:ascii="Times New Roman" w:hAnsi="Times New Roman"/>
                <w:b/>
                <w:sz w:val="20"/>
                <w:lang w:val="en-AU"/>
              </w:rPr>
            </w:pPr>
            <w:del w:id="543" w:author="JPapp" w:date="2016-12-13T14:45:00Z">
              <w:r w:rsidRPr="00225CA1">
                <w:rPr>
                  <w:rFonts w:ascii="Times New Roman" w:hAnsi="Times New Roman"/>
                  <w:b/>
                  <w:sz w:val="20"/>
                  <w:lang w:val="en-AU"/>
                </w:rPr>
                <w:delText>sha</w:delText>
              </w:r>
            </w:del>
          </w:p>
        </w:tc>
        <w:tc>
          <w:tcPr>
            <w:tcW w:w="325" w:type="pct"/>
            <w:tcBorders>
              <w:top w:val="single" w:sz="4" w:space="0" w:color="auto"/>
              <w:bottom w:val="single" w:sz="4" w:space="0" w:color="auto"/>
            </w:tcBorders>
            <w:noWrap/>
            <w:vAlign w:val="center"/>
            <w:hideMark/>
          </w:tcPr>
          <w:p w14:paraId="7CE0B8AC" w14:textId="48E5D743" w:rsidR="00852448" w:rsidRPr="00225CA1" w:rsidRDefault="00852448" w:rsidP="00852448">
            <w:pPr>
              <w:spacing w:line="259" w:lineRule="auto"/>
              <w:jc w:val="right"/>
              <w:rPr>
                <w:del w:id="544" w:author="JPapp" w:date="2016-12-13T14:45:00Z"/>
                <w:rFonts w:ascii="Times New Roman" w:hAnsi="Times New Roman"/>
                <w:b/>
                <w:sz w:val="20"/>
                <w:lang w:val="en-AU"/>
              </w:rPr>
            </w:pPr>
            <w:del w:id="545" w:author="JPapp" w:date="2016-12-13T14:45:00Z">
              <w:r w:rsidRPr="00225CA1">
                <w:rPr>
                  <w:rFonts w:ascii="Times New Roman" w:hAnsi="Times New Roman"/>
                  <w:b/>
                  <w:sz w:val="20"/>
                  <w:lang w:val="en-AU"/>
                </w:rPr>
                <w:delText>oth</w:delText>
              </w:r>
            </w:del>
          </w:p>
        </w:tc>
        <w:tc>
          <w:tcPr>
            <w:tcW w:w="324" w:type="pct"/>
            <w:tcBorders>
              <w:top w:val="single" w:sz="4" w:space="0" w:color="auto"/>
              <w:bottom w:val="single" w:sz="4" w:space="0" w:color="auto"/>
            </w:tcBorders>
            <w:noWrap/>
            <w:vAlign w:val="center"/>
            <w:hideMark/>
          </w:tcPr>
          <w:p w14:paraId="5419ABB9" w14:textId="347FF331" w:rsidR="00852448" w:rsidRPr="00225CA1" w:rsidRDefault="00852448" w:rsidP="00852448">
            <w:pPr>
              <w:spacing w:line="259" w:lineRule="auto"/>
              <w:jc w:val="right"/>
              <w:rPr>
                <w:del w:id="546" w:author="JPapp" w:date="2016-12-13T14:45:00Z"/>
                <w:rFonts w:ascii="Times New Roman" w:hAnsi="Times New Roman"/>
                <w:b/>
                <w:sz w:val="20"/>
                <w:lang w:val="en-AU"/>
              </w:rPr>
            </w:pPr>
            <w:del w:id="547" w:author="JPapp" w:date="2016-12-13T14:45:00Z">
              <w:r w:rsidRPr="00225CA1">
                <w:rPr>
                  <w:rFonts w:ascii="Times New Roman" w:hAnsi="Times New Roman"/>
                  <w:b/>
                  <w:sz w:val="20"/>
                  <w:lang w:val="en-AU"/>
                </w:rPr>
                <w:delText>sbt</w:delText>
              </w:r>
            </w:del>
          </w:p>
        </w:tc>
        <w:tc>
          <w:tcPr>
            <w:tcW w:w="325" w:type="pct"/>
            <w:tcBorders>
              <w:top w:val="single" w:sz="4" w:space="0" w:color="auto"/>
              <w:bottom w:val="single" w:sz="4" w:space="0" w:color="auto"/>
            </w:tcBorders>
            <w:noWrap/>
            <w:vAlign w:val="center"/>
            <w:hideMark/>
          </w:tcPr>
          <w:p w14:paraId="77DDC12E" w14:textId="2BA16E14" w:rsidR="00852448" w:rsidRPr="00225CA1" w:rsidRDefault="00852448" w:rsidP="00852448">
            <w:pPr>
              <w:spacing w:line="259" w:lineRule="auto"/>
              <w:jc w:val="right"/>
              <w:rPr>
                <w:del w:id="548" w:author="JPapp" w:date="2016-12-13T14:45:00Z"/>
                <w:rFonts w:ascii="Times New Roman" w:hAnsi="Times New Roman"/>
                <w:b/>
                <w:sz w:val="20"/>
                <w:lang w:val="en-AU"/>
              </w:rPr>
            </w:pPr>
            <w:del w:id="549" w:author="JPapp" w:date="2016-12-13T14:45:00Z">
              <w:r w:rsidRPr="00225CA1">
                <w:rPr>
                  <w:rFonts w:ascii="Times New Roman" w:hAnsi="Times New Roman"/>
                  <w:b/>
                  <w:sz w:val="20"/>
                  <w:lang w:val="en-AU"/>
                </w:rPr>
                <w:delText>ctype</w:delText>
              </w:r>
            </w:del>
          </w:p>
        </w:tc>
      </w:tr>
      <w:tr w:rsidR="00852448" w:rsidRPr="00225CA1" w14:paraId="3D5C1AEB" w14:textId="5F03AD0C" w:rsidTr="00852448">
        <w:trPr>
          <w:trHeight w:val="340"/>
          <w:del w:id="550" w:author="JPapp" w:date="2016-12-13T14:45:00Z"/>
        </w:trPr>
        <w:tc>
          <w:tcPr>
            <w:tcW w:w="156" w:type="pct"/>
            <w:shd w:val="clear" w:color="auto" w:fill="F2F2F2"/>
            <w:noWrap/>
            <w:vAlign w:val="center"/>
            <w:hideMark/>
          </w:tcPr>
          <w:p w14:paraId="5899E151" w14:textId="5565456C" w:rsidR="00852448" w:rsidRPr="00225CA1" w:rsidRDefault="00852448" w:rsidP="00852448">
            <w:pPr>
              <w:spacing w:line="259" w:lineRule="auto"/>
              <w:jc w:val="right"/>
              <w:rPr>
                <w:del w:id="551" w:author="JPapp" w:date="2016-12-13T14:45:00Z"/>
                <w:rFonts w:ascii="Times New Roman" w:hAnsi="Times New Roman"/>
                <w:sz w:val="20"/>
                <w:lang w:val="en-AU"/>
              </w:rPr>
            </w:pPr>
            <w:del w:id="552" w:author="JPapp" w:date="2016-12-13T14:45:00Z">
              <w:r w:rsidRPr="00225CA1">
                <w:rPr>
                  <w:rFonts w:ascii="Times New Roman" w:hAnsi="Times New Roman"/>
                  <w:sz w:val="20"/>
                  <w:lang w:val="en-AU"/>
                </w:rPr>
                <w:delText>7</w:delText>
              </w:r>
            </w:del>
          </w:p>
        </w:tc>
        <w:tc>
          <w:tcPr>
            <w:tcW w:w="289" w:type="pct"/>
            <w:shd w:val="clear" w:color="auto" w:fill="F2F2F2"/>
            <w:noWrap/>
            <w:vAlign w:val="center"/>
            <w:hideMark/>
          </w:tcPr>
          <w:p w14:paraId="2265B313" w14:textId="29252E4E" w:rsidR="00852448" w:rsidRPr="00225CA1" w:rsidRDefault="00852448" w:rsidP="00852448">
            <w:pPr>
              <w:spacing w:line="259" w:lineRule="auto"/>
              <w:jc w:val="right"/>
              <w:rPr>
                <w:del w:id="553" w:author="JPapp" w:date="2016-12-13T14:45:00Z"/>
                <w:rFonts w:ascii="Times New Roman" w:hAnsi="Times New Roman"/>
                <w:sz w:val="20"/>
                <w:lang w:val="en-AU"/>
              </w:rPr>
            </w:pPr>
            <w:del w:id="554" w:author="JPapp" w:date="2016-12-13T14:45:00Z">
              <w:r w:rsidRPr="00225CA1">
                <w:rPr>
                  <w:rFonts w:ascii="Times New Roman" w:hAnsi="Times New Roman"/>
                  <w:sz w:val="20"/>
                  <w:lang w:val="en-AU"/>
                </w:rPr>
                <w:delText>1</w:delText>
              </w:r>
            </w:del>
          </w:p>
        </w:tc>
        <w:tc>
          <w:tcPr>
            <w:tcW w:w="327" w:type="pct"/>
            <w:shd w:val="clear" w:color="auto" w:fill="F2F2F2"/>
            <w:noWrap/>
            <w:vAlign w:val="center"/>
            <w:hideMark/>
          </w:tcPr>
          <w:p w14:paraId="3293A0CB" w14:textId="29A6BB46" w:rsidR="00852448" w:rsidRPr="00225CA1" w:rsidRDefault="00852448" w:rsidP="00852448">
            <w:pPr>
              <w:spacing w:line="259" w:lineRule="auto"/>
              <w:jc w:val="right"/>
              <w:rPr>
                <w:del w:id="555" w:author="JPapp" w:date="2016-12-13T14:45:00Z"/>
                <w:rFonts w:ascii="Times New Roman" w:hAnsi="Times New Roman"/>
                <w:sz w:val="20"/>
                <w:lang w:val="en-AU"/>
              </w:rPr>
            </w:pPr>
            <w:del w:id="556" w:author="JPapp" w:date="2016-12-13T14:45:00Z">
              <w:r w:rsidRPr="00225CA1">
                <w:rPr>
                  <w:rFonts w:ascii="Times New Roman" w:hAnsi="Times New Roman"/>
                  <w:sz w:val="20"/>
                  <w:lang w:val="en-AU"/>
                </w:rPr>
                <w:delText>83.4%</w:delText>
              </w:r>
            </w:del>
          </w:p>
        </w:tc>
        <w:tc>
          <w:tcPr>
            <w:tcW w:w="326" w:type="pct"/>
            <w:shd w:val="clear" w:color="auto" w:fill="F2F2F2"/>
            <w:noWrap/>
            <w:vAlign w:val="center"/>
            <w:hideMark/>
          </w:tcPr>
          <w:p w14:paraId="648C4AC2" w14:textId="7C6B2CB7" w:rsidR="00852448" w:rsidRPr="00225CA1" w:rsidRDefault="00852448" w:rsidP="00852448">
            <w:pPr>
              <w:spacing w:line="259" w:lineRule="auto"/>
              <w:jc w:val="right"/>
              <w:rPr>
                <w:del w:id="557" w:author="JPapp" w:date="2016-12-13T14:45:00Z"/>
                <w:rFonts w:ascii="Times New Roman" w:hAnsi="Times New Roman"/>
                <w:sz w:val="20"/>
                <w:lang w:val="en-AU"/>
              </w:rPr>
            </w:pPr>
            <w:del w:id="558" w:author="JPapp" w:date="2016-12-13T14:45:00Z">
              <w:r w:rsidRPr="00225CA1">
                <w:rPr>
                  <w:rFonts w:ascii="Times New Roman" w:hAnsi="Times New Roman"/>
                  <w:sz w:val="20"/>
                  <w:lang w:val="en-AU"/>
                </w:rPr>
                <w:delText>4.4%</w:delText>
              </w:r>
            </w:del>
          </w:p>
        </w:tc>
        <w:tc>
          <w:tcPr>
            <w:tcW w:w="326" w:type="pct"/>
            <w:shd w:val="clear" w:color="auto" w:fill="F2F2F2"/>
            <w:noWrap/>
            <w:vAlign w:val="center"/>
            <w:hideMark/>
          </w:tcPr>
          <w:p w14:paraId="751CEB76" w14:textId="369F62D7" w:rsidR="00852448" w:rsidRPr="00225CA1" w:rsidRDefault="00852448" w:rsidP="00852448">
            <w:pPr>
              <w:spacing w:line="259" w:lineRule="auto"/>
              <w:jc w:val="right"/>
              <w:rPr>
                <w:del w:id="559" w:author="JPapp" w:date="2016-12-13T14:45:00Z"/>
                <w:rFonts w:ascii="Times New Roman" w:hAnsi="Times New Roman"/>
                <w:sz w:val="20"/>
                <w:lang w:val="en-AU"/>
              </w:rPr>
            </w:pPr>
            <w:del w:id="560" w:author="JPapp" w:date="2016-12-13T14:45:00Z">
              <w:r w:rsidRPr="00225CA1">
                <w:rPr>
                  <w:rFonts w:ascii="Times New Roman" w:hAnsi="Times New Roman"/>
                  <w:sz w:val="20"/>
                  <w:lang w:val="en-AU"/>
                </w:rPr>
                <w:delText>6.2%</w:delText>
              </w:r>
            </w:del>
          </w:p>
        </w:tc>
        <w:tc>
          <w:tcPr>
            <w:tcW w:w="325" w:type="pct"/>
            <w:shd w:val="clear" w:color="auto" w:fill="F2F2F2"/>
            <w:noWrap/>
            <w:vAlign w:val="center"/>
            <w:hideMark/>
          </w:tcPr>
          <w:p w14:paraId="7181F8CA" w14:textId="1B9F9D69" w:rsidR="00852448" w:rsidRPr="00225CA1" w:rsidRDefault="00852448" w:rsidP="00852448">
            <w:pPr>
              <w:spacing w:line="259" w:lineRule="auto"/>
              <w:jc w:val="right"/>
              <w:rPr>
                <w:del w:id="561" w:author="JPapp" w:date="2016-12-13T14:45:00Z"/>
                <w:rFonts w:ascii="Times New Roman" w:hAnsi="Times New Roman"/>
                <w:sz w:val="20"/>
                <w:lang w:val="en-AU"/>
              </w:rPr>
            </w:pPr>
            <w:del w:id="562" w:author="JPapp" w:date="2016-12-13T14:45:00Z">
              <w:r w:rsidRPr="00225CA1">
                <w:rPr>
                  <w:rFonts w:ascii="Times New Roman" w:hAnsi="Times New Roman"/>
                  <w:sz w:val="20"/>
                  <w:lang w:val="en-AU"/>
                </w:rPr>
                <w:delText>0.0%</w:delText>
              </w:r>
            </w:del>
          </w:p>
        </w:tc>
        <w:tc>
          <w:tcPr>
            <w:tcW w:w="326" w:type="pct"/>
            <w:shd w:val="clear" w:color="auto" w:fill="F2F2F2"/>
            <w:noWrap/>
            <w:vAlign w:val="center"/>
            <w:hideMark/>
          </w:tcPr>
          <w:p w14:paraId="22323F04" w14:textId="55668DAD" w:rsidR="00852448" w:rsidRPr="00225CA1" w:rsidRDefault="00852448" w:rsidP="00852448">
            <w:pPr>
              <w:spacing w:line="259" w:lineRule="auto"/>
              <w:jc w:val="right"/>
              <w:rPr>
                <w:del w:id="563" w:author="JPapp" w:date="2016-12-13T14:45:00Z"/>
                <w:rFonts w:ascii="Times New Roman" w:hAnsi="Times New Roman"/>
                <w:sz w:val="20"/>
                <w:lang w:val="en-AU"/>
              </w:rPr>
            </w:pPr>
            <w:del w:id="564" w:author="JPapp" w:date="2016-12-13T14:45:00Z">
              <w:r w:rsidRPr="00225CA1">
                <w:rPr>
                  <w:rFonts w:ascii="Times New Roman" w:hAnsi="Times New Roman"/>
                  <w:sz w:val="20"/>
                  <w:lang w:val="en-AU"/>
                </w:rPr>
                <w:delText>1.6%</w:delText>
              </w:r>
            </w:del>
          </w:p>
        </w:tc>
        <w:tc>
          <w:tcPr>
            <w:tcW w:w="324" w:type="pct"/>
            <w:shd w:val="clear" w:color="auto" w:fill="F2F2F2"/>
            <w:noWrap/>
            <w:vAlign w:val="center"/>
            <w:hideMark/>
          </w:tcPr>
          <w:p w14:paraId="7CA84A00" w14:textId="5A55F917" w:rsidR="00852448" w:rsidRPr="00225CA1" w:rsidRDefault="00852448" w:rsidP="00852448">
            <w:pPr>
              <w:spacing w:line="259" w:lineRule="auto"/>
              <w:jc w:val="right"/>
              <w:rPr>
                <w:del w:id="565" w:author="JPapp" w:date="2016-12-13T14:45:00Z"/>
                <w:rFonts w:ascii="Times New Roman" w:hAnsi="Times New Roman"/>
                <w:sz w:val="20"/>
                <w:lang w:val="en-AU"/>
              </w:rPr>
            </w:pPr>
            <w:del w:id="566" w:author="JPapp" w:date="2016-12-13T14:45:00Z">
              <w:r w:rsidRPr="00225CA1">
                <w:rPr>
                  <w:rFonts w:ascii="Times New Roman" w:hAnsi="Times New Roman"/>
                  <w:sz w:val="20"/>
                  <w:lang w:val="en-AU"/>
                </w:rPr>
                <w:delText>0.3%</w:delText>
              </w:r>
            </w:del>
          </w:p>
        </w:tc>
        <w:tc>
          <w:tcPr>
            <w:tcW w:w="324" w:type="pct"/>
            <w:shd w:val="clear" w:color="auto" w:fill="F2F2F2"/>
            <w:noWrap/>
            <w:vAlign w:val="center"/>
            <w:hideMark/>
          </w:tcPr>
          <w:p w14:paraId="5F2BE220" w14:textId="2F41DFFE" w:rsidR="00852448" w:rsidRPr="00225CA1" w:rsidRDefault="00852448" w:rsidP="00852448">
            <w:pPr>
              <w:spacing w:line="259" w:lineRule="auto"/>
              <w:jc w:val="right"/>
              <w:rPr>
                <w:del w:id="567" w:author="JPapp" w:date="2016-12-13T14:45:00Z"/>
                <w:rFonts w:ascii="Times New Roman" w:hAnsi="Times New Roman"/>
                <w:sz w:val="20"/>
                <w:lang w:val="en-AU"/>
              </w:rPr>
            </w:pPr>
            <w:del w:id="568" w:author="JPapp" w:date="2016-12-13T14:45:00Z">
              <w:r w:rsidRPr="00225CA1">
                <w:rPr>
                  <w:rFonts w:ascii="Times New Roman" w:hAnsi="Times New Roman"/>
                  <w:sz w:val="20"/>
                  <w:lang w:val="en-AU"/>
                </w:rPr>
                <w:delText>0.4%</w:delText>
              </w:r>
            </w:del>
          </w:p>
        </w:tc>
        <w:tc>
          <w:tcPr>
            <w:tcW w:w="325" w:type="pct"/>
            <w:shd w:val="clear" w:color="auto" w:fill="F2F2F2"/>
            <w:noWrap/>
            <w:vAlign w:val="center"/>
            <w:hideMark/>
          </w:tcPr>
          <w:p w14:paraId="318ED6D8" w14:textId="0D3AD7B0" w:rsidR="00852448" w:rsidRPr="00225CA1" w:rsidRDefault="00852448" w:rsidP="00852448">
            <w:pPr>
              <w:spacing w:line="259" w:lineRule="auto"/>
              <w:jc w:val="right"/>
              <w:rPr>
                <w:del w:id="569" w:author="JPapp" w:date="2016-12-13T14:45:00Z"/>
                <w:rFonts w:ascii="Times New Roman" w:hAnsi="Times New Roman"/>
                <w:sz w:val="20"/>
                <w:lang w:val="en-AU"/>
              </w:rPr>
            </w:pPr>
            <w:del w:id="570" w:author="JPapp" w:date="2016-12-13T14:45:00Z">
              <w:r w:rsidRPr="00225CA1">
                <w:rPr>
                  <w:rFonts w:ascii="Times New Roman" w:hAnsi="Times New Roman"/>
                  <w:sz w:val="20"/>
                  <w:lang w:val="en-AU"/>
                </w:rPr>
                <w:delText>0.0%</w:delText>
              </w:r>
            </w:del>
          </w:p>
        </w:tc>
        <w:tc>
          <w:tcPr>
            <w:tcW w:w="324" w:type="pct"/>
            <w:shd w:val="clear" w:color="auto" w:fill="F2F2F2"/>
            <w:noWrap/>
            <w:vAlign w:val="center"/>
            <w:hideMark/>
          </w:tcPr>
          <w:p w14:paraId="4FD4E18D" w14:textId="25712832" w:rsidR="00852448" w:rsidRPr="00225CA1" w:rsidRDefault="00852448" w:rsidP="00852448">
            <w:pPr>
              <w:spacing w:line="259" w:lineRule="auto"/>
              <w:jc w:val="right"/>
              <w:rPr>
                <w:del w:id="571" w:author="JPapp" w:date="2016-12-13T14:45:00Z"/>
                <w:rFonts w:ascii="Times New Roman" w:hAnsi="Times New Roman"/>
                <w:sz w:val="20"/>
                <w:lang w:val="en-AU"/>
              </w:rPr>
            </w:pPr>
            <w:del w:id="572" w:author="JPapp" w:date="2016-12-13T14:45:00Z">
              <w:r w:rsidRPr="00225CA1">
                <w:rPr>
                  <w:rFonts w:ascii="Times New Roman" w:hAnsi="Times New Roman"/>
                  <w:sz w:val="20"/>
                  <w:lang w:val="en-AU"/>
                </w:rPr>
                <w:delText>0.1%</w:delText>
              </w:r>
            </w:del>
          </w:p>
        </w:tc>
        <w:tc>
          <w:tcPr>
            <w:tcW w:w="325" w:type="pct"/>
            <w:shd w:val="clear" w:color="auto" w:fill="F2F2F2"/>
            <w:noWrap/>
            <w:vAlign w:val="center"/>
            <w:hideMark/>
          </w:tcPr>
          <w:p w14:paraId="34DDCA32" w14:textId="011FD4EB" w:rsidR="00852448" w:rsidRPr="00225CA1" w:rsidRDefault="00852448" w:rsidP="00852448">
            <w:pPr>
              <w:spacing w:line="259" w:lineRule="auto"/>
              <w:jc w:val="right"/>
              <w:rPr>
                <w:del w:id="573" w:author="JPapp" w:date="2016-12-13T14:45:00Z"/>
                <w:rFonts w:ascii="Times New Roman" w:hAnsi="Times New Roman"/>
                <w:sz w:val="20"/>
                <w:lang w:val="en-AU"/>
              </w:rPr>
            </w:pPr>
            <w:del w:id="574" w:author="JPapp" w:date="2016-12-13T14:45:00Z">
              <w:r w:rsidRPr="00225CA1">
                <w:rPr>
                  <w:rFonts w:ascii="Times New Roman" w:hAnsi="Times New Roman"/>
                  <w:sz w:val="20"/>
                  <w:lang w:val="en-AU"/>
                </w:rPr>
                <w:delText>0.0%</w:delText>
              </w:r>
            </w:del>
          </w:p>
        </w:tc>
        <w:tc>
          <w:tcPr>
            <w:tcW w:w="324" w:type="pct"/>
            <w:shd w:val="clear" w:color="auto" w:fill="F2F2F2"/>
            <w:noWrap/>
            <w:vAlign w:val="center"/>
            <w:hideMark/>
          </w:tcPr>
          <w:p w14:paraId="3BA2B030" w14:textId="3D37EB2D" w:rsidR="00852448" w:rsidRPr="00225CA1" w:rsidRDefault="00852448" w:rsidP="00852448">
            <w:pPr>
              <w:spacing w:line="259" w:lineRule="auto"/>
              <w:jc w:val="right"/>
              <w:rPr>
                <w:del w:id="575" w:author="JPapp" w:date="2016-12-13T14:45:00Z"/>
                <w:rFonts w:ascii="Times New Roman" w:hAnsi="Times New Roman"/>
                <w:sz w:val="20"/>
                <w:lang w:val="en-AU"/>
              </w:rPr>
            </w:pPr>
            <w:del w:id="576" w:author="JPapp" w:date="2016-12-13T14:45:00Z">
              <w:r w:rsidRPr="00225CA1">
                <w:rPr>
                  <w:rFonts w:ascii="Times New Roman" w:hAnsi="Times New Roman"/>
                  <w:sz w:val="20"/>
                  <w:lang w:val="en-AU"/>
                </w:rPr>
                <w:delText>0.8%</w:delText>
              </w:r>
            </w:del>
          </w:p>
        </w:tc>
        <w:tc>
          <w:tcPr>
            <w:tcW w:w="325" w:type="pct"/>
            <w:shd w:val="clear" w:color="auto" w:fill="F2F2F2"/>
            <w:noWrap/>
            <w:vAlign w:val="center"/>
            <w:hideMark/>
          </w:tcPr>
          <w:p w14:paraId="6B4DFAF9" w14:textId="2545F2D8" w:rsidR="00852448" w:rsidRPr="00225CA1" w:rsidRDefault="00852448" w:rsidP="00852448">
            <w:pPr>
              <w:spacing w:line="259" w:lineRule="auto"/>
              <w:jc w:val="right"/>
              <w:rPr>
                <w:del w:id="577" w:author="JPapp" w:date="2016-12-13T14:45:00Z"/>
                <w:rFonts w:ascii="Times New Roman" w:hAnsi="Times New Roman"/>
                <w:sz w:val="20"/>
                <w:lang w:val="en-AU"/>
              </w:rPr>
            </w:pPr>
            <w:del w:id="578" w:author="JPapp" w:date="2016-12-13T14:45:00Z">
              <w:r w:rsidRPr="00225CA1">
                <w:rPr>
                  <w:rFonts w:ascii="Times New Roman" w:hAnsi="Times New Roman"/>
                  <w:sz w:val="20"/>
                  <w:lang w:val="en-AU"/>
                </w:rPr>
                <w:delText>2.6%</w:delText>
              </w:r>
            </w:del>
          </w:p>
        </w:tc>
        <w:tc>
          <w:tcPr>
            <w:tcW w:w="324" w:type="pct"/>
            <w:shd w:val="clear" w:color="auto" w:fill="F2F2F2"/>
            <w:noWrap/>
            <w:vAlign w:val="center"/>
            <w:hideMark/>
          </w:tcPr>
          <w:p w14:paraId="29A224FC" w14:textId="07821114" w:rsidR="00852448" w:rsidRPr="00225CA1" w:rsidRDefault="00852448" w:rsidP="00852448">
            <w:pPr>
              <w:spacing w:line="259" w:lineRule="auto"/>
              <w:jc w:val="right"/>
              <w:rPr>
                <w:del w:id="579" w:author="JPapp" w:date="2016-12-13T14:45:00Z"/>
                <w:rFonts w:ascii="Times New Roman" w:hAnsi="Times New Roman"/>
                <w:sz w:val="20"/>
                <w:lang w:val="en-AU"/>
              </w:rPr>
            </w:pPr>
            <w:del w:id="580" w:author="JPapp" w:date="2016-12-13T14:45:00Z">
              <w:r w:rsidRPr="00225CA1">
                <w:rPr>
                  <w:rFonts w:ascii="Times New Roman" w:hAnsi="Times New Roman"/>
                  <w:sz w:val="20"/>
                  <w:lang w:val="en-AU"/>
                </w:rPr>
                <w:delText>0.1%</w:delText>
              </w:r>
            </w:del>
          </w:p>
        </w:tc>
        <w:tc>
          <w:tcPr>
            <w:tcW w:w="325" w:type="pct"/>
            <w:shd w:val="clear" w:color="auto" w:fill="F2F2F2"/>
            <w:noWrap/>
            <w:vAlign w:val="center"/>
            <w:hideMark/>
          </w:tcPr>
          <w:p w14:paraId="4C719B35" w14:textId="23D5E01E" w:rsidR="00852448" w:rsidRPr="00225CA1" w:rsidRDefault="00852448" w:rsidP="00852448">
            <w:pPr>
              <w:spacing w:line="259" w:lineRule="auto"/>
              <w:jc w:val="right"/>
              <w:rPr>
                <w:del w:id="581" w:author="JPapp" w:date="2016-12-13T14:45:00Z"/>
                <w:rFonts w:ascii="Times New Roman" w:hAnsi="Times New Roman"/>
                <w:sz w:val="20"/>
                <w:lang w:val="en-AU"/>
              </w:rPr>
            </w:pPr>
            <w:del w:id="582" w:author="JPapp" w:date="2016-12-13T14:45:00Z">
              <w:r w:rsidRPr="00225CA1">
                <w:rPr>
                  <w:rFonts w:ascii="Times New Roman" w:hAnsi="Times New Roman"/>
                  <w:sz w:val="20"/>
                  <w:lang w:val="en-AU"/>
                </w:rPr>
                <w:delText>hcltrp</w:delText>
              </w:r>
            </w:del>
          </w:p>
        </w:tc>
      </w:tr>
      <w:tr w:rsidR="00852448" w:rsidRPr="00225CA1" w14:paraId="1D23B19B" w14:textId="352512EE" w:rsidTr="00852448">
        <w:trPr>
          <w:trHeight w:val="340"/>
          <w:del w:id="583" w:author="JPapp" w:date="2016-12-13T14:45:00Z"/>
        </w:trPr>
        <w:tc>
          <w:tcPr>
            <w:tcW w:w="156" w:type="pct"/>
            <w:shd w:val="clear" w:color="auto" w:fill="F2F2F2"/>
            <w:noWrap/>
            <w:vAlign w:val="center"/>
            <w:hideMark/>
          </w:tcPr>
          <w:p w14:paraId="11817AF9" w14:textId="2B129082" w:rsidR="00852448" w:rsidRPr="00225CA1" w:rsidRDefault="00852448" w:rsidP="00852448">
            <w:pPr>
              <w:spacing w:line="259" w:lineRule="auto"/>
              <w:jc w:val="right"/>
              <w:rPr>
                <w:del w:id="584" w:author="JPapp" w:date="2016-12-13T14:45:00Z"/>
                <w:rFonts w:ascii="Times New Roman" w:hAnsi="Times New Roman"/>
                <w:sz w:val="20"/>
                <w:lang w:val="en-AU"/>
              </w:rPr>
            </w:pPr>
            <w:del w:id="585" w:author="JPapp" w:date="2016-12-13T14:45:00Z">
              <w:r w:rsidRPr="00225CA1">
                <w:rPr>
                  <w:rFonts w:ascii="Times New Roman" w:hAnsi="Times New Roman"/>
                  <w:sz w:val="20"/>
                  <w:lang w:val="en-AU"/>
                </w:rPr>
                <w:delText>8</w:delText>
              </w:r>
            </w:del>
          </w:p>
        </w:tc>
        <w:tc>
          <w:tcPr>
            <w:tcW w:w="289" w:type="pct"/>
            <w:shd w:val="clear" w:color="auto" w:fill="F2F2F2"/>
            <w:noWrap/>
            <w:vAlign w:val="center"/>
            <w:hideMark/>
          </w:tcPr>
          <w:p w14:paraId="2F574E84" w14:textId="023E9B54" w:rsidR="00852448" w:rsidRPr="00225CA1" w:rsidRDefault="00852448" w:rsidP="00852448">
            <w:pPr>
              <w:spacing w:line="259" w:lineRule="auto"/>
              <w:jc w:val="right"/>
              <w:rPr>
                <w:del w:id="586" w:author="JPapp" w:date="2016-12-13T14:45:00Z"/>
                <w:rFonts w:ascii="Times New Roman" w:hAnsi="Times New Roman"/>
                <w:sz w:val="20"/>
                <w:lang w:val="en-AU"/>
              </w:rPr>
            </w:pPr>
            <w:del w:id="587" w:author="JPapp" w:date="2016-12-13T14:45:00Z">
              <w:r w:rsidRPr="00225CA1">
                <w:rPr>
                  <w:rFonts w:ascii="Times New Roman" w:hAnsi="Times New Roman"/>
                  <w:sz w:val="20"/>
                  <w:lang w:val="en-AU"/>
                </w:rPr>
                <w:delText>2</w:delText>
              </w:r>
            </w:del>
          </w:p>
        </w:tc>
        <w:tc>
          <w:tcPr>
            <w:tcW w:w="327" w:type="pct"/>
            <w:shd w:val="clear" w:color="auto" w:fill="F2F2F2"/>
            <w:noWrap/>
            <w:vAlign w:val="center"/>
            <w:hideMark/>
          </w:tcPr>
          <w:p w14:paraId="436BF04D" w14:textId="36D99FA9" w:rsidR="00852448" w:rsidRPr="00225CA1" w:rsidRDefault="00852448" w:rsidP="00852448">
            <w:pPr>
              <w:spacing w:line="259" w:lineRule="auto"/>
              <w:jc w:val="right"/>
              <w:rPr>
                <w:del w:id="588" w:author="JPapp" w:date="2016-12-13T14:45:00Z"/>
                <w:rFonts w:ascii="Times New Roman" w:hAnsi="Times New Roman"/>
                <w:sz w:val="20"/>
                <w:lang w:val="en-AU"/>
              </w:rPr>
            </w:pPr>
            <w:del w:id="589" w:author="JPapp" w:date="2016-12-13T14:45:00Z">
              <w:r w:rsidRPr="00225CA1">
                <w:rPr>
                  <w:rFonts w:ascii="Times New Roman" w:hAnsi="Times New Roman"/>
                  <w:sz w:val="20"/>
                  <w:lang w:val="en-AU"/>
                </w:rPr>
                <w:delText>15.3%</w:delText>
              </w:r>
            </w:del>
          </w:p>
        </w:tc>
        <w:tc>
          <w:tcPr>
            <w:tcW w:w="326" w:type="pct"/>
            <w:shd w:val="clear" w:color="auto" w:fill="F2F2F2"/>
            <w:noWrap/>
            <w:vAlign w:val="center"/>
            <w:hideMark/>
          </w:tcPr>
          <w:p w14:paraId="1EEE855A" w14:textId="55CEEE70" w:rsidR="00852448" w:rsidRPr="00225CA1" w:rsidRDefault="00852448" w:rsidP="00852448">
            <w:pPr>
              <w:spacing w:line="259" w:lineRule="auto"/>
              <w:jc w:val="right"/>
              <w:rPr>
                <w:del w:id="590" w:author="JPapp" w:date="2016-12-13T14:45:00Z"/>
                <w:rFonts w:ascii="Times New Roman" w:hAnsi="Times New Roman"/>
                <w:sz w:val="20"/>
                <w:lang w:val="en-AU"/>
              </w:rPr>
            </w:pPr>
            <w:del w:id="591" w:author="JPapp" w:date="2016-12-13T14:45:00Z">
              <w:r w:rsidRPr="00225CA1">
                <w:rPr>
                  <w:rFonts w:ascii="Times New Roman" w:hAnsi="Times New Roman"/>
                  <w:sz w:val="20"/>
                  <w:lang w:val="en-AU"/>
                </w:rPr>
                <w:delText>37.6%</w:delText>
              </w:r>
            </w:del>
          </w:p>
        </w:tc>
        <w:tc>
          <w:tcPr>
            <w:tcW w:w="326" w:type="pct"/>
            <w:shd w:val="clear" w:color="auto" w:fill="F2F2F2"/>
            <w:noWrap/>
            <w:vAlign w:val="center"/>
            <w:hideMark/>
          </w:tcPr>
          <w:p w14:paraId="3F7E9D32" w14:textId="7E9E1992" w:rsidR="00852448" w:rsidRPr="00225CA1" w:rsidRDefault="00852448" w:rsidP="00852448">
            <w:pPr>
              <w:spacing w:line="259" w:lineRule="auto"/>
              <w:jc w:val="right"/>
              <w:rPr>
                <w:del w:id="592" w:author="JPapp" w:date="2016-12-13T14:45:00Z"/>
                <w:rFonts w:ascii="Times New Roman" w:hAnsi="Times New Roman"/>
                <w:sz w:val="20"/>
                <w:lang w:val="en-AU"/>
              </w:rPr>
            </w:pPr>
            <w:del w:id="593" w:author="JPapp" w:date="2016-12-13T14:45:00Z">
              <w:r w:rsidRPr="00225CA1">
                <w:rPr>
                  <w:rFonts w:ascii="Times New Roman" w:hAnsi="Times New Roman"/>
                  <w:sz w:val="20"/>
                  <w:lang w:val="en-AU"/>
                </w:rPr>
                <w:delText>17.2%</w:delText>
              </w:r>
            </w:del>
          </w:p>
        </w:tc>
        <w:tc>
          <w:tcPr>
            <w:tcW w:w="325" w:type="pct"/>
            <w:shd w:val="clear" w:color="auto" w:fill="F2F2F2"/>
            <w:noWrap/>
            <w:vAlign w:val="center"/>
            <w:hideMark/>
          </w:tcPr>
          <w:p w14:paraId="77615649" w14:textId="124802E8" w:rsidR="00852448" w:rsidRPr="00225CA1" w:rsidRDefault="00852448" w:rsidP="00852448">
            <w:pPr>
              <w:spacing w:line="259" w:lineRule="auto"/>
              <w:jc w:val="right"/>
              <w:rPr>
                <w:del w:id="594" w:author="JPapp" w:date="2016-12-13T14:45:00Z"/>
                <w:rFonts w:ascii="Times New Roman" w:hAnsi="Times New Roman"/>
                <w:sz w:val="20"/>
                <w:lang w:val="en-AU"/>
              </w:rPr>
            </w:pPr>
            <w:del w:id="595" w:author="JPapp" w:date="2016-12-13T14:45:00Z">
              <w:r w:rsidRPr="00225CA1">
                <w:rPr>
                  <w:rFonts w:ascii="Times New Roman" w:hAnsi="Times New Roman"/>
                  <w:sz w:val="20"/>
                  <w:lang w:val="en-AU"/>
                </w:rPr>
                <w:delText>0.1%</w:delText>
              </w:r>
            </w:del>
          </w:p>
        </w:tc>
        <w:tc>
          <w:tcPr>
            <w:tcW w:w="326" w:type="pct"/>
            <w:shd w:val="clear" w:color="auto" w:fill="F2F2F2"/>
            <w:noWrap/>
            <w:vAlign w:val="center"/>
            <w:hideMark/>
          </w:tcPr>
          <w:p w14:paraId="6C382787" w14:textId="6FA44456" w:rsidR="00852448" w:rsidRPr="00225CA1" w:rsidRDefault="00852448" w:rsidP="00852448">
            <w:pPr>
              <w:spacing w:line="259" w:lineRule="auto"/>
              <w:jc w:val="right"/>
              <w:rPr>
                <w:del w:id="596" w:author="JPapp" w:date="2016-12-13T14:45:00Z"/>
                <w:rFonts w:ascii="Times New Roman" w:hAnsi="Times New Roman"/>
                <w:sz w:val="20"/>
                <w:lang w:val="en-AU"/>
              </w:rPr>
            </w:pPr>
            <w:del w:id="597" w:author="JPapp" w:date="2016-12-13T14:45:00Z">
              <w:r w:rsidRPr="00225CA1">
                <w:rPr>
                  <w:rFonts w:ascii="Times New Roman" w:hAnsi="Times New Roman"/>
                  <w:sz w:val="20"/>
                  <w:lang w:val="en-AU"/>
                </w:rPr>
                <w:delText>13.8%</w:delText>
              </w:r>
            </w:del>
          </w:p>
        </w:tc>
        <w:tc>
          <w:tcPr>
            <w:tcW w:w="324" w:type="pct"/>
            <w:shd w:val="clear" w:color="auto" w:fill="F2F2F2"/>
            <w:noWrap/>
            <w:vAlign w:val="center"/>
            <w:hideMark/>
          </w:tcPr>
          <w:p w14:paraId="41514D5F" w14:textId="0BDE9114" w:rsidR="00852448" w:rsidRPr="00225CA1" w:rsidRDefault="00852448" w:rsidP="00852448">
            <w:pPr>
              <w:spacing w:line="259" w:lineRule="auto"/>
              <w:jc w:val="right"/>
              <w:rPr>
                <w:del w:id="598" w:author="JPapp" w:date="2016-12-13T14:45:00Z"/>
                <w:rFonts w:ascii="Times New Roman" w:hAnsi="Times New Roman"/>
                <w:sz w:val="20"/>
                <w:lang w:val="en-AU"/>
              </w:rPr>
            </w:pPr>
            <w:del w:id="599" w:author="JPapp" w:date="2016-12-13T14:45:00Z">
              <w:r w:rsidRPr="00225CA1">
                <w:rPr>
                  <w:rFonts w:ascii="Times New Roman" w:hAnsi="Times New Roman"/>
                  <w:sz w:val="20"/>
                  <w:lang w:val="en-AU"/>
                </w:rPr>
                <w:delText>1.0%</w:delText>
              </w:r>
            </w:del>
          </w:p>
        </w:tc>
        <w:tc>
          <w:tcPr>
            <w:tcW w:w="324" w:type="pct"/>
            <w:shd w:val="clear" w:color="auto" w:fill="F2F2F2"/>
            <w:noWrap/>
            <w:vAlign w:val="center"/>
            <w:hideMark/>
          </w:tcPr>
          <w:p w14:paraId="6711FB91" w14:textId="74706D13" w:rsidR="00852448" w:rsidRPr="00225CA1" w:rsidRDefault="00852448" w:rsidP="00852448">
            <w:pPr>
              <w:spacing w:line="259" w:lineRule="auto"/>
              <w:jc w:val="right"/>
              <w:rPr>
                <w:del w:id="600" w:author="JPapp" w:date="2016-12-13T14:45:00Z"/>
                <w:rFonts w:ascii="Times New Roman" w:hAnsi="Times New Roman"/>
                <w:sz w:val="20"/>
                <w:lang w:val="en-AU"/>
              </w:rPr>
            </w:pPr>
            <w:del w:id="601" w:author="JPapp" w:date="2016-12-13T14:45:00Z">
              <w:r w:rsidRPr="00225CA1">
                <w:rPr>
                  <w:rFonts w:ascii="Times New Roman" w:hAnsi="Times New Roman"/>
                  <w:sz w:val="20"/>
                  <w:lang w:val="en-AU"/>
                </w:rPr>
                <w:delText>1.0%</w:delText>
              </w:r>
            </w:del>
          </w:p>
        </w:tc>
        <w:tc>
          <w:tcPr>
            <w:tcW w:w="325" w:type="pct"/>
            <w:shd w:val="clear" w:color="auto" w:fill="F2F2F2"/>
            <w:noWrap/>
            <w:vAlign w:val="center"/>
            <w:hideMark/>
          </w:tcPr>
          <w:p w14:paraId="37ECE383" w14:textId="181576AE" w:rsidR="00852448" w:rsidRPr="00225CA1" w:rsidRDefault="00852448" w:rsidP="00852448">
            <w:pPr>
              <w:spacing w:line="259" w:lineRule="auto"/>
              <w:jc w:val="right"/>
              <w:rPr>
                <w:del w:id="602" w:author="JPapp" w:date="2016-12-13T14:45:00Z"/>
                <w:rFonts w:ascii="Times New Roman" w:hAnsi="Times New Roman"/>
                <w:sz w:val="20"/>
                <w:lang w:val="en-AU"/>
              </w:rPr>
            </w:pPr>
            <w:del w:id="603" w:author="JPapp" w:date="2016-12-13T14:45:00Z">
              <w:r w:rsidRPr="00225CA1">
                <w:rPr>
                  <w:rFonts w:ascii="Times New Roman" w:hAnsi="Times New Roman"/>
                  <w:sz w:val="20"/>
                  <w:lang w:val="en-AU"/>
                </w:rPr>
                <w:delText>0.2%</w:delText>
              </w:r>
            </w:del>
          </w:p>
        </w:tc>
        <w:tc>
          <w:tcPr>
            <w:tcW w:w="324" w:type="pct"/>
            <w:shd w:val="clear" w:color="auto" w:fill="F2F2F2"/>
            <w:noWrap/>
            <w:vAlign w:val="center"/>
            <w:hideMark/>
          </w:tcPr>
          <w:p w14:paraId="15E0D968" w14:textId="0A769F98" w:rsidR="00852448" w:rsidRPr="00225CA1" w:rsidRDefault="00852448" w:rsidP="00852448">
            <w:pPr>
              <w:spacing w:line="259" w:lineRule="auto"/>
              <w:jc w:val="right"/>
              <w:rPr>
                <w:del w:id="604" w:author="JPapp" w:date="2016-12-13T14:45:00Z"/>
                <w:rFonts w:ascii="Times New Roman" w:hAnsi="Times New Roman"/>
                <w:sz w:val="20"/>
                <w:lang w:val="en-AU"/>
              </w:rPr>
            </w:pPr>
            <w:del w:id="605" w:author="JPapp" w:date="2016-12-13T14:45:00Z">
              <w:r w:rsidRPr="00225CA1">
                <w:rPr>
                  <w:rFonts w:ascii="Times New Roman" w:hAnsi="Times New Roman"/>
                  <w:sz w:val="20"/>
                  <w:lang w:val="en-AU"/>
                </w:rPr>
                <w:delText>0.7%</w:delText>
              </w:r>
            </w:del>
          </w:p>
        </w:tc>
        <w:tc>
          <w:tcPr>
            <w:tcW w:w="325" w:type="pct"/>
            <w:shd w:val="clear" w:color="auto" w:fill="F2F2F2"/>
            <w:noWrap/>
            <w:vAlign w:val="center"/>
            <w:hideMark/>
          </w:tcPr>
          <w:p w14:paraId="6E0122D3" w14:textId="03D54E68" w:rsidR="00852448" w:rsidRPr="00225CA1" w:rsidRDefault="00852448" w:rsidP="00852448">
            <w:pPr>
              <w:spacing w:line="259" w:lineRule="auto"/>
              <w:jc w:val="right"/>
              <w:rPr>
                <w:del w:id="606" w:author="JPapp" w:date="2016-12-13T14:45:00Z"/>
                <w:rFonts w:ascii="Times New Roman" w:hAnsi="Times New Roman"/>
                <w:sz w:val="20"/>
                <w:lang w:val="en-AU"/>
              </w:rPr>
            </w:pPr>
            <w:del w:id="607" w:author="JPapp" w:date="2016-12-13T14:45:00Z">
              <w:r w:rsidRPr="00225CA1">
                <w:rPr>
                  <w:rFonts w:ascii="Times New Roman" w:hAnsi="Times New Roman"/>
                  <w:sz w:val="20"/>
                  <w:lang w:val="en-AU"/>
                </w:rPr>
                <w:delText>0.2%</w:delText>
              </w:r>
            </w:del>
          </w:p>
        </w:tc>
        <w:tc>
          <w:tcPr>
            <w:tcW w:w="324" w:type="pct"/>
            <w:shd w:val="clear" w:color="auto" w:fill="F2F2F2"/>
            <w:noWrap/>
            <w:vAlign w:val="center"/>
            <w:hideMark/>
          </w:tcPr>
          <w:p w14:paraId="3CA1F3C3" w14:textId="292DAA7F" w:rsidR="00852448" w:rsidRPr="00225CA1" w:rsidRDefault="00852448" w:rsidP="00852448">
            <w:pPr>
              <w:spacing w:line="259" w:lineRule="auto"/>
              <w:jc w:val="right"/>
              <w:rPr>
                <w:del w:id="608" w:author="JPapp" w:date="2016-12-13T14:45:00Z"/>
                <w:rFonts w:ascii="Times New Roman" w:hAnsi="Times New Roman"/>
                <w:sz w:val="20"/>
                <w:lang w:val="en-AU"/>
              </w:rPr>
            </w:pPr>
            <w:del w:id="609" w:author="JPapp" w:date="2016-12-13T14:45:00Z">
              <w:r w:rsidRPr="00225CA1">
                <w:rPr>
                  <w:rFonts w:ascii="Times New Roman" w:hAnsi="Times New Roman"/>
                  <w:sz w:val="20"/>
                  <w:lang w:val="en-AU"/>
                </w:rPr>
                <w:delText>4.2%</w:delText>
              </w:r>
            </w:del>
          </w:p>
        </w:tc>
        <w:tc>
          <w:tcPr>
            <w:tcW w:w="325" w:type="pct"/>
            <w:shd w:val="clear" w:color="auto" w:fill="F2F2F2"/>
            <w:noWrap/>
            <w:vAlign w:val="center"/>
            <w:hideMark/>
          </w:tcPr>
          <w:p w14:paraId="2C11441A" w14:textId="57F2A540" w:rsidR="00852448" w:rsidRPr="00225CA1" w:rsidRDefault="00852448" w:rsidP="00852448">
            <w:pPr>
              <w:spacing w:line="259" w:lineRule="auto"/>
              <w:jc w:val="right"/>
              <w:rPr>
                <w:del w:id="610" w:author="JPapp" w:date="2016-12-13T14:45:00Z"/>
                <w:rFonts w:ascii="Times New Roman" w:hAnsi="Times New Roman"/>
                <w:sz w:val="20"/>
                <w:lang w:val="en-AU"/>
              </w:rPr>
            </w:pPr>
            <w:del w:id="611" w:author="JPapp" w:date="2016-12-13T14:45:00Z">
              <w:r w:rsidRPr="00225CA1">
                <w:rPr>
                  <w:rFonts w:ascii="Times New Roman" w:hAnsi="Times New Roman"/>
                  <w:sz w:val="20"/>
                  <w:lang w:val="en-AU"/>
                </w:rPr>
                <w:delText>7.9%</w:delText>
              </w:r>
            </w:del>
          </w:p>
        </w:tc>
        <w:tc>
          <w:tcPr>
            <w:tcW w:w="324" w:type="pct"/>
            <w:shd w:val="clear" w:color="auto" w:fill="F2F2F2"/>
            <w:noWrap/>
            <w:vAlign w:val="center"/>
            <w:hideMark/>
          </w:tcPr>
          <w:p w14:paraId="2D6E5F21" w14:textId="12BA5D4C" w:rsidR="00852448" w:rsidRPr="00225CA1" w:rsidRDefault="00852448" w:rsidP="00852448">
            <w:pPr>
              <w:spacing w:line="259" w:lineRule="auto"/>
              <w:jc w:val="right"/>
              <w:rPr>
                <w:del w:id="612" w:author="JPapp" w:date="2016-12-13T14:45:00Z"/>
                <w:rFonts w:ascii="Times New Roman" w:hAnsi="Times New Roman"/>
                <w:sz w:val="20"/>
                <w:lang w:val="en-AU"/>
              </w:rPr>
            </w:pPr>
            <w:del w:id="613" w:author="JPapp" w:date="2016-12-13T14:45:00Z">
              <w:r w:rsidRPr="00225CA1">
                <w:rPr>
                  <w:rFonts w:ascii="Times New Roman" w:hAnsi="Times New Roman"/>
                  <w:sz w:val="20"/>
                  <w:lang w:val="en-AU"/>
                </w:rPr>
                <w:delText>0.9%</w:delText>
              </w:r>
            </w:del>
          </w:p>
        </w:tc>
        <w:tc>
          <w:tcPr>
            <w:tcW w:w="325" w:type="pct"/>
            <w:shd w:val="clear" w:color="auto" w:fill="F2F2F2"/>
            <w:noWrap/>
            <w:vAlign w:val="center"/>
            <w:hideMark/>
          </w:tcPr>
          <w:p w14:paraId="7E444BFA" w14:textId="1299E64F" w:rsidR="00852448" w:rsidRPr="00225CA1" w:rsidRDefault="00852448" w:rsidP="00852448">
            <w:pPr>
              <w:spacing w:line="259" w:lineRule="auto"/>
              <w:jc w:val="right"/>
              <w:rPr>
                <w:del w:id="614" w:author="JPapp" w:date="2016-12-13T14:45:00Z"/>
                <w:rFonts w:ascii="Times New Roman" w:hAnsi="Times New Roman"/>
                <w:sz w:val="20"/>
                <w:lang w:val="en-AU"/>
              </w:rPr>
            </w:pPr>
            <w:del w:id="615" w:author="JPapp" w:date="2016-12-13T14:45:00Z">
              <w:r w:rsidRPr="00225CA1">
                <w:rPr>
                  <w:rFonts w:ascii="Times New Roman" w:hAnsi="Times New Roman"/>
                  <w:sz w:val="20"/>
                  <w:lang w:val="en-AU"/>
                </w:rPr>
                <w:delText>hcltrp</w:delText>
              </w:r>
            </w:del>
          </w:p>
        </w:tc>
      </w:tr>
      <w:tr w:rsidR="00852448" w:rsidRPr="00225CA1" w14:paraId="3CBE2AF0" w14:textId="139697BC" w:rsidTr="00852448">
        <w:trPr>
          <w:trHeight w:val="340"/>
          <w:del w:id="616" w:author="JPapp" w:date="2016-12-13T14:45:00Z"/>
        </w:trPr>
        <w:tc>
          <w:tcPr>
            <w:tcW w:w="156" w:type="pct"/>
            <w:shd w:val="clear" w:color="auto" w:fill="F2F2F2"/>
            <w:noWrap/>
            <w:vAlign w:val="center"/>
            <w:hideMark/>
          </w:tcPr>
          <w:p w14:paraId="7D613D7A" w14:textId="6A541112" w:rsidR="00852448" w:rsidRPr="00225CA1" w:rsidRDefault="00852448" w:rsidP="00852448">
            <w:pPr>
              <w:spacing w:line="259" w:lineRule="auto"/>
              <w:jc w:val="right"/>
              <w:rPr>
                <w:del w:id="617" w:author="JPapp" w:date="2016-12-13T14:45:00Z"/>
                <w:rFonts w:ascii="Times New Roman" w:hAnsi="Times New Roman"/>
                <w:sz w:val="20"/>
                <w:lang w:val="en-AU"/>
              </w:rPr>
            </w:pPr>
            <w:del w:id="618" w:author="JPapp" w:date="2016-12-13T14:45:00Z">
              <w:r w:rsidRPr="00225CA1">
                <w:rPr>
                  <w:rFonts w:ascii="Times New Roman" w:hAnsi="Times New Roman"/>
                  <w:sz w:val="20"/>
                  <w:lang w:val="en-AU"/>
                </w:rPr>
                <w:delText>9</w:delText>
              </w:r>
            </w:del>
          </w:p>
        </w:tc>
        <w:tc>
          <w:tcPr>
            <w:tcW w:w="289" w:type="pct"/>
            <w:shd w:val="clear" w:color="auto" w:fill="F2F2F2"/>
            <w:noWrap/>
            <w:vAlign w:val="center"/>
            <w:hideMark/>
          </w:tcPr>
          <w:p w14:paraId="16807E0A" w14:textId="361FCCDC" w:rsidR="00852448" w:rsidRPr="00225CA1" w:rsidRDefault="00852448" w:rsidP="00852448">
            <w:pPr>
              <w:spacing w:line="259" w:lineRule="auto"/>
              <w:jc w:val="right"/>
              <w:rPr>
                <w:del w:id="619" w:author="JPapp" w:date="2016-12-13T14:45:00Z"/>
                <w:rFonts w:ascii="Times New Roman" w:hAnsi="Times New Roman"/>
                <w:sz w:val="20"/>
                <w:lang w:val="en-AU"/>
              </w:rPr>
            </w:pPr>
            <w:del w:id="620" w:author="JPapp" w:date="2016-12-13T14:45:00Z">
              <w:r w:rsidRPr="00225CA1">
                <w:rPr>
                  <w:rFonts w:ascii="Times New Roman" w:hAnsi="Times New Roman"/>
                  <w:sz w:val="20"/>
                  <w:lang w:val="en-AU"/>
                </w:rPr>
                <w:delText>3</w:delText>
              </w:r>
            </w:del>
          </w:p>
        </w:tc>
        <w:tc>
          <w:tcPr>
            <w:tcW w:w="327" w:type="pct"/>
            <w:shd w:val="clear" w:color="auto" w:fill="F2F2F2"/>
            <w:noWrap/>
            <w:vAlign w:val="center"/>
            <w:hideMark/>
          </w:tcPr>
          <w:p w14:paraId="5A6FFDE7" w14:textId="7D02EE48" w:rsidR="00852448" w:rsidRPr="00225CA1" w:rsidRDefault="00852448" w:rsidP="00852448">
            <w:pPr>
              <w:spacing w:line="259" w:lineRule="auto"/>
              <w:jc w:val="right"/>
              <w:rPr>
                <w:del w:id="621" w:author="JPapp" w:date="2016-12-13T14:45:00Z"/>
                <w:rFonts w:ascii="Times New Roman" w:hAnsi="Times New Roman"/>
                <w:sz w:val="20"/>
                <w:lang w:val="en-AU"/>
              </w:rPr>
            </w:pPr>
            <w:del w:id="622" w:author="JPapp" w:date="2016-12-13T14:45:00Z">
              <w:r w:rsidRPr="00225CA1">
                <w:rPr>
                  <w:rFonts w:ascii="Times New Roman" w:hAnsi="Times New Roman"/>
                  <w:sz w:val="20"/>
                  <w:lang w:val="en-AU"/>
                </w:rPr>
                <w:delText>3.3%</w:delText>
              </w:r>
            </w:del>
          </w:p>
        </w:tc>
        <w:tc>
          <w:tcPr>
            <w:tcW w:w="326" w:type="pct"/>
            <w:shd w:val="clear" w:color="auto" w:fill="F2F2F2"/>
            <w:noWrap/>
            <w:vAlign w:val="center"/>
            <w:hideMark/>
          </w:tcPr>
          <w:p w14:paraId="156C7092" w14:textId="747C429B" w:rsidR="00852448" w:rsidRPr="00225CA1" w:rsidRDefault="00852448" w:rsidP="00852448">
            <w:pPr>
              <w:spacing w:line="259" w:lineRule="auto"/>
              <w:jc w:val="right"/>
              <w:rPr>
                <w:del w:id="623" w:author="JPapp" w:date="2016-12-13T14:45:00Z"/>
                <w:rFonts w:ascii="Times New Roman" w:hAnsi="Times New Roman"/>
                <w:sz w:val="20"/>
                <w:lang w:val="en-AU"/>
              </w:rPr>
            </w:pPr>
            <w:del w:id="624" w:author="JPapp" w:date="2016-12-13T14:45:00Z">
              <w:r w:rsidRPr="00225CA1">
                <w:rPr>
                  <w:rFonts w:ascii="Times New Roman" w:hAnsi="Times New Roman"/>
                  <w:sz w:val="20"/>
                  <w:lang w:val="en-AU"/>
                </w:rPr>
                <w:delText>1.0%</w:delText>
              </w:r>
            </w:del>
          </w:p>
        </w:tc>
        <w:tc>
          <w:tcPr>
            <w:tcW w:w="326" w:type="pct"/>
            <w:shd w:val="clear" w:color="auto" w:fill="F2F2F2"/>
            <w:noWrap/>
            <w:vAlign w:val="center"/>
            <w:hideMark/>
          </w:tcPr>
          <w:p w14:paraId="7C2748DB" w14:textId="5E14174A" w:rsidR="00852448" w:rsidRPr="00225CA1" w:rsidRDefault="00852448" w:rsidP="00852448">
            <w:pPr>
              <w:spacing w:line="259" w:lineRule="auto"/>
              <w:jc w:val="right"/>
              <w:rPr>
                <w:del w:id="625" w:author="JPapp" w:date="2016-12-13T14:45:00Z"/>
                <w:rFonts w:ascii="Times New Roman" w:hAnsi="Times New Roman"/>
                <w:sz w:val="20"/>
                <w:lang w:val="en-AU"/>
              </w:rPr>
            </w:pPr>
            <w:del w:id="626" w:author="JPapp" w:date="2016-12-13T14:45:00Z">
              <w:r w:rsidRPr="00225CA1">
                <w:rPr>
                  <w:rFonts w:ascii="Times New Roman" w:hAnsi="Times New Roman"/>
                  <w:sz w:val="20"/>
                  <w:lang w:val="en-AU"/>
                </w:rPr>
                <w:delText>0.6%</w:delText>
              </w:r>
            </w:del>
          </w:p>
        </w:tc>
        <w:tc>
          <w:tcPr>
            <w:tcW w:w="325" w:type="pct"/>
            <w:shd w:val="clear" w:color="auto" w:fill="F2F2F2"/>
            <w:noWrap/>
            <w:vAlign w:val="center"/>
            <w:hideMark/>
          </w:tcPr>
          <w:p w14:paraId="0A230621" w14:textId="43CE49C6" w:rsidR="00852448" w:rsidRPr="00225CA1" w:rsidRDefault="00852448" w:rsidP="00852448">
            <w:pPr>
              <w:spacing w:line="259" w:lineRule="auto"/>
              <w:jc w:val="right"/>
              <w:rPr>
                <w:del w:id="627" w:author="JPapp" w:date="2016-12-13T14:45:00Z"/>
                <w:rFonts w:ascii="Times New Roman" w:hAnsi="Times New Roman"/>
                <w:sz w:val="20"/>
                <w:lang w:val="en-AU"/>
              </w:rPr>
            </w:pPr>
            <w:del w:id="628" w:author="JPapp" w:date="2016-12-13T14:45:00Z">
              <w:r w:rsidRPr="00225CA1">
                <w:rPr>
                  <w:rFonts w:ascii="Times New Roman" w:hAnsi="Times New Roman"/>
                  <w:sz w:val="20"/>
                  <w:lang w:val="en-AU"/>
                </w:rPr>
                <w:delText>0.0%</w:delText>
              </w:r>
            </w:del>
          </w:p>
        </w:tc>
        <w:tc>
          <w:tcPr>
            <w:tcW w:w="326" w:type="pct"/>
            <w:shd w:val="clear" w:color="auto" w:fill="F2F2F2"/>
            <w:noWrap/>
            <w:vAlign w:val="center"/>
            <w:hideMark/>
          </w:tcPr>
          <w:p w14:paraId="7CAECA2B" w14:textId="5BF10D3D" w:rsidR="00852448" w:rsidRPr="00225CA1" w:rsidRDefault="00852448" w:rsidP="00852448">
            <w:pPr>
              <w:spacing w:line="259" w:lineRule="auto"/>
              <w:jc w:val="right"/>
              <w:rPr>
                <w:del w:id="629" w:author="JPapp" w:date="2016-12-13T14:45:00Z"/>
                <w:rFonts w:ascii="Times New Roman" w:hAnsi="Times New Roman"/>
                <w:sz w:val="20"/>
                <w:lang w:val="en-AU"/>
              </w:rPr>
            </w:pPr>
            <w:del w:id="630" w:author="JPapp" w:date="2016-12-13T14:45:00Z">
              <w:r w:rsidRPr="00225CA1">
                <w:rPr>
                  <w:rFonts w:ascii="Times New Roman" w:hAnsi="Times New Roman"/>
                  <w:sz w:val="20"/>
                  <w:lang w:val="en-AU"/>
                </w:rPr>
                <w:delText>0.7%</w:delText>
              </w:r>
            </w:del>
          </w:p>
        </w:tc>
        <w:tc>
          <w:tcPr>
            <w:tcW w:w="324" w:type="pct"/>
            <w:shd w:val="clear" w:color="auto" w:fill="F2F2F2"/>
            <w:noWrap/>
            <w:vAlign w:val="center"/>
            <w:hideMark/>
          </w:tcPr>
          <w:p w14:paraId="588EDDF0" w14:textId="4995D4F8" w:rsidR="00852448" w:rsidRPr="00225CA1" w:rsidRDefault="00852448" w:rsidP="00852448">
            <w:pPr>
              <w:spacing w:line="259" w:lineRule="auto"/>
              <w:jc w:val="right"/>
              <w:rPr>
                <w:del w:id="631" w:author="JPapp" w:date="2016-12-13T14:45:00Z"/>
                <w:rFonts w:ascii="Times New Roman" w:hAnsi="Times New Roman"/>
                <w:sz w:val="20"/>
                <w:lang w:val="en-AU"/>
              </w:rPr>
            </w:pPr>
            <w:del w:id="632" w:author="JPapp" w:date="2016-12-13T14:45:00Z">
              <w:r w:rsidRPr="00225CA1">
                <w:rPr>
                  <w:rFonts w:ascii="Times New Roman" w:hAnsi="Times New Roman"/>
                  <w:sz w:val="20"/>
                  <w:lang w:val="en-AU"/>
                </w:rPr>
                <w:delText>0.0%</w:delText>
              </w:r>
            </w:del>
          </w:p>
        </w:tc>
        <w:tc>
          <w:tcPr>
            <w:tcW w:w="324" w:type="pct"/>
            <w:shd w:val="clear" w:color="auto" w:fill="F2F2F2"/>
            <w:noWrap/>
            <w:vAlign w:val="center"/>
            <w:hideMark/>
          </w:tcPr>
          <w:p w14:paraId="7BE52603" w14:textId="141818F2" w:rsidR="00852448" w:rsidRPr="00225CA1" w:rsidRDefault="00852448" w:rsidP="00852448">
            <w:pPr>
              <w:spacing w:line="259" w:lineRule="auto"/>
              <w:jc w:val="right"/>
              <w:rPr>
                <w:del w:id="633" w:author="JPapp" w:date="2016-12-13T14:45:00Z"/>
                <w:rFonts w:ascii="Times New Roman" w:hAnsi="Times New Roman"/>
                <w:sz w:val="20"/>
                <w:lang w:val="en-AU"/>
              </w:rPr>
            </w:pPr>
            <w:del w:id="634" w:author="JPapp" w:date="2016-12-13T14:45:00Z">
              <w:r w:rsidRPr="00225CA1">
                <w:rPr>
                  <w:rFonts w:ascii="Times New Roman" w:hAnsi="Times New Roman"/>
                  <w:sz w:val="20"/>
                  <w:lang w:val="en-AU"/>
                </w:rPr>
                <w:delText>0.0%</w:delText>
              </w:r>
            </w:del>
          </w:p>
        </w:tc>
        <w:tc>
          <w:tcPr>
            <w:tcW w:w="325" w:type="pct"/>
            <w:shd w:val="clear" w:color="auto" w:fill="F2F2F2"/>
            <w:noWrap/>
            <w:vAlign w:val="center"/>
            <w:hideMark/>
          </w:tcPr>
          <w:p w14:paraId="20F03B86" w14:textId="7B81B023" w:rsidR="00852448" w:rsidRPr="00225CA1" w:rsidRDefault="00852448" w:rsidP="00852448">
            <w:pPr>
              <w:spacing w:line="259" w:lineRule="auto"/>
              <w:jc w:val="right"/>
              <w:rPr>
                <w:del w:id="635" w:author="JPapp" w:date="2016-12-13T14:45:00Z"/>
                <w:rFonts w:ascii="Times New Roman" w:hAnsi="Times New Roman"/>
                <w:sz w:val="20"/>
                <w:lang w:val="en-AU"/>
              </w:rPr>
            </w:pPr>
            <w:del w:id="636" w:author="JPapp" w:date="2016-12-13T14:45:00Z">
              <w:r w:rsidRPr="00225CA1">
                <w:rPr>
                  <w:rFonts w:ascii="Times New Roman" w:hAnsi="Times New Roman"/>
                  <w:sz w:val="20"/>
                  <w:lang w:val="en-AU"/>
                </w:rPr>
                <w:delText>0.0%</w:delText>
              </w:r>
            </w:del>
          </w:p>
        </w:tc>
        <w:tc>
          <w:tcPr>
            <w:tcW w:w="324" w:type="pct"/>
            <w:shd w:val="clear" w:color="auto" w:fill="F2F2F2"/>
            <w:noWrap/>
            <w:vAlign w:val="center"/>
            <w:hideMark/>
          </w:tcPr>
          <w:p w14:paraId="3B285607" w14:textId="394F1FB5" w:rsidR="00852448" w:rsidRPr="00225CA1" w:rsidRDefault="00852448" w:rsidP="00852448">
            <w:pPr>
              <w:spacing w:line="259" w:lineRule="auto"/>
              <w:jc w:val="right"/>
              <w:rPr>
                <w:del w:id="637" w:author="JPapp" w:date="2016-12-13T14:45:00Z"/>
                <w:rFonts w:ascii="Times New Roman" w:hAnsi="Times New Roman"/>
                <w:sz w:val="20"/>
                <w:lang w:val="en-AU"/>
              </w:rPr>
            </w:pPr>
            <w:del w:id="638" w:author="JPapp" w:date="2016-12-13T14:45:00Z">
              <w:r w:rsidRPr="00225CA1">
                <w:rPr>
                  <w:rFonts w:ascii="Times New Roman" w:hAnsi="Times New Roman"/>
                  <w:sz w:val="20"/>
                  <w:lang w:val="en-AU"/>
                </w:rPr>
                <w:delText>0.0%</w:delText>
              </w:r>
            </w:del>
          </w:p>
        </w:tc>
        <w:tc>
          <w:tcPr>
            <w:tcW w:w="325" w:type="pct"/>
            <w:shd w:val="clear" w:color="auto" w:fill="F2F2F2"/>
            <w:noWrap/>
            <w:vAlign w:val="center"/>
            <w:hideMark/>
          </w:tcPr>
          <w:p w14:paraId="157915EC" w14:textId="2B80394C" w:rsidR="00852448" w:rsidRPr="00225CA1" w:rsidRDefault="00852448" w:rsidP="00852448">
            <w:pPr>
              <w:spacing w:line="259" w:lineRule="auto"/>
              <w:jc w:val="right"/>
              <w:rPr>
                <w:del w:id="639" w:author="JPapp" w:date="2016-12-13T14:45:00Z"/>
                <w:rFonts w:ascii="Times New Roman" w:hAnsi="Times New Roman"/>
                <w:sz w:val="20"/>
                <w:lang w:val="en-AU"/>
              </w:rPr>
            </w:pPr>
            <w:del w:id="640" w:author="JPapp" w:date="2016-12-13T14:45:00Z">
              <w:r w:rsidRPr="00225CA1">
                <w:rPr>
                  <w:rFonts w:ascii="Times New Roman" w:hAnsi="Times New Roman"/>
                  <w:sz w:val="20"/>
                  <w:lang w:val="en-AU"/>
                </w:rPr>
                <w:delText>0.0%</w:delText>
              </w:r>
            </w:del>
          </w:p>
        </w:tc>
        <w:tc>
          <w:tcPr>
            <w:tcW w:w="324" w:type="pct"/>
            <w:shd w:val="clear" w:color="auto" w:fill="F2F2F2"/>
            <w:noWrap/>
            <w:vAlign w:val="center"/>
            <w:hideMark/>
          </w:tcPr>
          <w:p w14:paraId="614ACE3B" w14:textId="7122EA94" w:rsidR="00852448" w:rsidRPr="00225CA1" w:rsidRDefault="00852448" w:rsidP="00852448">
            <w:pPr>
              <w:spacing w:line="259" w:lineRule="auto"/>
              <w:jc w:val="right"/>
              <w:rPr>
                <w:del w:id="641" w:author="JPapp" w:date="2016-12-13T14:45:00Z"/>
                <w:rFonts w:ascii="Times New Roman" w:hAnsi="Times New Roman"/>
                <w:sz w:val="20"/>
                <w:lang w:val="en-AU"/>
              </w:rPr>
            </w:pPr>
            <w:del w:id="642" w:author="JPapp" w:date="2016-12-13T14:45:00Z">
              <w:r w:rsidRPr="00225CA1">
                <w:rPr>
                  <w:rFonts w:ascii="Times New Roman" w:hAnsi="Times New Roman"/>
                  <w:sz w:val="20"/>
                  <w:lang w:val="en-AU"/>
                </w:rPr>
                <w:delText>1.1%</w:delText>
              </w:r>
            </w:del>
          </w:p>
        </w:tc>
        <w:tc>
          <w:tcPr>
            <w:tcW w:w="325" w:type="pct"/>
            <w:shd w:val="clear" w:color="auto" w:fill="F2F2F2"/>
            <w:noWrap/>
            <w:vAlign w:val="center"/>
            <w:hideMark/>
          </w:tcPr>
          <w:p w14:paraId="0DD6A2ED" w14:textId="638E2507" w:rsidR="00852448" w:rsidRPr="00225CA1" w:rsidRDefault="00852448" w:rsidP="00852448">
            <w:pPr>
              <w:spacing w:line="259" w:lineRule="auto"/>
              <w:jc w:val="right"/>
              <w:rPr>
                <w:del w:id="643" w:author="JPapp" w:date="2016-12-13T14:45:00Z"/>
                <w:rFonts w:ascii="Times New Roman" w:hAnsi="Times New Roman"/>
                <w:sz w:val="20"/>
                <w:lang w:val="en-AU"/>
              </w:rPr>
            </w:pPr>
            <w:del w:id="644" w:author="JPapp" w:date="2016-12-13T14:45:00Z">
              <w:r w:rsidRPr="00225CA1">
                <w:rPr>
                  <w:rFonts w:ascii="Times New Roman" w:hAnsi="Times New Roman"/>
                  <w:sz w:val="20"/>
                  <w:lang w:val="en-AU"/>
                </w:rPr>
                <w:delText>92.8%</w:delText>
              </w:r>
            </w:del>
          </w:p>
        </w:tc>
        <w:tc>
          <w:tcPr>
            <w:tcW w:w="324" w:type="pct"/>
            <w:shd w:val="clear" w:color="auto" w:fill="F2F2F2"/>
            <w:noWrap/>
            <w:vAlign w:val="center"/>
            <w:hideMark/>
          </w:tcPr>
          <w:p w14:paraId="7E350A60" w14:textId="5F2F61B8" w:rsidR="00852448" w:rsidRPr="00225CA1" w:rsidRDefault="00852448" w:rsidP="00852448">
            <w:pPr>
              <w:spacing w:line="259" w:lineRule="auto"/>
              <w:jc w:val="right"/>
              <w:rPr>
                <w:del w:id="645" w:author="JPapp" w:date="2016-12-13T14:45:00Z"/>
                <w:rFonts w:ascii="Times New Roman" w:hAnsi="Times New Roman"/>
                <w:sz w:val="20"/>
                <w:lang w:val="en-AU"/>
              </w:rPr>
            </w:pPr>
            <w:del w:id="646" w:author="JPapp" w:date="2016-12-13T14:45:00Z">
              <w:r w:rsidRPr="00225CA1">
                <w:rPr>
                  <w:rFonts w:ascii="Times New Roman" w:hAnsi="Times New Roman"/>
                  <w:sz w:val="20"/>
                  <w:lang w:val="en-AU"/>
                </w:rPr>
                <w:delText>0.3%</w:delText>
              </w:r>
            </w:del>
          </w:p>
        </w:tc>
        <w:tc>
          <w:tcPr>
            <w:tcW w:w="325" w:type="pct"/>
            <w:shd w:val="clear" w:color="auto" w:fill="F2F2F2"/>
            <w:noWrap/>
            <w:vAlign w:val="center"/>
            <w:hideMark/>
          </w:tcPr>
          <w:p w14:paraId="53DC127D" w14:textId="37C4CA6D" w:rsidR="00852448" w:rsidRPr="00225CA1" w:rsidRDefault="00852448" w:rsidP="00852448">
            <w:pPr>
              <w:spacing w:line="259" w:lineRule="auto"/>
              <w:jc w:val="right"/>
              <w:rPr>
                <w:del w:id="647" w:author="JPapp" w:date="2016-12-13T14:45:00Z"/>
                <w:rFonts w:ascii="Times New Roman" w:hAnsi="Times New Roman"/>
                <w:sz w:val="20"/>
                <w:lang w:val="en-AU"/>
              </w:rPr>
            </w:pPr>
            <w:del w:id="648" w:author="JPapp" w:date="2016-12-13T14:45:00Z">
              <w:r w:rsidRPr="00225CA1">
                <w:rPr>
                  <w:rFonts w:ascii="Times New Roman" w:hAnsi="Times New Roman"/>
                  <w:sz w:val="20"/>
                  <w:lang w:val="en-AU"/>
                </w:rPr>
                <w:delText>hcltrp</w:delText>
              </w:r>
            </w:del>
          </w:p>
        </w:tc>
      </w:tr>
    </w:tbl>
    <w:p w14:paraId="5413C452" w14:textId="31254966" w:rsidR="00852448" w:rsidRPr="00225CA1" w:rsidRDefault="00852448" w:rsidP="00852448">
      <w:pPr>
        <w:spacing w:after="160" w:line="259" w:lineRule="auto"/>
        <w:rPr>
          <w:del w:id="649" w:author="JPapp" w:date="2016-12-13T14:45:00Z"/>
          <w:lang w:val="en-AU" w:eastAsia="en-US"/>
        </w:rPr>
      </w:pPr>
    </w:p>
    <w:p w14:paraId="155F6F62" w14:textId="7E7D9A67" w:rsidR="00852448" w:rsidRPr="00225CA1" w:rsidRDefault="00852448" w:rsidP="00852448">
      <w:pPr>
        <w:spacing w:after="160" w:line="259" w:lineRule="auto"/>
        <w:rPr>
          <w:del w:id="650" w:author="JPapp" w:date="2016-12-13T14:45:00Z"/>
          <w:lang w:val="en-AU" w:eastAsia="en-US"/>
        </w:rPr>
      </w:pPr>
      <w:del w:id="651" w:author="JPapp" w:date="2016-12-13T14:45:00Z">
        <w:r w:rsidRPr="00225CA1">
          <w:rPr>
            <w:lang w:val="en-AU" w:eastAsia="en-US"/>
          </w:rPr>
          <w:br w:type="page"/>
        </w:r>
      </w:del>
    </w:p>
    <w:p w14:paraId="0940C42B" w14:textId="33996525" w:rsidR="00852448" w:rsidRPr="00225CA1" w:rsidRDefault="00852448" w:rsidP="00852448">
      <w:pPr>
        <w:keepNext/>
        <w:spacing w:after="200"/>
        <w:rPr>
          <w:del w:id="652" w:author="JPapp" w:date="2016-12-13T14:45:00Z"/>
          <w:i/>
          <w:iCs/>
          <w:color w:val="44546A"/>
          <w:sz w:val="18"/>
          <w:szCs w:val="18"/>
          <w:lang w:val="en-AU" w:eastAsia="en-US"/>
        </w:rPr>
        <w:sectPr w:rsidR="00852448" w:rsidRPr="00225CA1" w:rsidSect="007B514C">
          <w:pgSz w:w="16838" w:h="11906" w:orient="landscape"/>
          <w:pgMar w:top="1440" w:right="1440" w:bottom="1440" w:left="1440" w:header="709" w:footer="709" w:gutter="0"/>
          <w:cols w:space="708"/>
          <w:docGrid w:linePitch="360"/>
        </w:sectPr>
      </w:pPr>
    </w:p>
    <w:p w14:paraId="5B96827C" w14:textId="1EA2DDD4" w:rsidR="005D3CD8" w:rsidRPr="003B25E4" w:rsidRDefault="00852448" w:rsidP="003B25E4">
      <w:pPr>
        <w:keepNext/>
        <w:spacing w:after="200"/>
        <w:rPr>
          <w:i/>
          <w:iCs/>
          <w:color w:val="44546A"/>
          <w:sz w:val="18"/>
          <w:szCs w:val="18"/>
          <w:lang w:val="en-AU" w:eastAsia="en-US"/>
        </w:rPr>
      </w:pPr>
      <w:bookmarkStart w:id="653" w:name="_Ref467426857"/>
      <w:del w:id="654" w:author="JPapp" w:date="2016-12-13T14:45:00Z">
        <w:r w:rsidRPr="00225CA1">
          <w:rPr>
            <w:i/>
            <w:iCs/>
            <w:color w:val="44546A"/>
            <w:sz w:val="18"/>
            <w:szCs w:val="18"/>
            <w:lang w:val="en-AU" w:eastAsia="en-US"/>
          </w:rPr>
          <w:delText xml:space="preserve">Table </w:delText>
        </w:r>
        <w:r w:rsidRPr="00225CA1">
          <w:rPr>
            <w:i/>
            <w:iCs/>
            <w:color w:val="44546A"/>
            <w:sz w:val="18"/>
            <w:szCs w:val="18"/>
            <w:lang w:val="en-AU" w:eastAsia="en-US"/>
          </w:rPr>
          <w:fldChar w:fldCharType="begin"/>
        </w:r>
        <w:r w:rsidRPr="00225CA1">
          <w:rPr>
            <w:i/>
            <w:iCs/>
            <w:color w:val="44546A"/>
            <w:sz w:val="18"/>
            <w:szCs w:val="18"/>
            <w:lang w:val="en-AU" w:eastAsia="en-US"/>
          </w:rPr>
          <w:delInstrText xml:space="preserve"> SEQ Table \* ARABIC </w:delInstrText>
        </w:r>
        <w:r w:rsidRPr="00225CA1">
          <w:rPr>
            <w:i/>
            <w:iCs/>
            <w:color w:val="44546A"/>
            <w:sz w:val="18"/>
            <w:szCs w:val="18"/>
            <w:lang w:val="en-AU" w:eastAsia="en-US"/>
          </w:rPr>
          <w:fldChar w:fldCharType="separate"/>
        </w:r>
        <w:r w:rsidR="00077038">
          <w:rPr>
            <w:i/>
            <w:iCs/>
            <w:noProof/>
            <w:color w:val="44546A"/>
            <w:sz w:val="18"/>
            <w:szCs w:val="18"/>
            <w:lang w:val="en-AU" w:eastAsia="en-US"/>
          </w:rPr>
          <w:delText>11</w:delText>
        </w:r>
        <w:r w:rsidRPr="00225CA1">
          <w:rPr>
            <w:i/>
            <w:iCs/>
            <w:color w:val="44546A"/>
            <w:sz w:val="18"/>
            <w:szCs w:val="18"/>
            <w:lang w:val="en-AU" w:eastAsia="en-US"/>
          </w:rPr>
          <w:fldChar w:fldCharType="end"/>
        </w:r>
      </w:del>
      <w:bookmarkEnd w:id="653"/>
      <w:r w:rsidRPr="00225CA1">
        <w:rPr>
          <w:i/>
          <w:iCs/>
          <w:color w:val="44546A"/>
          <w:sz w:val="18"/>
          <w:szCs w:val="18"/>
          <w:lang w:val="en-AU" w:eastAsia="en-US"/>
        </w:rPr>
        <w:t>: Numbers of clusters identified in sets from each region and fishing fleet.</w:t>
      </w:r>
      <w:bookmarkEnd w:id="516"/>
      <w:r w:rsidR="003B25E4">
        <w:rPr>
          <w:i/>
          <w:iCs/>
          <w:color w:val="44546A"/>
          <w:sz w:val="18"/>
          <w:szCs w:val="18"/>
          <w:lang w:val="en-AU" w:eastAsia="en-US"/>
        </w:rPr>
        <w:t xml:space="preserve"> </w:t>
      </w:r>
    </w:p>
    <w:tbl>
      <w:tblPr>
        <w:tblStyle w:val="TableGrid"/>
        <w:tblW w:w="0" w:type="auto"/>
        <w:tblLook w:val="04A0" w:firstRow="1" w:lastRow="0" w:firstColumn="1" w:lastColumn="0" w:noHBand="0" w:noVBand="1"/>
      </w:tblPr>
      <w:tblGrid>
        <w:gridCol w:w="1502"/>
        <w:gridCol w:w="1502"/>
        <w:gridCol w:w="1502"/>
        <w:gridCol w:w="1503"/>
        <w:gridCol w:w="1503"/>
      </w:tblGrid>
      <w:tr w:rsidR="005D3CD8" w14:paraId="1FCCBF0E" w14:textId="77777777" w:rsidTr="00996769">
        <w:tc>
          <w:tcPr>
            <w:tcW w:w="1502" w:type="dxa"/>
          </w:tcPr>
          <w:p w14:paraId="2562C0F5" w14:textId="7470AC75" w:rsidR="005D3CD8" w:rsidRDefault="005D3CD8" w:rsidP="005D3CD8">
            <w:pPr>
              <w:spacing w:after="160" w:line="259" w:lineRule="auto"/>
              <w:rPr>
                <w:lang w:val="en-AU" w:eastAsia="en-US"/>
              </w:rPr>
            </w:pPr>
            <w:r>
              <w:rPr>
                <w:lang w:val="en-AU" w:eastAsia="en-US"/>
              </w:rPr>
              <w:t>Species/design</w:t>
            </w:r>
          </w:p>
        </w:tc>
        <w:tc>
          <w:tcPr>
            <w:tcW w:w="1502" w:type="dxa"/>
          </w:tcPr>
          <w:p w14:paraId="371961B0" w14:textId="4CC92C34" w:rsidR="005D3CD8" w:rsidRDefault="005D3CD8" w:rsidP="005D3CD8">
            <w:pPr>
              <w:spacing w:after="160" w:line="259" w:lineRule="auto"/>
              <w:rPr>
                <w:lang w:val="en-AU" w:eastAsia="en-US"/>
              </w:rPr>
            </w:pPr>
            <w:r>
              <w:rPr>
                <w:lang w:val="en-AU" w:eastAsia="en-US"/>
              </w:rPr>
              <w:t>Region</w:t>
            </w:r>
          </w:p>
        </w:tc>
        <w:tc>
          <w:tcPr>
            <w:tcW w:w="1502" w:type="dxa"/>
          </w:tcPr>
          <w:p w14:paraId="58913F29" w14:textId="46AE4F10" w:rsidR="005D3CD8" w:rsidRDefault="005D3CD8" w:rsidP="005D3CD8">
            <w:pPr>
              <w:spacing w:after="160" w:line="259" w:lineRule="auto"/>
              <w:rPr>
                <w:lang w:val="en-AU" w:eastAsia="en-US"/>
              </w:rPr>
            </w:pPr>
            <w:r>
              <w:rPr>
                <w:lang w:val="en-AU" w:eastAsia="en-US"/>
              </w:rPr>
              <w:t>JP</w:t>
            </w:r>
          </w:p>
        </w:tc>
        <w:tc>
          <w:tcPr>
            <w:tcW w:w="1503" w:type="dxa"/>
          </w:tcPr>
          <w:p w14:paraId="5730DEA9" w14:textId="4723A801" w:rsidR="005D3CD8" w:rsidRDefault="005D3CD8" w:rsidP="005D3CD8">
            <w:pPr>
              <w:spacing w:after="160" w:line="259" w:lineRule="auto"/>
              <w:rPr>
                <w:lang w:val="en-AU" w:eastAsia="en-US"/>
              </w:rPr>
            </w:pPr>
            <w:r>
              <w:rPr>
                <w:lang w:val="en-AU" w:eastAsia="en-US"/>
              </w:rPr>
              <w:t>TW</w:t>
            </w:r>
          </w:p>
        </w:tc>
        <w:tc>
          <w:tcPr>
            <w:tcW w:w="1503" w:type="dxa"/>
          </w:tcPr>
          <w:p w14:paraId="08DAE046" w14:textId="6DF34A99" w:rsidR="005D3CD8" w:rsidRDefault="005D3CD8" w:rsidP="005D3CD8">
            <w:pPr>
              <w:spacing w:after="160" w:line="259" w:lineRule="auto"/>
              <w:rPr>
                <w:lang w:val="en-AU" w:eastAsia="en-US"/>
              </w:rPr>
            </w:pPr>
            <w:r>
              <w:rPr>
                <w:lang w:val="en-AU" w:eastAsia="en-US"/>
              </w:rPr>
              <w:t>KR</w:t>
            </w:r>
          </w:p>
        </w:tc>
      </w:tr>
      <w:tr w:rsidR="005D3CD8" w14:paraId="04A5E3B5" w14:textId="77777777" w:rsidTr="00996769">
        <w:tc>
          <w:tcPr>
            <w:tcW w:w="1502" w:type="dxa"/>
          </w:tcPr>
          <w:p w14:paraId="4BD6A2BE" w14:textId="7BC97703" w:rsidR="005D3CD8" w:rsidRDefault="005D3CD8" w:rsidP="005D3CD8">
            <w:pPr>
              <w:spacing w:after="160" w:line="259" w:lineRule="auto"/>
              <w:rPr>
                <w:lang w:val="en-AU" w:eastAsia="en-US"/>
              </w:rPr>
            </w:pPr>
            <w:r>
              <w:rPr>
                <w:lang w:val="en-AU" w:eastAsia="en-US"/>
              </w:rPr>
              <w:t>Y0</w:t>
            </w:r>
          </w:p>
        </w:tc>
        <w:tc>
          <w:tcPr>
            <w:tcW w:w="1502" w:type="dxa"/>
          </w:tcPr>
          <w:p w14:paraId="26540588" w14:textId="5219F4A7" w:rsidR="005D3CD8" w:rsidRDefault="005D3CD8" w:rsidP="005D3CD8">
            <w:pPr>
              <w:spacing w:after="160" w:line="259" w:lineRule="auto"/>
              <w:rPr>
                <w:lang w:val="en-AU" w:eastAsia="en-US"/>
              </w:rPr>
            </w:pPr>
            <w:r>
              <w:rPr>
                <w:lang w:val="en-AU" w:eastAsia="en-US"/>
              </w:rPr>
              <w:t>2</w:t>
            </w:r>
          </w:p>
        </w:tc>
        <w:tc>
          <w:tcPr>
            <w:tcW w:w="1502" w:type="dxa"/>
          </w:tcPr>
          <w:p w14:paraId="042E2F30" w14:textId="6B3C0741" w:rsidR="005D3CD8" w:rsidRDefault="005D3CD8" w:rsidP="005D3CD8">
            <w:pPr>
              <w:spacing w:after="160" w:line="259" w:lineRule="auto"/>
              <w:rPr>
                <w:lang w:val="en-AU" w:eastAsia="en-US"/>
              </w:rPr>
            </w:pPr>
            <w:r>
              <w:rPr>
                <w:lang w:val="en-AU" w:eastAsia="en-US"/>
              </w:rPr>
              <w:t>4</w:t>
            </w:r>
          </w:p>
        </w:tc>
        <w:tc>
          <w:tcPr>
            <w:tcW w:w="1503" w:type="dxa"/>
          </w:tcPr>
          <w:p w14:paraId="7AD507F2" w14:textId="65BFDE3B" w:rsidR="005D3CD8" w:rsidRDefault="003B25E4" w:rsidP="005D3CD8">
            <w:pPr>
              <w:spacing w:after="160" w:line="259" w:lineRule="auto"/>
              <w:rPr>
                <w:lang w:val="en-AU" w:eastAsia="en-US"/>
              </w:rPr>
            </w:pPr>
            <w:r>
              <w:rPr>
                <w:lang w:val="en-AU" w:eastAsia="en-US"/>
              </w:rPr>
              <w:t>4</w:t>
            </w:r>
          </w:p>
        </w:tc>
        <w:tc>
          <w:tcPr>
            <w:tcW w:w="1503" w:type="dxa"/>
          </w:tcPr>
          <w:p w14:paraId="599EC201" w14:textId="4B9CB8F8" w:rsidR="005D3CD8" w:rsidRDefault="003B25E4" w:rsidP="005D3CD8">
            <w:pPr>
              <w:spacing w:after="160" w:line="259" w:lineRule="auto"/>
              <w:rPr>
                <w:lang w:val="en-AU" w:eastAsia="en-US"/>
              </w:rPr>
            </w:pPr>
            <w:r>
              <w:rPr>
                <w:lang w:val="en-AU" w:eastAsia="en-US"/>
              </w:rPr>
              <w:t>4</w:t>
            </w:r>
          </w:p>
        </w:tc>
      </w:tr>
      <w:tr w:rsidR="005D3CD8" w14:paraId="7FF5C02B" w14:textId="77777777" w:rsidTr="00996769">
        <w:tc>
          <w:tcPr>
            <w:tcW w:w="1502" w:type="dxa"/>
          </w:tcPr>
          <w:p w14:paraId="119F60F9" w14:textId="77777777" w:rsidR="005D3CD8" w:rsidRDefault="005D3CD8" w:rsidP="005D3CD8">
            <w:pPr>
              <w:spacing w:after="160" w:line="259" w:lineRule="auto"/>
              <w:rPr>
                <w:lang w:val="en-AU" w:eastAsia="en-US"/>
              </w:rPr>
            </w:pPr>
          </w:p>
        </w:tc>
        <w:tc>
          <w:tcPr>
            <w:tcW w:w="1502" w:type="dxa"/>
          </w:tcPr>
          <w:p w14:paraId="3CDEDDBA" w14:textId="0F7D46DC" w:rsidR="005D3CD8" w:rsidRDefault="005D3CD8" w:rsidP="005D3CD8">
            <w:pPr>
              <w:spacing w:after="160" w:line="259" w:lineRule="auto"/>
              <w:rPr>
                <w:lang w:val="en-AU" w:eastAsia="en-US"/>
              </w:rPr>
            </w:pPr>
            <w:r>
              <w:rPr>
                <w:lang w:val="en-AU" w:eastAsia="en-US"/>
              </w:rPr>
              <w:t>3</w:t>
            </w:r>
          </w:p>
        </w:tc>
        <w:tc>
          <w:tcPr>
            <w:tcW w:w="1502" w:type="dxa"/>
          </w:tcPr>
          <w:p w14:paraId="2A57E402" w14:textId="69A8D9CF" w:rsidR="005D3CD8" w:rsidRDefault="005D3CD8" w:rsidP="005D3CD8">
            <w:pPr>
              <w:spacing w:after="160" w:line="259" w:lineRule="auto"/>
              <w:rPr>
                <w:lang w:val="en-AU" w:eastAsia="en-US"/>
              </w:rPr>
            </w:pPr>
            <w:r>
              <w:rPr>
                <w:lang w:val="en-AU" w:eastAsia="en-US"/>
              </w:rPr>
              <w:t>4</w:t>
            </w:r>
          </w:p>
        </w:tc>
        <w:tc>
          <w:tcPr>
            <w:tcW w:w="1503" w:type="dxa"/>
          </w:tcPr>
          <w:p w14:paraId="08D2F95F" w14:textId="006C9539" w:rsidR="005D3CD8" w:rsidRDefault="003B25E4" w:rsidP="005D3CD8">
            <w:pPr>
              <w:spacing w:after="160" w:line="259" w:lineRule="auto"/>
              <w:rPr>
                <w:lang w:val="en-AU" w:eastAsia="en-US"/>
              </w:rPr>
            </w:pPr>
            <w:r>
              <w:rPr>
                <w:lang w:val="en-AU" w:eastAsia="en-US"/>
              </w:rPr>
              <w:t>4</w:t>
            </w:r>
          </w:p>
        </w:tc>
        <w:tc>
          <w:tcPr>
            <w:tcW w:w="1503" w:type="dxa"/>
          </w:tcPr>
          <w:p w14:paraId="20B5606B" w14:textId="5AF23628" w:rsidR="005D3CD8" w:rsidRDefault="003B25E4" w:rsidP="005D3CD8">
            <w:pPr>
              <w:spacing w:after="160" w:line="259" w:lineRule="auto"/>
              <w:rPr>
                <w:lang w:val="en-AU" w:eastAsia="en-US"/>
              </w:rPr>
            </w:pPr>
            <w:r>
              <w:rPr>
                <w:lang w:val="en-AU" w:eastAsia="en-US"/>
              </w:rPr>
              <w:t>4</w:t>
            </w:r>
          </w:p>
        </w:tc>
      </w:tr>
      <w:tr w:rsidR="005D3CD8" w14:paraId="296C6184" w14:textId="77777777" w:rsidTr="00996769">
        <w:tc>
          <w:tcPr>
            <w:tcW w:w="1502" w:type="dxa"/>
          </w:tcPr>
          <w:p w14:paraId="0CCA48E4" w14:textId="77777777" w:rsidR="005D3CD8" w:rsidRDefault="005D3CD8" w:rsidP="005D3CD8">
            <w:pPr>
              <w:spacing w:after="160" w:line="259" w:lineRule="auto"/>
              <w:rPr>
                <w:lang w:val="en-AU" w:eastAsia="en-US"/>
              </w:rPr>
            </w:pPr>
          </w:p>
        </w:tc>
        <w:tc>
          <w:tcPr>
            <w:tcW w:w="1502" w:type="dxa"/>
          </w:tcPr>
          <w:p w14:paraId="3ACD3E5A" w14:textId="7C49C7DF" w:rsidR="005D3CD8" w:rsidRDefault="005D3CD8" w:rsidP="005D3CD8">
            <w:pPr>
              <w:spacing w:after="160" w:line="259" w:lineRule="auto"/>
              <w:rPr>
                <w:lang w:val="en-AU" w:eastAsia="en-US"/>
              </w:rPr>
            </w:pPr>
            <w:r>
              <w:rPr>
                <w:lang w:val="en-AU" w:eastAsia="en-US"/>
              </w:rPr>
              <w:t>4</w:t>
            </w:r>
          </w:p>
        </w:tc>
        <w:tc>
          <w:tcPr>
            <w:tcW w:w="1502" w:type="dxa"/>
          </w:tcPr>
          <w:p w14:paraId="475B0D46" w14:textId="791F5528" w:rsidR="005D3CD8" w:rsidRDefault="005D3CD8" w:rsidP="005D3CD8">
            <w:pPr>
              <w:spacing w:after="160" w:line="259" w:lineRule="auto"/>
              <w:rPr>
                <w:lang w:val="en-AU" w:eastAsia="en-US"/>
              </w:rPr>
            </w:pPr>
            <w:r>
              <w:rPr>
                <w:lang w:val="en-AU" w:eastAsia="en-US"/>
              </w:rPr>
              <w:t>5</w:t>
            </w:r>
          </w:p>
        </w:tc>
        <w:tc>
          <w:tcPr>
            <w:tcW w:w="1503" w:type="dxa"/>
          </w:tcPr>
          <w:p w14:paraId="0B1903FC" w14:textId="024A05C5" w:rsidR="005D3CD8" w:rsidRDefault="003B25E4" w:rsidP="005D3CD8">
            <w:pPr>
              <w:spacing w:after="160" w:line="259" w:lineRule="auto"/>
              <w:rPr>
                <w:lang w:val="en-AU" w:eastAsia="en-US"/>
              </w:rPr>
            </w:pPr>
            <w:r>
              <w:rPr>
                <w:lang w:val="en-AU" w:eastAsia="en-US"/>
              </w:rPr>
              <w:t>5</w:t>
            </w:r>
          </w:p>
        </w:tc>
        <w:tc>
          <w:tcPr>
            <w:tcW w:w="1503" w:type="dxa"/>
          </w:tcPr>
          <w:p w14:paraId="59BA8DF2" w14:textId="7E9BE9A4" w:rsidR="005D3CD8" w:rsidRDefault="003B25E4" w:rsidP="005D3CD8">
            <w:pPr>
              <w:spacing w:after="160" w:line="259" w:lineRule="auto"/>
              <w:rPr>
                <w:lang w:val="en-AU" w:eastAsia="en-US"/>
              </w:rPr>
            </w:pPr>
            <w:r>
              <w:rPr>
                <w:lang w:val="en-AU" w:eastAsia="en-US"/>
              </w:rPr>
              <w:t>5</w:t>
            </w:r>
          </w:p>
        </w:tc>
      </w:tr>
      <w:tr w:rsidR="005D3CD8" w14:paraId="3559A409" w14:textId="77777777" w:rsidTr="00996769">
        <w:tc>
          <w:tcPr>
            <w:tcW w:w="1502" w:type="dxa"/>
          </w:tcPr>
          <w:p w14:paraId="3DE5D43A" w14:textId="77777777" w:rsidR="005D3CD8" w:rsidRDefault="005D3CD8" w:rsidP="005D3CD8">
            <w:pPr>
              <w:spacing w:after="160" w:line="259" w:lineRule="auto"/>
              <w:rPr>
                <w:lang w:val="en-AU" w:eastAsia="en-US"/>
              </w:rPr>
            </w:pPr>
          </w:p>
        </w:tc>
        <w:tc>
          <w:tcPr>
            <w:tcW w:w="1502" w:type="dxa"/>
          </w:tcPr>
          <w:p w14:paraId="4E42FDE2" w14:textId="4366D78D" w:rsidR="005D3CD8" w:rsidRDefault="005D3CD8" w:rsidP="005D3CD8">
            <w:pPr>
              <w:spacing w:after="160" w:line="259" w:lineRule="auto"/>
              <w:rPr>
                <w:lang w:val="en-AU" w:eastAsia="en-US"/>
              </w:rPr>
            </w:pPr>
            <w:r>
              <w:rPr>
                <w:lang w:val="en-AU" w:eastAsia="en-US"/>
              </w:rPr>
              <w:t>5</w:t>
            </w:r>
          </w:p>
        </w:tc>
        <w:tc>
          <w:tcPr>
            <w:tcW w:w="1502" w:type="dxa"/>
          </w:tcPr>
          <w:p w14:paraId="350B95A7" w14:textId="666EF1D0" w:rsidR="005D3CD8" w:rsidRDefault="005D3CD8" w:rsidP="005D3CD8">
            <w:pPr>
              <w:spacing w:after="160" w:line="259" w:lineRule="auto"/>
              <w:rPr>
                <w:lang w:val="en-AU" w:eastAsia="en-US"/>
              </w:rPr>
            </w:pPr>
            <w:r>
              <w:rPr>
                <w:lang w:val="en-AU" w:eastAsia="en-US"/>
              </w:rPr>
              <w:t>4</w:t>
            </w:r>
          </w:p>
        </w:tc>
        <w:tc>
          <w:tcPr>
            <w:tcW w:w="1503" w:type="dxa"/>
          </w:tcPr>
          <w:p w14:paraId="187906AE" w14:textId="1EC71C64" w:rsidR="005D3CD8" w:rsidRDefault="003B25E4" w:rsidP="005D3CD8">
            <w:pPr>
              <w:spacing w:after="160" w:line="259" w:lineRule="auto"/>
              <w:rPr>
                <w:lang w:val="en-AU" w:eastAsia="en-US"/>
              </w:rPr>
            </w:pPr>
            <w:r>
              <w:rPr>
                <w:lang w:val="en-AU" w:eastAsia="en-US"/>
              </w:rPr>
              <w:t>4</w:t>
            </w:r>
          </w:p>
        </w:tc>
        <w:tc>
          <w:tcPr>
            <w:tcW w:w="1503" w:type="dxa"/>
          </w:tcPr>
          <w:p w14:paraId="760200F9" w14:textId="6FE720E7" w:rsidR="005D3CD8" w:rsidRDefault="003B25E4" w:rsidP="005D3CD8">
            <w:pPr>
              <w:spacing w:after="160" w:line="259" w:lineRule="auto"/>
              <w:rPr>
                <w:lang w:val="en-AU" w:eastAsia="en-US"/>
              </w:rPr>
            </w:pPr>
            <w:r>
              <w:rPr>
                <w:lang w:val="en-AU" w:eastAsia="en-US"/>
              </w:rPr>
              <w:t>4</w:t>
            </w:r>
          </w:p>
        </w:tc>
      </w:tr>
      <w:tr w:rsidR="003B25E4" w14:paraId="081ED7D5" w14:textId="77777777" w:rsidTr="00996769">
        <w:tc>
          <w:tcPr>
            <w:tcW w:w="1502" w:type="dxa"/>
          </w:tcPr>
          <w:p w14:paraId="4AF6AEAE" w14:textId="13FACF94" w:rsidR="003B25E4" w:rsidRDefault="003B25E4" w:rsidP="003B25E4">
            <w:pPr>
              <w:spacing w:after="160" w:line="259" w:lineRule="auto"/>
              <w:rPr>
                <w:lang w:val="en-AU" w:eastAsia="en-US"/>
              </w:rPr>
            </w:pPr>
            <w:r>
              <w:rPr>
                <w:lang w:val="en-AU" w:eastAsia="en-US"/>
              </w:rPr>
              <w:t>A2</w:t>
            </w:r>
          </w:p>
        </w:tc>
        <w:tc>
          <w:tcPr>
            <w:tcW w:w="1502" w:type="dxa"/>
          </w:tcPr>
          <w:p w14:paraId="16643BD4" w14:textId="17FDB9C7" w:rsidR="003B25E4" w:rsidRDefault="003B25E4" w:rsidP="003B25E4">
            <w:pPr>
              <w:spacing w:after="160" w:line="259" w:lineRule="auto"/>
              <w:rPr>
                <w:lang w:val="en-AU" w:eastAsia="en-US"/>
              </w:rPr>
            </w:pPr>
            <w:r>
              <w:rPr>
                <w:lang w:val="en-AU" w:eastAsia="en-US"/>
              </w:rPr>
              <w:t>1</w:t>
            </w:r>
          </w:p>
        </w:tc>
        <w:tc>
          <w:tcPr>
            <w:tcW w:w="1502" w:type="dxa"/>
          </w:tcPr>
          <w:p w14:paraId="74983900" w14:textId="4AE4E35E" w:rsidR="003B25E4" w:rsidRDefault="003B25E4" w:rsidP="003B25E4">
            <w:pPr>
              <w:spacing w:after="160" w:line="259" w:lineRule="auto"/>
              <w:rPr>
                <w:lang w:val="en-AU" w:eastAsia="en-US"/>
              </w:rPr>
            </w:pPr>
            <w:r>
              <w:rPr>
                <w:lang w:val="en-AU" w:eastAsia="en-US"/>
              </w:rPr>
              <w:t>4</w:t>
            </w:r>
          </w:p>
        </w:tc>
        <w:tc>
          <w:tcPr>
            <w:tcW w:w="1503" w:type="dxa"/>
          </w:tcPr>
          <w:p w14:paraId="0ECFB581" w14:textId="2A07D722" w:rsidR="003B25E4" w:rsidRDefault="003B25E4" w:rsidP="003B25E4">
            <w:pPr>
              <w:spacing w:after="160" w:line="259" w:lineRule="auto"/>
              <w:rPr>
                <w:lang w:val="en-AU" w:eastAsia="en-US"/>
              </w:rPr>
            </w:pPr>
            <w:r>
              <w:rPr>
                <w:lang w:val="en-AU" w:eastAsia="en-US"/>
              </w:rPr>
              <w:t>4</w:t>
            </w:r>
          </w:p>
        </w:tc>
        <w:tc>
          <w:tcPr>
            <w:tcW w:w="1503" w:type="dxa"/>
          </w:tcPr>
          <w:p w14:paraId="5172DD1F" w14:textId="6C8C1F6C" w:rsidR="003B25E4" w:rsidRDefault="003B25E4" w:rsidP="003B25E4">
            <w:pPr>
              <w:spacing w:after="160" w:line="259" w:lineRule="auto"/>
              <w:rPr>
                <w:lang w:val="en-AU" w:eastAsia="en-US"/>
              </w:rPr>
            </w:pPr>
            <w:r>
              <w:rPr>
                <w:lang w:val="en-AU" w:eastAsia="en-US"/>
              </w:rPr>
              <w:t>4</w:t>
            </w:r>
          </w:p>
        </w:tc>
      </w:tr>
      <w:tr w:rsidR="003B25E4" w14:paraId="63741E03" w14:textId="77777777" w:rsidTr="00996769">
        <w:tc>
          <w:tcPr>
            <w:tcW w:w="1502" w:type="dxa"/>
          </w:tcPr>
          <w:p w14:paraId="224AC924" w14:textId="77777777" w:rsidR="003B25E4" w:rsidRDefault="003B25E4" w:rsidP="003B25E4">
            <w:pPr>
              <w:spacing w:after="160" w:line="259" w:lineRule="auto"/>
              <w:rPr>
                <w:lang w:val="en-AU" w:eastAsia="en-US"/>
              </w:rPr>
            </w:pPr>
          </w:p>
        </w:tc>
        <w:tc>
          <w:tcPr>
            <w:tcW w:w="1502" w:type="dxa"/>
          </w:tcPr>
          <w:p w14:paraId="2CA0A6B9" w14:textId="0D68A5E2" w:rsidR="003B25E4" w:rsidRDefault="003B25E4" w:rsidP="003B25E4">
            <w:pPr>
              <w:spacing w:after="160" w:line="259" w:lineRule="auto"/>
              <w:rPr>
                <w:lang w:val="en-AU" w:eastAsia="en-US"/>
              </w:rPr>
            </w:pPr>
            <w:r>
              <w:rPr>
                <w:lang w:val="en-AU" w:eastAsia="en-US"/>
              </w:rPr>
              <w:t>2</w:t>
            </w:r>
          </w:p>
        </w:tc>
        <w:tc>
          <w:tcPr>
            <w:tcW w:w="1502" w:type="dxa"/>
          </w:tcPr>
          <w:p w14:paraId="2A133DDA" w14:textId="49F379B8" w:rsidR="003B25E4" w:rsidRDefault="003B25E4" w:rsidP="003B25E4">
            <w:pPr>
              <w:spacing w:after="160" w:line="259" w:lineRule="auto"/>
              <w:rPr>
                <w:lang w:val="en-AU" w:eastAsia="en-US"/>
              </w:rPr>
            </w:pPr>
            <w:r>
              <w:rPr>
                <w:lang w:val="en-AU" w:eastAsia="en-US"/>
              </w:rPr>
              <w:t>4</w:t>
            </w:r>
          </w:p>
        </w:tc>
        <w:tc>
          <w:tcPr>
            <w:tcW w:w="1503" w:type="dxa"/>
          </w:tcPr>
          <w:p w14:paraId="3F388A85" w14:textId="608FAC25" w:rsidR="003B25E4" w:rsidRDefault="003B25E4" w:rsidP="003B25E4">
            <w:pPr>
              <w:spacing w:after="160" w:line="259" w:lineRule="auto"/>
              <w:rPr>
                <w:lang w:val="en-AU" w:eastAsia="en-US"/>
              </w:rPr>
            </w:pPr>
            <w:r>
              <w:rPr>
                <w:lang w:val="en-AU" w:eastAsia="en-US"/>
              </w:rPr>
              <w:t>4</w:t>
            </w:r>
          </w:p>
        </w:tc>
        <w:tc>
          <w:tcPr>
            <w:tcW w:w="1503" w:type="dxa"/>
          </w:tcPr>
          <w:p w14:paraId="7726DE3D" w14:textId="08823790" w:rsidR="003B25E4" w:rsidRDefault="003B25E4" w:rsidP="003B25E4">
            <w:pPr>
              <w:spacing w:after="160" w:line="259" w:lineRule="auto"/>
              <w:rPr>
                <w:lang w:val="en-AU" w:eastAsia="en-US"/>
              </w:rPr>
            </w:pPr>
            <w:r>
              <w:rPr>
                <w:lang w:val="en-AU" w:eastAsia="en-US"/>
              </w:rPr>
              <w:t>4</w:t>
            </w:r>
          </w:p>
        </w:tc>
      </w:tr>
      <w:tr w:rsidR="003B25E4" w14:paraId="21039F51" w14:textId="77777777" w:rsidTr="00996769">
        <w:tc>
          <w:tcPr>
            <w:tcW w:w="1502" w:type="dxa"/>
          </w:tcPr>
          <w:p w14:paraId="12CCFCBD" w14:textId="77777777" w:rsidR="003B25E4" w:rsidRDefault="003B25E4" w:rsidP="003B25E4">
            <w:pPr>
              <w:spacing w:after="160" w:line="259" w:lineRule="auto"/>
              <w:rPr>
                <w:lang w:val="en-AU" w:eastAsia="en-US"/>
              </w:rPr>
            </w:pPr>
          </w:p>
        </w:tc>
        <w:tc>
          <w:tcPr>
            <w:tcW w:w="1502" w:type="dxa"/>
          </w:tcPr>
          <w:p w14:paraId="5D08AC22" w14:textId="1C6DA04F" w:rsidR="003B25E4" w:rsidRDefault="003B25E4" w:rsidP="003B25E4">
            <w:pPr>
              <w:spacing w:after="160" w:line="259" w:lineRule="auto"/>
              <w:rPr>
                <w:lang w:val="en-AU" w:eastAsia="en-US"/>
              </w:rPr>
            </w:pPr>
            <w:r>
              <w:rPr>
                <w:lang w:val="en-AU" w:eastAsia="en-US"/>
              </w:rPr>
              <w:t>3</w:t>
            </w:r>
          </w:p>
        </w:tc>
        <w:tc>
          <w:tcPr>
            <w:tcW w:w="1502" w:type="dxa"/>
          </w:tcPr>
          <w:p w14:paraId="30C08D83" w14:textId="1C916941" w:rsidR="003B25E4" w:rsidRDefault="003B25E4" w:rsidP="003B25E4">
            <w:pPr>
              <w:spacing w:after="160" w:line="259" w:lineRule="auto"/>
              <w:rPr>
                <w:lang w:val="en-AU" w:eastAsia="en-US"/>
              </w:rPr>
            </w:pPr>
            <w:r>
              <w:rPr>
                <w:lang w:val="en-AU" w:eastAsia="en-US"/>
              </w:rPr>
              <w:t>4</w:t>
            </w:r>
          </w:p>
        </w:tc>
        <w:tc>
          <w:tcPr>
            <w:tcW w:w="1503" w:type="dxa"/>
          </w:tcPr>
          <w:p w14:paraId="6601A96A" w14:textId="499AC575" w:rsidR="003B25E4" w:rsidRDefault="003B25E4" w:rsidP="003B25E4">
            <w:pPr>
              <w:spacing w:after="160" w:line="259" w:lineRule="auto"/>
              <w:rPr>
                <w:lang w:val="en-AU" w:eastAsia="en-US"/>
              </w:rPr>
            </w:pPr>
            <w:r>
              <w:rPr>
                <w:lang w:val="en-AU" w:eastAsia="en-US"/>
              </w:rPr>
              <w:t>4</w:t>
            </w:r>
          </w:p>
        </w:tc>
        <w:tc>
          <w:tcPr>
            <w:tcW w:w="1503" w:type="dxa"/>
          </w:tcPr>
          <w:p w14:paraId="68CD24A4" w14:textId="754FB71D" w:rsidR="003B25E4" w:rsidRDefault="003B25E4" w:rsidP="003B25E4">
            <w:pPr>
              <w:spacing w:after="160" w:line="259" w:lineRule="auto"/>
              <w:rPr>
                <w:lang w:val="en-AU" w:eastAsia="en-US"/>
              </w:rPr>
            </w:pPr>
            <w:r>
              <w:rPr>
                <w:lang w:val="en-AU" w:eastAsia="en-US"/>
              </w:rPr>
              <w:t>4</w:t>
            </w:r>
          </w:p>
        </w:tc>
      </w:tr>
      <w:tr w:rsidR="003B25E4" w14:paraId="10680568" w14:textId="77777777" w:rsidTr="00996769">
        <w:tc>
          <w:tcPr>
            <w:tcW w:w="1502" w:type="dxa"/>
          </w:tcPr>
          <w:p w14:paraId="37417086" w14:textId="77777777" w:rsidR="003B25E4" w:rsidRDefault="003B25E4" w:rsidP="003B25E4">
            <w:pPr>
              <w:spacing w:after="160" w:line="259" w:lineRule="auto"/>
              <w:rPr>
                <w:lang w:val="en-AU" w:eastAsia="en-US"/>
              </w:rPr>
            </w:pPr>
          </w:p>
        </w:tc>
        <w:tc>
          <w:tcPr>
            <w:tcW w:w="1502" w:type="dxa"/>
          </w:tcPr>
          <w:p w14:paraId="6486A85F" w14:textId="6FAD39B1" w:rsidR="003B25E4" w:rsidRDefault="003B25E4" w:rsidP="003B25E4">
            <w:pPr>
              <w:spacing w:after="160" w:line="259" w:lineRule="auto"/>
              <w:rPr>
                <w:lang w:val="en-AU" w:eastAsia="en-US"/>
              </w:rPr>
            </w:pPr>
            <w:r>
              <w:rPr>
                <w:lang w:val="en-AU" w:eastAsia="en-US"/>
              </w:rPr>
              <w:t>4</w:t>
            </w:r>
          </w:p>
        </w:tc>
        <w:tc>
          <w:tcPr>
            <w:tcW w:w="1502" w:type="dxa"/>
          </w:tcPr>
          <w:p w14:paraId="1CF62506" w14:textId="117F9B30" w:rsidR="003B25E4" w:rsidRDefault="003B25E4" w:rsidP="003B25E4">
            <w:pPr>
              <w:spacing w:after="160" w:line="259" w:lineRule="auto"/>
              <w:rPr>
                <w:lang w:val="en-AU" w:eastAsia="en-US"/>
              </w:rPr>
            </w:pPr>
            <w:r>
              <w:rPr>
                <w:lang w:val="en-AU" w:eastAsia="en-US"/>
              </w:rPr>
              <w:t>4</w:t>
            </w:r>
          </w:p>
        </w:tc>
        <w:tc>
          <w:tcPr>
            <w:tcW w:w="1503" w:type="dxa"/>
          </w:tcPr>
          <w:p w14:paraId="29F708DC" w14:textId="490FFC61" w:rsidR="003B25E4" w:rsidRDefault="003B25E4" w:rsidP="003B25E4">
            <w:pPr>
              <w:spacing w:after="160" w:line="259" w:lineRule="auto"/>
              <w:rPr>
                <w:lang w:val="en-AU" w:eastAsia="en-US"/>
              </w:rPr>
            </w:pPr>
            <w:r>
              <w:rPr>
                <w:lang w:val="en-AU" w:eastAsia="en-US"/>
              </w:rPr>
              <w:t>4</w:t>
            </w:r>
          </w:p>
        </w:tc>
        <w:tc>
          <w:tcPr>
            <w:tcW w:w="1503" w:type="dxa"/>
          </w:tcPr>
          <w:p w14:paraId="051BA3D0" w14:textId="6005CAE8" w:rsidR="003B25E4" w:rsidRDefault="003B25E4" w:rsidP="003B25E4">
            <w:pPr>
              <w:spacing w:after="160" w:line="259" w:lineRule="auto"/>
              <w:rPr>
                <w:lang w:val="en-AU" w:eastAsia="en-US"/>
              </w:rPr>
            </w:pPr>
            <w:r>
              <w:rPr>
                <w:lang w:val="en-AU" w:eastAsia="en-US"/>
              </w:rPr>
              <w:t>4</w:t>
            </w:r>
          </w:p>
        </w:tc>
      </w:tr>
      <w:tr w:rsidR="003B25E4" w14:paraId="31DEA2BB" w14:textId="77777777" w:rsidTr="00996769">
        <w:tc>
          <w:tcPr>
            <w:tcW w:w="1502" w:type="dxa"/>
          </w:tcPr>
          <w:p w14:paraId="3D0449BF" w14:textId="3C7868AC" w:rsidR="003B25E4" w:rsidRDefault="003B25E4" w:rsidP="003B25E4">
            <w:pPr>
              <w:spacing w:after="160" w:line="259" w:lineRule="auto"/>
              <w:rPr>
                <w:lang w:val="en-AU" w:eastAsia="en-US"/>
              </w:rPr>
            </w:pPr>
            <w:r>
              <w:rPr>
                <w:lang w:val="en-AU" w:eastAsia="en-US"/>
              </w:rPr>
              <w:t>A3</w:t>
            </w:r>
          </w:p>
        </w:tc>
        <w:tc>
          <w:tcPr>
            <w:tcW w:w="1502" w:type="dxa"/>
          </w:tcPr>
          <w:p w14:paraId="688DE93E" w14:textId="66749447" w:rsidR="003B25E4" w:rsidRDefault="003B25E4" w:rsidP="003B25E4">
            <w:pPr>
              <w:spacing w:after="160" w:line="259" w:lineRule="auto"/>
              <w:rPr>
                <w:lang w:val="en-AU" w:eastAsia="en-US"/>
              </w:rPr>
            </w:pPr>
            <w:r>
              <w:rPr>
                <w:lang w:val="en-AU" w:eastAsia="en-US"/>
              </w:rPr>
              <w:t>1</w:t>
            </w:r>
          </w:p>
        </w:tc>
        <w:tc>
          <w:tcPr>
            <w:tcW w:w="1502" w:type="dxa"/>
          </w:tcPr>
          <w:p w14:paraId="2739ECF5" w14:textId="6771393B" w:rsidR="003B25E4" w:rsidRDefault="003B25E4" w:rsidP="003B25E4">
            <w:pPr>
              <w:spacing w:after="160" w:line="259" w:lineRule="auto"/>
              <w:rPr>
                <w:lang w:val="en-AU" w:eastAsia="en-US"/>
              </w:rPr>
            </w:pPr>
            <w:r>
              <w:rPr>
                <w:lang w:val="en-AU" w:eastAsia="en-US"/>
              </w:rPr>
              <w:t>4</w:t>
            </w:r>
          </w:p>
        </w:tc>
        <w:tc>
          <w:tcPr>
            <w:tcW w:w="1503" w:type="dxa"/>
          </w:tcPr>
          <w:p w14:paraId="74442906" w14:textId="1DFDC426" w:rsidR="003B25E4" w:rsidRDefault="003B25E4" w:rsidP="003B25E4">
            <w:pPr>
              <w:spacing w:after="160" w:line="259" w:lineRule="auto"/>
              <w:rPr>
                <w:lang w:val="en-AU" w:eastAsia="en-US"/>
              </w:rPr>
            </w:pPr>
            <w:r>
              <w:rPr>
                <w:lang w:val="en-AU" w:eastAsia="en-US"/>
              </w:rPr>
              <w:t>4</w:t>
            </w:r>
          </w:p>
        </w:tc>
        <w:tc>
          <w:tcPr>
            <w:tcW w:w="1503" w:type="dxa"/>
          </w:tcPr>
          <w:p w14:paraId="75E6C9F5" w14:textId="2F54DE98" w:rsidR="003B25E4" w:rsidRDefault="003B25E4" w:rsidP="003B25E4">
            <w:pPr>
              <w:spacing w:after="160" w:line="259" w:lineRule="auto"/>
              <w:rPr>
                <w:lang w:val="en-AU" w:eastAsia="en-US"/>
              </w:rPr>
            </w:pPr>
            <w:r>
              <w:rPr>
                <w:lang w:val="en-AU" w:eastAsia="en-US"/>
              </w:rPr>
              <w:t>4</w:t>
            </w:r>
          </w:p>
        </w:tc>
      </w:tr>
      <w:tr w:rsidR="003B25E4" w14:paraId="458D30A6" w14:textId="77777777" w:rsidTr="00996769">
        <w:tc>
          <w:tcPr>
            <w:tcW w:w="1502" w:type="dxa"/>
          </w:tcPr>
          <w:p w14:paraId="2157FBBF" w14:textId="77777777" w:rsidR="003B25E4" w:rsidRDefault="003B25E4" w:rsidP="003B25E4">
            <w:pPr>
              <w:spacing w:after="160" w:line="259" w:lineRule="auto"/>
              <w:rPr>
                <w:lang w:val="en-AU" w:eastAsia="en-US"/>
              </w:rPr>
            </w:pPr>
          </w:p>
        </w:tc>
        <w:tc>
          <w:tcPr>
            <w:tcW w:w="1502" w:type="dxa"/>
          </w:tcPr>
          <w:p w14:paraId="4761A3E1" w14:textId="4EFA6971" w:rsidR="003B25E4" w:rsidRDefault="003B25E4" w:rsidP="003B25E4">
            <w:pPr>
              <w:spacing w:after="160" w:line="259" w:lineRule="auto"/>
              <w:rPr>
                <w:lang w:val="en-AU" w:eastAsia="en-US"/>
              </w:rPr>
            </w:pPr>
            <w:r>
              <w:rPr>
                <w:lang w:val="en-AU" w:eastAsia="en-US"/>
              </w:rPr>
              <w:t>2</w:t>
            </w:r>
          </w:p>
        </w:tc>
        <w:tc>
          <w:tcPr>
            <w:tcW w:w="1502" w:type="dxa"/>
          </w:tcPr>
          <w:p w14:paraId="07D8D23F" w14:textId="7DAD807E" w:rsidR="003B25E4" w:rsidRDefault="003B25E4" w:rsidP="003B25E4">
            <w:pPr>
              <w:spacing w:after="160" w:line="259" w:lineRule="auto"/>
              <w:rPr>
                <w:lang w:val="en-AU" w:eastAsia="en-US"/>
              </w:rPr>
            </w:pPr>
            <w:r>
              <w:rPr>
                <w:lang w:val="en-AU" w:eastAsia="en-US"/>
              </w:rPr>
              <w:t>4</w:t>
            </w:r>
          </w:p>
        </w:tc>
        <w:tc>
          <w:tcPr>
            <w:tcW w:w="1503" w:type="dxa"/>
          </w:tcPr>
          <w:p w14:paraId="240676C2" w14:textId="4A0E8771" w:rsidR="003B25E4" w:rsidRDefault="003B25E4" w:rsidP="003B25E4">
            <w:pPr>
              <w:spacing w:after="160" w:line="259" w:lineRule="auto"/>
              <w:rPr>
                <w:lang w:val="en-AU" w:eastAsia="en-US"/>
              </w:rPr>
            </w:pPr>
            <w:r>
              <w:rPr>
                <w:lang w:val="en-AU" w:eastAsia="en-US"/>
              </w:rPr>
              <w:t>3</w:t>
            </w:r>
          </w:p>
        </w:tc>
        <w:tc>
          <w:tcPr>
            <w:tcW w:w="1503" w:type="dxa"/>
          </w:tcPr>
          <w:p w14:paraId="2706A8F9" w14:textId="1BB50324" w:rsidR="003B25E4" w:rsidRDefault="003B25E4" w:rsidP="003B25E4">
            <w:pPr>
              <w:spacing w:after="160" w:line="259" w:lineRule="auto"/>
              <w:rPr>
                <w:lang w:val="en-AU" w:eastAsia="en-US"/>
              </w:rPr>
            </w:pPr>
            <w:r>
              <w:rPr>
                <w:lang w:val="en-AU" w:eastAsia="en-US"/>
              </w:rPr>
              <w:t>4</w:t>
            </w:r>
          </w:p>
        </w:tc>
      </w:tr>
      <w:tr w:rsidR="003B25E4" w14:paraId="18B0AC7E" w14:textId="77777777" w:rsidTr="00996769">
        <w:tc>
          <w:tcPr>
            <w:tcW w:w="1502" w:type="dxa"/>
          </w:tcPr>
          <w:p w14:paraId="29D10145" w14:textId="77777777" w:rsidR="003B25E4" w:rsidRDefault="003B25E4" w:rsidP="003B25E4">
            <w:pPr>
              <w:spacing w:after="160" w:line="259" w:lineRule="auto"/>
              <w:rPr>
                <w:lang w:val="en-AU" w:eastAsia="en-US"/>
              </w:rPr>
            </w:pPr>
          </w:p>
        </w:tc>
        <w:tc>
          <w:tcPr>
            <w:tcW w:w="1502" w:type="dxa"/>
          </w:tcPr>
          <w:p w14:paraId="522A74CE" w14:textId="411C9D9D" w:rsidR="003B25E4" w:rsidRDefault="003B25E4" w:rsidP="003B25E4">
            <w:pPr>
              <w:spacing w:after="160" w:line="259" w:lineRule="auto"/>
              <w:rPr>
                <w:lang w:val="en-AU" w:eastAsia="en-US"/>
              </w:rPr>
            </w:pPr>
            <w:r>
              <w:rPr>
                <w:lang w:val="en-AU" w:eastAsia="en-US"/>
              </w:rPr>
              <w:t>3</w:t>
            </w:r>
          </w:p>
        </w:tc>
        <w:tc>
          <w:tcPr>
            <w:tcW w:w="1502" w:type="dxa"/>
          </w:tcPr>
          <w:p w14:paraId="41CFDA47" w14:textId="04276FD7" w:rsidR="003B25E4" w:rsidRDefault="003B25E4" w:rsidP="003B25E4">
            <w:pPr>
              <w:spacing w:after="160" w:line="259" w:lineRule="auto"/>
              <w:rPr>
                <w:lang w:val="en-AU" w:eastAsia="en-US"/>
              </w:rPr>
            </w:pPr>
            <w:r>
              <w:rPr>
                <w:lang w:val="en-AU" w:eastAsia="en-US"/>
              </w:rPr>
              <w:t>4</w:t>
            </w:r>
          </w:p>
        </w:tc>
        <w:tc>
          <w:tcPr>
            <w:tcW w:w="1503" w:type="dxa"/>
          </w:tcPr>
          <w:p w14:paraId="5DF5AEA8" w14:textId="75210A11" w:rsidR="003B25E4" w:rsidRDefault="003B25E4" w:rsidP="003B25E4">
            <w:pPr>
              <w:spacing w:after="160" w:line="259" w:lineRule="auto"/>
              <w:rPr>
                <w:lang w:val="en-AU" w:eastAsia="en-US"/>
              </w:rPr>
            </w:pPr>
            <w:r>
              <w:rPr>
                <w:lang w:val="en-AU" w:eastAsia="en-US"/>
              </w:rPr>
              <w:t>3</w:t>
            </w:r>
          </w:p>
        </w:tc>
        <w:tc>
          <w:tcPr>
            <w:tcW w:w="1503" w:type="dxa"/>
          </w:tcPr>
          <w:p w14:paraId="353A4D35" w14:textId="162969E8" w:rsidR="003B25E4" w:rsidRDefault="003B25E4" w:rsidP="003B25E4">
            <w:pPr>
              <w:spacing w:after="160" w:line="259" w:lineRule="auto"/>
              <w:rPr>
                <w:lang w:val="en-AU" w:eastAsia="en-US"/>
              </w:rPr>
            </w:pPr>
            <w:r>
              <w:rPr>
                <w:lang w:val="en-AU" w:eastAsia="en-US"/>
              </w:rPr>
              <w:t>4</w:t>
            </w:r>
          </w:p>
        </w:tc>
      </w:tr>
      <w:tr w:rsidR="003B25E4" w14:paraId="0594E5EB" w14:textId="77777777" w:rsidTr="00996769">
        <w:tc>
          <w:tcPr>
            <w:tcW w:w="1502" w:type="dxa"/>
          </w:tcPr>
          <w:p w14:paraId="229944E6" w14:textId="77777777" w:rsidR="003B25E4" w:rsidRDefault="003B25E4" w:rsidP="003B25E4">
            <w:pPr>
              <w:spacing w:after="160" w:line="259" w:lineRule="auto"/>
              <w:rPr>
                <w:lang w:val="en-AU" w:eastAsia="en-US"/>
              </w:rPr>
            </w:pPr>
          </w:p>
        </w:tc>
        <w:tc>
          <w:tcPr>
            <w:tcW w:w="1502" w:type="dxa"/>
          </w:tcPr>
          <w:p w14:paraId="6CF4E03A" w14:textId="4935F699" w:rsidR="003B25E4" w:rsidRDefault="003B25E4" w:rsidP="003B25E4">
            <w:pPr>
              <w:spacing w:after="160" w:line="259" w:lineRule="auto"/>
              <w:rPr>
                <w:lang w:val="en-AU" w:eastAsia="en-US"/>
              </w:rPr>
            </w:pPr>
            <w:r>
              <w:rPr>
                <w:lang w:val="en-AU" w:eastAsia="en-US"/>
              </w:rPr>
              <w:t>4</w:t>
            </w:r>
          </w:p>
        </w:tc>
        <w:tc>
          <w:tcPr>
            <w:tcW w:w="1502" w:type="dxa"/>
          </w:tcPr>
          <w:p w14:paraId="094B0583" w14:textId="77FA4D90" w:rsidR="003B25E4" w:rsidRDefault="003B25E4" w:rsidP="003B25E4">
            <w:pPr>
              <w:spacing w:after="160" w:line="259" w:lineRule="auto"/>
              <w:rPr>
                <w:lang w:val="en-AU" w:eastAsia="en-US"/>
              </w:rPr>
            </w:pPr>
            <w:r>
              <w:rPr>
                <w:lang w:val="en-AU" w:eastAsia="en-US"/>
              </w:rPr>
              <w:t>4</w:t>
            </w:r>
          </w:p>
        </w:tc>
        <w:tc>
          <w:tcPr>
            <w:tcW w:w="1503" w:type="dxa"/>
          </w:tcPr>
          <w:p w14:paraId="1E1F308F" w14:textId="3C175598" w:rsidR="003B25E4" w:rsidRDefault="003B25E4" w:rsidP="003B25E4">
            <w:pPr>
              <w:spacing w:after="160" w:line="259" w:lineRule="auto"/>
              <w:rPr>
                <w:lang w:val="en-AU" w:eastAsia="en-US"/>
              </w:rPr>
            </w:pPr>
            <w:r>
              <w:rPr>
                <w:lang w:val="en-AU" w:eastAsia="en-US"/>
              </w:rPr>
              <w:t>3</w:t>
            </w:r>
          </w:p>
        </w:tc>
        <w:tc>
          <w:tcPr>
            <w:tcW w:w="1503" w:type="dxa"/>
          </w:tcPr>
          <w:p w14:paraId="2D9699BE" w14:textId="00212B4F" w:rsidR="003B25E4" w:rsidRDefault="003B25E4" w:rsidP="003B25E4">
            <w:pPr>
              <w:spacing w:after="160" w:line="259" w:lineRule="auto"/>
              <w:rPr>
                <w:lang w:val="en-AU" w:eastAsia="en-US"/>
              </w:rPr>
            </w:pPr>
            <w:r>
              <w:rPr>
                <w:lang w:val="en-AU" w:eastAsia="en-US"/>
              </w:rPr>
              <w:t>4</w:t>
            </w:r>
          </w:p>
        </w:tc>
      </w:tr>
      <w:tr w:rsidR="003B25E4" w14:paraId="3DCF277D" w14:textId="77777777" w:rsidTr="00996769">
        <w:tc>
          <w:tcPr>
            <w:tcW w:w="1502" w:type="dxa"/>
          </w:tcPr>
          <w:p w14:paraId="3FB63D66" w14:textId="19AB14D4" w:rsidR="003B25E4" w:rsidRDefault="003B25E4" w:rsidP="003B25E4">
            <w:pPr>
              <w:spacing w:after="160" w:line="259" w:lineRule="auto"/>
              <w:rPr>
                <w:lang w:val="en-AU" w:eastAsia="en-US"/>
              </w:rPr>
            </w:pPr>
            <w:r>
              <w:rPr>
                <w:lang w:val="en-AU" w:eastAsia="en-US"/>
              </w:rPr>
              <w:t>A5</w:t>
            </w:r>
          </w:p>
        </w:tc>
        <w:tc>
          <w:tcPr>
            <w:tcW w:w="1502" w:type="dxa"/>
          </w:tcPr>
          <w:p w14:paraId="4D5E593B" w14:textId="1F8E47D4" w:rsidR="003B25E4" w:rsidRDefault="003B25E4" w:rsidP="003B25E4">
            <w:pPr>
              <w:spacing w:after="160" w:line="259" w:lineRule="auto"/>
              <w:rPr>
                <w:lang w:val="en-AU" w:eastAsia="en-US"/>
              </w:rPr>
            </w:pPr>
            <w:r>
              <w:rPr>
                <w:lang w:val="en-AU" w:eastAsia="en-US"/>
              </w:rPr>
              <w:t>1</w:t>
            </w:r>
          </w:p>
        </w:tc>
        <w:tc>
          <w:tcPr>
            <w:tcW w:w="1502" w:type="dxa"/>
          </w:tcPr>
          <w:p w14:paraId="37920AD8" w14:textId="587E91EF" w:rsidR="003B25E4" w:rsidRDefault="003B25E4" w:rsidP="003B25E4">
            <w:pPr>
              <w:spacing w:after="160" w:line="259" w:lineRule="auto"/>
              <w:rPr>
                <w:lang w:val="en-AU" w:eastAsia="en-US"/>
              </w:rPr>
            </w:pPr>
            <w:r>
              <w:rPr>
                <w:lang w:val="en-AU" w:eastAsia="en-US"/>
              </w:rPr>
              <w:t>5</w:t>
            </w:r>
          </w:p>
        </w:tc>
        <w:tc>
          <w:tcPr>
            <w:tcW w:w="1503" w:type="dxa"/>
          </w:tcPr>
          <w:p w14:paraId="78B6D536" w14:textId="0EA4AAEC" w:rsidR="003B25E4" w:rsidRDefault="003B25E4" w:rsidP="003B25E4">
            <w:pPr>
              <w:spacing w:after="160" w:line="259" w:lineRule="auto"/>
              <w:rPr>
                <w:lang w:val="en-AU" w:eastAsia="en-US"/>
              </w:rPr>
            </w:pPr>
            <w:r>
              <w:rPr>
                <w:lang w:val="en-AU" w:eastAsia="en-US"/>
              </w:rPr>
              <w:t>5</w:t>
            </w:r>
          </w:p>
        </w:tc>
        <w:tc>
          <w:tcPr>
            <w:tcW w:w="1503" w:type="dxa"/>
          </w:tcPr>
          <w:p w14:paraId="191E632B" w14:textId="3308D28A" w:rsidR="003B25E4" w:rsidRDefault="003B25E4" w:rsidP="003B25E4">
            <w:pPr>
              <w:spacing w:after="160" w:line="259" w:lineRule="auto"/>
              <w:rPr>
                <w:lang w:val="en-AU" w:eastAsia="en-US"/>
              </w:rPr>
            </w:pPr>
            <w:r>
              <w:rPr>
                <w:lang w:val="en-AU" w:eastAsia="en-US"/>
              </w:rPr>
              <w:t>5</w:t>
            </w:r>
          </w:p>
        </w:tc>
      </w:tr>
      <w:tr w:rsidR="003B25E4" w14:paraId="2B42DDB7" w14:textId="77777777" w:rsidTr="00996769">
        <w:tc>
          <w:tcPr>
            <w:tcW w:w="1502" w:type="dxa"/>
          </w:tcPr>
          <w:p w14:paraId="49A975F6" w14:textId="7EC59241" w:rsidR="003B25E4" w:rsidRDefault="003B25E4" w:rsidP="003B25E4">
            <w:pPr>
              <w:spacing w:after="160" w:line="259" w:lineRule="auto"/>
              <w:rPr>
                <w:lang w:val="en-AU" w:eastAsia="en-US"/>
              </w:rPr>
            </w:pPr>
            <w:r>
              <w:rPr>
                <w:lang w:val="en-AU" w:eastAsia="en-US"/>
              </w:rPr>
              <w:t>B2</w:t>
            </w:r>
          </w:p>
        </w:tc>
        <w:tc>
          <w:tcPr>
            <w:tcW w:w="1502" w:type="dxa"/>
          </w:tcPr>
          <w:p w14:paraId="051F2BC6" w14:textId="1F4F927E" w:rsidR="003B25E4" w:rsidRDefault="003B25E4" w:rsidP="003B25E4">
            <w:pPr>
              <w:spacing w:after="160" w:line="259" w:lineRule="auto"/>
              <w:rPr>
                <w:lang w:val="en-AU" w:eastAsia="en-US"/>
              </w:rPr>
            </w:pPr>
            <w:r>
              <w:rPr>
                <w:lang w:val="en-AU" w:eastAsia="en-US"/>
              </w:rPr>
              <w:t>1</w:t>
            </w:r>
          </w:p>
        </w:tc>
        <w:tc>
          <w:tcPr>
            <w:tcW w:w="1502" w:type="dxa"/>
          </w:tcPr>
          <w:p w14:paraId="17DEF066" w14:textId="0AB16B26" w:rsidR="003B25E4" w:rsidRDefault="003B25E4" w:rsidP="003B25E4">
            <w:pPr>
              <w:spacing w:after="160" w:line="259" w:lineRule="auto"/>
              <w:rPr>
                <w:lang w:val="en-AU" w:eastAsia="en-US"/>
              </w:rPr>
            </w:pPr>
            <w:r>
              <w:rPr>
                <w:lang w:val="en-AU" w:eastAsia="en-US"/>
              </w:rPr>
              <w:t>5</w:t>
            </w:r>
          </w:p>
        </w:tc>
        <w:tc>
          <w:tcPr>
            <w:tcW w:w="1503" w:type="dxa"/>
          </w:tcPr>
          <w:p w14:paraId="5EB925A3" w14:textId="098A9286" w:rsidR="003B25E4" w:rsidRDefault="003B25E4" w:rsidP="003B25E4">
            <w:pPr>
              <w:spacing w:after="160" w:line="259" w:lineRule="auto"/>
              <w:rPr>
                <w:lang w:val="en-AU" w:eastAsia="en-US"/>
              </w:rPr>
            </w:pPr>
            <w:r>
              <w:rPr>
                <w:lang w:val="en-AU" w:eastAsia="en-US"/>
              </w:rPr>
              <w:t>5</w:t>
            </w:r>
          </w:p>
        </w:tc>
        <w:tc>
          <w:tcPr>
            <w:tcW w:w="1503" w:type="dxa"/>
          </w:tcPr>
          <w:p w14:paraId="7FE5BAF9" w14:textId="3132FF37" w:rsidR="003B25E4" w:rsidRDefault="003B25E4" w:rsidP="003B25E4">
            <w:pPr>
              <w:spacing w:after="160" w:line="259" w:lineRule="auto"/>
              <w:rPr>
                <w:lang w:val="en-AU" w:eastAsia="en-US"/>
              </w:rPr>
            </w:pPr>
            <w:r>
              <w:rPr>
                <w:lang w:val="en-AU" w:eastAsia="en-US"/>
              </w:rPr>
              <w:t>4</w:t>
            </w:r>
          </w:p>
        </w:tc>
      </w:tr>
      <w:tr w:rsidR="003B25E4" w14:paraId="576AF2D1" w14:textId="77777777" w:rsidTr="00996769">
        <w:tc>
          <w:tcPr>
            <w:tcW w:w="1502" w:type="dxa"/>
          </w:tcPr>
          <w:p w14:paraId="7E898CA8" w14:textId="77777777" w:rsidR="003B25E4" w:rsidRDefault="003B25E4" w:rsidP="003B25E4">
            <w:pPr>
              <w:spacing w:after="160" w:line="259" w:lineRule="auto"/>
              <w:rPr>
                <w:lang w:val="en-AU" w:eastAsia="en-US"/>
              </w:rPr>
            </w:pPr>
          </w:p>
        </w:tc>
        <w:tc>
          <w:tcPr>
            <w:tcW w:w="1502" w:type="dxa"/>
          </w:tcPr>
          <w:p w14:paraId="7DE604F6" w14:textId="02852F53" w:rsidR="003B25E4" w:rsidRDefault="003B25E4" w:rsidP="003B25E4">
            <w:pPr>
              <w:spacing w:after="160" w:line="259" w:lineRule="auto"/>
              <w:rPr>
                <w:lang w:val="en-AU" w:eastAsia="en-US"/>
              </w:rPr>
            </w:pPr>
            <w:r>
              <w:rPr>
                <w:lang w:val="en-AU" w:eastAsia="en-US"/>
              </w:rPr>
              <w:t>2</w:t>
            </w:r>
          </w:p>
        </w:tc>
        <w:tc>
          <w:tcPr>
            <w:tcW w:w="1502" w:type="dxa"/>
          </w:tcPr>
          <w:p w14:paraId="7C593BFD" w14:textId="536844CE" w:rsidR="003B25E4" w:rsidRDefault="003B25E4" w:rsidP="003B25E4">
            <w:pPr>
              <w:spacing w:after="160" w:line="259" w:lineRule="auto"/>
              <w:rPr>
                <w:lang w:val="en-AU" w:eastAsia="en-US"/>
              </w:rPr>
            </w:pPr>
            <w:r>
              <w:rPr>
                <w:lang w:val="en-AU" w:eastAsia="en-US"/>
              </w:rPr>
              <w:t>5</w:t>
            </w:r>
          </w:p>
        </w:tc>
        <w:tc>
          <w:tcPr>
            <w:tcW w:w="1503" w:type="dxa"/>
          </w:tcPr>
          <w:p w14:paraId="065F4509" w14:textId="1FA28D3E" w:rsidR="003B25E4" w:rsidRDefault="003B25E4" w:rsidP="003B25E4">
            <w:pPr>
              <w:spacing w:after="160" w:line="259" w:lineRule="auto"/>
              <w:rPr>
                <w:lang w:val="en-AU" w:eastAsia="en-US"/>
              </w:rPr>
            </w:pPr>
            <w:r>
              <w:rPr>
                <w:lang w:val="en-AU" w:eastAsia="en-US"/>
              </w:rPr>
              <w:t>5</w:t>
            </w:r>
          </w:p>
        </w:tc>
        <w:tc>
          <w:tcPr>
            <w:tcW w:w="1503" w:type="dxa"/>
          </w:tcPr>
          <w:p w14:paraId="0FE821F2" w14:textId="6A224F1F" w:rsidR="003B25E4" w:rsidRDefault="003B25E4" w:rsidP="003B25E4">
            <w:pPr>
              <w:spacing w:after="160" w:line="259" w:lineRule="auto"/>
              <w:rPr>
                <w:lang w:val="en-AU" w:eastAsia="en-US"/>
              </w:rPr>
            </w:pPr>
            <w:r>
              <w:rPr>
                <w:lang w:val="en-AU" w:eastAsia="en-US"/>
              </w:rPr>
              <w:t>4</w:t>
            </w:r>
          </w:p>
        </w:tc>
      </w:tr>
      <w:tr w:rsidR="003B25E4" w14:paraId="56E697E0" w14:textId="77777777" w:rsidTr="00996769">
        <w:tc>
          <w:tcPr>
            <w:tcW w:w="1502" w:type="dxa"/>
          </w:tcPr>
          <w:p w14:paraId="7292E7DB" w14:textId="77777777" w:rsidR="003B25E4" w:rsidRDefault="003B25E4" w:rsidP="003B25E4">
            <w:pPr>
              <w:spacing w:after="160" w:line="259" w:lineRule="auto"/>
              <w:rPr>
                <w:lang w:val="en-AU" w:eastAsia="en-US"/>
              </w:rPr>
            </w:pPr>
          </w:p>
        </w:tc>
        <w:tc>
          <w:tcPr>
            <w:tcW w:w="1502" w:type="dxa"/>
          </w:tcPr>
          <w:p w14:paraId="08D5AAA2" w14:textId="479D23F0" w:rsidR="003B25E4" w:rsidRDefault="003B25E4" w:rsidP="003B25E4">
            <w:pPr>
              <w:spacing w:after="160" w:line="259" w:lineRule="auto"/>
              <w:rPr>
                <w:lang w:val="en-AU" w:eastAsia="en-US"/>
              </w:rPr>
            </w:pPr>
            <w:r>
              <w:rPr>
                <w:lang w:val="en-AU" w:eastAsia="en-US"/>
              </w:rPr>
              <w:t>3</w:t>
            </w:r>
          </w:p>
        </w:tc>
        <w:tc>
          <w:tcPr>
            <w:tcW w:w="1502" w:type="dxa"/>
          </w:tcPr>
          <w:p w14:paraId="07FFB5E3" w14:textId="62246EEC" w:rsidR="003B25E4" w:rsidRDefault="003B25E4" w:rsidP="003B25E4">
            <w:pPr>
              <w:spacing w:after="160" w:line="259" w:lineRule="auto"/>
              <w:rPr>
                <w:lang w:val="en-AU" w:eastAsia="en-US"/>
              </w:rPr>
            </w:pPr>
            <w:r>
              <w:rPr>
                <w:lang w:val="en-AU" w:eastAsia="en-US"/>
              </w:rPr>
              <w:t>4</w:t>
            </w:r>
          </w:p>
        </w:tc>
        <w:tc>
          <w:tcPr>
            <w:tcW w:w="1503" w:type="dxa"/>
          </w:tcPr>
          <w:p w14:paraId="77F17F4E" w14:textId="111084C3" w:rsidR="003B25E4" w:rsidRDefault="003B25E4" w:rsidP="003B25E4">
            <w:pPr>
              <w:spacing w:after="160" w:line="259" w:lineRule="auto"/>
              <w:rPr>
                <w:lang w:val="en-AU" w:eastAsia="en-US"/>
              </w:rPr>
            </w:pPr>
            <w:r>
              <w:rPr>
                <w:lang w:val="en-AU" w:eastAsia="en-US"/>
              </w:rPr>
              <w:t>4</w:t>
            </w:r>
          </w:p>
        </w:tc>
        <w:tc>
          <w:tcPr>
            <w:tcW w:w="1503" w:type="dxa"/>
          </w:tcPr>
          <w:p w14:paraId="06ADDC3C" w14:textId="49586B81" w:rsidR="003B25E4" w:rsidRDefault="003B25E4" w:rsidP="003B25E4">
            <w:pPr>
              <w:spacing w:after="160" w:line="259" w:lineRule="auto"/>
              <w:rPr>
                <w:lang w:val="en-AU" w:eastAsia="en-US"/>
              </w:rPr>
            </w:pPr>
            <w:r>
              <w:rPr>
                <w:lang w:val="en-AU" w:eastAsia="en-US"/>
              </w:rPr>
              <w:t>4</w:t>
            </w:r>
          </w:p>
        </w:tc>
      </w:tr>
      <w:tr w:rsidR="003B25E4" w14:paraId="70E5B60C" w14:textId="77777777" w:rsidTr="00996769">
        <w:tc>
          <w:tcPr>
            <w:tcW w:w="1502" w:type="dxa"/>
          </w:tcPr>
          <w:p w14:paraId="67EC7C45" w14:textId="77777777" w:rsidR="003B25E4" w:rsidRDefault="003B25E4" w:rsidP="003B25E4">
            <w:pPr>
              <w:spacing w:after="160" w:line="259" w:lineRule="auto"/>
              <w:rPr>
                <w:lang w:val="en-AU" w:eastAsia="en-US"/>
              </w:rPr>
            </w:pPr>
          </w:p>
        </w:tc>
        <w:tc>
          <w:tcPr>
            <w:tcW w:w="1502" w:type="dxa"/>
          </w:tcPr>
          <w:p w14:paraId="76684405" w14:textId="20F994BB" w:rsidR="003B25E4" w:rsidRDefault="003B25E4" w:rsidP="003B25E4">
            <w:pPr>
              <w:spacing w:after="160" w:line="259" w:lineRule="auto"/>
              <w:rPr>
                <w:lang w:val="en-AU" w:eastAsia="en-US"/>
              </w:rPr>
            </w:pPr>
            <w:r>
              <w:rPr>
                <w:lang w:val="en-AU" w:eastAsia="en-US"/>
              </w:rPr>
              <w:t>4</w:t>
            </w:r>
          </w:p>
        </w:tc>
        <w:tc>
          <w:tcPr>
            <w:tcW w:w="1502" w:type="dxa"/>
          </w:tcPr>
          <w:p w14:paraId="190675AB" w14:textId="2AC036A4" w:rsidR="003B25E4" w:rsidRDefault="003B25E4" w:rsidP="003B25E4">
            <w:pPr>
              <w:spacing w:after="160" w:line="259" w:lineRule="auto"/>
              <w:rPr>
                <w:lang w:val="en-AU" w:eastAsia="en-US"/>
              </w:rPr>
            </w:pPr>
            <w:r>
              <w:rPr>
                <w:lang w:val="en-AU" w:eastAsia="en-US"/>
              </w:rPr>
              <w:t>4</w:t>
            </w:r>
          </w:p>
        </w:tc>
        <w:tc>
          <w:tcPr>
            <w:tcW w:w="1503" w:type="dxa"/>
          </w:tcPr>
          <w:p w14:paraId="27DCF2B8" w14:textId="700D7AA0" w:rsidR="003B25E4" w:rsidRDefault="003B25E4" w:rsidP="003B25E4">
            <w:pPr>
              <w:spacing w:after="160" w:line="259" w:lineRule="auto"/>
              <w:rPr>
                <w:lang w:val="en-AU" w:eastAsia="en-US"/>
              </w:rPr>
            </w:pPr>
            <w:r>
              <w:rPr>
                <w:lang w:val="en-AU" w:eastAsia="en-US"/>
              </w:rPr>
              <w:t>4</w:t>
            </w:r>
          </w:p>
        </w:tc>
        <w:tc>
          <w:tcPr>
            <w:tcW w:w="1503" w:type="dxa"/>
          </w:tcPr>
          <w:p w14:paraId="62584F43" w14:textId="170B8FCA" w:rsidR="003B25E4" w:rsidRDefault="003B25E4" w:rsidP="003B25E4">
            <w:pPr>
              <w:spacing w:after="160" w:line="259" w:lineRule="auto"/>
              <w:rPr>
                <w:lang w:val="en-AU" w:eastAsia="en-US"/>
              </w:rPr>
            </w:pPr>
            <w:r>
              <w:rPr>
                <w:lang w:val="en-AU" w:eastAsia="en-US"/>
              </w:rPr>
              <w:t>4</w:t>
            </w:r>
          </w:p>
        </w:tc>
      </w:tr>
    </w:tbl>
    <w:p w14:paraId="3376B724" w14:textId="724554A5" w:rsidR="005D3CD8" w:rsidRDefault="005D3CD8" w:rsidP="005D3CD8">
      <w:pPr>
        <w:spacing w:after="160" w:line="259" w:lineRule="auto"/>
        <w:rPr>
          <w:lang w:val="en-AU" w:eastAsia="en-US"/>
        </w:rPr>
      </w:pPr>
    </w:p>
    <w:p w14:paraId="68CD2EEE" w14:textId="6FC9D1D8" w:rsidR="003B25E4" w:rsidRDefault="003B25E4" w:rsidP="005D3CD8">
      <w:pPr>
        <w:spacing w:after="160" w:line="259" w:lineRule="auto"/>
        <w:rPr>
          <w:del w:id="655" w:author="JPapp" w:date="2016-12-13T14:45:00Z"/>
          <w:lang w:val="en-AU" w:eastAsia="en-US"/>
        </w:rPr>
      </w:pPr>
    </w:p>
    <w:p w14:paraId="51E7E85C" w14:textId="77777777" w:rsidR="004115D3" w:rsidRDefault="004115D3">
      <w:pPr>
        <w:rPr>
          <w:i/>
          <w:iCs/>
          <w:color w:val="44546A"/>
          <w:sz w:val="18"/>
          <w:szCs w:val="18"/>
          <w:lang w:val="en-AU" w:eastAsia="en-US"/>
        </w:rPr>
      </w:pPr>
      <w:r>
        <w:rPr>
          <w:i/>
          <w:iCs/>
          <w:color w:val="44546A"/>
          <w:sz w:val="18"/>
          <w:szCs w:val="18"/>
          <w:lang w:val="en-AU" w:eastAsia="en-US"/>
        </w:rPr>
        <w:br w:type="page"/>
      </w:r>
    </w:p>
    <w:p w14:paraId="784DF1B3" w14:textId="3D9A6C16" w:rsidR="003B25E4" w:rsidRPr="003B25E4" w:rsidRDefault="003B25E4" w:rsidP="003B25E4">
      <w:pPr>
        <w:keepNext/>
        <w:spacing w:after="200"/>
        <w:rPr>
          <w:i/>
          <w:iCs/>
          <w:color w:val="44546A"/>
          <w:sz w:val="18"/>
          <w:szCs w:val="18"/>
          <w:lang w:val="en-AU" w:eastAsia="en-US"/>
        </w:rPr>
      </w:pPr>
      <w:bookmarkStart w:id="656" w:name="_Ref467426832"/>
      <w:bookmarkStart w:id="657" w:name="_Toc455070223"/>
      <w:bookmarkStart w:id="658" w:name="_Toc469405567"/>
      <w:r w:rsidRPr="003B25E4">
        <w:rPr>
          <w:i/>
          <w:iCs/>
          <w:color w:val="44546A"/>
          <w:sz w:val="18"/>
          <w:szCs w:val="18"/>
          <w:lang w:val="en-AU" w:eastAsia="en-US"/>
        </w:rPr>
        <w:lastRenderedPageBreak/>
        <w:t xml:space="preserve">Table </w:t>
      </w:r>
      <w:r w:rsidRPr="003B25E4">
        <w:rPr>
          <w:i/>
          <w:iCs/>
          <w:color w:val="44546A"/>
          <w:sz w:val="18"/>
          <w:szCs w:val="18"/>
          <w:lang w:val="en-AU" w:eastAsia="en-US"/>
        </w:rPr>
        <w:fldChar w:fldCharType="begin"/>
      </w:r>
      <w:r w:rsidRPr="003B25E4">
        <w:rPr>
          <w:i/>
          <w:iCs/>
          <w:color w:val="44546A"/>
          <w:sz w:val="18"/>
          <w:szCs w:val="18"/>
          <w:lang w:val="en-AU" w:eastAsia="en-US"/>
        </w:rPr>
        <w:instrText xml:space="preserve"> SEQ Table \* ARABIC </w:instrText>
      </w:r>
      <w:r w:rsidRPr="003B25E4">
        <w:rPr>
          <w:i/>
          <w:iCs/>
          <w:color w:val="44546A"/>
          <w:sz w:val="18"/>
          <w:szCs w:val="18"/>
          <w:lang w:val="en-AU" w:eastAsia="en-US"/>
        </w:rPr>
        <w:fldChar w:fldCharType="separate"/>
      </w:r>
      <w:r w:rsidR="00A5526B">
        <w:rPr>
          <w:i/>
          <w:iCs/>
          <w:noProof/>
          <w:color w:val="44546A"/>
          <w:sz w:val="18"/>
          <w:szCs w:val="18"/>
          <w:lang w:val="en-AU" w:eastAsia="en-US"/>
        </w:rPr>
        <w:t>11</w:t>
      </w:r>
      <w:r w:rsidRPr="003B25E4">
        <w:rPr>
          <w:i/>
          <w:iCs/>
          <w:color w:val="44546A"/>
          <w:sz w:val="18"/>
          <w:szCs w:val="18"/>
          <w:lang w:val="en-AU" w:eastAsia="en-US"/>
        </w:rPr>
        <w:fldChar w:fldCharType="end"/>
      </w:r>
      <w:bookmarkEnd w:id="656"/>
      <w:r w:rsidRPr="003B25E4">
        <w:rPr>
          <w:i/>
          <w:iCs/>
          <w:color w:val="44546A"/>
          <w:sz w:val="18"/>
          <w:szCs w:val="18"/>
          <w:lang w:val="en-AU" w:eastAsia="en-US"/>
        </w:rPr>
        <w:t xml:space="preserve">: Clusters included in indices for each </w:t>
      </w:r>
      <w:ins w:id="659" w:author="JPapp" w:date="2016-12-13T14:45:00Z">
        <w:r w:rsidR="00554572">
          <w:rPr>
            <w:i/>
            <w:iCs/>
            <w:color w:val="44546A"/>
            <w:sz w:val="18"/>
            <w:szCs w:val="18"/>
            <w:lang w:val="en-NZ" w:eastAsia="en-US"/>
          </w:rPr>
          <w:t>fleet</w:t>
        </w:r>
      </w:ins>
      <w:del w:id="660" w:author="JPapp" w:date="2016-12-13T14:45:00Z">
        <w:r w:rsidRPr="003B25E4">
          <w:rPr>
            <w:i/>
            <w:iCs/>
            <w:color w:val="44546A"/>
            <w:sz w:val="18"/>
            <w:szCs w:val="18"/>
            <w:lang w:val="en-AU" w:eastAsia="en-US"/>
          </w:rPr>
          <w:delText>flag</w:delText>
        </w:r>
      </w:del>
      <w:r w:rsidRPr="003B25E4">
        <w:rPr>
          <w:i/>
          <w:iCs/>
          <w:color w:val="44546A"/>
          <w:sz w:val="18"/>
          <w:szCs w:val="18"/>
          <w:lang w:val="en-AU" w:eastAsia="en-US"/>
        </w:rPr>
        <w:t xml:space="preserve"> and region</w:t>
      </w:r>
      <w:bookmarkEnd w:id="657"/>
      <w:bookmarkEnd w:id="658"/>
    </w:p>
    <w:tbl>
      <w:tblPr>
        <w:tblStyle w:val="TableGrid"/>
        <w:tblW w:w="0" w:type="auto"/>
        <w:tblLook w:val="04A0" w:firstRow="1" w:lastRow="0" w:firstColumn="1" w:lastColumn="0" w:noHBand="0" w:noVBand="1"/>
      </w:tblPr>
      <w:tblGrid>
        <w:gridCol w:w="1502"/>
        <w:gridCol w:w="1502"/>
        <w:gridCol w:w="1503"/>
        <w:gridCol w:w="1503"/>
        <w:gridCol w:w="1503"/>
      </w:tblGrid>
      <w:tr w:rsidR="004115D3" w14:paraId="17B4B1AF" w14:textId="77777777" w:rsidTr="00996769">
        <w:tc>
          <w:tcPr>
            <w:tcW w:w="1502" w:type="dxa"/>
          </w:tcPr>
          <w:p w14:paraId="5643702A" w14:textId="7E5E316B" w:rsidR="004115D3" w:rsidRDefault="004115D3" w:rsidP="004115D3">
            <w:pPr>
              <w:spacing w:after="160" w:line="259" w:lineRule="auto"/>
              <w:rPr>
                <w:lang w:val="en-AU" w:eastAsia="en-US"/>
              </w:rPr>
            </w:pPr>
            <w:r>
              <w:rPr>
                <w:lang w:val="en-AU" w:eastAsia="en-US"/>
              </w:rPr>
              <w:t>Species/design</w:t>
            </w:r>
          </w:p>
        </w:tc>
        <w:tc>
          <w:tcPr>
            <w:tcW w:w="1502" w:type="dxa"/>
          </w:tcPr>
          <w:p w14:paraId="7432E282" w14:textId="5C61880D" w:rsidR="004115D3" w:rsidRDefault="004115D3" w:rsidP="004115D3">
            <w:pPr>
              <w:spacing w:after="160" w:line="259" w:lineRule="auto"/>
              <w:rPr>
                <w:lang w:val="en-AU" w:eastAsia="en-US"/>
              </w:rPr>
            </w:pPr>
            <w:r>
              <w:rPr>
                <w:lang w:val="en-AU" w:eastAsia="en-US"/>
              </w:rPr>
              <w:t>Region</w:t>
            </w:r>
          </w:p>
        </w:tc>
        <w:tc>
          <w:tcPr>
            <w:tcW w:w="1503" w:type="dxa"/>
          </w:tcPr>
          <w:p w14:paraId="5F287A9A" w14:textId="496284F8" w:rsidR="004115D3" w:rsidRDefault="004115D3" w:rsidP="004115D3">
            <w:pPr>
              <w:spacing w:after="160" w:line="259" w:lineRule="auto"/>
              <w:rPr>
                <w:lang w:val="en-AU" w:eastAsia="en-US"/>
              </w:rPr>
            </w:pPr>
            <w:r>
              <w:rPr>
                <w:lang w:val="en-AU" w:eastAsia="en-US"/>
              </w:rPr>
              <w:t>JP</w:t>
            </w:r>
          </w:p>
        </w:tc>
        <w:tc>
          <w:tcPr>
            <w:tcW w:w="1503" w:type="dxa"/>
          </w:tcPr>
          <w:p w14:paraId="62AA1E6A" w14:textId="68F6BCBC" w:rsidR="004115D3" w:rsidRDefault="004115D3" w:rsidP="004115D3">
            <w:pPr>
              <w:spacing w:after="160" w:line="259" w:lineRule="auto"/>
              <w:rPr>
                <w:lang w:val="en-AU" w:eastAsia="en-US"/>
              </w:rPr>
            </w:pPr>
            <w:r>
              <w:rPr>
                <w:lang w:val="en-AU" w:eastAsia="en-US"/>
              </w:rPr>
              <w:t>KR</w:t>
            </w:r>
          </w:p>
        </w:tc>
        <w:tc>
          <w:tcPr>
            <w:tcW w:w="1503" w:type="dxa"/>
          </w:tcPr>
          <w:p w14:paraId="2EF45D02" w14:textId="754E94A9" w:rsidR="004115D3" w:rsidRDefault="004115D3" w:rsidP="004115D3">
            <w:pPr>
              <w:spacing w:after="160" w:line="259" w:lineRule="auto"/>
              <w:rPr>
                <w:lang w:val="en-AU" w:eastAsia="en-US"/>
              </w:rPr>
            </w:pPr>
            <w:r>
              <w:rPr>
                <w:lang w:val="en-AU" w:eastAsia="en-US"/>
              </w:rPr>
              <w:t>TW</w:t>
            </w:r>
          </w:p>
        </w:tc>
      </w:tr>
      <w:tr w:rsidR="004115D3" w14:paraId="08FE84AD" w14:textId="77777777" w:rsidTr="00996769">
        <w:tc>
          <w:tcPr>
            <w:tcW w:w="1502" w:type="dxa"/>
          </w:tcPr>
          <w:p w14:paraId="0A113A94" w14:textId="798B6EDD" w:rsidR="004115D3" w:rsidRDefault="004115D3" w:rsidP="004115D3">
            <w:pPr>
              <w:spacing w:after="160" w:line="259" w:lineRule="auto"/>
              <w:rPr>
                <w:lang w:val="en-AU" w:eastAsia="en-US"/>
              </w:rPr>
            </w:pPr>
            <w:r>
              <w:rPr>
                <w:lang w:val="en-AU" w:eastAsia="en-US"/>
              </w:rPr>
              <w:t>Y0</w:t>
            </w:r>
          </w:p>
        </w:tc>
        <w:tc>
          <w:tcPr>
            <w:tcW w:w="1502" w:type="dxa"/>
          </w:tcPr>
          <w:p w14:paraId="5200F57D" w14:textId="3D7EC43F" w:rsidR="004115D3" w:rsidRDefault="004115D3" w:rsidP="004115D3">
            <w:pPr>
              <w:spacing w:after="160" w:line="259" w:lineRule="auto"/>
              <w:rPr>
                <w:lang w:val="en-AU" w:eastAsia="en-US"/>
              </w:rPr>
            </w:pPr>
            <w:r>
              <w:rPr>
                <w:lang w:val="en-AU" w:eastAsia="en-US"/>
              </w:rPr>
              <w:t>2</w:t>
            </w:r>
          </w:p>
        </w:tc>
        <w:tc>
          <w:tcPr>
            <w:tcW w:w="1503" w:type="dxa"/>
          </w:tcPr>
          <w:p w14:paraId="09D69F52" w14:textId="535B1F59" w:rsidR="004115D3" w:rsidRDefault="004115D3" w:rsidP="004115D3">
            <w:pPr>
              <w:spacing w:after="160" w:line="259" w:lineRule="auto"/>
              <w:rPr>
                <w:lang w:val="en-AU" w:eastAsia="en-US"/>
              </w:rPr>
            </w:pPr>
            <w:r>
              <w:rPr>
                <w:lang w:val="en-AU" w:eastAsia="en-US"/>
              </w:rPr>
              <w:t>1,3</w:t>
            </w:r>
          </w:p>
        </w:tc>
        <w:tc>
          <w:tcPr>
            <w:tcW w:w="1503" w:type="dxa"/>
          </w:tcPr>
          <w:p w14:paraId="2C016CCC" w14:textId="0FF5A74D" w:rsidR="004115D3" w:rsidRDefault="004115D3" w:rsidP="004115D3">
            <w:pPr>
              <w:spacing w:after="160" w:line="259" w:lineRule="auto"/>
              <w:rPr>
                <w:lang w:val="en-AU" w:eastAsia="en-US"/>
              </w:rPr>
            </w:pPr>
            <w:r>
              <w:rPr>
                <w:lang w:val="en-AU" w:eastAsia="en-US"/>
              </w:rPr>
              <w:t>1,2,3,4</w:t>
            </w:r>
          </w:p>
        </w:tc>
        <w:tc>
          <w:tcPr>
            <w:tcW w:w="1503" w:type="dxa"/>
          </w:tcPr>
          <w:p w14:paraId="09AAB747" w14:textId="42CB7194" w:rsidR="004115D3" w:rsidRDefault="004115D3" w:rsidP="004115D3">
            <w:pPr>
              <w:spacing w:after="160" w:line="259" w:lineRule="auto"/>
              <w:rPr>
                <w:lang w:val="en-AU" w:eastAsia="en-US"/>
              </w:rPr>
            </w:pPr>
            <w:r>
              <w:rPr>
                <w:lang w:val="en-AU" w:eastAsia="en-US"/>
              </w:rPr>
              <w:t>1,3</w:t>
            </w:r>
          </w:p>
        </w:tc>
      </w:tr>
      <w:tr w:rsidR="004115D3" w14:paraId="178AA6EB" w14:textId="77777777" w:rsidTr="00996769">
        <w:tc>
          <w:tcPr>
            <w:tcW w:w="1502" w:type="dxa"/>
          </w:tcPr>
          <w:p w14:paraId="27348DCE" w14:textId="77777777" w:rsidR="004115D3" w:rsidRDefault="004115D3" w:rsidP="004115D3">
            <w:pPr>
              <w:spacing w:after="160" w:line="259" w:lineRule="auto"/>
              <w:rPr>
                <w:lang w:val="en-AU" w:eastAsia="en-US"/>
              </w:rPr>
            </w:pPr>
          </w:p>
        </w:tc>
        <w:tc>
          <w:tcPr>
            <w:tcW w:w="1502" w:type="dxa"/>
          </w:tcPr>
          <w:p w14:paraId="2630F114" w14:textId="433B7CB4" w:rsidR="004115D3" w:rsidRDefault="004115D3" w:rsidP="004115D3">
            <w:pPr>
              <w:spacing w:after="160" w:line="259" w:lineRule="auto"/>
              <w:rPr>
                <w:lang w:val="en-AU" w:eastAsia="en-US"/>
              </w:rPr>
            </w:pPr>
            <w:r>
              <w:rPr>
                <w:lang w:val="en-AU" w:eastAsia="en-US"/>
              </w:rPr>
              <w:t>3</w:t>
            </w:r>
          </w:p>
        </w:tc>
        <w:tc>
          <w:tcPr>
            <w:tcW w:w="1503" w:type="dxa"/>
          </w:tcPr>
          <w:p w14:paraId="3E9D4C8E" w14:textId="2420A82E" w:rsidR="004115D3" w:rsidRDefault="004115D3" w:rsidP="004115D3">
            <w:pPr>
              <w:spacing w:after="160" w:line="259" w:lineRule="auto"/>
              <w:rPr>
                <w:lang w:val="en-AU" w:eastAsia="en-US"/>
              </w:rPr>
            </w:pPr>
            <w:r>
              <w:rPr>
                <w:lang w:val="en-AU" w:eastAsia="en-US"/>
              </w:rPr>
              <w:t>1</w:t>
            </w:r>
          </w:p>
        </w:tc>
        <w:tc>
          <w:tcPr>
            <w:tcW w:w="1503" w:type="dxa"/>
          </w:tcPr>
          <w:p w14:paraId="16155098" w14:textId="1A4DEB25" w:rsidR="004115D3" w:rsidRDefault="004115D3" w:rsidP="004115D3">
            <w:pPr>
              <w:spacing w:after="160" w:line="259" w:lineRule="auto"/>
              <w:rPr>
                <w:lang w:val="en-AU" w:eastAsia="en-US"/>
              </w:rPr>
            </w:pPr>
            <w:r>
              <w:rPr>
                <w:lang w:val="en-AU" w:eastAsia="en-US"/>
              </w:rPr>
              <w:t>1,2</w:t>
            </w:r>
          </w:p>
        </w:tc>
        <w:tc>
          <w:tcPr>
            <w:tcW w:w="1503" w:type="dxa"/>
          </w:tcPr>
          <w:p w14:paraId="338EB795" w14:textId="2182D363" w:rsidR="004115D3" w:rsidRDefault="004115D3" w:rsidP="004115D3">
            <w:pPr>
              <w:spacing w:after="160" w:line="259" w:lineRule="auto"/>
              <w:rPr>
                <w:lang w:val="en-AU" w:eastAsia="en-US"/>
              </w:rPr>
            </w:pPr>
            <w:r>
              <w:rPr>
                <w:lang w:val="en-AU" w:eastAsia="en-US"/>
              </w:rPr>
              <w:t>3</w:t>
            </w:r>
          </w:p>
        </w:tc>
      </w:tr>
      <w:tr w:rsidR="004115D3" w14:paraId="4ECB887A" w14:textId="77777777" w:rsidTr="00996769">
        <w:tc>
          <w:tcPr>
            <w:tcW w:w="1502" w:type="dxa"/>
          </w:tcPr>
          <w:p w14:paraId="740D788C" w14:textId="77777777" w:rsidR="004115D3" w:rsidRDefault="004115D3" w:rsidP="004115D3">
            <w:pPr>
              <w:spacing w:after="160" w:line="259" w:lineRule="auto"/>
              <w:rPr>
                <w:lang w:val="en-AU" w:eastAsia="en-US"/>
              </w:rPr>
            </w:pPr>
          </w:p>
        </w:tc>
        <w:tc>
          <w:tcPr>
            <w:tcW w:w="1502" w:type="dxa"/>
          </w:tcPr>
          <w:p w14:paraId="43D67C0F" w14:textId="5C2BDABC" w:rsidR="004115D3" w:rsidRDefault="004115D3" w:rsidP="004115D3">
            <w:pPr>
              <w:spacing w:after="160" w:line="259" w:lineRule="auto"/>
              <w:rPr>
                <w:lang w:val="en-AU" w:eastAsia="en-US"/>
              </w:rPr>
            </w:pPr>
            <w:r>
              <w:rPr>
                <w:lang w:val="en-AU" w:eastAsia="en-US"/>
              </w:rPr>
              <w:t>4</w:t>
            </w:r>
          </w:p>
        </w:tc>
        <w:tc>
          <w:tcPr>
            <w:tcW w:w="1503" w:type="dxa"/>
          </w:tcPr>
          <w:p w14:paraId="16622631" w14:textId="2503F599" w:rsidR="004115D3" w:rsidRDefault="004115D3" w:rsidP="004115D3">
            <w:pPr>
              <w:spacing w:after="160" w:line="259" w:lineRule="auto"/>
              <w:rPr>
                <w:lang w:val="en-AU" w:eastAsia="en-US"/>
              </w:rPr>
            </w:pPr>
            <w:r>
              <w:rPr>
                <w:lang w:val="en-AU" w:eastAsia="en-US"/>
              </w:rPr>
              <w:t>3</w:t>
            </w:r>
          </w:p>
        </w:tc>
        <w:tc>
          <w:tcPr>
            <w:tcW w:w="1503" w:type="dxa"/>
          </w:tcPr>
          <w:p w14:paraId="01457A0F" w14:textId="6584846F" w:rsidR="004115D3" w:rsidRDefault="004115D3" w:rsidP="004115D3">
            <w:pPr>
              <w:spacing w:after="160" w:line="259" w:lineRule="auto"/>
              <w:rPr>
                <w:lang w:val="en-AU" w:eastAsia="en-US"/>
              </w:rPr>
            </w:pPr>
            <w:r>
              <w:rPr>
                <w:lang w:val="en-AU" w:eastAsia="en-US"/>
              </w:rPr>
              <w:t>3</w:t>
            </w:r>
          </w:p>
        </w:tc>
        <w:tc>
          <w:tcPr>
            <w:tcW w:w="1503" w:type="dxa"/>
          </w:tcPr>
          <w:p w14:paraId="4E5FD801" w14:textId="60A22F68" w:rsidR="004115D3" w:rsidRDefault="004115D3" w:rsidP="004115D3">
            <w:pPr>
              <w:spacing w:after="160" w:line="259" w:lineRule="auto"/>
              <w:rPr>
                <w:lang w:val="en-AU" w:eastAsia="en-US"/>
              </w:rPr>
            </w:pPr>
            <w:r>
              <w:rPr>
                <w:lang w:val="en-AU" w:eastAsia="en-US"/>
              </w:rPr>
              <w:t>3</w:t>
            </w:r>
          </w:p>
        </w:tc>
      </w:tr>
      <w:tr w:rsidR="004115D3" w14:paraId="6F1B039A" w14:textId="77777777" w:rsidTr="00996769">
        <w:tc>
          <w:tcPr>
            <w:tcW w:w="1502" w:type="dxa"/>
          </w:tcPr>
          <w:p w14:paraId="4894B5E7" w14:textId="77777777" w:rsidR="004115D3" w:rsidRDefault="004115D3" w:rsidP="004115D3">
            <w:pPr>
              <w:spacing w:after="160" w:line="259" w:lineRule="auto"/>
              <w:rPr>
                <w:lang w:val="en-AU" w:eastAsia="en-US"/>
              </w:rPr>
            </w:pPr>
          </w:p>
        </w:tc>
        <w:tc>
          <w:tcPr>
            <w:tcW w:w="1502" w:type="dxa"/>
          </w:tcPr>
          <w:p w14:paraId="0C132A73" w14:textId="197333DE" w:rsidR="004115D3" w:rsidRDefault="004115D3" w:rsidP="004115D3">
            <w:pPr>
              <w:spacing w:after="160" w:line="259" w:lineRule="auto"/>
              <w:rPr>
                <w:lang w:val="en-AU" w:eastAsia="en-US"/>
              </w:rPr>
            </w:pPr>
            <w:r>
              <w:rPr>
                <w:lang w:val="en-AU" w:eastAsia="en-US"/>
              </w:rPr>
              <w:t>5</w:t>
            </w:r>
          </w:p>
        </w:tc>
        <w:tc>
          <w:tcPr>
            <w:tcW w:w="1503" w:type="dxa"/>
          </w:tcPr>
          <w:p w14:paraId="565034D9" w14:textId="3FC825DD" w:rsidR="004115D3" w:rsidRDefault="004115D3" w:rsidP="004115D3">
            <w:pPr>
              <w:spacing w:after="160" w:line="259" w:lineRule="auto"/>
              <w:rPr>
                <w:lang w:val="en-AU" w:eastAsia="en-US"/>
              </w:rPr>
            </w:pPr>
            <w:r>
              <w:rPr>
                <w:lang w:val="en-AU" w:eastAsia="en-US"/>
              </w:rPr>
              <w:t>1,2</w:t>
            </w:r>
          </w:p>
        </w:tc>
        <w:tc>
          <w:tcPr>
            <w:tcW w:w="1503" w:type="dxa"/>
          </w:tcPr>
          <w:p w14:paraId="7942BD18" w14:textId="6BE4CF18" w:rsidR="004115D3" w:rsidRDefault="004115D3" w:rsidP="004115D3">
            <w:pPr>
              <w:spacing w:after="160" w:line="259" w:lineRule="auto"/>
              <w:rPr>
                <w:lang w:val="en-AU" w:eastAsia="en-US"/>
              </w:rPr>
            </w:pPr>
            <w:r>
              <w:rPr>
                <w:lang w:val="en-AU" w:eastAsia="en-US"/>
              </w:rPr>
              <w:t>2,3</w:t>
            </w:r>
          </w:p>
        </w:tc>
        <w:tc>
          <w:tcPr>
            <w:tcW w:w="1503" w:type="dxa"/>
          </w:tcPr>
          <w:p w14:paraId="5E085613" w14:textId="573C19F8" w:rsidR="004115D3" w:rsidRDefault="004115D3" w:rsidP="004115D3">
            <w:pPr>
              <w:spacing w:after="160" w:line="259" w:lineRule="auto"/>
              <w:rPr>
                <w:lang w:val="en-AU" w:eastAsia="en-US"/>
              </w:rPr>
            </w:pPr>
            <w:r>
              <w:rPr>
                <w:lang w:val="en-AU" w:eastAsia="en-US"/>
              </w:rPr>
              <w:t>1,2,3</w:t>
            </w:r>
          </w:p>
        </w:tc>
      </w:tr>
      <w:tr w:rsidR="004115D3" w14:paraId="73A63D62" w14:textId="77777777" w:rsidTr="00996769">
        <w:tc>
          <w:tcPr>
            <w:tcW w:w="1502" w:type="dxa"/>
          </w:tcPr>
          <w:p w14:paraId="7E7FB525" w14:textId="75291562" w:rsidR="004115D3" w:rsidRDefault="004115D3" w:rsidP="004115D3">
            <w:pPr>
              <w:spacing w:after="160" w:line="259" w:lineRule="auto"/>
              <w:rPr>
                <w:lang w:val="en-AU" w:eastAsia="en-US"/>
              </w:rPr>
            </w:pPr>
            <w:r>
              <w:rPr>
                <w:lang w:val="en-AU" w:eastAsia="en-US"/>
              </w:rPr>
              <w:t>A2</w:t>
            </w:r>
          </w:p>
        </w:tc>
        <w:tc>
          <w:tcPr>
            <w:tcW w:w="1502" w:type="dxa"/>
          </w:tcPr>
          <w:p w14:paraId="04553B7D" w14:textId="73998FC1" w:rsidR="004115D3" w:rsidRDefault="004115D3" w:rsidP="004115D3">
            <w:pPr>
              <w:spacing w:after="160" w:line="259" w:lineRule="auto"/>
              <w:rPr>
                <w:lang w:val="en-AU" w:eastAsia="en-US"/>
              </w:rPr>
            </w:pPr>
            <w:r>
              <w:rPr>
                <w:lang w:val="en-AU" w:eastAsia="en-US"/>
              </w:rPr>
              <w:t>1</w:t>
            </w:r>
          </w:p>
        </w:tc>
        <w:tc>
          <w:tcPr>
            <w:tcW w:w="1503" w:type="dxa"/>
          </w:tcPr>
          <w:p w14:paraId="54D7E561" w14:textId="5D8C0855" w:rsidR="004115D3" w:rsidRDefault="004115D3" w:rsidP="004115D3">
            <w:pPr>
              <w:spacing w:after="160" w:line="259" w:lineRule="auto"/>
              <w:rPr>
                <w:lang w:val="en-AU" w:eastAsia="en-US"/>
              </w:rPr>
            </w:pPr>
            <w:r>
              <w:rPr>
                <w:lang w:val="en-AU" w:eastAsia="en-US"/>
              </w:rPr>
              <w:t>2,4</w:t>
            </w:r>
          </w:p>
        </w:tc>
        <w:tc>
          <w:tcPr>
            <w:tcW w:w="1503" w:type="dxa"/>
          </w:tcPr>
          <w:p w14:paraId="63553C50" w14:textId="5CB35BBA" w:rsidR="004115D3" w:rsidRDefault="004115D3" w:rsidP="004115D3">
            <w:pPr>
              <w:spacing w:after="160" w:line="259" w:lineRule="auto"/>
              <w:rPr>
                <w:lang w:val="en-AU" w:eastAsia="en-US"/>
              </w:rPr>
            </w:pPr>
            <w:r>
              <w:rPr>
                <w:lang w:val="en-AU" w:eastAsia="en-US"/>
              </w:rPr>
              <w:t>3,4</w:t>
            </w:r>
          </w:p>
        </w:tc>
        <w:tc>
          <w:tcPr>
            <w:tcW w:w="1503" w:type="dxa"/>
          </w:tcPr>
          <w:p w14:paraId="79879233" w14:textId="105D38B5" w:rsidR="004115D3" w:rsidRDefault="004115D3" w:rsidP="004115D3">
            <w:pPr>
              <w:spacing w:after="160" w:line="259" w:lineRule="auto"/>
              <w:rPr>
                <w:lang w:val="en-AU" w:eastAsia="en-US"/>
              </w:rPr>
            </w:pPr>
            <w:r>
              <w:rPr>
                <w:lang w:val="en-AU" w:eastAsia="en-US"/>
              </w:rPr>
              <w:t>1</w:t>
            </w:r>
          </w:p>
        </w:tc>
      </w:tr>
      <w:tr w:rsidR="004115D3" w14:paraId="40D0D528" w14:textId="77777777" w:rsidTr="00996769">
        <w:tc>
          <w:tcPr>
            <w:tcW w:w="1502" w:type="dxa"/>
          </w:tcPr>
          <w:p w14:paraId="5E768051" w14:textId="77777777" w:rsidR="004115D3" w:rsidRDefault="004115D3" w:rsidP="004115D3">
            <w:pPr>
              <w:spacing w:after="160" w:line="259" w:lineRule="auto"/>
              <w:rPr>
                <w:lang w:val="en-AU" w:eastAsia="en-US"/>
              </w:rPr>
            </w:pPr>
          </w:p>
        </w:tc>
        <w:tc>
          <w:tcPr>
            <w:tcW w:w="1502" w:type="dxa"/>
          </w:tcPr>
          <w:p w14:paraId="032589C8" w14:textId="652CE396" w:rsidR="004115D3" w:rsidRDefault="004115D3" w:rsidP="004115D3">
            <w:pPr>
              <w:spacing w:after="160" w:line="259" w:lineRule="auto"/>
              <w:rPr>
                <w:lang w:val="en-AU" w:eastAsia="en-US"/>
              </w:rPr>
            </w:pPr>
            <w:r>
              <w:rPr>
                <w:lang w:val="en-AU" w:eastAsia="en-US"/>
              </w:rPr>
              <w:t>2</w:t>
            </w:r>
          </w:p>
        </w:tc>
        <w:tc>
          <w:tcPr>
            <w:tcW w:w="1503" w:type="dxa"/>
          </w:tcPr>
          <w:p w14:paraId="5223813E" w14:textId="4810AD30" w:rsidR="004115D3" w:rsidRDefault="004115D3" w:rsidP="004115D3">
            <w:pPr>
              <w:spacing w:after="160" w:line="259" w:lineRule="auto"/>
              <w:rPr>
                <w:lang w:val="en-AU" w:eastAsia="en-US"/>
              </w:rPr>
            </w:pPr>
            <w:r>
              <w:rPr>
                <w:lang w:val="en-AU" w:eastAsia="en-US"/>
              </w:rPr>
              <w:t>3</w:t>
            </w:r>
          </w:p>
        </w:tc>
        <w:tc>
          <w:tcPr>
            <w:tcW w:w="1503" w:type="dxa"/>
          </w:tcPr>
          <w:p w14:paraId="53595C45" w14:textId="67D2C9D5" w:rsidR="004115D3" w:rsidRDefault="004115D3" w:rsidP="004115D3">
            <w:pPr>
              <w:spacing w:after="160" w:line="259" w:lineRule="auto"/>
              <w:rPr>
                <w:lang w:val="en-AU" w:eastAsia="en-US"/>
              </w:rPr>
            </w:pPr>
            <w:r>
              <w:rPr>
                <w:lang w:val="en-AU" w:eastAsia="en-US"/>
              </w:rPr>
              <w:t>3</w:t>
            </w:r>
          </w:p>
        </w:tc>
        <w:tc>
          <w:tcPr>
            <w:tcW w:w="1503" w:type="dxa"/>
          </w:tcPr>
          <w:p w14:paraId="3721FB39" w14:textId="57F7AA9E" w:rsidR="004115D3" w:rsidRDefault="004115D3" w:rsidP="004115D3">
            <w:pPr>
              <w:spacing w:after="160" w:line="259" w:lineRule="auto"/>
              <w:rPr>
                <w:lang w:val="en-AU" w:eastAsia="en-US"/>
              </w:rPr>
            </w:pPr>
            <w:r>
              <w:rPr>
                <w:lang w:val="en-AU" w:eastAsia="en-US"/>
              </w:rPr>
              <w:t>1</w:t>
            </w:r>
          </w:p>
        </w:tc>
      </w:tr>
      <w:tr w:rsidR="004115D3" w14:paraId="199D7431" w14:textId="77777777" w:rsidTr="00996769">
        <w:tc>
          <w:tcPr>
            <w:tcW w:w="1502" w:type="dxa"/>
          </w:tcPr>
          <w:p w14:paraId="3E4EFBFB" w14:textId="77777777" w:rsidR="004115D3" w:rsidRDefault="004115D3" w:rsidP="004115D3">
            <w:pPr>
              <w:spacing w:after="160" w:line="259" w:lineRule="auto"/>
              <w:rPr>
                <w:lang w:val="en-AU" w:eastAsia="en-US"/>
              </w:rPr>
            </w:pPr>
          </w:p>
        </w:tc>
        <w:tc>
          <w:tcPr>
            <w:tcW w:w="1502" w:type="dxa"/>
          </w:tcPr>
          <w:p w14:paraId="772596F6" w14:textId="0623D0BB" w:rsidR="004115D3" w:rsidRDefault="004115D3" w:rsidP="004115D3">
            <w:pPr>
              <w:spacing w:after="160" w:line="259" w:lineRule="auto"/>
              <w:rPr>
                <w:lang w:val="en-AU" w:eastAsia="en-US"/>
              </w:rPr>
            </w:pPr>
            <w:r>
              <w:rPr>
                <w:lang w:val="en-AU" w:eastAsia="en-US"/>
              </w:rPr>
              <w:t>3</w:t>
            </w:r>
          </w:p>
        </w:tc>
        <w:tc>
          <w:tcPr>
            <w:tcW w:w="1503" w:type="dxa"/>
          </w:tcPr>
          <w:p w14:paraId="781D3FD8" w14:textId="5E692C26" w:rsidR="004115D3" w:rsidRDefault="004115D3" w:rsidP="004115D3">
            <w:pPr>
              <w:spacing w:after="160" w:line="259" w:lineRule="auto"/>
              <w:rPr>
                <w:lang w:val="en-AU" w:eastAsia="en-US"/>
              </w:rPr>
            </w:pPr>
            <w:r>
              <w:rPr>
                <w:lang w:val="en-AU" w:eastAsia="en-US"/>
              </w:rPr>
              <w:t>3,4</w:t>
            </w:r>
          </w:p>
        </w:tc>
        <w:tc>
          <w:tcPr>
            <w:tcW w:w="1503" w:type="dxa"/>
          </w:tcPr>
          <w:p w14:paraId="716126FE" w14:textId="1C95D35D" w:rsidR="004115D3" w:rsidRDefault="004115D3" w:rsidP="004115D3">
            <w:pPr>
              <w:spacing w:after="160" w:line="259" w:lineRule="auto"/>
              <w:rPr>
                <w:lang w:val="en-AU" w:eastAsia="en-US"/>
              </w:rPr>
            </w:pPr>
            <w:r>
              <w:rPr>
                <w:lang w:val="en-AU" w:eastAsia="en-US"/>
              </w:rPr>
              <w:t>3,4</w:t>
            </w:r>
          </w:p>
        </w:tc>
        <w:tc>
          <w:tcPr>
            <w:tcW w:w="1503" w:type="dxa"/>
          </w:tcPr>
          <w:p w14:paraId="152731A4" w14:textId="263599FC" w:rsidR="004115D3" w:rsidRDefault="004115D3" w:rsidP="004115D3">
            <w:pPr>
              <w:spacing w:after="160" w:line="259" w:lineRule="auto"/>
              <w:rPr>
                <w:lang w:val="en-AU" w:eastAsia="en-US"/>
              </w:rPr>
            </w:pPr>
            <w:r>
              <w:rPr>
                <w:lang w:val="en-AU" w:eastAsia="en-US"/>
              </w:rPr>
              <w:t>1,2</w:t>
            </w:r>
          </w:p>
        </w:tc>
      </w:tr>
      <w:tr w:rsidR="004115D3" w14:paraId="4EA008CA" w14:textId="77777777" w:rsidTr="00996769">
        <w:tc>
          <w:tcPr>
            <w:tcW w:w="1502" w:type="dxa"/>
          </w:tcPr>
          <w:p w14:paraId="3D3230E8" w14:textId="77777777" w:rsidR="004115D3" w:rsidRDefault="004115D3" w:rsidP="004115D3">
            <w:pPr>
              <w:spacing w:after="160" w:line="259" w:lineRule="auto"/>
              <w:rPr>
                <w:lang w:val="en-AU" w:eastAsia="en-US"/>
              </w:rPr>
            </w:pPr>
          </w:p>
        </w:tc>
        <w:tc>
          <w:tcPr>
            <w:tcW w:w="1502" w:type="dxa"/>
          </w:tcPr>
          <w:p w14:paraId="498AFC36" w14:textId="270B443E" w:rsidR="004115D3" w:rsidRDefault="004115D3" w:rsidP="004115D3">
            <w:pPr>
              <w:spacing w:after="160" w:line="259" w:lineRule="auto"/>
              <w:rPr>
                <w:lang w:val="en-AU" w:eastAsia="en-US"/>
              </w:rPr>
            </w:pPr>
            <w:r>
              <w:rPr>
                <w:lang w:val="en-AU" w:eastAsia="en-US"/>
              </w:rPr>
              <w:t>4</w:t>
            </w:r>
          </w:p>
        </w:tc>
        <w:tc>
          <w:tcPr>
            <w:tcW w:w="1503" w:type="dxa"/>
          </w:tcPr>
          <w:p w14:paraId="73FA8BD7" w14:textId="6DA8129A" w:rsidR="004115D3" w:rsidRDefault="004115D3" w:rsidP="004115D3">
            <w:pPr>
              <w:spacing w:after="160" w:line="259" w:lineRule="auto"/>
              <w:rPr>
                <w:lang w:val="en-AU" w:eastAsia="en-US"/>
              </w:rPr>
            </w:pPr>
            <w:r>
              <w:rPr>
                <w:lang w:val="en-AU" w:eastAsia="en-US"/>
              </w:rPr>
              <w:t>1,3</w:t>
            </w:r>
          </w:p>
        </w:tc>
        <w:tc>
          <w:tcPr>
            <w:tcW w:w="1503" w:type="dxa"/>
          </w:tcPr>
          <w:p w14:paraId="2A665460" w14:textId="3ADA483D" w:rsidR="004115D3" w:rsidRDefault="004115D3" w:rsidP="004115D3">
            <w:pPr>
              <w:spacing w:after="160" w:line="259" w:lineRule="auto"/>
              <w:rPr>
                <w:lang w:val="en-AU" w:eastAsia="en-US"/>
              </w:rPr>
            </w:pPr>
            <w:r>
              <w:rPr>
                <w:lang w:val="en-AU" w:eastAsia="en-US"/>
              </w:rPr>
              <w:t>4</w:t>
            </w:r>
          </w:p>
        </w:tc>
        <w:tc>
          <w:tcPr>
            <w:tcW w:w="1503" w:type="dxa"/>
          </w:tcPr>
          <w:p w14:paraId="6DD3AA58" w14:textId="2E8A2BC3" w:rsidR="004115D3" w:rsidRDefault="004115D3" w:rsidP="004115D3">
            <w:pPr>
              <w:spacing w:after="160" w:line="259" w:lineRule="auto"/>
              <w:rPr>
                <w:lang w:val="en-AU" w:eastAsia="en-US"/>
              </w:rPr>
            </w:pPr>
            <w:r>
              <w:rPr>
                <w:lang w:val="en-AU" w:eastAsia="en-US"/>
              </w:rPr>
              <w:t>1,4</w:t>
            </w:r>
          </w:p>
        </w:tc>
      </w:tr>
      <w:tr w:rsidR="004115D3" w14:paraId="63735437" w14:textId="77777777" w:rsidTr="00996769">
        <w:tc>
          <w:tcPr>
            <w:tcW w:w="1502" w:type="dxa"/>
          </w:tcPr>
          <w:p w14:paraId="6C7E1E86" w14:textId="44264F9B" w:rsidR="004115D3" w:rsidRDefault="004115D3" w:rsidP="004115D3">
            <w:pPr>
              <w:spacing w:after="160" w:line="259" w:lineRule="auto"/>
              <w:rPr>
                <w:lang w:val="en-AU" w:eastAsia="en-US"/>
              </w:rPr>
            </w:pPr>
            <w:r>
              <w:rPr>
                <w:lang w:val="en-AU" w:eastAsia="en-US"/>
              </w:rPr>
              <w:t>A3</w:t>
            </w:r>
          </w:p>
        </w:tc>
        <w:tc>
          <w:tcPr>
            <w:tcW w:w="1502" w:type="dxa"/>
          </w:tcPr>
          <w:p w14:paraId="3D65DF29" w14:textId="7645BBBD" w:rsidR="004115D3" w:rsidRDefault="004115D3" w:rsidP="004115D3">
            <w:pPr>
              <w:spacing w:after="160" w:line="259" w:lineRule="auto"/>
              <w:rPr>
                <w:lang w:val="en-AU" w:eastAsia="en-US"/>
              </w:rPr>
            </w:pPr>
            <w:r>
              <w:rPr>
                <w:lang w:val="en-AU" w:eastAsia="en-US"/>
              </w:rPr>
              <w:t>1</w:t>
            </w:r>
          </w:p>
        </w:tc>
        <w:tc>
          <w:tcPr>
            <w:tcW w:w="1503" w:type="dxa"/>
          </w:tcPr>
          <w:p w14:paraId="082EF1B4" w14:textId="0AFF448F" w:rsidR="004115D3" w:rsidRDefault="004115D3" w:rsidP="004115D3">
            <w:pPr>
              <w:spacing w:after="160" w:line="259" w:lineRule="auto"/>
              <w:rPr>
                <w:lang w:val="en-AU" w:eastAsia="en-US"/>
              </w:rPr>
            </w:pPr>
            <w:r>
              <w:rPr>
                <w:lang w:val="en-AU" w:eastAsia="en-US"/>
              </w:rPr>
              <w:t>2,3</w:t>
            </w:r>
          </w:p>
        </w:tc>
        <w:tc>
          <w:tcPr>
            <w:tcW w:w="1503" w:type="dxa"/>
          </w:tcPr>
          <w:p w14:paraId="7EE13A36" w14:textId="4F9CF33F" w:rsidR="004115D3" w:rsidRDefault="004115D3" w:rsidP="004115D3">
            <w:pPr>
              <w:spacing w:after="160" w:line="259" w:lineRule="auto"/>
              <w:rPr>
                <w:lang w:val="en-AU" w:eastAsia="en-US"/>
              </w:rPr>
            </w:pPr>
            <w:r>
              <w:rPr>
                <w:lang w:val="en-AU" w:eastAsia="en-US"/>
              </w:rPr>
              <w:t>4</w:t>
            </w:r>
          </w:p>
        </w:tc>
        <w:tc>
          <w:tcPr>
            <w:tcW w:w="1503" w:type="dxa"/>
          </w:tcPr>
          <w:p w14:paraId="0BFB36A6" w14:textId="5A94D72D" w:rsidR="004115D3" w:rsidRDefault="004115D3" w:rsidP="004115D3">
            <w:pPr>
              <w:spacing w:after="160" w:line="259" w:lineRule="auto"/>
              <w:rPr>
                <w:lang w:val="en-AU" w:eastAsia="en-US"/>
              </w:rPr>
            </w:pPr>
            <w:r>
              <w:rPr>
                <w:lang w:val="en-AU" w:eastAsia="en-US"/>
              </w:rPr>
              <w:t>1</w:t>
            </w:r>
          </w:p>
        </w:tc>
      </w:tr>
      <w:tr w:rsidR="004115D3" w14:paraId="3D646E08" w14:textId="77777777" w:rsidTr="00996769">
        <w:tc>
          <w:tcPr>
            <w:tcW w:w="1502" w:type="dxa"/>
          </w:tcPr>
          <w:p w14:paraId="5A72B212" w14:textId="77777777" w:rsidR="004115D3" w:rsidRDefault="004115D3" w:rsidP="004115D3">
            <w:pPr>
              <w:spacing w:after="160" w:line="259" w:lineRule="auto"/>
              <w:rPr>
                <w:lang w:val="en-AU" w:eastAsia="en-US"/>
              </w:rPr>
            </w:pPr>
          </w:p>
        </w:tc>
        <w:tc>
          <w:tcPr>
            <w:tcW w:w="1502" w:type="dxa"/>
          </w:tcPr>
          <w:p w14:paraId="7D26528C" w14:textId="6C402ADB" w:rsidR="004115D3" w:rsidRDefault="004115D3" w:rsidP="004115D3">
            <w:pPr>
              <w:spacing w:after="160" w:line="259" w:lineRule="auto"/>
              <w:rPr>
                <w:lang w:val="en-AU" w:eastAsia="en-US"/>
              </w:rPr>
            </w:pPr>
            <w:r>
              <w:rPr>
                <w:lang w:val="en-AU" w:eastAsia="en-US"/>
              </w:rPr>
              <w:t>2</w:t>
            </w:r>
          </w:p>
        </w:tc>
        <w:tc>
          <w:tcPr>
            <w:tcW w:w="1503" w:type="dxa"/>
          </w:tcPr>
          <w:p w14:paraId="4239C849" w14:textId="02105062" w:rsidR="004115D3" w:rsidRDefault="004115D3" w:rsidP="004115D3">
            <w:pPr>
              <w:spacing w:after="160" w:line="259" w:lineRule="auto"/>
              <w:rPr>
                <w:lang w:val="en-AU" w:eastAsia="en-US"/>
              </w:rPr>
            </w:pPr>
            <w:r>
              <w:rPr>
                <w:lang w:val="en-AU" w:eastAsia="en-US"/>
              </w:rPr>
              <w:t>3</w:t>
            </w:r>
          </w:p>
        </w:tc>
        <w:tc>
          <w:tcPr>
            <w:tcW w:w="1503" w:type="dxa"/>
          </w:tcPr>
          <w:p w14:paraId="419FFB2D" w14:textId="28D2C05A" w:rsidR="004115D3" w:rsidRDefault="004115D3" w:rsidP="004115D3">
            <w:pPr>
              <w:spacing w:after="160" w:line="259" w:lineRule="auto"/>
              <w:rPr>
                <w:lang w:val="en-AU" w:eastAsia="en-US"/>
              </w:rPr>
            </w:pPr>
            <w:r>
              <w:rPr>
                <w:lang w:val="en-AU" w:eastAsia="en-US"/>
              </w:rPr>
              <w:t>3</w:t>
            </w:r>
          </w:p>
        </w:tc>
        <w:tc>
          <w:tcPr>
            <w:tcW w:w="1503" w:type="dxa"/>
          </w:tcPr>
          <w:p w14:paraId="3DC56313" w14:textId="478D4540" w:rsidR="004115D3" w:rsidRDefault="004115D3" w:rsidP="004115D3">
            <w:pPr>
              <w:spacing w:after="160" w:line="259" w:lineRule="auto"/>
              <w:rPr>
                <w:lang w:val="en-AU" w:eastAsia="en-US"/>
              </w:rPr>
            </w:pPr>
            <w:r>
              <w:rPr>
                <w:lang w:val="en-AU" w:eastAsia="en-US"/>
              </w:rPr>
              <w:t>1</w:t>
            </w:r>
          </w:p>
        </w:tc>
      </w:tr>
      <w:tr w:rsidR="004115D3" w14:paraId="0F2DE986" w14:textId="77777777" w:rsidTr="00996769">
        <w:tc>
          <w:tcPr>
            <w:tcW w:w="1502" w:type="dxa"/>
          </w:tcPr>
          <w:p w14:paraId="50DE1088" w14:textId="77777777" w:rsidR="004115D3" w:rsidRDefault="004115D3" w:rsidP="004115D3">
            <w:pPr>
              <w:spacing w:after="160" w:line="259" w:lineRule="auto"/>
              <w:rPr>
                <w:lang w:val="en-AU" w:eastAsia="en-US"/>
              </w:rPr>
            </w:pPr>
          </w:p>
        </w:tc>
        <w:tc>
          <w:tcPr>
            <w:tcW w:w="1502" w:type="dxa"/>
          </w:tcPr>
          <w:p w14:paraId="722D1343" w14:textId="74B914A8" w:rsidR="004115D3" w:rsidRDefault="004115D3" w:rsidP="004115D3">
            <w:pPr>
              <w:spacing w:after="160" w:line="259" w:lineRule="auto"/>
              <w:rPr>
                <w:lang w:val="en-AU" w:eastAsia="en-US"/>
              </w:rPr>
            </w:pPr>
            <w:r>
              <w:rPr>
                <w:lang w:val="en-AU" w:eastAsia="en-US"/>
              </w:rPr>
              <w:t>3</w:t>
            </w:r>
          </w:p>
        </w:tc>
        <w:tc>
          <w:tcPr>
            <w:tcW w:w="1503" w:type="dxa"/>
          </w:tcPr>
          <w:p w14:paraId="4648D3B8" w14:textId="5509D1FA" w:rsidR="004115D3" w:rsidRDefault="004115D3" w:rsidP="004115D3">
            <w:pPr>
              <w:spacing w:after="160" w:line="259" w:lineRule="auto"/>
              <w:rPr>
                <w:lang w:val="en-AU" w:eastAsia="en-US"/>
              </w:rPr>
            </w:pPr>
            <w:r>
              <w:rPr>
                <w:lang w:val="en-AU" w:eastAsia="en-US"/>
              </w:rPr>
              <w:t>3</w:t>
            </w:r>
          </w:p>
        </w:tc>
        <w:tc>
          <w:tcPr>
            <w:tcW w:w="1503" w:type="dxa"/>
          </w:tcPr>
          <w:p w14:paraId="3F1B0BBA" w14:textId="435B3F07" w:rsidR="004115D3" w:rsidRDefault="004115D3" w:rsidP="004115D3">
            <w:pPr>
              <w:spacing w:after="160" w:line="259" w:lineRule="auto"/>
              <w:rPr>
                <w:lang w:val="en-AU" w:eastAsia="en-US"/>
              </w:rPr>
            </w:pPr>
            <w:r>
              <w:rPr>
                <w:lang w:val="en-AU" w:eastAsia="en-US"/>
              </w:rPr>
              <w:t>4</w:t>
            </w:r>
          </w:p>
        </w:tc>
        <w:tc>
          <w:tcPr>
            <w:tcW w:w="1503" w:type="dxa"/>
          </w:tcPr>
          <w:p w14:paraId="72EF26B6" w14:textId="3DFE8554" w:rsidR="004115D3" w:rsidRDefault="004115D3" w:rsidP="004115D3">
            <w:pPr>
              <w:spacing w:after="160" w:line="259" w:lineRule="auto"/>
              <w:rPr>
                <w:lang w:val="en-AU" w:eastAsia="en-US"/>
              </w:rPr>
            </w:pPr>
            <w:r>
              <w:rPr>
                <w:lang w:val="en-AU" w:eastAsia="en-US"/>
              </w:rPr>
              <w:t>1,2</w:t>
            </w:r>
          </w:p>
        </w:tc>
      </w:tr>
      <w:tr w:rsidR="004115D3" w14:paraId="1DBA648F" w14:textId="77777777" w:rsidTr="00996769">
        <w:tc>
          <w:tcPr>
            <w:tcW w:w="1502" w:type="dxa"/>
          </w:tcPr>
          <w:p w14:paraId="4110162B" w14:textId="77777777" w:rsidR="004115D3" w:rsidRDefault="004115D3" w:rsidP="004115D3">
            <w:pPr>
              <w:spacing w:after="160" w:line="259" w:lineRule="auto"/>
              <w:rPr>
                <w:lang w:val="en-AU" w:eastAsia="en-US"/>
              </w:rPr>
            </w:pPr>
          </w:p>
        </w:tc>
        <w:tc>
          <w:tcPr>
            <w:tcW w:w="1502" w:type="dxa"/>
          </w:tcPr>
          <w:p w14:paraId="212F492A" w14:textId="7B5A7008" w:rsidR="004115D3" w:rsidRDefault="004115D3" w:rsidP="004115D3">
            <w:pPr>
              <w:spacing w:after="160" w:line="259" w:lineRule="auto"/>
              <w:rPr>
                <w:lang w:val="en-AU" w:eastAsia="en-US"/>
              </w:rPr>
            </w:pPr>
            <w:r>
              <w:rPr>
                <w:lang w:val="en-AU" w:eastAsia="en-US"/>
              </w:rPr>
              <w:t>4</w:t>
            </w:r>
          </w:p>
        </w:tc>
        <w:tc>
          <w:tcPr>
            <w:tcW w:w="1503" w:type="dxa"/>
          </w:tcPr>
          <w:p w14:paraId="2E16860F" w14:textId="5EA1B291" w:rsidR="004115D3" w:rsidRDefault="004115D3" w:rsidP="004115D3">
            <w:pPr>
              <w:spacing w:after="160" w:line="259" w:lineRule="auto"/>
              <w:rPr>
                <w:lang w:val="en-AU" w:eastAsia="en-US"/>
              </w:rPr>
            </w:pPr>
            <w:r>
              <w:rPr>
                <w:lang w:val="en-AU" w:eastAsia="en-US"/>
              </w:rPr>
              <w:t>2</w:t>
            </w:r>
          </w:p>
        </w:tc>
        <w:tc>
          <w:tcPr>
            <w:tcW w:w="1503" w:type="dxa"/>
          </w:tcPr>
          <w:p w14:paraId="3A59E11B" w14:textId="21BFFB5F" w:rsidR="004115D3" w:rsidRDefault="004115D3" w:rsidP="004115D3">
            <w:pPr>
              <w:spacing w:after="160" w:line="259" w:lineRule="auto"/>
              <w:rPr>
                <w:lang w:val="en-AU" w:eastAsia="en-US"/>
              </w:rPr>
            </w:pPr>
            <w:r>
              <w:rPr>
                <w:lang w:val="en-AU" w:eastAsia="en-US"/>
              </w:rPr>
              <w:t>2,4</w:t>
            </w:r>
          </w:p>
        </w:tc>
        <w:tc>
          <w:tcPr>
            <w:tcW w:w="1503" w:type="dxa"/>
          </w:tcPr>
          <w:p w14:paraId="3121B0F6" w14:textId="06F494C8" w:rsidR="004115D3" w:rsidRDefault="004115D3" w:rsidP="004115D3">
            <w:pPr>
              <w:spacing w:after="160" w:line="259" w:lineRule="auto"/>
              <w:rPr>
                <w:lang w:val="en-AU" w:eastAsia="en-US"/>
              </w:rPr>
            </w:pPr>
            <w:r>
              <w:rPr>
                <w:lang w:val="en-AU" w:eastAsia="en-US"/>
              </w:rPr>
              <w:t>1,2</w:t>
            </w:r>
          </w:p>
        </w:tc>
      </w:tr>
      <w:tr w:rsidR="004115D3" w14:paraId="0C50F965" w14:textId="77777777" w:rsidTr="00996769">
        <w:tc>
          <w:tcPr>
            <w:tcW w:w="1502" w:type="dxa"/>
          </w:tcPr>
          <w:p w14:paraId="03B332B9" w14:textId="0CC8C2A8" w:rsidR="004115D3" w:rsidRDefault="004115D3" w:rsidP="004115D3">
            <w:pPr>
              <w:spacing w:after="160" w:line="259" w:lineRule="auto"/>
              <w:rPr>
                <w:lang w:val="en-AU" w:eastAsia="en-US"/>
              </w:rPr>
            </w:pPr>
            <w:r>
              <w:rPr>
                <w:lang w:val="en-AU" w:eastAsia="en-US"/>
              </w:rPr>
              <w:t>A5</w:t>
            </w:r>
          </w:p>
        </w:tc>
        <w:tc>
          <w:tcPr>
            <w:tcW w:w="1502" w:type="dxa"/>
          </w:tcPr>
          <w:p w14:paraId="0CAD9437" w14:textId="5788DE9D" w:rsidR="004115D3" w:rsidRDefault="004115D3" w:rsidP="004115D3">
            <w:pPr>
              <w:spacing w:after="160" w:line="259" w:lineRule="auto"/>
              <w:rPr>
                <w:lang w:val="en-AU" w:eastAsia="en-US"/>
              </w:rPr>
            </w:pPr>
            <w:r>
              <w:rPr>
                <w:lang w:val="en-AU" w:eastAsia="en-US"/>
              </w:rPr>
              <w:t>1</w:t>
            </w:r>
          </w:p>
        </w:tc>
        <w:tc>
          <w:tcPr>
            <w:tcW w:w="1503" w:type="dxa"/>
          </w:tcPr>
          <w:p w14:paraId="7A1BAD83" w14:textId="400DBA91" w:rsidR="004115D3" w:rsidRDefault="004115D3" w:rsidP="004115D3">
            <w:pPr>
              <w:spacing w:after="160" w:line="259" w:lineRule="auto"/>
              <w:rPr>
                <w:lang w:val="en-AU" w:eastAsia="en-US"/>
              </w:rPr>
            </w:pPr>
            <w:r>
              <w:rPr>
                <w:lang w:val="en-AU" w:eastAsia="en-US"/>
              </w:rPr>
              <w:t>2,4</w:t>
            </w:r>
          </w:p>
        </w:tc>
        <w:tc>
          <w:tcPr>
            <w:tcW w:w="1503" w:type="dxa"/>
          </w:tcPr>
          <w:p w14:paraId="7AF8C2DD" w14:textId="01BCDA90" w:rsidR="004115D3" w:rsidRDefault="004115D3" w:rsidP="004115D3">
            <w:pPr>
              <w:spacing w:after="160" w:line="259" w:lineRule="auto"/>
              <w:rPr>
                <w:lang w:val="en-AU" w:eastAsia="en-US"/>
              </w:rPr>
            </w:pPr>
            <w:r>
              <w:rPr>
                <w:lang w:val="en-AU" w:eastAsia="en-US"/>
              </w:rPr>
              <w:t>5</w:t>
            </w:r>
          </w:p>
        </w:tc>
        <w:tc>
          <w:tcPr>
            <w:tcW w:w="1503" w:type="dxa"/>
          </w:tcPr>
          <w:p w14:paraId="12DC68E3" w14:textId="251D9563" w:rsidR="004115D3" w:rsidRDefault="004115D3" w:rsidP="004115D3">
            <w:pPr>
              <w:spacing w:after="160" w:line="259" w:lineRule="auto"/>
              <w:rPr>
                <w:lang w:val="en-AU" w:eastAsia="en-US"/>
              </w:rPr>
            </w:pPr>
            <w:r>
              <w:rPr>
                <w:lang w:val="en-AU" w:eastAsia="en-US"/>
              </w:rPr>
              <w:t>1,2,4</w:t>
            </w:r>
          </w:p>
        </w:tc>
      </w:tr>
      <w:tr w:rsidR="004115D3" w14:paraId="492E5A2D" w14:textId="77777777" w:rsidTr="00996769">
        <w:tc>
          <w:tcPr>
            <w:tcW w:w="1502" w:type="dxa"/>
          </w:tcPr>
          <w:p w14:paraId="485E5DC6" w14:textId="0CE0563D" w:rsidR="004115D3" w:rsidRDefault="004115D3" w:rsidP="004115D3">
            <w:pPr>
              <w:spacing w:after="160" w:line="259" w:lineRule="auto"/>
              <w:rPr>
                <w:lang w:val="en-AU" w:eastAsia="en-US"/>
              </w:rPr>
            </w:pPr>
            <w:r>
              <w:rPr>
                <w:lang w:val="en-AU" w:eastAsia="en-US"/>
              </w:rPr>
              <w:t>B2</w:t>
            </w:r>
          </w:p>
        </w:tc>
        <w:tc>
          <w:tcPr>
            <w:tcW w:w="1502" w:type="dxa"/>
          </w:tcPr>
          <w:p w14:paraId="674049D2" w14:textId="38D102AE" w:rsidR="004115D3" w:rsidRDefault="004115D3" w:rsidP="004115D3">
            <w:pPr>
              <w:spacing w:after="160" w:line="259" w:lineRule="auto"/>
              <w:rPr>
                <w:lang w:val="en-AU" w:eastAsia="en-US"/>
              </w:rPr>
            </w:pPr>
            <w:r>
              <w:rPr>
                <w:lang w:val="en-AU" w:eastAsia="en-US"/>
              </w:rPr>
              <w:t>1</w:t>
            </w:r>
          </w:p>
        </w:tc>
        <w:tc>
          <w:tcPr>
            <w:tcW w:w="1503" w:type="dxa"/>
          </w:tcPr>
          <w:p w14:paraId="285CF5C7" w14:textId="570A6A5C" w:rsidR="004115D3" w:rsidRDefault="004115D3" w:rsidP="004115D3">
            <w:pPr>
              <w:spacing w:after="160" w:line="259" w:lineRule="auto"/>
              <w:rPr>
                <w:lang w:val="en-AU" w:eastAsia="en-US"/>
              </w:rPr>
            </w:pPr>
            <w:r>
              <w:rPr>
                <w:lang w:val="en-AU" w:eastAsia="en-US"/>
              </w:rPr>
              <w:t>1,4,5</w:t>
            </w:r>
          </w:p>
        </w:tc>
        <w:tc>
          <w:tcPr>
            <w:tcW w:w="1503" w:type="dxa"/>
          </w:tcPr>
          <w:p w14:paraId="45E1A4F4" w14:textId="2F2C43FE" w:rsidR="004115D3" w:rsidRDefault="004115D3" w:rsidP="004115D3">
            <w:pPr>
              <w:spacing w:after="160" w:line="259" w:lineRule="auto"/>
              <w:rPr>
                <w:lang w:val="en-AU" w:eastAsia="en-US"/>
              </w:rPr>
            </w:pPr>
            <w:r>
              <w:rPr>
                <w:lang w:val="en-AU" w:eastAsia="en-US"/>
              </w:rPr>
              <w:t>1,2,3,4</w:t>
            </w:r>
          </w:p>
        </w:tc>
        <w:tc>
          <w:tcPr>
            <w:tcW w:w="1503" w:type="dxa"/>
          </w:tcPr>
          <w:p w14:paraId="114D89C5" w14:textId="3B80ACC5" w:rsidR="004115D3" w:rsidRDefault="004115D3" w:rsidP="004115D3">
            <w:pPr>
              <w:spacing w:after="160" w:line="259" w:lineRule="auto"/>
              <w:rPr>
                <w:lang w:val="en-AU" w:eastAsia="en-US"/>
              </w:rPr>
            </w:pPr>
            <w:r>
              <w:rPr>
                <w:lang w:val="en-AU" w:eastAsia="en-US"/>
              </w:rPr>
              <w:t>2,4</w:t>
            </w:r>
          </w:p>
        </w:tc>
      </w:tr>
      <w:tr w:rsidR="004115D3" w14:paraId="31C16A46" w14:textId="77777777" w:rsidTr="00996769">
        <w:tc>
          <w:tcPr>
            <w:tcW w:w="1502" w:type="dxa"/>
          </w:tcPr>
          <w:p w14:paraId="078EE449" w14:textId="77777777" w:rsidR="004115D3" w:rsidRDefault="004115D3" w:rsidP="004115D3">
            <w:pPr>
              <w:spacing w:after="160" w:line="259" w:lineRule="auto"/>
              <w:rPr>
                <w:lang w:val="en-AU" w:eastAsia="en-US"/>
              </w:rPr>
            </w:pPr>
          </w:p>
        </w:tc>
        <w:tc>
          <w:tcPr>
            <w:tcW w:w="1502" w:type="dxa"/>
          </w:tcPr>
          <w:p w14:paraId="0FD88111" w14:textId="4560984A" w:rsidR="004115D3" w:rsidRDefault="004115D3" w:rsidP="004115D3">
            <w:pPr>
              <w:spacing w:after="160" w:line="259" w:lineRule="auto"/>
              <w:rPr>
                <w:lang w:val="en-AU" w:eastAsia="en-US"/>
              </w:rPr>
            </w:pPr>
            <w:r>
              <w:rPr>
                <w:lang w:val="en-AU" w:eastAsia="en-US"/>
              </w:rPr>
              <w:t>2</w:t>
            </w:r>
          </w:p>
        </w:tc>
        <w:tc>
          <w:tcPr>
            <w:tcW w:w="1503" w:type="dxa"/>
          </w:tcPr>
          <w:p w14:paraId="7FDC13A8" w14:textId="35316D90" w:rsidR="004115D3" w:rsidRDefault="004115D3" w:rsidP="004115D3">
            <w:pPr>
              <w:spacing w:after="160" w:line="259" w:lineRule="auto"/>
              <w:rPr>
                <w:lang w:val="en-AU" w:eastAsia="en-US"/>
              </w:rPr>
            </w:pPr>
            <w:r>
              <w:rPr>
                <w:lang w:val="en-AU" w:eastAsia="en-US"/>
              </w:rPr>
              <w:t>1,2,3</w:t>
            </w:r>
          </w:p>
        </w:tc>
        <w:tc>
          <w:tcPr>
            <w:tcW w:w="1503" w:type="dxa"/>
          </w:tcPr>
          <w:p w14:paraId="215D2E3F" w14:textId="69C1D1C3" w:rsidR="004115D3" w:rsidRDefault="004115D3" w:rsidP="004115D3">
            <w:pPr>
              <w:spacing w:after="160" w:line="259" w:lineRule="auto"/>
              <w:rPr>
                <w:lang w:val="en-AU" w:eastAsia="en-US"/>
              </w:rPr>
            </w:pPr>
            <w:r>
              <w:rPr>
                <w:lang w:val="en-AU" w:eastAsia="en-US"/>
              </w:rPr>
              <w:t>1,2</w:t>
            </w:r>
          </w:p>
        </w:tc>
        <w:tc>
          <w:tcPr>
            <w:tcW w:w="1503" w:type="dxa"/>
          </w:tcPr>
          <w:p w14:paraId="38EB13DC" w14:textId="69055C86" w:rsidR="004115D3" w:rsidRDefault="004115D3" w:rsidP="004115D3">
            <w:pPr>
              <w:spacing w:after="160" w:line="259" w:lineRule="auto"/>
              <w:rPr>
                <w:lang w:val="en-AU" w:eastAsia="en-US"/>
              </w:rPr>
            </w:pPr>
            <w:r>
              <w:rPr>
                <w:lang w:val="en-AU" w:eastAsia="en-US"/>
              </w:rPr>
              <w:t>1,2,4,5</w:t>
            </w:r>
          </w:p>
        </w:tc>
      </w:tr>
      <w:tr w:rsidR="004115D3" w14:paraId="013EE036" w14:textId="77777777" w:rsidTr="00996769">
        <w:tc>
          <w:tcPr>
            <w:tcW w:w="1502" w:type="dxa"/>
          </w:tcPr>
          <w:p w14:paraId="0D56E2C4" w14:textId="77777777" w:rsidR="004115D3" w:rsidRDefault="004115D3" w:rsidP="004115D3">
            <w:pPr>
              <w:spacing w:after="160" w:line="259" w:lineRule="auto"/>
              <w:rPr>
                <w:lang w:val="en-AU" w:eastAsia="en-US"/>
              </w:rPr>
            </w:pPr>
          </w:p>
        </w:tc>
        <w:tc>
          <w:tcPr>
            <w:tcW w:w="1502" w:type="dxa"/>
          </w:tcPr>
          <w:p w14:paraId="59463B37" w14:textId="25BF28E0" w:rsidR="004115D3" w:rsidRDefault="004115D3" w:rsidP="004115D3">
            <w:pPr>
              <w:spacing w:after="160" w:line="259" w:lineRule="auto"/>
              <w:rPr>
                <w:lang w:val="en-AU" w:eastAsia="en-US"/>
              </w:rPr>
            </w:pPr>
            <w:r>
              <w:rPr>
                <w:lang w:val="en-AU" w:eastAsia="en-US"/>
              </w:rPr>
              <w:t>3</w:t>
            </w:r>
          </w:p>
        </w:tc>
        <w:tc>
          <w:tcPr>
            <w:tcW w:w="1503" w:type="dxa"/>
          </w:tcPr>
          <w:p w14:paraId="765A87CA" w14:textId="636018D8" w:rsidR="004115D3" w:rsidRDefault="004115D3" w:rsidP="004115D3">
            <w:pPr>
              <w:spacing w:after="160" w:line="259" w:lineRule="auto"/>
              <w:rPr>
                <w:lang w:val="en-AU" w:eastAsia="en-US"/>
              </w:rPr>
            </w:pPr>
            <w:r>
              <w:rPr>
                <w:lang w:val="en-AU" w:eastAsia="en-US"/>
              </w:rPr>
              <w:t>2,4</w:t>
            </w:r>
          </w:p>
        </w:tc>
        <w:tc>
          <w:tcPr>
            <w:tcW w:w="1503" w:type="dxa"/>
          </w:tcPr>
          <w:p w14:paraId="0DBC0F82" w14:textId="7BC38721" w:rsidR="004115D3" w:rsidRDefault="004115D3" w:rsidP="004115D3">
            <w:pPr>
              <w:spacing w:after="160" w:line="259" w:lineRule="auto"/>
              <w:rPr>
                <w:lang w:val="en-AU" w:eastAsia="en-US"/>
              </w:rPr>
            </w:pPr>
            <w:r>
              <w:rPr>
                <w:lang w:val="en-AU" w:eastAsia="en-US"/>
              </w:rPr>
              <w:t>2,3</w:t>
            </w:r>
          </w:p>
        </w:tc>
        <w:tc>
          <w:tcPr>
            <w:tcW w:w="1503" w:type="dxa"/>
          </w:tcPr>
          <w:p w14:paraId="0A185649" w14:textId="1A9B9651" w:rsidR="004115D3" w:rsidRDefault="004115D3" w:rsidP="004115D3">
            <w:pPr>
              <w:spacing w:after="160" w:line="259" w:lineRule="auto"/>
              <w:rPr>
                <w:lang w:val="en-AU" w:eastAsia="en-US"/>
              </w:rPr>
            </w:pPr>
            <w:r>
              <w:rPr>
                <w:lang w:val="en-AU" w:eastAsia="en-US"/>
              </w:rPr>
              <w:t>2</w:t>
            </w:r>
          </w:p>
        </w:tc>
      </w:tr>
      <w:tr w:rsidR="004115D3" w14:paraId="2F11201B" w14:textId="77777777" w:rsidTr="00996769">
        <w:tc>
          <w:tcPr>
            <w:tcW w:w="1502" w:type="dxa"/>
          </w:tcPr>
          <w:p w14:paraId="06B52BF5" w14:textId="77777777" w:rsidR="004115D3" w:rsidRDefault="004115D3" w:rsidP="004115D3">
            <w:pPr>
              <w:spacing w:after="160" w:line="259" w:lineRule="auto"/>
              <w:rPr>
                <w:lang w:val="en-AU" w:eastAsia="en-US"/>
              </w:rPr>
            </w:pPr>
          </w:p>
        </w:tc>
        <w:tc>
          <w:tcPr>
            <w:tcW w:w="1502" w:type="dxa"/>
          </w:tcPr>
          <w:p w14:paraId="6F640548" w14:textId="318FD29F" w:rsidR="004115D3" w:rsidRDefault="004115D3" w:rsidP="004115D3">
            <w:pPr>
              <w:spacing w:after="160" w:line="259" w:lineRule="auto"/>
              <w:rPr>
                <w:lang w:val="en-AU" w:eastAsia="en-US"/>
              </w:rPr>
            </w:pPr>
            <w:r>
              <w:rPr>
                <w:lang w:val="en-AU" w:eastAsia="en-US"/>
              </w:rPr>
              <w:t>4</w:t>
            </w:r>
          </w:p>
        </w:tc>
        <w:tc>
          <w:tcPr>
            <w:tcW w:w="1503" w:type="dxa"/>
          </w:tcPr>
          <w:p w14:paraId="6B2B8C98" w14:textId="2E0311E1" w:rsidR="004115D3" w:rsidRDefault="004115D3" w:rsidP="004115D3">
            <w:pPr>
              <w:spacing w:after="160" w:line="259" w:lineRule="auto"/>
              <w:rPr>
                <w:lang w:val="en-AU" w:eastAsia="en-US"/>
              </w:rPr>
            </w:pPr>
            <w:r>
              <w:rPr>
                <w:lang w:val="en-AU" w:eastAsia="en-US"/>
              </w:rPr>
              <w:t>1</w:t>
            </w:r>
          </w:p>
        </w:tc>
        <w:tc>
          <w:tcPr>
            <w:tcW w:w="1503" w:type="dxa"/>
          </w:tcPr>
          <w:p w14:paraId="0E1F3FCA" w14:textId="71DF6A9D" w:rsidR="004115D3" w:rsidRDefault="004115D3" w:rsidP="004115D3">
            <w:pPr>
              <w:spacing w:after="160" w:line="259" w:lineRule="auto"/>
              <w:rPr>
                <w:lang w:val="en-AU" w:eastAsia="en-US"/>
              </w:rPr>
            </w:pPr>
            <w:r>
              <w:rPr>
                <w:lang w:val="en-AU" w:eastAsia="en-US"/>
              </w:rPr>
              <w:t>1,2</w:t>
            </w:r>
          </w:p>
        </w:tc>
        <w:tc>
          <w:tcPr>
            <w:tcW w:w="1503" w:type="dxa"/>
          </w:tcPr>
          <w:p w14:paraId="00BDA3BA" w14:textId="622DEF8D" w:rsidR="004115D3" w:rsidRDefault="004115D3" w:rsidP="004115D3">
            <w:pPr>
              <w:spacing w:after="160" w:line="259" w:lineRule="auto"/>
              <w:rPr>
                <w:lang w:val="en-AU" w:eastAsia="en-US"/>
              </w:rPr>
            </w:pPr>
            <w:r>
              <w:rPr>
                <w:lang w:val="en-AU" w:eastAsia="en-US"/>
              </w:rPr>
              <w:t>2</w:t>
            </w:r>
          </w:p>
        </w:tc>
      </w:tr>
    </w:tbl>
    <w:p w14:paraId="19D3863A" w14:textId="77777777" w:rsidR="003B25E4" w:rsidRPr="00225CA1" w:rsidRDefault="003B25E4" w:rsidP="005D3CD8">
      <w:pPr>
        <w:spacing w:after="160" w:line="259" w:lineRule="auto"/>
        <w:rPr>
          <w:lang w:val="en-AU" w:eastAsia="en-US"/>
        </w:rPr>
      </w:pPr>
    </w:p>
    <w:p w14:paraId="44F1BB78" w14:textId="341CFDDD" w:rsidR="00852448" w:rsidRDefault="00852448" w:rsidP="00852448">
      <w:pPr>
        <w:spacing w:after="160" w:line="259" w:lineRule="auto"/>
        <w:rPr>
          <w:lang w:val="en-AU" w:eastAsia="en-US"/>
        </w:rPr>
      </w:pPr>
      <w:r w:rsidRPr="00225CA1">
        <w:rPr>
          <w:lang w:val="en-AU" w:eastAsia="en-US"/>
        </w:rPr>
        <w:br w:type="page"/>
      </w:r>
    </w:p>
    <w:p w14:paraId="166C66B2" w14:textId="77777777" w:rsidR="00F8621C" w:rsidRDefault="00F8621C" w:rsidP="00F8621C">
      <w:pPr>
        <w:rPr>
          <w:rFonts w:ascii="Calibri" w:hAnsi="Calibri"/>
          <w:color w:val="000000"/>
          <w:lang w:val="en-NZ" w:eastAsia="en-NZ"/>
        </w:rPr>
        <w:sectPr w:rsidR="00F8621C" w:rsidSect="00852448">
          <w:pgSz w:w="11906" w:h="16838"/>
          <w:pgMar w:top="1440" w:right="1440" w:bottom="1440" w:left="1440" w:header="709" w:footer="709" w:gutter="0"/>
          <w:cols w:space="708"/>
          <w:docGrid w:linePitch="360"/>
        </w:sectPr>
      </w:pPr>
    </w:p>
    <w:p w14:paraId="372F44CD" w14:textId="614911A0" w:rsidR="00A5526B" w:rsidRDefault="00A5526B" w:rsidP="00A5526B">
      <w:pPr>
        <w:keepNext/>
        <w:spacing w:after="200"/>
        <w:rPr>
          <w:i/>
          <w:iCs/>
          <w:color w:val="44546A"/>
          <w:sz w:val="18"/>
          <w:szCs w:val="18"/>
          <w:lang w:val="en-AU" w:eastAsia="en-US"/>
        </w:rPr>
      </w:pPr>
      <w:bookmarkStart w:id="661" w:name="_Toc467433600"/>
      <w:bookmarkStart w:id="662" w:name="_Toc469405568"/>
      <w:r w:rsidRPr="00F93590">
        <w:rPr>
          <w:i/>
          <w:iCs/>
          <w:color w:val="44546A"/>
          <w:sz w:val="18"/>
          <w:szCs w:val="18"/>
          <w:lang w:val="en-AU" w:eastAsia="en-US"/>
        </w:rPr>
        <w:lastRenderedPageBreak/>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12</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1</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61"/>
      <w:bookmarkEnd w:id="662"/>
      <w:r>
        <w:rPr>
          <w:i/>
          <w:iCs/>
          <w:color w:val="44546A"/>
          <w:sz w:val="18"/>
          <w:szCs w:val="18"/>
          <w:lang w:val="en-AU" w:eastAsia="en-US"/>
        </w:rPr>
        <w:t xml:space="preserve"> </w:t>
      </w:r>
    </w:p>
    <w:tbl>
      <w:tblPr>
        <w:tblW w:w="4080" w:type="dxa"/>
        <w:tblLook w:val="04A0" w:firstRow="1" w:lastRow="0" w:firstColumn="1" w:lastColumn="0" w:noHBand="0" w:noVBand="1"/>
      </w:tblPr>
      <w:tblGrid>
        <w:gridCol w:w="1053"/>
        <w:gridCol w:w="1020"/>
        <w:gridCol w:w="1020"/>
        <w:gridCol w:w="1020"/>
      </w:tblGrid>
      <w:tr w:rsidR="00A5526B" w:rsidRPr="00821B2C" w14:paraId="224F739B" w14:textId="77777777" w:rsidTr="00A5526B">
        <w:trPr>
          <w:trHeight w:val="285"/>
        </w:trPr>
        <w:tc>
          <w:tcPr>
            <w:tcW w:w="1020" w:type="dxa"/>
            <w:tcBorders>
              <w:top w:val="nil"/>
              <w:left w:val="nil"/>
              <w:bottom w:val="nil"/>
              <w:right w:val="nil"/>
            </w:tcBorders>
            <w:shd w:val="clear" w:color="auto" w:fill="auto"/>
            <w:noWrap/>
            <w:vAlign w:val="bottom"/>
          </w:tcPr>
          <w:p w14:paraId="2B6F3A4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tcPr>
          <w:p w14:paraId="651A718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tcPr>
          <w:p w14:paraId="4283394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tcPr>
          <w:p w14:paraId="3F39AA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821B2C" w14:paraId="79679132" w14:textId="77777777" w:rsidTr="00A5526B">
        <w:trPr>
          <w:trHeight w:val="285"/>
        </w:trPr>
        <w:tc>
          <w:tcPr>
            <w:tcW w:w="1020" w:type="dxa"/>
            <w:tcBorders>
              <w:top w:val="nil"/>
              <w:left w:val="nil"/>
              <w:bottom w:val="nil"/>
              <w:right w:val="nil"/>
            </w:tcBorders>
            <w:shd w:val="clear" w:color="auto" w:fill="auto"/>
            <w:noWrap/>
            <w:vAlign w:val="bottom"/>
            <w:hideMark/>
          </w:tcPr>
          <w:p w14:paraId="5D12B92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1955.125</w:t>
            </w:r>
          </w:p>
        </w:tc>
        <w:tc>
          <w:tcPr>
            <w:tcW w:w="1020" w:type="dxa"/>
            <w:tcBorders>
              <w:top w:val="nil"/>
              <w:left w:val="nil"/>
              <w:bottom w:val="nil"/>
              <w:right w:val="nil"/>
            </w:tcBorders>
            <w:shd w:val="clear" w:color="auto" w:fill="auto"/>
            <w:noWrap/>
            <w:vAlign w:val="bottom"/>
            <w:hideMark/>
          </w:tcPr>
          <w:p w14:paraId="32550D3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1.583</w:t>
            </w:r>
          </w:p>
        </w:tc>
        <w:tc>
          <w:tcPr>
            <w:tcW w:w="1020" w:type="dxa"/>
            <w:tcBorders>
              <w:top w:val="nil"/>
              <w:left w:val="nil"/>
              <w:bottom w:val="nil"/>
              <w:right w:val="nil"/>
            </w:tcBorders>
            <w:shd w:val="clear" w:color="auto" w:fill="auto"/>
            <w:noWrap/>
            <w:vAlign w:val="bottom"/>
            <w:hideMark/>
          </w:tcPr>
          <w:p w14:paraId="03E7E15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1.428</w:t>
            </w:r>
          </w:p>
        </w:tc>
        <w:tc>
          <w:tcPr>
            <w:tcW w:w="1020" w:type="dxa"/>
            <w:tcBorders>
              <w:top w:val="nil"/>
              <w:left w:val="nil"/>
              <w:bottom w:val="nil"/>
              <w:right w:val="nil"/>
            </w:tcBorders>
            <w:shd w:val="clear" w:color="auto" w:fill="auto"/>
            <w:noWrap/>
            <w:vAlign w:val="bottom"/>
            <w:hideMark/>
          </w:tcPr>
          <w:p w14:paraId="71BCF7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1.754</w:t>
            </w:r>
          </w:p>
        </w:tc>
      </w:tr>
      <w:tr w:rsidR="00A5526B" w:rsidRPr="00821B2C" w14:paraId="01B46DF8" w14:textId="77777777" w:rsidTr="00A5526B">
        <w:trPr>
          <w:trHeight w:val="285"/>
        </w:trPr>
        <w:tc>
          <w:tcPr>
            <w:tcW w:w="1020" w:type="dxa"/>
            <w:tcBorders>
              <w:top w:val="nil"/>
              <w:left w:val="nil"/>
              <w:bottom w:val="nil"/>
              <w:right w:val="nil"/>
            </w:tcBorders>
            <w:shd w:val="clear" w:color="auto" w:fill="auto"/>
            <w:noWrap/>
            <w:vAlign w:val="bottom"/>
            <w:hideMark/>
          </w:tcPr>
          <w:p w14:paraId="153A17B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1955.375</w:t>
            </w:r>
          </w:p>
        </w:tc>
        <w:tc>
          <w:tcPr>
            <w:tcW w:w="1020" w:type="dxa"/>
            <w:tcBorders>
              <w:top w:val="nil"/>
              <w:left w:val="nil"/>
              <w:bottom w:val="nil"/>
              <w:right w:val="nil"/>
            </w:tcBorders>
            <w:shd w:val="clear" w:color="auto" w:fill="auto"/>
            <w:noWrap/>
            <w:vAlign w:val="bottom"/>
            <w:hideMark/>
          </w:tcPr>
          <w:p w14:paraId="70AD68C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99803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D7D93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3C4FEBC" w14:textId="77777777" w:rsidTr="00A5526B">
        <w:trPr>
          <w:trHeight w:val="285"/>
        </w:trPr>
        <w:tc>
          <w:tcPr>
            <w:tcW w:w="1020" w:type="dxa"/>
            <w:tcBorders>
              <w:top w:val="nil"/>
              <w:left w:val="nil"/>
              <w:bottom w:val="nil"/>
              <w:right w:val="nil"/>
            </w:tcBorders>
            <w:shd w:val="clear" w:color="auto" w:fill="auto"/>
            <w:noWrap/>
            <w:vAlign w:val="bottom"/>
            <w:hideMark/>
          </w:tcPr>
          <w:p w14:paraId="01EB80E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1955.625</w:t>
            </w:r>
          </w:p>
        </w:tc>
        <w:tc>
          <w:tcPr>
            <w:tcW w:w="1020" w:type="dxa"/>
            <w:tcBorders>
              <w:top w:val="nil"/>
              <w:left w:val="nil"/>
              <w:bottom w:val="nil"/>
              <w:right w:val="nil"/>
            </w:tcBorders>
            <w:shd w:val="clear" w:color="auto" w:fill="auto"/>
            <w:noWrap/>
            <w:vAlign w:val="bottom"/>
            <w:hideMark/>
          </w:tcPr>
          <w:p w14:paraId="42BD3ED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1219B6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5422B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12DE708" w14:textId="77777777" w:rsidTr="00A5526B">
        <w:trPr>
          <w:trHeight w:val="285"/>
        </w:trPr>
        <w:tc>
          <w:tcPr>
            <w:tcW w:w="1020" w:type="dxa"/>
            <w:tcBorders>
              <w:top w:val="nil"/>
              <w:left w:val="nil"/>
              <w:bottom w:val="nil"/>
              <w:right w:val="nil"/>
            </w:tcBorders>
            <w:shd w:val="clear" w:color="auto" w:fill="auto"/>
            <w:noWrap/>
            <w:vAlign w:val="bottom"/>
            <w:hideMark/>
          </w:tcPr>
          <w:p w14:paraId="376D188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1955.875</w:t>
            </w:r>
          </w:p>
        </w:tc>
        <w:tc>
          <w:tcPr>
            <w:tcW w:w="1020" w:type="dxa"/>
            <w:tcBorders>
              <w:top w:val="nil"/>
              <w:left w:val="nil"/>
              <w:bottom w:val="nil"/>
              <w:right w:val="nil"/>
            </w:tcBorders>
            <w:shd w:val="clear" w:color="auto" w:fill="auto"/>
            <w:noWrap/>
            <w:vAlign w:val="bottom"/>
            <w:hideMark/>
          </w:tcPr>
          <w:p w14:paraId="6F52257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752CB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40349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BE0F635" w14:textId="77777777" w:rsidTr="00A5526B">
        <w:trPr>
          <w:trHeight w:val="285"/>
        </w:trPr>
        <w:tc>
          <w:tcPr>
            <w:tcW w:w="1020" w:type="dxa"/>
            <w:tcBorders>
              <w:top w:val="nil"/>
              <w:left w:val="nil"/>
              <w:bottom w:val="nil"/>
              <w:right w:val="nil"/>
            </w:tcBorders>
            <w:shd w:val="clear" w:color="auto" w:fill="auto"/>
            <w:noWrap/>
            <w:vAlign w:val="bottom"/>
            <w:hideMark/>
          </w:tcPr>
          <w:p w14:paraId="390512D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1956.125</w:t>
            </w:r>
          </w:p>
        </w:tc>
        <w:tc>
          <w:tcPr>
            <w:tcW w:w="1020" w:type="dxa"/>
            <w:tcBorders>
              <w:top w:val="nil"/>
              <w:left w:val="nil"/>
              <w:bottom w:val="nil"/>
              <w:right w:val="nil"/>
            </w:tcBorders>
            <w:shd w:val="clear" w:color="auto" w:fill="auto"/>
            <w:noWrap/>
            <w:vAlign w:val="bottom"/>
            <w:hideMark/>
          </w:tcPr>
          <w:p w14:paraId="12B1BD3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B5D14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29B3B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8E8D90A" w14:textId="77777777" w:rsidTr="00A5526B">
        <w:trPr>
          <w:trHeight w:val="285"/>
        </w:trPr>
        <w:tc>
          <w:tcPr>
            <w:tcW w:w="1020" w:type="dxa"/>
            <w:tcBorders>
              <w:top w:val="nil"/>
              <w:left w:val="nil"/>
              <w:bottom w:val="nil"/>
              <w:right w:val="nil"/>
            </w:tcBorders>
            <w:shd w:val="clear" w:color="auto" w:fill="auto"/>
            <w:noWrap/>
            <w:vAlign w:val="bottom"/>
            <w:hideMark/>
          </w:tcPr>
          <w:p w14:paraId="105230F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1956.375</w:t>
            </w:r>
          </w:p>
        </w:tc>
        <w:tc>
          <w:tcPr>
            <w:tcW w:w="1020" w:type="dxa"/>
            <w:tcBorders>
              <w:top w:val="nil"/>
              <w:left w:val="nil"/>
              <w:bottom w:val="nil"/>
              <w:right w:val="nil"/>
            </w:tcBorders>
            <w:shd w:val="clear" w:color="auto" w:fill="auto"/>
            <w:noWrap/>
            <w:vAlign w:val="bottom"/>
            <w:hideMark/>
          </w:tcPr>
          <w:p w14:paraId="3C2D21D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76F73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F7AE5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1D46330" w14:textId="77777777" w:rsidTr="00A5526B">
        <w:trPr>
          <w:trHeight w:val="285"/>
        </w:trPr>
        <w:tc>
          <w:tcPr>
            <w:tcW w:w="1020" w:type="dxa"/>
            <w:tcBorders>
              <w:top w:val="nil"/>
              <w:left w:val="nil"/>
              <w:bottom w:val="nil"/>
              <w:right w:val="nil"/>
            </w:tcBorders>
            <w:shd w:val="clear" w:color="auto" w:fill="auto"/>
            <w:noWrap/>
            <w:vAlign w:val="bottom"/>
            <w:hideMark/>
          </w:tcPr>
          <w:p w14:paraId="07DB116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1956.625</w:t>
            </w:r>
          </w:p>
        </w:tc>
        <w:tc>
          <w:tcPr>
            <w:tcW w:w="1020" w:type="dxa"/>
            <w:tcBorders>
              <w:top w:val="nil"/>
              <w:left w:val="nil"/>
              <w:bottom w:val="nil"/>
              <w:right w:val="nil"/>
            </w:tcBorders>
            <w:shd w:val="clear" w:color="auto" w:fill="auto"/>
            <w:noWrap/>
            <w:vAlign w:val="bottom"/>
            <w:hideMark/>
          </w:tcPr>
          <w:p w14:paraId="7A375BC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C9E14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D51D5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4A1B575" w14:textId="77777777" w:rsidTr="00A5526B">
        <w:trPr>
          <w:trHeight w:val="285"/>
        </w:trPr>
        <w:tc>
          <w:tcPr>
            <w:tcW w:w="1020" w:type="dxa"/>
            <w:tcBorders>
              <w:top w:val="nil"/>
              <w:left w:val="nil"/>
              <w:bottom w:val="nil"/>
              <w:right w:val="nil"/>
            </w:tcBorders>
            <w:shd w:val="clear" w:color="auto" w:fill="auto"/>
            <w:noWrap/>
            <w:vAlign w:val="bottom"/>
            <w:hideMark/>
          </w:tcPr>
          <w:p w14:paraId="1BEDD93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1956.875</w:t>
            </w:r>
          </w:p>
        </w:tc>
        <w:tc>
          <w:tcPr>
            <w:tcW w:w="1020" w:type="dxa"/>
            <w:tcBorders>
              <w:top w:val="nil"/>
              <w:left w:val="nil"/>
              <w:bottom w:val="nil"/>
              <w:right w:val="nil"/>
            </w:tcBorders>
            <w:shd w:val="clear" w:color="auto" w:fill="auto"/>
            <w:noWrap/>
            <w:vAlign w:val="bottom"/>
            <w:hideMark/>
          </w:tcPr>
          <w:p w14:paraId="0EB2F65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A1158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C40FD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05D2B19" w14:textId="77777777" w:rsidTr="00A5526B">
        <w:trPr>
          <w:trHeight w:val="285"/>
        </w:trPr>
        <w:tc>
          <w:tcPr>
            <w:tcW w:w="1020" w:type="dxa"/>
            <w:tcBorders>
              <w:top w:val="nil"/>
              <w:left w:val="nil"/>
              <w:bottom w:val="nil"/>
              <w:right w:val="nil"/>
            </w:tcBorders>
            <w:shd w:val="clear" w:color="auto" w:fill="auto"/>
            <w:noWrap/>
            <w:vAlign w:val="bottom"/>
            <w:hideMark/>
          </w:tcPr>
          <w:p w14:paraId="1ABB130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1957.125</w:t>
            </w:r>
          </w:p>
        </w:tc>
        <w:tc>
          <w:tcPr>
            <w:tcW w:w="1020" w:type="dxa"/>
            <w:tcBorders>
              <w:top w:val="nil"/>
              <w:left w:val="nil"/>
              <w:bottom w:val="nil"/>
              <w:right w:val="nil"/>
            </w:tcBorders>
            <w:shd w:val="clear" w:color="auto" w:fill="auto"/>
            <w:noWrap/>
            <w:vAlign w:val="bottom"/>
            <w:hideMark/>
          </w:tcPr>
          <w:p w14:paraId="15D514D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8D18C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FD601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5E74C75" w14:textId="77777777" w:rsidTr="00A5526B">
        <w:trPr>
          <w:trHeight w:val="285"/>
        </w:trPr>
        <w:tc>
          <w:tcPr>
            <w:tcW w:w="1020" w:type="dxa"/>
            <w:tcBorders>
              <w:top w:val="nil"/>
              <w:left w:val="nil"/>
              <w:bottom w:val="nil"/>
              <w:right w:val="nil"/>
            </w:tcBorders>
            <w:shd w:val="clear" w:color="auto" w:fill="auto"/>
            <w:noWrap/>
            <w:vAlign w:val="bottom"/>
            <w:hideMark/>
          </w:tcPr>
          <w:p w14:paraId="414B53D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1957.375</w:t>
            </w:r>
          </w:p>
        </w:tc>
        <w:tc>
          <w:tcPr>
            <w:tcW w:w="1020" w:type="dxa"/>
            <w:tcBorders>
              <w:top w:val="nil"/>
              <w:left w:val="nil"/>
              <w:bottom w:val="nil"/>
              <w:right w:val="nil"/>
            </w:tcBorders>
            <w:shd w:val="clear" w:color="auto" w:fill="auto"/>
            <w:noWrap/>
            <w:vAlign w:val="bottom"/>
            <w:hideMark/>
          </w:tcPr>
          <w:p w14:paraId="01DD714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4E528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C1F52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35F745D" w14:textId="77777777" w:rsidTr="00A5526B">
        <w:trPr>
          <w:trHeight w:val="285"/>
        </w:trPr>
        <w:tc>
          <w:tcPr>
            <w:tcW w:w="1020" w:type="dxa"/>
            <w:tcBorders>
              <w:top w:val="nil"/>
              <w:left w:val="nil"/>
              <w:bottom w:val="nil"/>
              <w:right w:val="nil"/>
            </w:tcBorders>
            <w:shd w:val="clear" w:color="auto" w:fill="auto"/>
            <w:noWrap/>
            <w:vAlign w:val="bottom"/>
            <w:hideMark/>
          </w:tcPr>
          <w:p w14:paraId="756D1C8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1957.625</w:t>
            </w:r>
          </w:p>
        </w:tc>
        <w:tc>
          <w:tcPr>
            <w:tcW w:w="1020" w:type="dxa"/>
            <w:tcBorders>
              <w:top w:val="nil"/>
              <w:left w:val="nil"/>
              <w:bottom w:val="nil"/>
              <w:right w:val="nil"/>
            </w:tcBorders>
            <w:shd w:val="clear" w:color="auto" w:fill="auto"/>
            <w:noWrap/>
            <w:vAlign w:val="bottom"/>
            <w:hideMark/>
          </w:tcPr>
          <w:p w14:paraId="75ECCA8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22623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1E318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92FFC44" w14:textId="77777777" w:rsidTr="00A5526B">
        <w:trPr>
          <w:trHeight w:val="285"/>
        </w:trPr>
        <w:tc>
          <w:tcPr>
            <w:tcW w:w="1020" w:type="dxa"/>
            <w:tcBorders>
              <w:top w:val="nil"/>
              <w:left w:val="nil"/>
              <w:bottom w:val="nil"/>
              <w:right w:val="nil"/>
            </w:tcBorders>
            <w:shd w:val="clear" w:color="auto" w:fill="auto"/>
            <w:noWrap/>
            <w:vAlign w:val="bottom"/>
            <w:hideMark/>
          </w:tcPr>
          <w:p w14:paraId="3000101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1957.875</w:t>
            </w:r>
          </w:p>
        </w:tc>
        <w:tc>
          <w:tcPr>
            <w:tcW w:w="1020" w:type="dxa"/>
            <w:tcBorders>
              <w:top w:val="nil"/>
              <w:left w:val="nil"/>
              <w:bottom w:val="nil"/>
              <w:right w:val="nil"/>
            </w:tcBorders>
            <w:shd w:val="clear" w:color="auto" w:fill="auto"/>
            <w:noWrap/>
            <w:vAlign w:val="bottom"/>
            <w:hideMark/>
          </w:tcPr>
          <w:p w14:paraId="0D76296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1E651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1866E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A15E870" w14:textId="77777777" w:rsidTr="00A5526B">
        <w:trPr>
          <w:trHeight w:val="285"/>
        </w:trPr>
        <w:tc>
          <w:tcPr>
            <w:tcW w:w="1020" w:type="dxa"/>
            <w:tcBorders>
              <w:top w:val="nil"/>
              <w:left w:val="nil"/>
              <w:bottom w:val="nil"/>
              <w:right w:val="nil"/>
            </w:tcBorders>
            <w:shd w:val="clear" w:color="auto" w:fill="auto"/>
            <w:noWrap/>
            <w:vAlign w:val="bottom"/>
            <w:hideMark/>
          </w:tcPr>
          <w:p w14:paraId="00ED827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1958.125</w:t>
            </w:r>
          </w:p>
        </w:tc>
        <w:tc>
          <w:tcPr>
            <w:tcW w:w="1020" w:type="dxa"/>
            <w:tcBorders>
              <w:top w:val="nil"/>
              <w:left w:val="nil"/>
              <w:bottom w:val="nil"/>
              <w:right w:val="nil"/>
            </w:tcBorders>
            <w:shd w:val="clear" w:color="auto" w:fill="auto"/>
            <w:noWrap/>
            <w:vAlign w:val="bottom"/>
            <w:hideMark/>
          </w:tcPr>
          <w:p w14:paraId="32B2C6D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1.203</w:t>
            </w:r>
          </w:p>
        </w:tc>
        <w:tc>
          <w:tcPr>
            <w:tcW w:w="1020" w:type="dxa"/>
            <w:tcBorders>
              <w:top w:val="nil"/>
              <w:left w:val="nil"/>
              <w:bottom w:val="nil"/>
              <w:right w:val="nil"/>
            </w:tcBorders>
            <w:shd w:val="clear" w:color="auto" w:fill="auto"/>
            <w:noWrap/>
            <w:vAlign w:val="bottom"/>
            <w:hideMark/>
          </w:tcPr>
          <w:p w14:paraId="0F82845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1.041</w:t>
            </w:r>
          </w:p>
        </w:tc>
        <w:tc>
          <w:tcPr>
            <w:tcW w:w="1020" w:type="dxa"/>
            <w:tcBorders>
              <w:top w:val="nil"/>
              <w:left w:val="nil"/>
              <w:bottom w:val="nil"/>
              <w:right w:val="nil"/>
            </w:tcBorders>
            <w:shd w:val="clear" w:color="auto" w:fill="auto"/>
            <w:noWrap/>
            <w:vAlign w:val="bottom"/>
            <w:hideMark/>
          </w:tcPr>
          <w:p w14:paraId="1D1AD9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1.389</w:t>
            </w:r>
          </w:p>
        </w:tc>
      </w:tr>
      <w:tr w:rsidR="00A5526B" w:rsidRPr="00821B2C" w14:paraId="499386D9" w14:textId="77777777" w:rsidTr="00A5526B">
        <w:trPr>
          <w:trHeight w:val="285"/>
        </w:trPr>
        <w:tc>
          <w:tcPr>
            <w:tcW w:w="1020" w:type="dxa"/>
            <w:tcBorders>
              <w:top w:val="nil"/>
              <w:left w:val="nil"/>
              <w:bottom w:val="nil"/>
              <w:right w:val="nil"/>
            </w:tcBorders>
            <w:shd w:val="clear" w:color="auto" w:fill="auto"/>
            <w:noWrap/>
            <w:vAlign w:val="bottom"/>
            <w:hideMark/>
          </w:tcPr>
          <w:p w14:paraId="2582DAF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1958.375</w:t>
            </w:r>
          </w:p>
        </w:tc>
        <w:tc>
          <w:tcPr>
            <w:tcW w:w="1020" w:type="dxa"/>
            <w:tcBorders>
              <w:top w:val="nil"/>
              <w:left w:val="nil"/>
              <w:bottom w:val="nil"/>
              <w:right w:val="nil"/>
            </w:tcBorders>
            <w:shd w:val="clear" w:color="auto" w:fill="auto"/>
            <w:noWrap/>
            <w:vAlign w:val="bottom"/>
            <w:hideMark/>
          </w:tcPr>
          <w:p w14:paraId="2817998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6A878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DF462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355EC0C" w14:textId="77777777" w:rsidTr="00A5526B">
        <w:trPr>
          <w:trHeight w:val="285"/>
        </w:trPr>
        <w:tc>
          <w:tcPr>
            <w:tcW w:w="1020" w:type="dxa"/>
            <w:tcBorders>
              <w:top w:val="nil"/>
              <w:left w:val="nil"/>
              <w:bottom w:val="nil"/>
              <w:right w:val="nil"/>
            </w:tcBorders>
            <w:shd w:val="clear" w:color="auto" w:fill="auto"/>
            <w:noWrap/>
            <w:vAlign w:val="bottom"/>
            <w:hideMark/>
          </w:tcPr>
          <w:p w14:paraId="3BA8FCE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1958.625</w:t>
            </w:r>
          </w:p>
        </w:tc>
        <w:tc>
          <w:tcPr>
            <w:tcW w:w="1020" w:type="dxa"/>
            <w:tcBorders>
              <w:top w:val="nil"/>
              <w:left w:val="nil"/>
              <w:bottom w:val="nil"/>
              <w:right w:val="nil"/>
            </w:tcBorders>
            <w:shd w:val="clear" w:color="auto" w:fill="auto"/>
            <w:noWrap/>
            <w:vAlign w:val="bottom"/>
            <w:hideMark/>
          </w:tcPr>
          <w:p w14:paraId="5CFADF6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59D9E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081D3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5AFBCDA7" w14:textId="77777777" w:rsidTr="00A5526B">
        <w:trPr>
          <w:trHeight w:val="285"/>
        </w:trPr>
        <w:tc>
          <w:tcPr>
            <w:tcW w:w="1020" w:type="dxa"/>
            <w:tcBorders>
              <w:top w:val="nil"/>
              <w:left w:val="nil"/>
              <w:bottom w:val="nil"/>
              <w:right w:val="nil"/>
            </w:tcBorders>
            <w:shd w:val="clear" w:color="auto" w:fill="auto"/>
            <w:noWrap/>
            <w:vAlign w:val="bottom"/>
            <w:hideMark/>
          </w:tcPr>
          <w:p w14:paraId="024D681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1958.875</w:t>
            </w:r>
          </w:p>
        </w:tc>
        <w:tc>
          <w:tcPr>
            <w:tcW w:w="1020" w:type="dxa"/>
            <w:tcBorders>
              <w:top w:val="nil"/>
              <w:left w:val="nil"/>
              <w:bottom w:val="nil"/>
              <w:right w:val="nil"/>
            </w:tcBorders>
            <w:shd w:val="clear" w:color="auto" w:fill="auto"/>
            <w:noWrap/>
            <w:vAlign w:val="bottom"/>
            <w:hideMark/>
          </w:tcPr>
          <w:p w14:paraId="6EA025F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3.190</w:t>
            </w:r>
          </w:p>
        </w:tc>
        <w:tc>
          <w:tcPr>
            <w:tcW w:w="1020" w:type="dxa"/>
            <w:tcBorders>
              <w:top w:val="nil"/>
              <w:left w:val="nil"/>
              <w:bottom w:val="nil"/>
              <w:right w:val="nil"/>
            </w:tcBorders>
            <w:shd w:val="clear" w:color="auto" w:fill="auto"/>
            <w:noWrap/>
            <w:vAlign w:val="bottom"/>
            <w:hideMark/>
          </w:tcPr>
          <w:p w14:paraId="10DDFB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2.909</w:t>
            </w:r>
          </w:p>
        </w:tc>
        <w:tc>
          <w:tcPr>
            <w:tcW w:w="1020" w:type="dxa"/>
            <w:tcBorders>
              <w:top w:val="nil"/>
              <w:left w:val="nil"/>
              <w:bottom w:val="nil"/>
              <w:right w:val="nil"/>
            </w:tcBorders>
            <w:shd w:val="clear" w:color="auto" w:fill="auto"/>
            <w:noWrap/>
            <w:vAlign w:val="bottom"/>
            <w:hideMark/>
          </w:tcPr>
          <w:p w14:paraId="2EFDD5B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3.497</w:t>
            </w:r>
          </w:p>
        </w:tc>
      </w:tr>
      <w:tr w:rsidR="00A5526B" w:rsidRPr="00821B2C" w14:paraId="1F71D8B6" w14:textId="77777777" w:rsidTr="00A5526B">
        <w:trPr>
          <w:trHeight w:val="285"/>
        </w:trPr>
        <w:tc>
          <w:tcPr>
            <w:tcW w:w="1020" w:type="dxa"/>
            <w:tcBorders>
              <w:top w:val="nil"/>
              <w:left w:val="nil"/>
              <w:bottom w:val="nil"/>
              <w:right w:val="nil"/>
            </w:tcBorders>
            <w:shd w:val="clear" w:color="auto" w:fill="auto"/>
            <w:noWrap/>
            <w:vAlign w:val="bottom"/>
            <w:hideMark/>
          </w:tcPr>
          <w:p w14:paraId="090D5E2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1959.125</w:t>
            </w:r>
          </w:p>
        </w:tc>
        <w:tc>
          <w:tcPr>
            <w:tcW w:w="1020" w:type="dxa"/>
            <w:tcBorders>
              <w:top w:val="nil"/>
              <w:left w:val="nil"/>
              <w:bottom w:val="nil"/>
              <w:right w:val="nil"/>
            </w:tcBorders>
            <w:shd w:val="clear" w:color="auto" w:fill="auto"/>
            <w:noWrap/>
            <w:vAlign w:val="bottom"/>
            <w:hideMark/>
          </w:tcPr>
          <w:p w14:paraId="60E1D9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1.854</w:t>
            </w:r>
          </w:p>
        </w:tc>
        <w:tc>
          <w:tcPr>
            <w:tcW w:w="1020" w:type="dxa"/>
            <w:tcBorders>
              <w:top w:val="nil"/>
              <w:left w:val="nil"/>
              <w:bottom w:val="nil"/>
              <w:right w:val="nil"/>
            </w:tcBorders>
            <w:shd w:val="clear" w:color="auto" w:fill="auto"/>
            <w:noWrap/>
            <w:vAlign w:val="bottom"/>
            <w:hideMark/>
          </w:tcPr>
          <w:p w14:paraId="5370732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1.672</w:t>
            </w:r>
          </w:p>
        </w:tc>
        <w:tc>
          <w:tcPr>
            <w:tcW w:w="1020" w:type="dxa"/>
            <w:tcBorders>
              <w:top w:val="nil"/>
              <w:left w:val="nil"/>
              <w:bottom w:val="nil"/>
              <w:right w:val="nil"/>
            </w:tcBorders>
            <w:shd w:val="clear" w:color="auto" w:fill="auto"/>
            <w:noWrap/>
            <w:vAlign w:val="bottom"/>
            <w:hideMark/>
          </w:tcPr>
          <w:p w14:paraId="1BFEF7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2.056</w:t>
            </w:r>
          </w:p>
        </w:tc>
      </w:tr>
      <w:tr w:rsidR="00A5526B" w:rsidRPr="00821B2C" w14:paraId="106028AC" w14:textId="77777777" w:rsidTr="00A5526B">
        <w:trPr>
          <w:trHeight w:val="285"/>
        </w:trPr>
        <w:tc>
          <w:tcPr>
            <w:tcW w:w="1020" w:type="dxa"/>
            <w:tcBorders>
              <w:top w:val="nil"/>
              <w:left w:val="nil"/>
              <w:bottom w:val="nil"/>
              <w:right w:val="nil"/>
            </w:tcBorders>
            <w:shd w:val="clear" w:color="auto" w:fill="auto"/>
            <w:noWrap/>
            <w:vAlign w:val="bottom"/>
            <w:hideMark/>
          </w:tcPr>
          <w:p w14:paraId="6D937E8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1959.375</w:t>
            </w:r>
          </w:p>
        </w:tc>
        <w:tc>
          <w:tcPr>
            <w:tcW w:w="1020" w:type="dxa"/>
            <w:tcBorders>
              <w:top w:val="nil"/>
              <w:left w:val="nil"/>
              <w:bottom w:val="nil"/>
              <w:right w:val="nil"/>
            </w:tcBorders>
            <w:shd w:val="clear" w:color="auto" w:fill="auto"/>
            <w:noWrap/>
            <w:vAlign w:val="bottom"/>
            <w:hideMark/>
          </w:tcPr>
          <w:p w14:paraId="4E6AEF8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73846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AA468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D7C6CE1" w14:textId="77777777" w:rsidTr="00A5526B">
        <w:trPr>
          <w:trHeight w:val="285"/>
        </w:trPr>
        <w:tc>
          <w:tcPr>
            <w:tcW w:w="1020" w:type="dxa"/>
            <w:tcBorders>
              <w:top w:val="nil"/>
              <w:left w:val="nil"/>
              <w:bottom w:val="nil"/>
              <w:right w:val="nil"/>
            </w:tcBorders>
            <w:shd w:val="clear" w:color="auto" w:fill="auto"/>
            <w:noWrap/>
            <w:vAlign w:val="bottom"/>
            <w:hideMark/>
          </w:tcPr>
          <w:p w14:paraId="5405057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1959.625</w:t>
            </w:r>
          </w:p>
        </w:tc>
        <w:tc>
          <w:tcPr>
            <w:tcW w:w="1020" w:type="dxa"/>
            <w:tcBorders>
              <w:top w:val="nil"/>
              <w:left w:val="nil"/>
              <w:bottom w:val="nil"/>
              <w:right w:val="nil"/>
            </w:tcBorders>
            <w:shd w:val="clear" w:color="auto" w:fill="auto"/>
            <w:noWrap/>
            <w:vAlign w:val="bottom"/>
            <w:hideMark/>
          </w:tcPr>
          <w:p w14:paraId="5FB025F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AD25E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932EF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726E44A" w14:textId="77777777" w:rsidTr="00A5526B">
        <w:trPr>
          <w:trHeight w:val="285"/>
        </w:trPr>
        <w:tc>
          <w:tcPr>
            <w:tcW w:w="1020" w:type="dxa"/>
            <w:tcBorders>
              <w:top w:val="nil"/>
              <w:left w:val="nil"/>
              <w:bottom w:val="nil"/>
              <w:right w:val="nil"/>
            </w:tcBorders>
            <w:shd w:val="clear" w:color="auto" w:fill="auto"/>
            <w:noWrap/>
            <w:vAlign w:val="bottom"/>
            <w:hideMark/>
          </w:tcPr>
          <w:p w14:paraId="6969B65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1959.875</w:t>
            </w:r>
          </w:p>
        </w:tc>
        <w:tc>
          <w:tcPr>
            <w:tcW w:w="1020" w:type="dxa"/>
            <w:tcBorders>
              <w:top w:val="nil"/>
              <w:left w:val="nil"/>
              <w:bottom w:val="nil"/>
              <w:right w:val="nil"/>
            </w:tcBorders>
            <w:shd w:val="clear" w:color="auto" w:fill="auto"/>
            <w:noWrap/>
            <w:vAlign w:val="bottom"/>
            <w:hideMark/>
          </w:tcPr>
          <w:p w14:paraId="1785608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2.110</w:t>
            </w:r>
          </w:p>
        </w:tc>
        <w:tc>
          <w:tcPr>
            <w:tcW w:w="1020" w:type="dxa"/>
            <w:tcBorders>
              <w:top w:val="nil"/>
              <w:left w:val="nil"/>
              <w:bottom w:val="nil"/>
              <w:right w:val="nil"/>
            </w:tcBorders>
            <w:shd w:val="clear" w:color="auto" w:fill="auto"/>
            <w:noWrap/>
            <w:vAlign w:val="bottom"/>
            <w:hideMark/>
          </w:tcPr>
          <w:p w14:paraId="72D4FFF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1.942</w:t>
            </w:r>
          </w:p>
        </w:tc>
        <w:tc>
          <w:tcPr>
            <w:tcW w:w="1020" w:type="dxa"/>
            <w:tcBorders>
              <w:top w:val="nil"/>
              <w:left w:val="nil"/>
              <w:bottom w:val="nil"/>
              <w:right w:val="nil"/>
            </w:tcBorders>
            <w:shd w:val="clear" w:color="auto" w:fill="auto"/>
            <w:noWrap/>
            <w:vAlign w:val="bottom"/>
            <w:hideMark/>
          </w:tcPr>
          <w:p w14:paraId="706CC0A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2.293</w:t>
            </w:r>
          </w:p>
        </w:tc>
      </w:tr>
      <w:tr w:rsidR="00A5526B" w:rsidRPr="00821B2C" w14:paraId="1C7A379F" w14:textId="77777777" w:rsidTr="00A5526B">
        <w:trPr>
          <w:trHeight w:val="285"/>
        </w:trPr>
        <w:tc>
          <w:tcPr>
            <w:tcW w:w="1020" w:type="dxa"/>
            <w:tcBorders>
              <w:top w:val="nil"/>
              <w:left w:val="nil"/>
              <w:bottom w:val="nil"/>
              <w:right w:val="nil"/>
            </w:tcBorders>
            <w:shd w:val="clear" w:color="auto" w:fill="auto"/>
            <w:noWrap/>
            <w:vAlign w:val="bottom"/>
            <w:hideMark/>
          </w:tcPr>
          <w:p w14:paraId="4A10B1D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1960.125</w:t>
            </w:r>
          </w:p>
        </w:tc>
        <w:tc>
          <w:tcPr>
            <w:tcW w:w="1020" w:type="dxa"/>
            <w:tcBorders>
              <w:top w:val="nil"/>
              <w:left w:val="nil"/>
              <w:bottom w:val="nil"/>
              <w:right w:val="nil"/>
            </w:tcBorders>
            <w:shd w:val="clear" w:color="auto" w:fill="auto"/>
            <w:noWrap/>
            <w:vAlign w:val="bottom"/>
            <w:hideMark/>
          </w:tcPr>
          <w:p w14:paraId="7D835F7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1.883</w:t>
            </w:r>
          </w:p>
        </w:tc>
        <w:tc>
          <w:tcPr>
            <w:tcW w:w="1020" w:type="dxa"/>
            <w:tcBorders>
              <w:top w:val="nil"/>
              <w:left w:val="nil"/>
              <w:bottom w:val="nil"/>
              <w:right w:val="nil"/>
            </w:tcBorders>
            <w:shd w:val="clear" w:color="auto" w:fill="auto"/>
            <w:noWrap/>
            <w:vAlign w:val="bottom"/>
            <w:hideMark/>
          </w:tcPr>
          <w:p w14:paraId="33F25AA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1.697</w:t>
            </w:r>
          </w:p>
        </w:tc>
        <w:tc>
          <w:tcPr>
            <w:tcW w:w="1020" w:type="dxa"/>
            <w:tcBorders>
              <w:top w:val="nil"/>
              <w:left w:val="nil"/>
              <w:bottom w:val="nil"/>
              <w:right w:val="nil"/>
            </w:tcBorders>
            <w:shd w:val="clear" w:color="auto" w:fill="auto"/>
            <w:noWrap/>
            <w:vAlign w:val="bottom"/>
            <w:hideMark/>
          </w:tcPr>
          <w:p w14:paraId="738DA83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2.090</w:t>
            </w:r>
          </w:p>
        </w:tc>
      </w:tr>
      <w:tr w:rsidR="00A5526B" w:rsidRPr="00821B2C" w14:paraId="2B86CA5D" w14:textId="77777777" w:rsidTr="00A5526B">
        <w:trPr>
          <w:trHeight w:val="285"/>
        </w:trPr>
        <w:tc>
          <w:tcPr>
            <w:tcW w:w="1020" w:type="dxa"/>
            <w:tcBorders>
              <w:top w:val="nil"/>
              <w:left w:val="nil"/>
              <w:bottom w:val="nil"/>
              <w:right w:val="nil"/>
            </w:tcBorders>
            <w:shd w:val="clear" w:color="auto" w:fill="auto"/>
            <w:noWrap/>
            <w:vAlign w:val="bottom"/>
            <w:hideMark/>
          </w:tcPr>
          <w:p w14:paraId="17B47DB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1960.375</w:t>
            </w:r>
          </w:p>
        </w:tc>
        <w:tc>
          <w:tcPr>
            <w:tcW w:w="1020" w:type="dxa"/>
            <w:tcBorders>
              <w:top w:val="nil"/>
              <w:left w:val="nil"/>
              <w:bottom w:val="nil"/>
              <w:right w:val="nil"/>
            </w:tcBorders>
            <w:shd w:val="clear" w:color="auto" w:fill="auto"/>
            <w:noWrap/>
            <w:vAlign w:val="bottom"/>
            <w:hideMark/>
          </w:tcPr>
          <w:p w14:paraId="0248B79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B8065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D7A2A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5137437" w14:textId="77777777" w:rsidTr="00A5526B">
        <w:trPr>
          <w:trHeight w:val="285"/>
        </w:trPr>
        <w:tc>
          <w:tcPr>
            <w:tcW w:w="1020" w:type="dxa"/>
            <w:tcBorders>
              <w:top w:val="nil"/>
              <w:left w:val="nil"/>
              <w:bottom w:val="nil"/>
              <w:right w:val="nil"/>
            </w:tcBorders>
            <w:shd w:val="clear" w:color="auto" w:fill="auto"/>
            <w:noWrap/>
            <w:vAlign w:val="bottom"/>
            <w:hideMark/>
          </w:tcPr>
          <w:p w14:paraId="6D0E1D6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518A435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1.428</w:t>
            </w:r>
          </w:p>
        </w:tc>
        <w:tc>
          <w:tcPr>
            <w:tcW w:w="1020" w:type="dxa"/>
            <w:tcBorders>
              <w:top w:val="nil"/>
              <w:left w:val="nil"/>
              <w:bottom w:val="nil"/>
              <w:right w:val="nil"/>
            </w:tcBorders>
            <w:shd w:val="clear" w:color="auto" w:fill="auto"/>
            <w:noWrap/>
            <w:vAlign w:val="bottom"/>
            <w:hideMark/>
          </w:tcPr>
          <w:p w14:paraId="4047564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1.302</w:t>
            </w:r>
          </w:p>
        </w:tc>
        <w:tc>
          <w:tcPr>
            <w:tcW w:w="1020" w:type="dxa"/>
            <w:tcBorders>
              <w:top w:val="nil"/>
              <w:left w:val="nil"/>
              <w:bottom w:val="nil"/>
              <w:right w:val="nil"/>
            </w:tcBorders>
            <w:shd w:val="clear" w:color="auto" w:fill="auto"/>
            <w:noWrap/>
            <w:vAlign w:val="bottom"/>
            <w:hideMark/>
          </w:tcPr>
          <w:p w14:paraId="0BC58F3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1.565</w:t>
            </w:r>
          </w:p>
        </w:tc>
      </w:tr>
      <w:tr w:rsidR="00A5526B" w:rsidRPr="00821B2C" w14:paraId="72AEDF78" w14:textId="77777777" w:rsidTr="00A5526B">
        <w:trPr>
          <w:trHeight w:val="285"/>
        </w:trPr>
        <w:tc>
          <w:tcPr>
            <w:tcW w:w="1020" w:type="dxa"/>
            <w:tcBorders>
              <w:top w:val="nil"/>
              <w:left w:val="nil"/>
              <w:bottom w:val="nil"/>
              <w:right w:val="nil"/>
            </w:tcBorders>
            <w:shd w:val="clear" w:color="auto" w:fill="auto"/>
            <w:noWrap/>
            <w:vAlign w:val="bottom"/>
            <w:hideMark/>
          </w:tcPr>
          <w:p w14:paraId="465E2FE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2660AD8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1.947</w:t>
            </w:r>
          </w:p>
        </w:tc>
        <w:tc>
          <w:tcPr>
            <w:tcW w:w="1020" w:type="dxa"/>
            <w:tcBorders>
              <w:top w:val="nil"/>
              <w:left w:val="nil"/>
              <w:bottom w:val="nil"/>
              <w:right w:val="nil"/>
            </w:tcBorders>
            <w:shd w:val="clear" w:color="auto" w:fill="auto"/>
            <w:noWrap/>
            <w:vAlign w:val="bottom"/>
            <w:hideMark/>
          </w:tcPr>
          <w:p w14:paraId="65EDCA2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1.818</w:t>
            </w:r>
          </w:p>
        </w:tc>
        <w:tc>
          <w:tcPr>
            <w:tcW w:w="1020" w:type="dxa"/>
            <w:tcBorders>
              <w:top w:val="nil"/>
              <w:left w:val="nil"/>
              <w:bottom w:val="nil"/>
              <w:right w:val="nil"/>
            </w:tcBorders>
            <w:shd w:val="clear" w:color="auto" w:fill="auto"/>
            <w:noWrap/>
            <w:vAlign w:val="bottom"/>
            <w:hideMark/>
          </w:tcPr>
          <w:p w14:paraId="6E70A6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2.085</w:t>
            </w:r>
          </w:p>
        </w:tc>
      </w:tr>
      <w:tr w:rsidR="00A5526B" w:rsidRPr="00821B2C" w14:paraId="6CF48AD3" w14:textId="77777777" w:rsidTr="00A5526B">
        <w:trPr>
          <w:trHeight w:val="285"/>
        </w:trPr>
        <w:tc>
          <w:tcPr>
            <w:tcW w:w="1020" w:type="dxa"/>
            <w:tcBorders>
              <w:top w:val="nil"/>
              <w:left w:val="nil"/>
              <w:bottom w:val="nil"/>
              <w:right w:val="nil"/>
            </w:tcBorders>
            <w:shd w:val="clear" w:color="auto" w:fill="auto"/>
            <w:noWrap/>
            <w:vAlign w:val="bottom"/>
            <w:hideMark/>
          </w:tcPr>
          <w:p w14:paraId="39C0004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15D8274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675CB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5D438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F0677B0" w14:textId="77777777" w:rsidTr="00A5526B">
        <w:trPr>
          <w:trHeight w:val="285"/>
        </w:trPr>
        <w:tc>
          <w:tcPr>
            <w:tcW w:w="1020" w:type="dxa"/>
            <w:tcBorders>
              <w:top w:val="nil"/>
              <w:left w:val="nil"/>
              <w:bottom w:val="nil"/>
              <w:right w:val="nil"/>
            </w:tcBorders>
            <w:shd w:val="clear" w:color="auto" w:fill="auto"/>
            <w:noWrap/>
            <w:vAlign w:val="bottom"/>
            <w:hideMark/>
          </w:tcPr>
          <w:p w14:paraId="7C7EB95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2499F03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A22AB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84D0D5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CBE3ACA" w14:textId="77777777" w:rsidTr="00A5526B">
        <w:trPr>
          <w:trHeight w:val="285"/>
        </w:trPr>
        <w:tc>
          <w:tcPr>
            <w:tcW w:w="1020" w:type="dxa"/>
            <w:tcBorders>
              <w:top w:val="nil"/>
              <w:left w:val="nil"/>
              <w:bottom w:val="nil"/>
              <w:right w:val="nil"/>
            </w:tcBorders>
            <w:shd w:val="clear" w:color="auto" w:fill="auto"/>
            <w:noWrap/>
            <w:vAlign w:val="bottom"/>
            <w:hideMark/>
          </w:tcPr>
          <w:p w14:paraId="262A58A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4198D8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1.193</w:t>
            </w:r>
          </w:p>
        </w:tc>
        <w:tc>
          <w:tcPr>
            <w:tcW w:w="1020" w:type="dxa"/>
            <w:tcBorders>
              <w:top w:val="nil"/>
              <w:left w:val="nil"/>
              <w:bottom w:val="nil"/>
              <w:right w:val="nil"/>
            </w:tcBorders>
            <w:shd w:val="clear" w:color="auto" w:fill="auto"/>
            <w:noWrap/>
            <w:vAlign w:val="bottom"/>
            <w:hideMark/>
          </w:tcPr>
          <w:p w14:paraId="1FB50B2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1.083</w:t>
            </w:r>
          </w:p>
        </w:tc>
        <w:tc>
          <w:tcPr>
            <w:tcW w:w="1020" w:type="dxa"/>
            <w:tcBorders>
              <w:top w:val="nil"/>
              <w:left w:val="nil"/>
              <w:bottom w:val="nil"/>
              <w:right w:val="nil"/>
            </w:tcBorders>
            <w:shd w:val="clear" w:color="auto" w:fill="auto"/>
            <w:noWrap/>
            <w:vAlign w:val="bottom"/>
            <w:hideMark/>
          </w:tcPr>
          <w:p w14:paraId="7F787F7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1.314</w:t>
            </w:r>
          </w:p>
        </w:tc>
      </w:tr>
      <w:tr w:rsidR="00A5526B" w:rsidRPr="00821B2C" w14:paraId="6803FB90" w14:textId="77777777" w:rsidTr="00A5526B">
        <w:trPr>
          <w:trHeight w:val="285"/>
        </w:trPr>
        <w:tc>
          <w:tcPr>
            <w:tcW w:w="1020" w:type="dxa"/>
            <w:tcBorders>
              <w:top w:val="nil"/>
              <w:left w:val="nil"/>
              <w:bottom w:val="nil"/>
              <w:right w:val="nil"/>
            </w:tcBorders>
            <w:shd w:val="clear" w:color="auto" w:fill="auto"/>
            <w:noWrap/>
            <w:vAlign w:val="bottom"/>
            <w:hideMark/>
          </w:tcPr>
          <w:p w14:paraId="38E2335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58D7A5C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1.360</w:t>
            </w:r>
          </w:p>
        </w:tc>
        <w:tc>
          <w:tcPr>
            <w:tcW w:w="1020" w:type="dxa"/>
            <w:tcBorders>
              <w:top w:val="nil"/>
              <w:left w:val="nil"/>
              <w:bottom w:val="nil"/>
              <w:right w:val="nil"/>
            </w:tcBorders>
            <w:shd w:val="clear" w:color="auto" w:fill="auto"/>
            <w:noWrap/>
            <w:vAlign w:val="bottom"/>
            <w:hideMark/>
          </w:tcPr>
          <w:p w14:paraId="63FEDC9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1.281</w:t>
            </w:r>
          </w:p>
        </w:tc>
        <w:tc>
          <w:tcPr>
            <w:tcW w:w="1020" w:type="dxa"/>
            <w:tcBorders>
              <w:top w:val="nil"/>
              <w:left w:val="nil"/>
              <w:bottom w:val="nil"/>
              <w:right w:val="nil"/>
            </w:tcBorders>
            <w:shd w:val="clear" w:color="auto" w:fill="auto"/>
            <w:noWrap/>
            <w:vAlign w:val="bottom"/>
            <w:hideMark/>
          </w:tcPr>
          <w:p w14:paraId="43607F6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1.444</w:t>
            </w:r>
          </w:p>
        </w:tc>
      </w:tr>
      <w:tr w:rsidR="00A5526B" w:rsidRPr="00821B2C" w14:paraId="5550DC94" w14:textId="77777777" w:rsidTr="00A5526B">
        <w:trPr>
          <w:trHeight w:val="285"/>
        </w:trPr>
        <w:tc>
          <w:tcPr>
            <w:tcW w:w="1020" w:type="dxa"/>
            <w:tcBorders>
              <w:top w:val="nil"/>
              <w:left w:val="nil"/>
              <w:bottom w:val="nil"/>
              <w:right w:val="nil"/>
            </w:tcBorders>
            <w:shd w:val="clear" w:color="auto" w:fill="auto"/>
            <w:noWrap/>
            <w:vAlign w:val="bottom"/>
            <w:hideMark/>
          </w:tcPr>
          <w:p w14:paraId="7BD6B42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76CA2B2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1.270</w:t>
            </w:r>
          </w:p>
        </w:tc>
        <w:tc>
          <w:tcPr>
            <w:tcW w:w="1020" w:type="dxa"/>
            <w:tcBorders>
              <w:top w:val="nil"/>
              <w:left w:val="nil"/>
              <w:bottom w:val="nil"/>
              <w:right w:val="nil"/>
            </w:tcBorders>
            <w:shd w:val="clear" w:color="auto" w:fill="auto"/>
            <w:noWrap/>
            <w:vAlign w:val="bottom"/>
            <w:hideMark/>
          </w:tcPr>
          <w:p w14:paraId="44E5B80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3BD0D38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1.385</w:t>
            </w:r>
          </w:p>
        </w:tc>
      </w:tr>
      <w:tr w:rsidR="00A5526B" w:rsidRPr="00821B2C" w14:paraId="26DFE737" w14:textId="77777777" w:rsidTr="00A5526B">
        <w:trPr>
          <w:trHeight w:val="285"/>
        </w:trPr>
        <w:tc>
          <w:tcPr>
            <w:tcW w:w="1020" w:type="dxa"/>
            <w:tcBorders>
              <w:top w:val="nil"/>
              <w:left w:val="nil"/>
              <w:bottom w:val="nil"/>
              <w:right w:val="nil"/>
            </w:tcBorders>
            <w:shd w:val="clear" w:color="auto" w:fill="auto"/>
            <w:noWrap/>
            <w:vAlign w:val="bottom"/>
            <w:hideMark/>
          </w:tcPr>
          <w:p w14:paraId="1A2B0C7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008AA80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1.321</w:t>
            </w:r>
          </w:p>
        </w:tc>
        <w:tc>
          <w:tcPr>
            <w:tcW w:w="1020" w:type="dxa"/>
            <w:tcBorders>
              <w:top w:val="nil"/>
              <w:left w:val="nil"/>
              <w:bottom w:val="nil"/>
              <w:right w:val="nil"/>
            </w:tcBorders>
            <w:shd w:val="clear" w:color="auto" w:fill="auto"/>
            <w:noWrap/>
            <w:vAlign w:val="bottom"/>
            <w:hideMark/>
          </w:tcPr>
          <w:p w14:paraId="625D944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1.224</w:t>
            </w:r>
          </w:p>
        </w:tc>
        <w:tc>
          <w:tcPr>
            <w:tcW w:w="1020" w:type="dxa"/>
            <w:tcBorders>
              <w:top w:val="nil"/>
              <w:left w:val="nil"/>
              <w:bottom w:val="nil"/>
              <w:right w:val="nil"/>
            </w:tcBorders>
            <w:shd w:val="clear" w:color="auto" w:fill="auto"/>
            <w:noWrap/>
            <w:vAlign w:val="bottom"/>
            <w:hideMark/>
          </w:tcPr>
          <w:p w14:paraId="3B0E18F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1.427</w:t>
            </w:r>
          </w:p>
        </w:tc>
      </w:tr>
      <w:tr w:rsidR="00A5526B" w:rsidRPr="00821B2C" w14:paraId="475C4DAA" w14:textId="77777777" w:rsidTr="00A5526B">
        <w:trPr>
          <w:trHeight w:val="285"/>
        </w:trPr>
        <w:tc>
          <w:tcPr>
            <w:tcW w:w="1020" w:type="dxa"/>
            <w:tcBorders>
              <w:top w:val="nil"/>
              <w:left w:val="nil"/>
              <w:bottom w:val="nil"/>
              <w:right w:val="nil"/>
            </w:tcBorders>
            <w:shd w:val="clear" w:color="auto" w:fill="auto"/>
            <w:noWrap/>
            <w:vAlign w:val="bottom"/>
            <w:hideMark/>
          </w:tcPr>
          <w:p w14:paraId="76B5E0A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3A783EE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0.985</w:t>
            </w:r>
          </w:p>
        </w:tc>
        <w:tc>
          <w:tcPr>
            <w:tcW w:w="1020" w:type="dxa"/>
            <w:tcBorders>
              <w:top w:val="nil"/>
              <w:left w:val="nil"/>
              <w:bottom w:val="nil"/>
              <w:right w:val="nil"/>
            </w:tcBorders>
            <w:shd w:val="clear" w:color="auto" w:fill="auto"/>
            <w:noWrap/>
            <w:vAlign w:val="bottom"/>
            <w:hideMark/>
          </w:tcPr>
          <w:p w14:paraId="32132FC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0.922</w:t>
            </w:r>
          </w:p>
        </w:tc>
        <w:tc>
          <w:tcPr>
            <w:tcW w:w="1020" w:type="dxa"/>
            <w:tcBorders>
              <w:top w:val="nil"/>
              <w:left w:val="nil"/>
              <w:bottom w:val="nil"/>
              <w:right w:val="nil"/>
            </w:tcBorders>
            <w:shd w:val="clear" w:color="auto" w:fill="auto"/>
            <w:noWrap/>
            <w:vAlign w:val="bottom"/>
            <w:hideMark/>
          </w:tcPr>
          <w:p w14:paraId="251C3CF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1.053</w:t>
            </w:r>
          </w:p>
        </w:tc>
      </w:tr>
      <w:tr w:rsidR="00A5526B" w:rsidRPr="00821B2C" w14:paraId="6BCB8646" w14:textId="77777777" w:rsidTr="00A5526B">
        <w:trPr>
          <w:trHeight w:val="285"/>
        </w:trPr>
        <w:tc>
          <w:tcPr>
            <w:tcW w:w="1020" w:type="dxa"/>
            <w:tcBorders>
              <w:top w:val="nil"/>
              <w:left w:val="nil"/>
              <w:bottom w:val="nil"/>
              <w:right w:val="nil"/>
            </w:tcBorders>
            <w:shd w:val="clear" w:color="auto" w:fill="auto"/>
            <w:noWrap/>
            <w:vAlign w:val="bottom"/>
            <w:hideMark/>
          </w:tcPr>
          <w:p w14:paraId="3B1C3C7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4549570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299DB78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0.898</w:t>
            </w:r>
          </w:p>
        </w:tc>
        <w:tc>
          <w:tcPr>
            <w:tcW w:w="1020" w:type="dxa"/>
            <w:tcBorders>
              <w:top w:val="nil"/>
              <w:left w:val="nil"/>
              <w:bottom w:val="nil"/>
              <w:right w:val="nil"/>
            </w:tcBorders>
            <w:shd w:val="clear" w:color="auto" w:fill="auto"/>
            <w:noWrap/>
            <w:vAlign w:val="bottom"/>
            <w:hideMark/>
          </w:tcPr>
          <w:p w14:paraId="2295E6F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1.016</w:t>
            </w:r>
          </w:p>
        </w:tc>
      </w:tr>
      <w:tr w:rsidR="00A5526B" w:rsidRPr="00821B2C" w14:paraId="7AB79342" w14:textId="77777777" w:rsidTr="00A5526B">
        <w:trPr>
          <w:trHeight w:val="285"/>
        </w:trPr>
        <w:tc>
          <w:tcPr>
            <w:tcW w:w="1020" w:type="dxa"/>
            <w:tcBorders>
              <w:top w:val="nil"/>
              <w:left w:val="nil"/>
              <w:bottom w:val="nil"/>
              <w:right w:val="nil"/>
            </w:tcBorders>
            <w:shd w:val="clear" w:color="auto" w:fill="auto"/>
            <w:noWrap/>
            <w:vAlign w:val="bottom"/>
            <w:hideMark/>
          </w:tcPr>
          <w:p w14:paraId="79EB09C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48E2720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0.770</w:t>
            </w:r>
          </w:p>
        </w:tc>
        <w:tc>
          <w:tcPr>
            <w:tcW w:w="1020" w:type="dxa"/>
            <w:tcBorders>
              <w:top w:val="nil"/>
              <w:left w:val="nil"/>
              <w:bottom w:val="nil"/>
              <w:right w:val="nil"/>
            </w:tcBorders>
            <w:shd w:val="clear" w:color="auto" w:fill="auto"/>
            <w:noWrap/>
            <w:vAlign w:val="bottom"/>
            <w:hideMark/>
          </w:tcPr>
          <w:p w14:paraId="323E527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0.720</w:t>
            </w:r>
          </w:p>
        </w:tc>
        <w:tc>
          <w:tcPr>
            <w:tcW w:w="1020" w:type="dxa"/>
            <w:tcBorders>
              <w:top w:val="nil"/>
              <w:left w:val="nil"/>
              <w:bottom w:val="nil"/>
              <w:right w:val="nil"/>
            </w:tcBorders>
            <w:shd w:val="clear" w:color="auto" w:fill="auto"/>
            <w:noWrap/>
            <w:vAlign w:val="bottom"/>
            <w:hideMark/>
          </w:tcPr>
          <w:p w14:paraId="1BED53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0.823</w:t>
            </w:r>
          </w:p>
        </w:tc>
      </w:tr>
      <w:tr w:rsidR="00A5526B" w:rsidRPr="00821B2C" w14:paraId="04EEC8A8" w14:textId="77777777" w:rsidTr="00A5526B">
        <w:trPr>
          <w:trHeight w:val="285"/>
        </w:trPr>
        <w:tc>
          <w:tcPr>
            <w:tcW w:w="1020" w:type="dxa"/>
            <w:tcBorders>
              <w:top w:val="nil"/>
              <w:left w:val="nil"/>
              <w:bottom w:val="nil"/>
              <w:right w:val="nil"/>
            </w:tcBorders>
            <w:shd w:val="clear" w:color="auto" w:fill="auto"/>
            <w:noWrap/>
            <w:vAlign w:val="bottom"/>
            <w:hideMark/>
          </w:tcPr>
          <w:p w14:paraId="6F9957D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68CBBF8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1.377</w:t>
            </w:r>
          </w:p>
        </w:tc>
        <w:tc>
          <w:tcPr>
            <w:tcW w:w="1020" w:type="dxa"/>
            <w:tcBorders>
              <w:top w:val="nil"/>
              <w:left w:val="nil"/>
              <w:bottom w:val="nil"/>
              <w:right w:val="nil"/>
            </w:tcBorders>
            <w:shd w:val="clear" w:color="auto" w:fill="auto"/>
            <w:noWrap/>
            <w:vAlign w:val="bottom"/>
            <w:hideMark/>
          </w:tcPr>
          <w:p w14:paraId="6B7F719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1.271</w:t>
            </w:r>
          </w:p>
        </w:tc>
        <w:tc>
          <w:tcPr>
            <w:tcW w:w="1020" w:type="dxa"/>
            <w:tcBorders>
              <w:top w:val="nil"/>
              <w:left w:val="nil"/>
              <w:bottom w:val="nil"/>
              <w:right w:val="nil"/>
            </w:tcBorders>
            <w:shd w:val="clear" w:color="auto" w:fill="auto"/>
            <w:noWrap/>
            <w:vAlign w:val="bottom"/>
            <w:hideMark/>
          </w:tcPr>
          <w:p w14:paraId="133575A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1.491</w:t>
            </w:r>
          </w:p>
        </w:tc>
      </w:tr>
      <w:tr w:rsidR="00A5526B" w:rsidRPr="00821B2C" w14:paraId="140B8938" w14:textId="77777777" w:rsidTr="00A5526B">
        <w:trPr>
          <w:trHeight w:val="285"/>
        </w:trPr>
        <w:tc>
          <w:tcPr>
            <w:tcW w:w="1020" w:type="dxa"/>
            <w:tcBorders>
              <w:top w:val="nil"/>
              <w:left w:val="nil"/>
              <w:bottom w:val="nil"/>
              <w:right w:val="nil"/>
            </w:tcBorders>
            <w:shd w:val="clear" w:color="auto" w:fill="auto"/>
            <w:noWrap/>
            <w:vAlign w:val="bottom"/>
            <w:hideMark/>
          </w:tcPr>
          <w:p w14:paraId="579491B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79A744F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0.858</w:t>
            </w:r>
          </w:p>
        </w:tc>
        <w:tc>
          <w:tcPr>
            <w:tcW w:w="1020" w:type="dxa"/>
            <w:tcBorders>
              <w:top w:val="nil"/>
              <w:left w:val="nil"/>
              <w:bottom w:val="nil"/>
              <w:right w:val="nil"/>
            </w:tcBorders>
            <w:shd w:val="clear" w:color="auto" w:fill="auto"/>
            <w:noWrap/>
            <w:vAlign w:val="bottom"/>
            <w:hideMark/>
          </w:tcPr>
          <w:p w14:paraId="210E957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0.795</w:t>
            </w:r>
          </w:p>
        </w:tc>
        <w:tc>
          <w:tcPr>
            <w:tcW w:w="1020" w:type="dxa"/>
            <w:tcBorders>
              <w:top w:val="nil"/>
              <w:left w:val="nil"/>
              <w:bottom w:val="nil"/>
              <w:right w:val="nil"/>
            </w:tcBorders>
            <w:shd w:val="clear" w:color="auto" w:fill="auto"/>
            <w:noWrap/>
            <w:vAlign w:val="bottom"/>
            <w:hideMark/>
          </w:tcPr>
          <w:p w14:paraId="4789FF1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0.926</w:t>
            </w:r>
          </w:p>
        </w:tc>
      </w:tr>
      <w:tr w:rsidR="00A5526B" w:rsidRPr="00821B2C" w14:paraId="0E636AA2" w14:textId="77777777" w:rsidTr="00A5526B">
        <w:trPr>
          <w:trHeight w:val="285"/>
        </w:trPr>
        <w:tc>
          <w:tcPr>
            <w:tcW w:w="1020" w:type="dxa"/>
            <w:tcBorders>
              <w:top w:val="nil"/>
              <w:left w:val="nil"/>
              <w:bottom w:val="nil"/>
              <w:right w:val="nil"/>
            </w:tcBorders>
            <w:shd w:val="clear" w:color="auto" w:fill="auto"/>
            <w:noWrap/>
            <w:vAlign w:val="bottom"/>
            <w:hideMark/>
          </w:tcPr>
          <w:p w14:paraId="199BF2D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0EC04FF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02C7939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0.792</w:t>
            </w:r>
          </w:p>
        </w:tc>
        <w:tc>
          <w:tcPr>
            <w:tcW w:w="1020" w:type="dxa"/>
            <w:tcBorders>
              <w:top w:val="nil"/>
              <w:left w:val="nil"/>
              <w:bottom w:val="nil"/>
              <w:right w:val="nil"/>
            </w:tcBorders>
            <w:shd w:val="clear" w:color="auto" w:fill="auto"/>
            <w:noWrap/>
            <w:vAlign w:val="bottom"/>
            <w:hideMark/>
          </w:tcPr>
          <w:p w14:paraId="3D76B75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0.901</w:t>
            </w:r>
          </w:p>
        </w:tc>
      </w:tr>
      <w:tr w:rsidR="00A5526B" w:rsidRPr="00821B2C" w14:paraId="382AF145" w14:textId="77777777" w:rsidTr="00A5526B">
        <w:trPr>
          <w:trHeight w:val="285"/>
        </w:trPr>
        <w:tc>
          <w:tcPr>
            <w:tcW w:w="1020" w:type="dxa"/>
            <w:tcBorders>
              <w:top w:val="nil"/>
              <w:left w:val="nil"/>
              <w:bottom w:val="nil"/>
              <w:right w:val="nil"/>
            </w:tcBorders>
            <w:shd w:val="clear" w:color="auto" w:fill="auto"/>
            <w:noWrap/>
            <w:vAlign w:val="bottom"/>
            <w:hideMark/>
          </w:tcPr>
          <w:p w14:paraId="16FE88E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3DD75E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1.175</w:t>
            </w:r>
          </w:p>
        </w:tc>
        <w:tc>
          <w:tcPr>
            <w:tcW w:w="1020" w:type="dxa"/>
            <w:tcBorders>
              <w:top w:val="nil"/>
              <w:left w:val="nil"/>
              <w:bottom w:val="nil"/>
              <w:right w:val="nil"/>
            </w:tcBorders>
            <w:shd w:val="clear" w:color="auto" w:fill="auto"/>
            <w:noWrap/>
            <w:vAlign w:val="bottom"/>
            <w:hideMark/>
          </w:tcPr>
          <w:p w14:paraId="0A4FAC7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1.097</w:t>
            </w:r>
          </w:p>
        </w:tc>
        <w:tc>
          <w:tcPr>
            <w:tcW w:w="1020" w:type="dxa"/>
            <w:tcBorders>
              <w:top w:val="nil"/>
              <w:left w:val="nil"/>
              <w:bottom w:val="nil"/>
              <w:right w:val="nil"/>
            </w:tcBorders>
            <w:shd w:val="clear" w:color="auto" w:fill="auto"/>
            <w:noWrap/>
            <w:vAlign w:val="bottom"/>
            <w:hideMark/>
          </w:tcPr>
          <w:p w14:paraId="2D97EB4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1.259</w:t>
            </w:r>
          </w:p>
        </w:tc>
      </w:tr>
      <w:tr w:rsidR="00A5526B" w:rsidRPr="00821B2C" w14:paraId="550D198F" w14:textId="77777777" w:rsidTr="00A5526B">
        <w:trPr>
          <w:trHeight w:val="285"/>
        </w:trPr>
        <w:tc>
          <w:tcPr>
            <w:tcW w:w="1020" w:type="dxa"/>
            <w:tcBorders>
              <w:top w:val="nil"/>
              <w:left w:val="nil"/>
              <w:bottom w:val="nil"/>
              <w:right w:val="nil"/>
            </w:tcBorders>
            <w:shd w:val="clear" w:color="auto" w:fill="auto"/>
            <w:noWrap/>
            <w:vAlign w:val="bottom"/>
            <w:hideMark/>
          </w:tcPr>
          <w:p w14:paraId="6276A70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7CF3866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0.885</w:t>
            </w:r>
          </w:p>
        </w:tc>
        <w:tc>
          <w:tcPr>
            <w:tcW w:w="1020" w:type="dxa"/>
            <w:tcBorders>
              <w:top w:val="nil"/>
              <w:left w:val="nil"/>
              <w:bottom w:val="nil"/>
              <w:right w:val="nil"/>
            </w:tcBorders>
            <w:shd w:val="clear" w:color="auto" w:fill="auto"/>
            <w:noWrap/>
            <w:vAlign w:val="bottom"/>
            <w:hideMark/>
          </w:tcPr>
          <w:p w14:paraId="2577C76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0.823</w:t>
            </w:r>
          </w:p>
        </w:tc>
        <w:tc>
          <w:tcPr>
            <w:tcW w:w="1020" w:type="dxa"/>
            <w:tcBorders>
              <w:top w:val="nil"/>
              <w:left w:val="nil"/>
              <w:bottom w:val="nil"/>
              <w:right w:val="nil"/>
            </w:tcBorders>
            <w:shd w:val="clear" w:color="auto" w:fill="auto"/>
            <w:noWrap/>
            <w:vAlign w:val="bottom"/>
            <w:hideMark/>
          </w:tcPr>
          <w:p w14:paraId="7F28A3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0.953</w:t>
            </w:r>
          </w:p>
        </w:tc>
      </w:tr>
      <w:tr w:rsidR="00A5526B" w:rsidRPr="00821B2C" w14:paraId="32C2B47A" w14:textId="77777777" w:rsidTr="00A5526B">
        <w:trPr>
          <w:trHeight w:val="285"/>
        </w:trPr>
        <w:tc>
          <w:tcPr>
            <w:tcW w:w="1020" w:type="dxa"/>
            <w:tcBorders>
              <w:top w:val="nil"/>
              <w:left w:val="nil"/>
              <w:bottom w:val="nil"/>
              <w:right w:val="nil"/>
            </w:tcBorders>
            <w:shd w:val="clear" w:color="auto" w:fill="auto"/>
            <w:noWrap/>
            <w:vAlign w:val="bottom"/>
            <w:hideMark/>
          </w:tcPr>
          <w:p w14:paraId="729A6E7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298CE48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0.931</w:t>
            </w:r>
          </w:p>
        </w:tc>
        <w:tc>
          <w:tcPr>
            <w:tcW w:w="1020" w:type="dxa"/>
            <w:tcBorders>
              <w:top w:val="nil"/>
              <w:left w:val="nil"/>
              <w:bottom w:val="nil"/>
              <w:right w:val="nil"/>
            </w:tcBorders>
            <w:shd w:val="clear" w:color="auto" w:fill="auto"/>
            <w:noWrap/>
            <w:vAlign w:val="bottom"/>
            <w:hideMark/>
          </w:tcPr>
          <w:p w14:paraId="1D2827D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0.872</w:t>
            </w:r>
          </w:p>
        </w:tc>
        <w:tc>
          <w:tcPr>
            <w:tcW w:w="1020" w:type="dxa"/>
            <w:tcBorders>
              <w:top w:val="nil"/>
              <w:left w:val="nil"/>
              <w:bottom w:val="nil"/>
              <w:right w:val="nil"/>
            </w:tcBorders>
            <w:shd w:val="clear" w:color="auto" w:fill="auto"/>
            <w:noWrap/>
            <w:vAlign w:val="bottom"/>
            <w:hideMark/>
          </w:tcPr>
          <w:p w14:paraId="288C8B2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0.994</w:t>
            </w:r>
          </w:p>
        </w:tc>
      </w:tr>
      <w:tr w:rsidR="00A5526B" w:rsidRPr="00821B2C" w14:paraId="6BCCB71C" w14:textId="77777777" w:rsidTr="00A5526B">
        <w:trPr>
          <w:trHeight w:val="285"/>
        </w:trPr>
        <w:tc>
          <w:tcPr>
            <w:tcW w:w="1020" w:type="dxa"/>
            <w:tcBorders>
              <w:top w:val="nil"/>
              <w:left w:val="nil"/>
              <w:bottom w:val="nil"/>
              <w:right w:val="nil"/>
            </w:tcBorders>
            <w:shd w:val="clear" w:color="auto" w:fill="auto"/>
            <w:noWrap/>
            <w:vAlign w:val="bottom"/>
            <w:hideMark/>
          </w:tcPr>
          <w:p w14:paraId="7292825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799F0B2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0.993</w:t>
            </w:r>
          </w:p>
        </w:tc>
        <w:tc>
          <w:tcPr>
            <w:tcW w:w="1020" w:type="dxa"/>
            <w:tcBorders>
              <w:top w:val="nil"/>
              <w:left w:val="nil"/>
              <w:bottom w:val="nil"/>
              <w:right w:val="nil"/>
            </w:tcBorders>
            <w:shd w:val="clear" w:color="auto" w:fill="auto"/>
            <w:noWrap/>
            <w:vAlign w:val="bottom"/>
            <w:hideMark/>
          </w:tcPr>
          <w:p w14:paraId="657C0F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0.936</w:t>
            </w:r>
          </w:p>
        </w:tc>
        <w:tc>
          <w:tcPr>
            <w:tcW w:w="1020" w:type="dxa"/>
            <w:tcBorders>
              <w:top w:val="nil"/>
              <w:left w:val="nil"/>
              <w:bottom w:val="nil"/>
              <w:right w:val="nil"/>
            </w:tcBorders>
            <w:shd w:val="clear" w:color="auto" w:fill="auto"/>
            <w:noWrap/>
            <w:vAlign w:val="bottom"/>
            <w:hideMark/>
          </w:tcPr>
          <w:p w14:paraId="6373C80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1.053</w:t>
            </w:r>
          </w:p>
        </w:tc>
      </w:tr>
      <w:tr w:rsidR="00A5526B" w:rsidRPr="00821B2C" w14:paraId="477C2FCE" w14:textId="77777777" w:rsidTr="00A5526B">
        <w:trPr>
          <w:trHeight w:val="285"/>
        </w:trPr>
        <w:tc>
          <w:tcPr>
            <w:tcW w:w="1020" w:type="dxa"/>
            <w:tcBorders>
              <w:top w:val="nil"/>
              <w:left w:val="nil"/>
              <w:bottom w:val="nil"/>
              <w:right w:val="nil"/>
            </w:tcBorders>
            <w:shd w:val="clear" w:color="auto" w:fill="auto"/>
            <w:noWrap/>
            <w:vAlign w:val="bottom"/>
            <w:hideMark/>
          </w:tcPr>
          <w:p w14:paraId="2799AAD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4D3B520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0.732</w:t>
            </w:r>
          </w:p>
        </w:tc>
        <w:tc>
          <w:tcPr>
            <w:tcW w:w="1020" w:type="dxa"/>
            <w:tcBorders>
              <w:top w:val="nil"/>
              <w:left w:val="nil"/>
              <w:bottom w:val="nil"/>
              <w:right w:val="nil"/>
            </w:tcBorders>
            <w:shd w:val="clear" w:color="auto" w:fill="auto"/>
            <w:noWrap/>
            <w:vAlign w:val="bottom"/>
            <w:hideMark/>
          </w:tcPr>
          <w:p w14:paraId="77C65CD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0FE461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0.781</w:t>
            </w:r>
          </w:p>
        </w:tc>
      </w:tr>
      <w:tr w:rsidR="00A5526B" w:rsidRPr="00821B2C" w14:paraId="3F3D7563" w14:textId="77777777" w:rsidTr="00A5526B">
        <w:trPr>
          <w:trHeight w:val="285"/>
        </w:trPr>
        <w:tc>
          <w:tcPr>
            <w:tcW w:w="1020" w:type="dxa"/>
            <w:tcBorders>
              <w:top w:val="nil"/>
              <w:left w:val="nil"/>
              <w:bottom w:val="nil"/>
              <w:right w:val="nil"/>
            </w:tcBorders>
            <w:shd w:val="clear" w:color="auto" w:fill="auto"/>
            <w:noWrap/>
            <w:vAlign w:val="bottom"/>
            <w:hideMark/>
          </w:tcPr>
          <w:p w14:paraId="0242CB4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577E1E2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1.004</w:t>
            </w:r>
          </w:p>
        </w:tc>
        <w:tc>
          <w:tcPr>
            <w:tcW w:w="1020" w:type="dxa"/>
            <w:tcBorders>
              <w:top w:val="nil"/>
              <w:left w:val="nil"/>
              <w:bottom w:val="nil"/>
              <w:right w:val="nil"/>
            </w:tcBorders>
            <w:shd w:val="clear" w:color="auto" w:fill="auto"/>
            <w:noWrap/>
            <w:vAlign w:val="bottom"/>
            <w:hideMark/>
          </w:tcPr>
          <w:p w14:paraId="1C581F4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0.916</w:t>
            </w:r>
          </w:p>
        </w:tc>
        <w:tc>
          <w:tcPr>
            <w:tcW w:w="1020" w:type="dxa"/>
            <w:tcBorders>
              <w:top w:val="nil"/>
              <w:left w:val="nil"/>
              <w:bottom w:val="nil"/>
              <w:right w:val="nil"/>
            </w:tcBorders>
            <w:shd w:val="clear" w:color="auto" w:fill="auto"/>
            <w:noWrap/>
            <w:vAlign w:val="bottom"/>
            <w:hideMark/>
          </w:tcPr>
          <w:p w14:paraId="7BB3E3F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1.100</w:t>
            </w:r>
          </w:p>
        </w:tc>
      </w:tr>
      <w:tr w:rsidR="00A5526B" w:rsidRPr="00821B2C" w14:paraId="6611C88F" w14:textId="77777777" w:rsidTr="00A5526B">
        <w:trPr>
          <w:trHeight w:val="285"/>
        </w:trPr>
        <w:tc>
          <w:tcPr>
            <w:tcW w:w="1020" w:type="dxa"/>
            <w:tcBorders>
              <w:top w:val="nil"/>
              <w:left w:val="nil"/>
              <w:bottom w:val="nil"/>
              <w:right w:val="nil"/>
            </w:tcBorders>
            <w:shd w:val="clear" w:color="auto" w:fill="auto"/>
            <w:noWrap/>
            <w:vAlign w:val="bottom"/>
            <w:hideMark/>
          </w:tcPr>
          <w:p w14:paraId="33CD3E2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63D5C97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0.831</w:t>
            </w:r>
          </w:p>
        </w:tc>
        <w:tc>
          <w:tcPr>
            <w:tcW w:w="1020" w:type="dxa"/>
            <w:tcBorders>
              <w:top w:val="nil"/>
              <w:left w:val="nil"/>
              <w:bottom w:val="nil"/>
              <w:right w:val="nil"/>
            </w:tcBorders>
            <w:shd w:val="clear" w:color="auto" w:fill="auto"/>
            <w:noWrap/>
            <w:vAlign w:val="bottom"/>
            <w:hideMark/>
          </w:tcPr>
          <w:p w14:paraId="1B9F952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0.774</w:t>
            </w:r>
          </w:p>
        </w:tc>
        <w:tc>
          <w:tcPr>
            <w:tcW w:w="1020" w:type="dxa"/>
            <w:tcBorders>
              <w:top w:val="nil"/>
              <w:left w:val="nil"/>
              <w:bottom w:val="nil"/>
              <w:right w:val="nil"/>
            </w:tcBorders>
            <w:shd w:val="clear" w:color="auto" w:fill="auto"/>
            <w:noWrap/>
            <w:vAlign w:val="bottom"/>
            <w:hideMark/>
          </w:tcPr>
          <w:p w14:paraId="5429E3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0.893</w:t>
            </w:r>
          </w:p>
        </w:tc>
      </w:tr>
      <w:tr w:rsidR="00A5526B" w:rsidRPr="00821B2C" w14:paraId="4E77A5E3" w14:textId="77777777" w:rsidTr="00A5526B">
        <w:trPr>
          <w:trHeight w:val="285"/>
        </w:trPr>
        <w:tc>
          <w:tcPr>
            <w:tcW w:w="1020" w:type="dxa"/>
            <w:tcBorders>
              <w:top w:val="nil"/>
              <w:left w:val="nil"/>
              <w:bottom w:val="nil"/>
              <w:right w:val="nil"/>
            </w:tcBorders>
            <w:shd w:val="clear" w:color="auto" w:fill="auto"/>
            <w:noWrap/>
            <w:vAlign w:val="bottom"/>
            <w:hideMark/>
          </w:tcPr>
          <w:p w14:paraId="5347F11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09F7C7D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0.751</w:t>
            </w:r>
          </w:p>
        </w:tc>
        <w:tc>
          <w:tcPr>
            <w:tcW w:w="1020" w:type="dxa"/>
            <w:tcBorders>
              <w:top w:val="nil"/>
              <w:left w:val="nil"/>
              <w:bottom w:val="nil"/>
              <w:right w:val="nil"/>
            </w:tcBorders>
            <w:shd w:val="clear" w:color="auto" w:fill="auto"/>
            <w:noWrap/>
            <w:vAlign w:val="bottom"/>
            <w:hideMark/>
          </w:tcPr>
          <w:p w14:paraId="01BAFC9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7D7A0DF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0.800</w:t>
            </w:r>
          </w:p>
        </w:tc>
      </w:tr>
      <w:tr w:rsidR="00A5526B" w:rsidRPr="00821B2C" w14:paraId="08EAEBEA" w14:textId="77777777" w:rsidTr="00A5526B">
        <w:trPr>
          <w:trHeight w:val="285"/>
        </w:trPr>
        <w:tc>
          <w:tcPr>
            <w:tcW w:w="1020" w:type="dxa"/>
            <w:tcBorders>
              <w:top w:val="nil"/>
              <w:left w:val="nil"/>
              <w:bottom w:val="nil"/>
              <w:right w:val="nil"/>
            </w:tcBorders>
            <w:shd w:val="clear" w:color="auto" w:fill="auto"/>
            <w:noWrap/>
            <w:vAlign w:val="bottom"/>
            <w:hideMark/>
          </w:tcPr>
          <w:p w14:paraId="5F23D38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7C75ADC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0.897</w:t>
            </w:r>
          </w:p>
        </w:tc>
        <w:tc>
          <w:tcPr>
            <w:tcW w:w="1020" w:type="dxa"/>
            <w:tcBorders>
              <w:top w:val="nil"/>
              <w:left w:val="nil"/>
              <w:bottom w:val="nil"/>
              <w:right w:val="nil"/>
            </w:tcBorders>
            <w:shd w:val="clear" w:color="auto" w:fill="auto"/>
            <w:noWrap/>
            <w:vAlign w:val="bottom"/>
            <w:hideMark/>
          </w:tcPr>
          <w:p w14:paraId="499810F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69D0C38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0.966</w:t>
            </w:r>
          </w:p>
        </w:tc>
      </w:tr>
      <w:tr w:rsidR="00A5526B" w:rsidRPr="00821B2C" w14:paraId="79B45889" w14:textId="77777777" w:rsidTr="00A5526B">
        <w:trPr>
          <w:trHeight w:val="285"/>
        </w:trPr>
        <w:tc>
          <w:tcPr>
            <w:tcW w:w="1020" w:type="dxa"/>
            <w:tcBorders>
              <w:top w:val="nil"/>
              <w:left w:val="nil"/>
              <w:bottom w:val="nil"/>
              <w:right w:val="nil"/>
            </w:tcBorders>
            <w:shd w:val="clear" w:color="auto" w:fill="auto"/>
            <w:noWrap/>
            <w:vAlign w:val="bottom"/>
            <w:hideMark/>
          </w:tcPr>
          <w:p w14:paraId="376934D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5A1DFFB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0.622</w:t>
            </w:r>
          </w:p>
        </w:tc>
        <w:tc>
          <w:tcPr>
            <w:tcW w:w="1020" w:type="dxa"/>
            <w:tcBorders>
              <w:top w:val="nil"/>
              <w:left w:val="nil"/>
              <w:bottom w:val="nil"/>
              <w:right w:val="nil"/>
            </w:tcBorders>
            <w:shd w:val="clear" w:color="auto" w:fill="auto"/>
            <w:noWrap/>
            <w:vAlign w:val="bottom"/>
            <w:hideMark/>
          </w:tcPr>
          <w:p w14:paraId="4BE7EBD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0.577</w:t>
            </w:r>
          </w:p>
        </w:tc>
        <w:tc>
          <w:tcPr>
            <w:tcW w:w="1020" w:type="dxa"/>
            <w:tcBorders>
              <w:top w:val="nil"/>
              <w:left w:val="nil"/>
              <w:bottom w:val="nil"/>
              <w:right w:val="nil"/>
            </w:tcBorders>
            <w:shd w:val="clear" w:color="auto" w:fill="auto"/>
            <w:noWrap/>
            <w:vAlign w:val="bottom"/>
            <w:hideMark/>
          </w:tcPr>
          <w:p w14:paraId="1B507C1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0.671</w:t>
            </w:r>
          </w:p>
        </w:tc>
      </w:tr>
      <w:tr w:rsidR="00A5526B" w:rsidRPr="00821B2C" w14:paraId="6EA436FF" w14:textId="77777777" w:rsidTr="00A5526B">
        <w:trPr>
          <w:trHeight w:val="285"/>
        </w:trPr>
        <w:tc>
          <w:tcPr>
            <w:tcW w:w="1020" w:type="dxa"/>
            <w:tcBorders>
              <w:top w:val="nil"/>
              <w:left w:val="nil"/>
              <w:bottom w:val="nil"/>
              <w:right w:val="nil"/>
            </w:tcBorders>
            <w:shd w:val="clear" w:color="auto" w:fill="auto"/>
            <w:noWrap/>
            <w:vAlign w:val="bottom"/>
            <w:hideMark/>
          </w:tcPr>
          <w:p w14:paraId="16B5811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4C26635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0.802</w:t>
            </w:r>
          </w:p>
        </w:tc>
        <w:tc>
          <w:tcPr>
            <w:tcW w:w="1020" w:type="dxa"/>
            <w:tcBorders>
              <w:top w:val="nil"/>
              <w:left w:val="nil"/>
              <w:bottom w:val="nil"/>
              <w:right w:val="nil"/>
            </w:tcBorders>
            <w:shd w:val="clear" w:color="auto" w:fill="auto"/>
            <w:noWrap/>
            <w:vAlign w:val="bottom"/>
            <w:hideMark/>
          </w:tcPr>
          <w:p w14:paraId="77BDD0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0.748</w:t>
            </w:r>
          </w:p>
        </w:tc>
        <w:tc>
          <w:tcPr>
            <w:tcW w:w="1020" w:type="dxa"/>
            <w:tcBorders>
              <w:top w:val="nil"/>
              <w:left w:val="nil"/>
              <w:bottom w:val="nil"/>
              <w:right w:val="nil"/>
            </w:tcBorders>
            <w:shd w:val="clear" w:color="auto" w:fill="auto"/>
            <w:noWrap/>
            <w:vAlign w:val="bottom"/>
            <w:hideMark/>
          </w:tcPr>
          <w:p w14:paraId="47F3CA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0.860</w:t>
            </w:r>
          </w:p>
        </w:tc>
      </w:tr>
      <w:tr w:rsidR="00A5526B" w:rsidRPr="00821B2C" w14:paraId="073372B6" w14:textId="77777777" w:rsidTr="00A5526B">
        <w:trPr>
          <w:trHeight w:val="285"/>
        </w:trPr>
        <w:tc>
          <w:tcPr>
            <w:tcW w:w="1020" w:type="dxa"/>
            <w:tcBorders>
              <w:top w:val="nil"/>
              <w:left w:val="nil"/>
              <w:bottom w:val="nil"/>
              <w:right w:val="nil"/>
            </w:tcBorders>
            <w:shd w:val="clear" w:color="auto" w:fill="auto"/>
            <w:noWrap/>
            <w:vAlign w:val="bottom"/>
            <w:hideMark/>
          </w:tcPr>
          <w:p w14:paraId="2CDEC4B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792E099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0.723</w:t>
            </w:r>
          </w:p>
        </w:tc>
        <w:tc>
          <w:tcPr>
            <w:tcW w:w="1020" w:type="dxa"/>
            <w:tcBorders>
              <w:top w:val="nil"/>
              <w:left w:val="nil"/>
              <w:bottom w:val="nil"/>
              <w:right w:val="nil"/>
            </w:tcBorders>
            <w:shd w:val="clear" w:color="auto" w:fill="auto"/>
            <w:noWrap/>
            <w:vAlign w:val="bottom"/>
            <w:hideMark/>
          </w:tcPr>
          <w:p w14:paraId="7632763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0.683</w:t>
            </w:r>
          </w:p>
        </w:tc>
        <w:tc>
          <w:tcPr>
            <w:tcW w:w="1020" w:type="dxa"/>
            <w:tcBorders>
              <w:top w:val="nil"/>
              <w:left w:val="nil"/>
              <w:bottom w:val="nil"/>
              <w:right w:val="nil"/>
            </w:tcBorders>
            <w:shd w:val="clear" w:color="auto" w:fill="auto"/>
            <w:noWrap/>
            <w:vAlign w:val="bottom"/>
            <w:hideMark/>
          </w:tcPr>
          <w:p w14:paraId="08ED005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0.766</w:t>
            </w:r>
          </w:p>
        </w:tc>
      </w:tr>
      <w:tr w:rsidR="00A5526B" w:rsidRPr="00821B2C" w14:paraId="2BBFF2A9" w14:textId="77777777" w:rsidTr="00A5526B">
        <w:trPr>
          <w:trHeight w:val="285"/>
        </w:trPr>
        <w:tc>
          <w:tcPr>
            <w:tcW w:w="1020" w:type="dxa"/>
            <w:tcBorders>
              <w:top w:val="nil"/>
              <w:left w:val="nil"/>
              <w:bottom w:val="nil"/>
              <w:right w:val="nil"/>
            </w:tcBorders>
            <w:shd w:val="clear" w:color="auto" w:fill="auto"/>
            <w:noWrap/>
            <w:vAlign w:val="bottom"/>
            <w:hideMark/>
          </w:tcPr>
          <w:p w14:paraId="5BC466D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18A92A5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0.795</w:t>
            </w:r>
          </w:p>
        </w:tc>
        <w:tc>
          <w:tcPr>
            <w:tcW w:w="1020" w:type="dxa"/>
            <w:tcBorders>
              <w:top w:val="nil"/>
              <w:left w:val="nil"/>
              <w:bottom w:val="nil"/>
              <w:right w:val="nil"/>
            </w:tcBorders>
            <w:shd w:val="clear" w:color="auto" w:fill="auto"/>
            <w:noWrap/>
            <w:vAlign w:val="bottom"/>
            <w:hideMark/>
          </w:tcPr>
          <w:p w14:paraId="2CC9C0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0.747</w:t>
            </w:r>
          </w:p>
        </w:tc>
        <w:tc>
          <w:tcPr>
            <w:tcW w:w="1020" w:type="dxa"/>
            <w:tcBorders>
              <w:top w:val="nil"/>
              <w:left w:val="nil"/>
              <w:bottom w:val="nil"/>
              <w:right w:val="nil"/>
            </w:tcBorders>
            <w:shd w:val="clear" w:color="auto" w:fill="auto"/>
            <w:noWrap/>
            <w:vAlign w:val="bottom"/>
            <w:hideMark/>
          </w:tcPr>
          <w:p w14:paraId="52EB66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0.847</w:t>
            </w:r>
          </w:p>
        </w:tc>
      </w:tr>
      <w:tr w:rsidR="00A5526B" w:rsidRPr="00821B2C" w14:paraId="6F988E56" w14:textId="77777777" w:rsidTr="00A5526B">
        <w:trPr>
          <w:trHeight w:val="285"/>
        </w:trPr>
        <w:tc>
          <w:tcPr>
            <w:tcW w:w="1020" w:type="dxa"/>
            <w:tcBorders>
              <w:top w:val="nil"/>
              <w:left w:val="nil"/>
              <w:bottom w:val="nil"/>
              <w:right w:val="nil"/>
            </w:tcBorders>
            <w:shd w:val="clear" w:color="auto" w:fill="auto"/>
            <w:noWrap/>
            <w:vAlign w:val="bottom"/>
            <w:hideMark/>
          </w:tcPr>
          <w:p w14:paraId="7DCD05B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3D6088B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3B6A4C9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0.713</w:t>
            </w:r>
          </w:p>
        </w:tc>
        <w:tc>
          <w:tcPr>
            <w:tcW w:w="1020" w:type="dxa"/>
            <w:tcBorders>
              <w:top w:val="nil"/>
              <w:left w:val="nil"/>
              <w:bottom w:val="nil"/>
              <w:right w:val="nil"/>
            </w:tcBorders>
            <w:shd w:val="clear" w:color="auto" w:fill="auto"/>
            <w:noWrap/>
            <w:vAlign w:val="bottom"/>
            <w:hideMark/>
          </w:tcPr>
          <w:p w14:paraId="7808405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0.815</w:t>
            </w:r>
          </w:p>
        </w:tc>
      </w:tr>
      <w:tr w:rsidR="00A5526B" w:rsidRPr="00821B2C" w14:paraId="6CA68D4C" w14:textId="77777777" w:rsidTr="00A5526B">
        <w:trPr>
          <w:trHeight w:val="285"/>
        </w:trPr>
        <w:tc>
          <w:tcPr>
            <w:tcW w:w="1020" w:type="dxa"/>
            <w:tcBorders>
              <w:top w:val="nil"/>
              <w:left w:val="nil"/>
              <w:bottom w:val="nil"/>
              <w:right w:val="nil"/>
            </w:tcBorders>
            <w:shd w:val="clear" w:color="auto" w:fill="auto"/>
            <w:noWrap/>
            <w:vAlign w:val="bottom"/>
            <w:hideMark/>
          </w:tcPr>
          <w:p w14:paraId="4A995F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78F248E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0.591</w:t>
            </w:r>
          </w:p>
        </w:tc>
        <w:tc>
          <w:tcPr>
            <w:tcW w:w="1020" w:type="dxa"/>
            <w:tcBorders>
              <w:top w:val="nil"/>
              <w:left w:val="nil"/>
              <w:bottom w:val="nil"/>
              <w:right w:val="nil"/>
            </w:tcBorders>
            <w:shd w:val="clear" w:color="auto" w:fill="auto"/>
            <w:noWrap/>
            <w:vAlign w:val="bottom"/>
            <w:hideMark/>
          </w:tcPr>
          <w:p w14:paraId="01E3D31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0.552</w:t>
            </w:r>
          </w:p>
        </w:tc>
        <w:tc>
          <w:tcPr>
            <w:tcW w:w="1020" w:type="dxa"/>
            <w:tcBorders>
              <w:top w:val="nil"/>
              <w:left w:val="nil"/>
              <w:bottom w:val="nil"/>
              <w:right w:val="nil"/>
            </w:tcBorders>
            <w:shd w:val="clear" w:color="auto" w:fill="auto"/>
            <w:noWrap/>
            <w:vAlign w:val="bottom"/>
            <w:hideMark/>
          </w:tcPr>
          <w:p w14:paraId="1C25AE9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0.634</w:t>
            </w:r>
          </w:p>
        </w:tc>
      </w:tr>
      <w:tr w:rsidR="00A5526B" w:rsidRPr="00821B2C" w14:paraId="7EBD20ED" w14:textId="77777777" w:rsidTr="00A5526B">
        <w:trPr>
          <w:trHeight w:val="285"/>
        </w:trPr>
        <w:tc>
          <w:tcPr>
            <w:tcW w:w="1020" w:type="dxa"/>
            <w:tcBorders>
              <w:top w:val="nil"/>
              <w:left w:val="nil"/>
              <w:bottom w:val="nil"/>
              <w:right w:val="nil"/>
            </w:tcBorders>
            <w:shd w:val="clear" w:color="auto" w:fill="auto"/>
            <w:noWrap/>
            <w:vAlign w:val="bottom"/>
            <w:hideMark/>
          </w:tcPr>
          <w:p w14:paraId="4C879C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09838A2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0.628</w:t>
            </w:r>
          </w:p>
        </w:tc>
        <w:tc>
          <w:tcPr>
            <w:tcW w:w="1020" w:type="dxa"/>
            <w:tcBorders>
              <w:top w:val="nil"/>
              <w:left w:val="nil"/>
              <w:bottom w:val="nil"/>
              <w:right w:val="nil"/>
            </w:tcBorders>
            <w:shd w:val="clear" w:color="auto" w:fill="auto"/>
            <w:noWrap/>
            <w:vAlign w:val="bottom"/>
            <w:hideMark/>
          </w:tcPr>
          <w:p w14:paraId="165756F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0.592</w:t>
            </w:r>
          </w:p>
        </w:tc>
        <w:tc>
          <w:tcPr>
            <w:tcW w:w="1020" w:type="dxa"/>
            <w:tcBorders>
              <w:top w:val="nil"/>
              <w:left w:val="nil"/>
              <w:bottom w:val="nil"/>
              <w:right w:val="nil"/>
            </w:tcBorders>
            <w:shd w:val="clear" w:color="auto" w:fill="auto"/>
            <w:noWrap/>
            <w:vAlign w:val="bottom"/>
            <w:hideMark/>
          </w:tcPr>
          <w:p w14:paraId="2FAF9A3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0.666</w:t>
            </w:r>
          </w:p>
        </w:tc>
      </w:tr>
      <w:tr w:rsidR="00A5526B" w:rsidRPr="00821B2C" w14:paraId="42AB1F1D" w14:textId="77777777" w:rsidTr="00A5526B">
        <w:trPr>
          <w:trHeight w:val="285"/>
        </w:trPr>
        <w:tc>
          <w:tcPr>
            <w:tcW w:w="1020" w:type="dxa"/>
            <w:tcBorders>
              <w:top w:val="nil"/>
              <w:left w:val="nil"/>
              <w:bottom w:val="nil"/>
              <w:right w:val="nil"/>
            </w:tcBorders>
            <w:shd w:val="clear" w:color="auto" w:fill="auto"/>
            <w:noWrap/>
            <w:vAlign w:val="bottom"/>
            <w:hideMark/>
          </w:tcPr>
          <w:p w14:paraId="38A50D3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2EF9178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0.510</w:t>
            </w:r>
          </w:p>
        </w:tc>
        <w:tc>
          <w:tcPr>
            <w:tcW w:w="1020" w:type="dxa"/>
            <w:tcBorders>
              <w:top w:val="nil"/>
              <w:left w:val="nil"/>
              <w:bottom w:val="nil"/>
              <w:right w:val="nil"/>
            </w:tcBorders>
            <w:shd w:val="clear" w:color="auto" w:fill="auto"/>
            <w:noWrap/>
            <w:vAlign w:val="bottom"/>
            <w:hideMark/>
          </w:tcPr>
          <w:p w14:paraId="25095F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0.465</w:t>
            </w:r>
          </w:p>
        </w:tc>
        <w:tc>
          <w:tcPr>
            <w:tcW w:w="1020" w:type="dxa"/>
            <w:tcBorders>
              <w:top w:val="nil"/>
              <w:left w:val="nil"/>
              <w:bottom w:val="nil"/>
              <w:right w:val="nil"/>
            </w:tcBorders>
            <w:shd w:val="clear" w:color="auto" w:fill="auto"/>
            <w:noWrap/>
            <w:vAlign w:val="bottom"/>
            <w:hideMark/>
          </w:tcPr>
          <w:p w14:paraId="73B0048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0.558</w:t>
            </w:r>
          </w:p>
        </w:tc>
      </w:tr>
      <w:tr w:rsidR="00A5526B" w:rsidRPr="00821B2C" w14:paraId="4648A9A5" w14:textId="77777777" w:rsidTr="00A5526B">
        <w:trPr>
          <w:trHeight w:val="285"/>
        </w:trPr>
        <w:tc>
          <w:tcPr>
            <w:tcW w:w="1020" w:type="dxa"/>
            <w:tcBorders>
              <w:top w:val="nil"/>
              <w:left w:val="nil"/>
              <w:bottom w:val="nil"/>
              <w:right w:val="nil"/>
            </w:tcBorders>
            <w:shd w:val="clear" w:color="auto" w:fill="auto"/>
            <w:noWrap/>
            <w:vAlign w:val="bottom"/>
            <w:hideMark/>
          </w:tcPr>
          <w:p w14:paraId="39D5747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4CE2371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0.837</w:t>
            </w:r>
          </w:p>
        </w:tc>
        <w:tc>
          <w:tcPr>
            <w:tcW w:w="1020" w:type="dxa"/>
            <w:tcBorders>
              <w:top w:val="nil"/>
              <w:left w:val="nil"/>
              <w:bottom w:val="nil"/>
              <w:right w:val="nil"/>
            </w:tcBorders>
            <w:shd w:val="clear" w:color="auto" w:fill="auto"/>
            <w:noWrap/>
            <w:vAlign w:val="bottom"/>
            <w:hideMark/>
          </w:tcPr>
          <w:p w14:paraId="1D689E9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0.773</w:t>
            </w:r>
          </w:p>
        </w:tc>
        <w:tc>
          <w:tcPr>
            <w:tcW w:w="1020" w:type="dxa"/>
            <w:tcBorders>
              <w:top w:val="nil"/>
              <w:left w:val="nil"/>
              <w:bottom w:val="nil"/>
              <w:right w:val="nil"/>
            </w:tcBorders>
            <w:shd w:val="clear" w:color="auto" w:fill="auto"/>
            <w:noWrap/>
            <w:vAlign w:val="bottom"/>
            <w:hideMark/>
          </w:tcPr>
          <w:p w14:paraId="5197C40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0.905</w:t>
            </w:r>
          </w:p>
        </w:tc>
      </w:tr>
      <w:tr w:rsidR="00A5526B" w:rsidRPr="00821B2C" w14:paraId="5C25589C" w14:textId="77777777" w:rsidTr="00A5526B">
        <w:trPr>
          <w:trHeight w:val="285"/>
        </w:trPr>
        <w:tc>
          <w:tcPr>
            <w:tcW w:w="1020" w:type="dxa"/>
            <w:tcBorders>
              <w:top w:val="nil"/>
              <w:left w:val="nil"/>
              <w:bottom w:val="nil"/>
              <w:right w:val="nil"/>
            </w:tcBorders>
            <w:shd w:val="clear" w:color="auto" w:fill="auto"/>
            <w:noWrap/>
            <w:vAlign w:val="bottom"/>
            <w:hideMark/>
          </w:tcPr>
          <w:p w14:paraId="6CA0FC0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76F07CC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0.815</w:t>
            </w:r>
          </w:p>
        </w:tc>
        <w:tc>
          <w:tcPr>
            <w:tcW w:w="1020" w:type="dxa"/>
            <w:tcBorders>
              <w:top w:val="nil"/>
              <w:left w:val="nil"/>
              <w:bottom w:val="nil"/>
              <w:right w:val="nil"/>
            </w:tcBorders>
            <w:shd w:val="clear" w:color="auto" w:fill="auto"/>
            <w:noWrap/>
            <w:vAlign w:val="bottom"/>
            <w:hideMark/>
          </w:tcPr>
          <w:p w14:paraId="02EF534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0.757</w:t>
            </w:r>
          </w:p>
        </w:tc>
        <w:tc>
          <w:tcPr>
            <w:tcW w:w="1020" w:type="dxa"/>
            <w:tcBorders>
              <w:top w:val="nil"/>
              <w:left w:val="nil"/>
              <w:bottom w:val="nil"/>
              <w:right w:val="nil"/>
            </w:tcBorders>
            <w:shd w:val="clear" w:color="auto" w:fill="auto"/>
            <w:noWrap/>
            <w:vAlign w:val="bottom"/>
            <w:hideMark/>
          </w:tcPr>
          <w:p w14:paraId="325AB02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0.877</w:t>
            </w:r>
          </w:p>
        </w:tc>
      </w:tr>
      <w:tr w:rsidR="00A5526B" w:rsidRPr="00821B2C" w14:paraId="59F89A22" w14:textId="77777777" w:rsidTr="00A5526B">
        <w:trPr>
          <w:trHeight w:val="285"/>
        </w:trPr>
        <w:tc>
          <w:tcPr>
            <w:tcW w:w="1020" w:type="dxa"/>
            <w:tcBorders>
              <w:top w:val="nil"/>
              <w:left w:val="nil"/>
              <w:bottom w:val="nil"/>
              <w:right w:val="nil"/>
            </w:tcBorders>
            <w:shd w:val="clear" w:color="auto" w:fill="auto"/>
            <w:noWrap/>
            <w:vAlign w:val="bottom"/>
            <w:hideMark/>
          </w:tcPr>
          <w:p w14:paraId="1FC5343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6B71BA4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0.769</w:t>
            </w:r>
          </w:p>
        </w:tc>
        <w:tc>
          <w:tcPr>
            <w:tcW w:w="1020" w:type="dxa"/>
            <w:tcBorders>
              <w:top w:val="nil"/>
              <w:left w:val="nil"/>
              <w:bottom w:val="nil"/>
              <w:right w:val="nil"/>
            </w:tcBorders>
            <w:shd w:val="clear" w:color="auto" w:fill="auto"/>
            <w:noWrap/>
            <w:vAlign w:val="bottom"/>
            <w:hideMark/>
          </w:tcPr>
          <w:p w14:paraId="0504703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0.722</w:t>
            </w:r>
          </w:p>
        </w:tc>
        <w:tc>
          <w:tcPr>
            <w:tcW w:w="1020" w:type="dxa"/>
            <w:tcBorders>
              <w:top w:val="nil"/>
              <w:left w:val="nil"/>
              <w:bottom w:val="nil"/>
              <w:right w:val="nil"/>
            </w:tcBorders>
            <w:shd w:val="clear" w:color="auto" w:fill="auto"/>
            <w:noWrap/>
            <w:vAlign w:val="bottom"/>
            <w:hideMark/>
          </w:tcPr>
          <w:p w14:paraId="1651C4D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0.819</w:t>
            </w:r>
          </w:p>
        </w:tc>
      </w:tr>
      <w:tr w:rsidR="00A5526B" w:rsidRPr="00821B2C" w14:paraId="39062593" w14:textId="77777777" w:rsidTr="00A5526B">
        <w:trPr>
          <w:trHeight w:val="285"/>
        </w:trPr>
        <w:tc>
          <w:tcPr>
            <w:tcW w:w="1020" w:type="dxa"/>
            <w:tcBorders>
              <w:top w:val="nil"/>
              <w:left w:val="nil"/>
              <w:bottom w:val="nil"/>
              <w:right w:val="nil"/>
            </w:tcBorders>
            <w:shd w:val="clear" w:color="auto" w:fill="auto"/>
            <w:noWrap/>
            <w:vAlign w:val="bottom"/>
            <w:hideMark/>
          </w:tcPr>
          <w:p w14:paraId="313DEF2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300BAA9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0.557</w:t>
            </w:r>
          </w:p>
        </w:tc>
        <w:tc>
          <w:tcPr>
            <w:tcW w:w="1020" w:type="dxa"/>
            <w:tcBorders>
              <w:top w:val="nil"/>
              <w:left w:val="nil"/>
              <w:bottom w:val="nil"/>
              <w:right w:val="nil"/>
            </w:tcBorders>
            <w:shd w:val="clear" w:color="auto" w:fill="auto"/>
            <w:noWrap/>
            <w:vAlign w:val="bottom"/>
            <w:hideMark/>
          </w:tcPr>
          <w:p w14:paraId="4A9C486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0.523</w:t>
            </w:r>
          </w:p>
        </w:tc>
        <w:tc>
          <w:tcPr>
            <w:tcW w:w="1020" w:type="dxa"/>
            <w:tcBorders>
              <w:top w:val="nil"/>
              <w:left w:val="nil"/>
              <w:bottom w:val="nil"/>
              <w:right w:val="nil"/>
            </w:tcBorders>
            <w:shd w:val="clear" w:color="auto" w:fill="auto"/>
            <w:noWrap/>
            <w:vAlign w:val="bottom"/>
            <w:hideMark/>
          </w:tcPr>
          <w:p w14:paraId="6891B62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0.594</w:t>
            </w:r>
          </w:p>
        </w:tc>
      </w:tr>
      <w:tr w:rsidR="00A5526B" w:rsidRPr="00821B2C" w14:paraId="48097603" w14:textId="77777777" w:rsidTr="00A5526B">
        <w:trPr>
          <w:trHeight w:val="285"/>
        </w:trPr>
        <w:tc>
          <w:tcPr>
            <w:tcW w:w="1020" w:type="dxa"/>
            <w:tcBorders>
              <w:top w:val="nil"/>
              <w:left w:val="nil"/>
              <w:bottom w:val="nil"/>
              <w:right w:val="nil"/>
            </w:tcBorders>
            <w:shd w:val="clear" w:color="auto" w:fill="auto"/>
            <w:noWrap/>
            <w:vAlign w:val="bottom"/>
            <w:hideMark/>
          </w:tcPr>
          <w:p w14:paraId="3BDC5AB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0F90B79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0.630</w:t>
            </w:r>
          </w:p>
        </w:tc>
        <w:tc>
          <w:tcPr>
            <w:tcW w:w="1020" w:type="dxa"/>
            <w:tcBorders>
              <w:top w:val="nil"/>
              <w:left w:val="nil"/>
              <w:bottom w:val="nil"/>
              <w:right w:val="nil"/>
            </w:tcBorders>
            <w:shd w:val="clear" w:color="auto" w:fill="auto"/>
            <w:noWrap/>
            <w:vAlign w:val="bottom"/>
            <w:hideMark/>
          </w:tcPr>
          <w:p w14:paraId="3DDFA33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0.587</w:t>
            </w:r>
          </w:p>
        </w:tc>
        <w:tc>
          <w:tcPr>
            <w:tcW w:w="1020" w:type="dxa"/>
            <w:tcBorders>
              <w:top w:val="nil"/>
              <w:left w:val="nil"/>
              <w:bottom w:val="nil"/>
              <w:right w:val="nil"/>
            </w:tcBorders>
            <w:shd w:val="clear" w:color="auto" w:fill="auto"/>
            <w:noWrap/>
            <w:vAlign w:val="bottom"/>
            <w:hideMark/>
          </w:tcPr>
          <w:p w14:paraId="4784ADB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0.675</w:t>
            </w:r>
          </w:p>
        </w:tc>
      </w:tr>
      <w:tr w:rsidR="00A5526B" w:rsidRPr="00821B2C" w14:paraId="12B96E9F" w14:textId="77777777" w:rsidTr="00A5526B">
        <w:trPr>
          <w:trHeight w:val="285"/>
        </w:trPr>
        <w:tc>
          <w:tcPr>
            <w:tcW w:w="1020" w:type="dxa"/>
            <w:tcBorders>
              <w:top w:val="nil"/>
              <w:left w:val="nil"/>
              <w:bottom w:val="nil"/>
              <w:right w:val="nil"/>
            </w:tcBorders>
            <w:shd w:val="clear" w:color="auto" w:fill="auto"/>
            <w:noWrap/>
            <w:vAlign w:val="bottom"/>
            <w:hideMark/>
          </w:tcPr>
          <w:p w14:paraId="2E0128D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7D8841C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0.663</w:t>
            </w:r>
          </w:p>
        </w:tc>
        <w:tc>
          <w:tcPr>
            <w:tcW w:w="1020" w:type="dxa"/>
            <w:tcBorders>
              <w:top w:val="nil"/>
              <w:left w:val="nil"/>
              <w:bottom w:val="nil"/>
              <w:right w:val="nil"/>
            </w:tcBorders>
            <w:shd w:val="clear" w:color="auto" w:fill="auto"/>
            <w:noWrap/>
            <w:vAlign w:val="bottom"/>
            <w:hideMark/>
          </w:tcPr>
          <w:p w14:paraId="6F4F62C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0.618</w:t>
            </w:r>
          </w:p>
        </w:tc>
        <w:tc>
          <w:tcPr>
            <w:tcW w:w="1020" w:type="dxa"/>
            <w:tcBorders>
              <w:top w:val="nil"/>
              <w:left w:val="nil"/>
              <w:bottom w:val="nil"/>
              <w:right w:val="nil"/>
            </w:tcBorders>
            <w:shd w:val="clear" w:color="auto" w:fill="auto"/>
            <w:noWrap/>
            <w:vAlign w:val="bottom"/>
            <w:hideMark/>
          </w:tcPr>
          <w:p w14:paraId="538E3CA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0.712</w:t>
            </w:r>
          </w:p>
        </w:tc>
      </w:tr>
      <w:tr w:rsidR="00A5526B" w:rsidRPr="00821B2C" w14:paraId="249EAA87" w14:textId="77777777" w:rsidTr="00A5526B">
        <w:trPr>
          <w:trHeight w:val="285"/>
        </w:trPr>
        <w:tc>
          <w:tcPr>
            <w:tcW w:w="1020" w:type="dxa"/>
            <w:tcBorders>
              <w:top w:val="nil"/>
              <w:left w:val="nil"/>
              <w:bottom w:val="nil"/>
              <w:right w:val="nil"/>
            </w:tcBorders>
            <w:shd w:val="clear" w:color="auto" w:fill="auto"/>
            <w:noWrap/>
            <w:vAlign w:val="bottom"/>
            <w:hideMark/>
          </w:tcPr>
          <w:p w14:paraId="6ED573B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0DC54F4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0.665</w:t>
            </w:r>
          </w:p>
        </w:tc>
        <w:tc>
          <w:tcPr>
            <w:tcW w:w="1020" w:type="dxa"/>
            <w:tcBorders>
              <w:top w:val="nil"/>
              <w:left w:val="nil"/>
              <w:bottom w:val="nil"/>
              <w:right w:val="nil"/>
            </w:tcBorders>
            <w:shd w:val="clear" w:color="auto" w:fill="auto"/>
            <w:noWrap/>
            <w:vAlign w:val="bottom"/>
            <w:hideMark/>
          </w:tcPr>
          <w:p w14:paraId="657E62B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0.612</w:t>
            </w:r>
          </w:p>
        </w:tc>
        <w:tc>
          <w:tcPr>
            <w:tcW w:w="1020" w:type="dxa"/>
            <w:tcBorders>
              <w:top w:val="nil"/>
              <w:left w:val="nil"/>
              <w:bottom w:val="nil"/>
              <w:right w:val="nil"/>
            </w:tcBorders>
            <w:shd w:val="clear" w:color="auto" w:fill="auto"/>
            <w:noWrap/>
            <w:vAlign w:val="bottom"/>
            <w:hideMark/>
          </w:tcPr>
          <w:p w14:paraId="3C9E6BE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0.723</w:t>
            </w:r>
          </w:p>
        </w:tc>
      </w:tr>
      <w:tr w:rsidR="00A5526B" w:rsidRPr="00821B2C" w14:paraId="626359E5" w14:textId="77777777" w:rsidTr="00A5526B">
        <w:trPr>
          <w:trHeight w:val="285"/>
        </w:trPr>
        <w:tc>
          <w:tcPr>
            <w:tcW w:w="1020" w:type="dxa"/>
            <w:tcBorders>
              <w:top w:val="nil"/>
              <w:left w:val="nil"/>
              <w:bottom w:val="nil"/>
              <w:right w:val="nil"/>
            </w:tcBorders>
            <w:shd w:val="clear" w:color="auto" w:fill="auto"/>
            <w:noWrap/>
            <w:vAlign w:val="bottom"/>
            <w:hideMark/>
          </w:tcPr>
          <w:p w14:paraId="7600D18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187456F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0.557</w:t>
            </w:r>
          </w:p>
        </w:tc>
        <w:tc>
          <w:tcPr>
            <w:tcW w:w="1020" w:type="dxa"/>
            <w:tcBorders>
              <w:top w:val="nil"/>
              <w:left w:val="nil"/>
              <w:bottom w:val="nil"/>
              <w:right w:val="nil"/>
            </w:tcBorders>
            <w:shd w:val="clear" w:color="auto" w:fill="auto"/>
            <w:noWrap/>
            <w:vAlign w:val="bottom"/>
            <w:hideMark/>
          </w:tcPr>
          <w:p w14:paraId="4238C02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0.518</w:t>
            </w:r>
          </w:p>
        </w:tc>
        <w:tc>
          <w:tcPr>
            <w:tcW w:w="1020" w:type="dxa"/>
            <w:tcBorders>
              <w:top w:val="nil"/>
              <w:left w:val="nil"/>
              <w:bottom w:val="nil"/>
              <w:right w:val="nil"/>
            </w:tcBorders>
            <w:shd w:val="clear" w:color="auto" w:fill="auto"/>
            <w:noWrap/>
            <w:vAlign w:val="bottom"/>
            <w:hideMark/>
          </w:tcPr>
          <w:p w14:paraId="16309F7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0.599</w:t>
            </w:r>
          </w:p>
        </w:tc>
      </w:tr>
      <w:tr w:rsidR="00A5526B" w:rsidRPr="00821B2C" w14:paraId="5C7327F0" w14:textId="77777777" w:rsidTr="00A5526B">
        <w:trPr>
          <w:trHeight w:val="285"/>
        </w:trPr>
        <w:tc>
          <w:tcPr>
            <w:tcW w:w="1020" w:type="dxa"/>
            <w:tcBorders>
              <w:top w:val="nil"/>
              <w:left w:val="nil"/>
              <w:bottom w:val="nil"/>
              <w:right w:val="nil"/>
            </w:tcBorders>
            <w:shd w:val="clear" w:color="auto" w:fill="auto"/>
            <w:noWrap/>
            <w:vAlign w:val="bottom"/>
            <w:hideMark/>
          </w:tcPr>
          <w:p w14:paraId="187C9E1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7FC930B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5ED94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C39D3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EBD4366" w14:textId="77777777" w:rsidTr="00A5526B">
        <w:trPr>
          <w:trHeight w:val="285"/>
        </w:trPr>
        <w:tc>
          <w:tcPr>
            <w:tcW w:w="1020" w:type="dxa"/>
            <w:tcBorders>
              <w:top w:val="nil"/>
              <w:left w:val="nil"/>
              <w:bottom w:val="nil"/>
              <w:right w:val="nil"/>
            </w:tcBorders>
            <w:shd w:val="clear" w:color="auto" w:fill="auto"/>
            <w:noWrap/>
            <w:vAlign w:val="bottom"/>
            <w:hideMark/>
          </w:tcPr>
          <w:p w14:paraId="48CFFDA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6E43A75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478B2F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76844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5222EE9" w14:textId="77777777" w:rsidTr="00A5526B">
        <w:trPr>
          <w:trHeight w:val="285"/>
        </w:trPr>
        <w:tc>
          <w:tcPr>
            <w:tcW w:w="1020" w:type="dxa"/>
            <w:tcBorders>
              <w:top w:val="nil"/>
              <w:left w:val="nil"/>
              <w:bottom w:val="nil"/>
              <w:right w:val="nil"/>
            </w:tcBorders>
            <w:shd w:val="clear" w:color="auto" w:fill="auto"/>
            <w:noWrap/>
            <w:vAlign w:val="bottom"/>
            <w:hideMark/>
          </w:tcPr>
          <w:p w14:paraId="3DCF955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5FA0289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0.555</w:t>
            </w:r>
          </w:p>
        </w:tc>
        <w:tc>
          <w:tcPr>
            <w:tcW w:w="1020" w:type="dxa"/>
            <w:tcBorders>
              <w:top w:val="nil"/>
              <w:left w:val="nil"/>
              <w:bottom w:val="nil"/>
              <w:right w:val="nil"/>
            </w:tcBorders>
            <w:shd w:val="clear" w:color="auto" w:fill="auto"/>
            <w:noWrap/>
            <w:vAlign w:val="bottom"/>
            <w:hideMark/>
          </w:tcPr>
          <w:p w14:paraId="1E42968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0.521</w:t>
            </w:r>
          </w:p>
        </w:tc>
        <w:tc>
          <w:tcPr>
            <w:tcW w:w="1020" w:type="dxa"/>
            <w:tcBorders>
              <w:top w:val="nil"/>
              <w:left w:val="nil"/>
              <w:bottom w:val="nil"/>
              <w:right w:val="nil"/>
            </w:tcBorders>
            <w:shd w:val="clear" w:color="auto" w:fill="auto"/>
            <w:noWrap/>
            <w:vAlign w:val="bottom"/>
            <w:hideMark/>
          </w:tcPr>
          <w:p w14:paraId="7B95992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0.591</w:t>
            </w:r>
          </w:p>
        </w:tc>
      </w:tr>
      <w:tr w:rsidR="00A5526B" w:rsidRPr="00821B2C" w14:paraId="78CD8FCE" w14:textId="77777777" w:rsidTr="00A5526B">
        <w:trPr>
          <w:trHeight w:val="285"/>
        </w:trPr>
        <w:tc>
          <w:tcPr>
            <w:tcW w:w="1020" w:type="dxa"/>
            <w:tcBorders>
              <w:top w:val="nil"/>
              <w:left w:val="nil"/>
              <w:bottom w:val="nil"/>
              <w:right w:val="nil"/>
            </w:tcBorders>
            <w:shd w:val="clear" w:color="auto" w:fill="auto"/>
            <w:noWrap/>
            <w:vAlign w:val="bottom"/>
            <w:hideMark/>
          </w:tcPr>
          <w:p w14:paraId="7B6E794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582FBAC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0.546</w:t>
            </w:r>
          </w:p>
        </w:tc>
        <w:tc>
          <w:tcPr>
            <w:tcW w:w="1020" w:type="dxa"/>
            <w:tcBorders>
              <w:top w:val="nil"/>
              <w:left w:val="nil"/>
              <w:bottom w:val="nil"/>
              <w:right w:val="nil"/>
            </w:tcBorders>
            <w:shd w:val="clear" w:color="auto" w:fill="auto"/>
            <w:noWrap/>
            <w:vAlign w:val="bottom"/>
            <w:hideMark/>
          </w:tcPr>
          <w:p w14:paraId="3A1DA62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0.508</w:t>
            </w:r>
          </w:p>
        </w:tc>
        <w:tc>
          <w:tcPr>
            <w:tcW w:w="1020" w:type="dxa"/>
            <w:tcBorders>
              <w:top w:val="nil"/>
              <w:left w:val="nil"/>
              <w:bottom w:val="nil"/>
              <w:right w:val="nil"/>
            </w:tcBorders>
            <w:shd w:val="clear" w:color="auto" w:fill="auto"/>
            <w:noWrap/>
            <w:vAlign w:val="bottom"/>
            <w:hideMark/>
          </w:tcPr>
          <w:p w14:paraId="1E7B3C8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0.588</w:t>
            </w:r>
          </w:p>
        </w:tc>
      </w:tr>
      <w:tr w:rsidR="00A5526B" w:rsidRPr="00821B2C" w14:paraId="223821AD" w14:textId="77777777" w:rsidTr="00A5526B">
        <w:trPr>
          <w:trHeight w:val="285"/>
        </w:trPr>
        <w:tc>
          <w:tcPr>
            <w:tcW w:w="1020" w:type="dxa"/>
            <w:tcBorders>
              <w:top w:val="nil"/>
              <w:left w:val="nil"/>
              <w:bottom w:val="nil"/>
              <w:right w:val="nil"/>
            </w:tcBorders>
            <w:shd w:val="clear" w:color="auto" w:fill="auto"/>
            <w:noWrap/>
            <w:vAlign w:val="bottom"/>
            <w:hideMark/>
          </w:tcPr>
          <w:p w14:paraId="0112DBB5"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4B836A9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9E34A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559B6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A1BB485" w14:textId="77777777" w:rsidTr="00A5526B">
        <w:trPr>
          <w:trHeight w:val="285"/>
        </w:trPr>
        <w:tc>
          <w:tcPr>
            <w:tcW w:w="1020" w:type="dxa"/>
            <w:tcBorders>
              <w:top w:val="nil"/>
              <w:left w:val="nil"/>
              <w:bottom w:val="nil"/>
              <w:right w:val="nil"/>
            </w:tcBorders>
            <w:shd w:val="clear" w:color="auto" w:fill="auto"/>
            <w:noWrap/>
            <w:vAlign w:val="bottom"/>
            <w:hideMark/>
          </w:tcPr>
          <w:p w14:paraId="5E70C07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26946E2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5358C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81155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603092C" w14:textId="77777777" w:rsidTr="00A5526B">
        <w:trPr>
          <w:trHeight w:val="285"/>
        </w:trPr>
        <w:tc>
          <w:tcPr>
            <w:tcW w:w="1020" w:type="dxa"/>
            <w:tcBorders>
              <w:top w:val="nil"/>
              <w:left w:val="nil"/>
              <w:bottom w:val="nil"/>
              <w:right w:val="nil"/>
            </w:tcBorders>
            <w:shd w:val="clear" w:color="auto" w:fill="auto"/>
            <w:noWrap/>
            <w:vAlign w:val="bottom"/>
            <w:hideMark/>
          </w:tcPr>
          <w:p w14:paraId="23E921F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41C8DDC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F17F2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A7BCC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824038E" w14:textId="77777777" w:rsidTr="00A5526B">
        <w:trPr>
          <w:trHeight w:val="285"/>
        </w:trPr>
        <w:tc>
          <w:tcPr>
            <w:tcW w:w="1020" w:type="dxa"/>
            <w:tcBorders>
              <w:top w:val="nil"/>
              <w:left w:val="nil"/>
              <w:bottom w:val="nil"/>
              <w:right w:val="nil"/>
            </w:tcBorders>
            <w:shd w:val="clear" w:color="auto" w:fill="auto"/>
            <w:noWrap/>
            <w:vAlign w:val="bottom"/>
            <w:hideMark/>
          </w:tcPr>
          <w:p w14:paraId="0D83AAC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0F3AC32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5D472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7F351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6302B57" w14:textId="77777777" w:rsidTr="00A5526B">
        <w:trPr>
          <w:trHeight w:val="285"/>
        </w:trPr>
        <w:tc>
          <w:tcPr>
            <w:tcW w:w="1020" w:type="dxa"/>
            <w:tcBorders>
              <w:top w:val="nil"/>
              <w:left w:val="nil"/>
              <w:bottom w:val="nil"/>
              <w:right w:val="nil"/>
            </w:tcBorders>
            <w:shd w:val="clear" w:color="auto" w:fill="auto"/>
            <w:noWrap/>
            <w:vAlign w:val="bottom"/>
            <w:hideMark/>
          </w:tcPr>
          <w:p w14:paraId="68A9166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39CD857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86C53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484FF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40DED91" w14:textId="77777777" w:rsidTr="00A5526B">
        <w:trPr>
          <w:trHeight w:val="285"/>
        </w:trPr>
        <w:tc>
          <w:tcPr>
            <w:tcW w:w="1020" w:type="dxa"/>
            <w:tcBorders>
              <w:top w:val="nil"/>
              <w:left w:val="nil"/>
              <w:bottom w:val="nil"/>
              <w:right w:val="nil"/>
            </w:tcBorders>
            <w:shd w:val="clear" w:color="auto" w:fill="auto"/>
            <w:noWrap/>
            <w:vAlign w:val="bottom"/>
            <w:hideMark/>
          </w:tcPr>
          <w:p w14:paraId="60FB916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2E07073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ACDC8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894806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47E756C" w14:textId="77777777" w:rsidTr="00A5526B">
        <w:trPr>
          <w:trHeight w:val="285"/>
        </w:trPr>
        <w:tc>
          <w:tcPr>
            <w:tcW w:w="1020" w:type="dxa"/>
            <w:tcBorders>
              <w:top w:val="nil"/>
              <w:left w:val="nil"/>
              <w:bottom w:val="nil"/>
              <w:right w:val="nil"/>
            </w:tcBorders>
            <w:shd w:val="clear" w:color="auto" w:fill="auto"/>
            <w:noWrap/>
            <w:vAlign w:val="bottom"/>
            <w:hideMark/>
          </w:tcPr>
          <w:p w14:paraId="055FB5D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43CF844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12276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7D85A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4D616E7" w14:textId="77777777" w:rsidTr="00A5526B">
        <w:trPr>
          <w:trHeight w:val="285"/>
        </w:trPr>
        <w:tc>
          <w:tcPr>
            <w:tcW w:w="1020" w:type="dxa"/>
            <w:tcBorders>
              <w:top w:val="nil"/>
              <w:left w:val="nil"/>
              <w:bottom w:val="nil"/>
              <w:right w:val="nil"/>
            </w:tcBorders>
            <w:shd w:val="clear" w:color="auto" w:fill="auto"/>
            <w:noWrap/>
            <w:vAlign w:val="bottom"/>
            <w:hideMark/>
          </w:tcPr>
          <w:p w14:paraId="726B8AD2"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22B98B4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211FB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C9E7F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54304C9" w14:textId="77777777" w:rsidTr="00A5526B">
        <w:trPr>
          <w:trHeight w:val="285"/>
        </w:trPr>
        <w:tc>
          <w:tcPr>
            <w:tcW w:w="1020" w:type="dxa"/>
            <w:tcBorders>
              <w:top w:val="nil"/>
              <w:left w:val="nil"/>
              <w:bottom w:val="nil"/>
              <w:right w:val="nil"/>
            </w:tcBorders>
            <w:shd w:val="clear" w:color="auto" w:fill="auto"/>
            <w:noWrap/>
            <w:vAlign w:val="bottom"/>
            <w:hideMark/>
          </w:tcPr>
          <w:p w14:paraId="443959A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673175A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F7B1F3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1689C5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5EA50ACA" w14:textId="77777777" w:rsidTr="00A5526B">
        <w:trPr>
          <w:trHeight w:val="285"/>
        </w:trPr>
        <w:tc>
          <w:tcPr>
            <w:tcW w:w="1020" w:type="dxa"/>
            <w:tcBorders>
              <w:top w:val="nil"/>
              <w:left w:val="nil"/>
              <w:bottom w:val="nil"/>
              <w:right w:val="nil"/>
            </w:tcBorders>
            <w:shd w:val="clear" w:color="auto" w:fill="auto"/>
            <w:noWrap/>
            <w:vAlign w:val="bottom"/>
            <w:hideMark/>
          </w:tcPr>
          <w:p w14:paraId="771B4F8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6DC8182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53B66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8A9C9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F0846C0" w14:textId="77777777" w:rsidTr="00A5526B">
        <w:trPr>
          <w:trHeight w:val="285"/>
        </w:trPr>
        <w:tc>
          <w:tcPr>
            <w:tcW w:w="1020" w:type="dxa"/>
            <w:tcBorders>
              <w:top w:val="nil"/>
              <w:left w:val="nil"/>
              <w:bottom w:val="nil"/>
              <w:right w:val="nil"/>
            </w:tcBorders>
            <w:shd w:val="clear" w:color="auto" w:fill="auto"/>
            <w:noWrap/>
            <w:vAlign w:val="bottom"/>
            <w:hideMark/>
          </w:tcPr>
          <w:p w14:paraId="7C9BD65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017B14E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DDFCC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37E2E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2A21077" w14:textId="77777777" w:rsidTr="00A5526B">
        <w:trPr>
          <w:trHeight w:val="285"/>
        </w:trPr>
        <w:tc>
          <w:tcPr>
            <w:tcW w:w="1020" w:type="dxa"/>
            <w:tcBorders>
              <w:top w:val="nil"/>
              <w:left w:val="nil"/>
              <w:bottom w:val="nil"/>
              <w:right w:val="nil"/>
            </w:tcBorders>
            <w:shd w:val="clear" w:color="auto" w:fill="auto"/>
            <w:noWrap/>
            <w:vAlign w:val="bottom"/>
            <w:hideMark/>
          </w:tcPr>
          <w:p w14:paraId="2B8F329B"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2F952BB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BAE94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94A59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348180F" w14:textId="77777777" w:rsidTr="00A5526B">
        <w:trPr>
          <w:trHeight w:val="285"/>
        </w:trPr>
        <w:tc>
          <w:tcPr>
            <w:tcW w:w="1020" w:type="dxa"/>
            <w:tcBorders>
              <w:top w:val="nil"/>
              <w:left w:val="nil"/>
              <w:bottom w:val="nil"/>
              <w:right w:val="nil"/>
            </w:tcBorders>
            <w:shd w:val="clear" w:color="auto" w:fill="auto"/>
            <w:noWrap/>
            <w:vAlign w:val="bottom"/>
            <w:hideMark/>
          </w:tcPr>
          <w:p w14:paraId="0E5E60F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55BA1B3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FB253F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74BD57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3D9B917" w14:textId="77777777" w:rsidTr="00A5526B">
        <w:trPr>
          <w:trHeight w:val="285"/>
        </w:trPr>
        <w:tc>
          <w:tcPr>
            <w:tcW w:w="1020" w:type="dxa"/>
            <w:tcBorders>
              <w:top w:val="nil"/>
              <w:left w:val="nil"/>
              <w:bottom w:val="nil"/>
              <w:right w:val="nil"/>
            </w:tcBorders>
            <w:shd w:val="clear" w:color="auto" w:fill="auto"/>
            <w:noWrap/>
            <w:vAlign w:val="bottom"/>
            <w:hideMark/>
          </w:tcPr>
          <w:p w14:paraId="4FCFC04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701052E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499CC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11042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4CCA634" w14:textId="77777777" w:rsidTr="00A5526B">
        <w:trPr>
          <w:trHeight w:val="285"/>
        </w:trPr>
        <w:tc>
          <w:tcPr>
            <w:tcW w:w="1020" w:type="dxa"/>
            <w:tcBorders>
              <w:top w:val="nil"/>
              <w:left w:val="nil"/>
              <w:bottom w:val="nil"/>
              <w:right w:val="nil"/>
            </w:tcBorders>
            <w:shd w:val="clear" w:color="auto" w:fill="auto"/>
            <w:noWrap/>
            <w:vAlign w:val="bottom"/>
            <w:hideMark/>
          </w:tcPr>
          <w:p w14:paraId="129E8E8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67CED5D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ED87A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7A95A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5B346B6" w14:textId="77777777" w:rsidTr="00A5526B">
        <w:trPr>
          <w:trHeight w:val="285"/>
        </w:trPr>
        <w:tc>
          <w:tcPr>
            <w:tcW w:w="1020" w:type="dxa"/>
            <w:tcBorders>
              <w:top w:val="nil"/>
              <w:left w:val="nil"/>
              <w:bottom w:val="nil"/>
              <w:right w:val="nil"/>
            </w:tcBorders>
            <w:shd w:val="clear" w:color="auto" w:fill="auto"/>
            <w:noWrap/>
            <w:vAlign w:val="bottom"/>
            <w:hideMark/>
          </w:tcPr>
          <w:p w14:paraId="5A10CDA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51ADE19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B570D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B5FCE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FCC82A7" w14:textId="77777777" w:rsidTr="00A5526B">
        <w:trPr>
          <w:trHeight w:val="285"/>
        </w:trPr>
        <w:tc>
          <w:tcPr>
            <w:tcW w:w="1020" w:type="dxa"/>
            <w:tcBorders>
              <w:top w:val="nil"/>
              <w:left w:val="nil"/>
              <w:bottom w:val="nil"/>
              <w:right w:val="nil"/>
            </w:tcBorders>
            <w:shd w:val="clear" w:color="auto" w:fill="auto"/>
            <w:noWrap/>
            <w:vAlign w:val="bottom"/>
            <w:hideMark/>
          </w:tcPr>
          <w:p w14:paraId="29ACA17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5EBA200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6C6ED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E3DE1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BCA2923" w14:textId="77777777" w:rsidTr="00A5526B">
        <w:trPr>
          <w:trHeight w:val="285"/>
        </w:trPr>
        <w:tc>
          <w:tcPr>
            <w:tcW w:w="1020" w:type="dxa"/>
            <w:tcBorders>
              <w:top w:val="nil"/>
              <w:left w:val="nil"/>
              <w:bottom w:val="nil"/>
              <w:right w:val="nil"/>
            </w:tcBorders>
            <w:shd w:val="clear" w:color="auto" w:fill="auto"/>
            <w:noWrap/>
            <w:vAlign w:val="bottom"/>
            <w:hideMark/>
          </w:tcPr>
          <w:p w14:paraId="63BD407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6E601D7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57CD4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69FAD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3DEFA00" w14:textId="77777777" w:rsidTr="00A5526B">
        <w:trPr>
          <w:trHeight w:val="285"/>
        </w:trPr>
        <w:tc>
          <w:tcPr>
            <w:tcW w:w="1020" w:type="dxa"/>
            <w:tcBorders>
              <w:top w:val="nil"/>
              <w:left w:val="nil"/>
              <w:bottom w:val="nil"/>
              <w:right w:val="nil"/>
            </w:tcBorders>
            <w:shd w:val="clear" w:color="auto" w:fill="auto"/>
            <w:noWrap/>
            <w:vAlign w:val="bottom"/>
            <w:hideMark/>
          </w:tcPr>
          <w:p w14:paraId="6598DB4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34225D5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646F5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0FF2B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A986DE6" w14:textId="77777777" w:rsidTr="00A5526B">
        <w:trPr>
          <w:trHeight w:val="285"/>
        </w:trPr>
        <w:tc>
          <w:tcPr>
            <w:tcW w:w="1020" w:type="dxa"/>
            <w:tcBorders>
              <w:top w:val="nil"/>
              <w:left w:val="nil"/>
              <w:bottom w:val="nil"/>
              <w:right w:val="nil"/>
            </w:tcBorders>
            <w:shd w:val="clear" w:color="auto" w:fill="auto"/>
            <w:noWrap/>
            <w:vAlign w:val="bottom"/>
            <w:hideMark/>
          </w:tcPr>
          <w:p w14:paraId="6C29893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1082248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BC01A3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B9D11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91D66D5" w14:textId="77777777" w:rsidTr="00A5526B">
        <w:trPr>
          <w:trHeight w:val="285"/>
        </w:trPr>
        <w:tc>
          <w:tcPr>
            <w:tcW w:w="1020" w:type="dxa"/>
            <w:tcBorders>
              <w:top w:val="nil"/>
              <w:left w:val="nil"/>
              <w:bottom w:val="nil"/>
              <w:right w:val="nil"/>
            </w:tcBorders>
            <w:shd w:val="clear" w:color="auto" w:fill="auto"/>
            <w:noWrap/>
            <w:vAlign w:val="bottom"/>
            <w:hideMark/>
          </w:tcPr>
          <w:p w14:paraId="54BCF00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1976.375</w:t>
            </w:r>
          </w:p>
        </w:tc>
        <w:tc>
          <w:tcPr>
            <w:tcW w:w="1020" w:type="dxa"/>
            <w:tcBorders>
              <w:top w:val="nil"/>
              <w:left w:val="nil"/>
              <w:bottom w:val="nil"/>
              <w:right w:val="nil"/>
            </w:tcBorders>
            <w:shd w:val="clear" w:color="auto" w:fill="auto"/>
            <w:noWrap/>
            <w:vAlign w:val="bottom"/>
            <w:hideMark/>
          </w:tcPr>
          <w:p w14:paraId="6F508CA9"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312CF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9736C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EA62E80" w14:textId="77777777" w:rsidTr="00A5526B">
        <w:trPr>
          <w:trHeight w:val="285"/>
        </w:trPr>
        <w:tc>
          <w:tcPr>
            <w:tcW w:w="1020" w:type="dxa"/>
            <w:tcBorders>
              <w:top w:val="nil"/>
              <w:left w:val="nil"/>
              <w:bottom w:val="nil"/>
              <w:right w:val="nil"/>
            </w:tcBorders>
            <w:shd w:val="clear" w:color="auto" w:fill="auto"/>
            <w:noWrap/>
            <w:vAlign w:val="bottom"/>
            <w:hideMark/>
          </w:tcPr>
          <w:p w14:paraId="37FEC8E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1976.625</w:t>
            </w:r>
          </w:p>
        </w:tc>
        <w:tc>
          <w:tcPr>
            <w:tcW w:w="1020" w:type="dxa"/>
            <w:tcBorders>
              <w:top w:val="nil"/>
              <w:left w:val="nil"/>
              <w:bottom w:val="nil"/>
              <w:right w:val="nil"/>
            </w:tcBorders>
            <w:shd w:val="clear" w:color="auto" w:fill="auto"/>
            <w:noWrap/>
            <w:vAlign w:val="bottom"/>
            <w:hideMark/>
          </w:tcPr>
          <w:p w14:paraId="446D2ED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BABA6E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2FDFB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7A8154C7" w14:textId="77777777" w:rsidTr="00A5526B">
        <w:trPr>
          <w:trHeight w:val="285"/>
        </w:trPr>
        <w:tc>
          <w:tcPr>
            <w:tcW w:w="1020" w:type="dxa"/>
            <w:tcBorders>
              <w:top w:val="nil"/>
              <w:left w:val="nil"/>
              <w:bottom w:val="nil"/>
              <w:right w:val="nil"/>
            </w:tcBorders>
            <w:shd w:val="clear" w:color="auto" w:fill="auto"/>
            <w:noWrap/>
            <w:vAlign w:val="bottom"/>
            <w:hideMark/>
          </w:tcPr>
          <w:p w14:paraId="18528ED6"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1976.875</w:t>
            </w:r>
          </w:p>
        </w:tc>
        <w:tc>
          <w:tcPr>
            <w:tcW w:w="1020" w:type="dxa"/>
            <w:tcBorders>
              <w:top w:val="nil"/>
              <w:left w:val="nil"/>
              <w:bottom w:val="nil"/>
              <w:right w:val="nil"/>
            </w:tcBorders>
            <w:shd w:val="clear" w:color="auto" w:fill="auto"/>
            <w:noWrap/>
            <w:vAlign w:val="bottom"/>
            <w:hideMark/>
          </w:tcPr>
          <w:p w14:paraId="323E734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D8FB8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354AB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2F2D87BF" w14:textId="77777777" w:rsidTr="00A5526B">
        <w:trPr>
          <w:trHeight w:val="285"/>
        </w:trPr>
        <w:tc>
          <w:tcPr>
            <w:tcW w:w="1020" w:type="dxa"/>
            <w:tcBorders>
              <w:top w:val="nil"/>
              <w:left w:val="nil"/>
              <w:bottom w:val="nil"/>
              <w:right w:val="nil"/>
            </w:tcBorders>
            <w:shd w:val="clear" w:color="auto" w:fill="auto"/>
            <w:noWrap/>
            <w:vAlign w:val="bottom"/>
            <w:hideMark/>
          </w:tcPr>
          <w:p w14:paraId="4E9E5CDD"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1977.125</w:t>
            </w:r>
          </w:p>
        </w:tc>
        <w:tc>
          <w:tcPr>
            <w:tcW w:w="1020" w:type="dxa"/>
            <w:tcBorders>
              <w:top w:val="nil"/>
              <w:left w:val="nil"/>
              <w:bottom w:val="nil"/>
              <w:right w:val="nil"/>
            </w:tcBorders>
            <w:shd w:val="clear" w:color="auto" w:fill="auto"/>
            <w:noWrap/>
            <w:vAlign w:val="bottom"/>
            <w:hideMark/>
          </w:tcPr>
          <w:p w14:paraId="2C5D6CD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24624C"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DBC55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5C33023E" w14:textId="77777777" w:rsidTr="00A5526B">
        <w:trPr>
          <w:trHeight w:val="285"/>
        </w:trPr>
        <w:tc>
          <w:tcPr>
            <w:tcW w:w="1020" w:type="dxa"/>
            <w:tcBorders>
              <w:top w:val="nil"/>
              <w:left w:val="nil"/>
              <w:bottom w:val="nil"/>
              <w:right w:val="nil"/>
            </w:tcBorders>
            <w:shd w:val="clear" w:color="auto" w:fill="auto"/>
            <w:noWrap/>
            <w:vAlign w:val="bottom"/>
            <w:hideMark/>
          </w:tcPr>
          <w:p w14:paraId="00BD83A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1977.375</w:t>
            </w:r>
          </w:p>
        </w:tc>
        <w:tc>
          <w:tcPr>
            <w:tcW w:w="1020" w:type="dxa"/>
            <w:tcBorders>
              <w:top w:val="nil"/>
              <w:left w:val="nil"/>
              <w:bottom w:val="nil"/>
              <w:right w:val="nil"/>
            </w:tcBorders>
            <w:shd w:val="clear" w:color="auto" w:fill="auto"/>
            <w:noWrap/>
            <w:vAlign w:val="bottom"/>
            <w:hideMark/>
          </w:tcPr>
          <w:p w14:paraId="016F77C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52E14A"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99AA9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6376F2EC" w14:textId="77777777" w:rsidTr="00A5526B">
        <w:trPr>
          <w:trHeight w:val="285"/>
        </w:trPr>
        <w:tc>
          <w:tcPr>
            <w:tcW w:w="1020" w:type="dxa"/>
            <w:tcBorders>
              <w:top w:val="nil"/>
              <w:left w:val="nil"/>
              <w:bottom w:val="nil"/>
              <w:right w:val="nil"/>
            </w:tcBorders>
            <w:shd w:val="clear" w:color="auto" w:fill="auto"/>
            <w:noWrap/>
            <w:vAlign w:val="bottom"/>
            <w:hideMark/>
          </w:tcPr>
          <w:p w14:paraId="2BE9E55F"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1977.625</w:t>
            </w:r>
          </w:p>
        </w:tc>
        <w:tc>
          <w:tcPr>
            <w:tcW w:w="1020" w:type="dxa"/>
            <w:tcBorders>
              <w:top w:val="nil"/>
              <w:left w:val="nil"/>
              <w:bottom w:val="nil"/>
              <w:right w:val="nil"/>
            </w:tcBorders>
            <w:shd w:val="clear" w:color="auto" w:fill="auto"/>
            <w:noWrap/>
            <w:vAlign w:val="bottom"/>
            <w:hideMark/>
          </w:tcPr>
          <w:p w14:paraId="47114255"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C2A820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CB4DD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18E2F563" w14:textId="77777777" w:rsidTr="00A5526B">
        <w:trPr>
          <w:trHeight w:val="285"/>
        </w:trPr>
        <w:tc>
          <w:tcPr>
            <w:tcW w:w="1020" w:type="dxa"/>
            <w:tcBorders>
              <w:top w:val="nil"/>
              <w:left w:val="nil"/>
              <w:bottom w:val="nil"/>
              <w:right w:val="nil"/>
            </w:tcBorders>
            <w:shd w:val="clear" w:color="auto" w:fill="auto"/>
            <w:noWrap/>
            <w:vAlign w:val="bottom"/>
            <w:hideMark/>
          </w:tcPr>
          <w:p w14:paraId="65522731"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1977.875</w:t>
            </w:r>
          </w:p>
        </w:tc>
        <w:tc>
          <w:tcPr>
            <w:tcW w:w="1020" w:type="dxa"/>
            <w:tcBorders>
              <w:top w:val="nil"/>
              <w:left w:val="nil"/>
              <w:bottom w:val="nil"/>
              <w:right w:val="nil"/>
            </w:tcBorders>
            <w:shd w:val="clear" w:color="auto" w:fill="auto"/>
            <w:noWrap/>
            <w:vAlign w:val="bottom"/>
            <w:hideMark/>
          </w:tcPr>
          <w:p w14:paraId="1BB66C61"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68761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873AA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BA7D71A" w14:textId="77777777" w:rsidTr="00A5526B">
        <w:trPr>
          <w:trHeight w:val="285"/>
        </w:trPr>
        <w:tc>
          <w:tcPr>
            <w:tcW w:w="1020" w:type="dxa"/>
            <w:tcBorders>
              <w:top w:val="nil"/>
              <w:left w:val="nil"/>
              <w:bottom w:val="nil"/>
              <w:right w:val="nil"/>
            </w:tcBorders>
            <w:shd w:val="clear" w:color="auto" w:fill="auto"/>
            <w:noWrap/>
            <w:vAlign w:val="bottom"/>
            <w:hideMark/>
          </w:tcPr>
          <w:p w14:paraId="55EC9814"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1978.125</w:t>
            </w:r>
          </w:p>
        </w:tc>
        <w:tc>
          <w:tcPr>
            <w:tcW w:w="1020" w:type="dxa"/>
            <w:tcBorders>
              <w:top w:val="nil"/>
              <w:left w:val="nil"/>
              <w:bottom w:val="nil"/>
              <w:right w:val="nil"/>
            </w:tcBorders>
            <w:shd w:val="clear" w:color="auto" w:fill="auto"/>
            <w:noWrap/>
            <w:vAlign w:val="bottom"/>
            <w:hideMark/>
          </w:tcPr>
          <w:p w14:paraId="70932230"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7936CF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DC9394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3140789F" w14:textId="77777777" w:rsidTr="00A5526B">
        <w:trPr>
          <w:trHeight w:val="285"/>
        </w:trPr>
        <w:tc>
          <w:tcPr>
            <w:tcW w:w="1020" w:type="dxa"/>
            <w:tcBorders>
              <w:top w:val="nil"/>
              <w:left w:val="nil"/>
              <w:bottom w:val="nil"/>
              <w:right w:val="nil"/>
            </w:tcBorders>
            <w:shd w:val="clear" w:color="auto" w:fill="auto"/>
            <w:noWrap/>
            <w:vAlign w:val="bottom"/>
            <w:hideMark/>
          </w:tcPr>
          <w:p w14:paraId="30F3C6A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lastRenderedPageBreak/>
              <w:t>1978.375</w:t>
            </w:r>
          </w:p>
        </w:tc>
        <w:tc>
          <w:tcPr>
            <w:tcW w:w="1020" w:type="dxa"/>
            <w:tcBorders>
              <w:top w:val="nil"/>
              <w:left w:val="nil"/>
              <w:bottom w:val="nil"/>
              <w:right w:val="nil"/>
            </w:tcBorders>
            <w:shd w:val="clear" w:color="auto" w:fill="auto"/>
            <w:noWrap/>
            <w:vAlign w:val="bottom"/>
            <w:hideMark/>
          </w:tcPr>
          <w:p w14:paraId="1318D614"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D975D6"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8A71E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4BAFDC4" w14:textId="77777777" w:rsidTr="00A5526B">
        <w:trPr>
          <w:trHeight w:val="285"/>
        </w:trPr>
        <w:tc>
          <w:tcPr>
            <w:tcW w:w="1020" w:type="dxa"/>
            <w:tcBorders>
              <w:top w:val="nil"/>
              <w:left w:val="nil"/>
              <w:bottom w:val="nil"/>
              <w:right w:val="nil"/>
            </w:tcBorders>
            <w:shd w:val="clear" w:color="auto" w:fill="auto"/>
            <w:noWrap/>
            <w:vAlign w:val="bottom"/>
            <w:hideMark/>
          </w:tcPr>
          <w:p w14:paraId="11602D1A"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1978.625</w:t>
            </w:r>
          </w:p>
        </w:tc>
        <w:tc>
          <w:tcPr>
            <w:tcW w:w="1020" w:type="dxa"/>
            <w:tcBorders>
              <w:top w:val="nil"/>
              <w:left w:val="nil"/>
              <w:bottom w:val="nil"/>
              <w:right w:val="nil"/>
            </w:tcBorders>
            <w:shd w:val="clear" w:color="auto" w:fill="auto"/>
            <w:noWrap/>
            <w:vAlign w:val="bottom"/>
            <w:hideMark/>
          </w:tcPr>
          <w:p w14:paraId="31AF00E8"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C2A28B"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E2754E"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0CF916B" w14:textId="77777777" w:rsidTr="00A5526B">
        <w:trPr>
          <w:trHeight w:val="285"/>
        </w:trPr>
        <w:tc>
          <w:tcPr>
            <w:tcW w:w="1020" w:type="dxa"/>
            <w:tcBorders>
              <w:top w:val="nil"/>
              <w:left w:val="nil"/>
              <w:bottom w:val="nil"/>
              <w:right w:val="nil"/>
            </w:tcBorders>
            <w:shd w:val="clear" w:color="auto" w:fill="auto"/>
            <w:noWrap/>
            <w:vAlign w:val="bottom"/>
            <w:hideMark/>
          </w:tcPr>
          <w:p w14:paraId="14A6062C"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1978.875</w:t>
            </w:r>
          </w:p>
        </w:tc>
        <w:tc>
          <w:tcPr>
            <w:tcW w:w="1020" w:type="dxa"/>
            <w:tcBorders>
              <w:top w:val="nil"/>
              <w:left w:val="nil"/>
              <w:bottom w:val="nil"/>
              <w:right w:val="nil"/>
            </w:tcBorders>
            <w:shd w:val="clear" w:color="auto" w:fill="auto"/>
            <w:noWrap/>
            <w:vAlign w:val="bottom"/>
            <w:hideMark/>
          </w:tcPr>
          <w:p w14:paraId="404781C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0.303</w:t>
            </w:r>
          </w:p>
        </w:tc>
        <w:tc>
          <w:tcPr>
            <w:tcW w:w="1020" w:type="dxa"/>
            <w:tcBorders>
              <w:top w:val="nil"/>
              <w:left w:val="nil"/>
              <w:bottom w:val="nil"/>
              <w:right w:val="nil"/>
            </w:tcBorders>
            <w:shd w:val="clear" w:color="auto" w:fill="auto"/>
            <w:noWrap/>
            <w:vAlign w:val="bottom"/>
            <w:hideMark/>
          </w:tcPr>
          <w:p w14:paraId="124A873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0.246</w:t>
            </w:r>
          </w:p>
        </w:tc>
        <w:tc>
          <w:tcPr>
            <w:tcW w:w="1020" w:type="dxa"/>
            <w:tcBorders>
              <w:top w:val="nil"/>
              <w:left w:val="nil"/>
              <w:bottom w:val="nil"/>
              <w:right w:val="nil"/>
            </w:tcBorders>
            <w:shd w:val="clear" w:color="auto" w:fill="auto"/>
            <w:noWrap/>
            <w:vAlign w:val="bottom"/>
            <w:hideMark/>
          </w:tcPr>
          <w:p w14:paraId="5030F263"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0.372</w:t>
            </w:r>
          </w:p>
        </w:tc>
      </w:tr>
      <w:tr w:rsidR="00A5526B" w:rsidRPr="00821B2C" w14:paraId="25DCA478" w14:textId="77777777" w:rsidTr="00A5526B">
        <w:trPr>
          <w:trHeight w:val="285"/>
        </w:trPr>
        <w:tc>
          <w:tcPr>
            <w:tcW w:w="1020" w:type="dxa"/>
            <w:tcBorders>
              <w:top w:val="nil"/>
              <w:left w:val="nil"/>
              <w:bottom w:val="nil"/>
              <w:right w:val="nil"/>
            </w:tcBorders>
            <w:shd w:val="clear" w:color="auto" w:fill="auto"/>
            <w:noWrap/>
            <w:vAlign w:val="bottom"/>
            <w:hideMark/>
          </w:tcPr>
          <w:p w14:paraId="360A53FE"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454511DD"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CB2162"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CC54C3"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0AFF52E1" w14:textId="77777777" w:rsidTr="00A5526B">
        <w:trPr>
          <w:trHeight w:val="285"/>
        </w:trPr>
        <w:tc>
          <w:tcPr>
            <w:tcW w:w="1020" w:type="dxa"/>
            <w:tcBorders>
              <w:top w:val="nil"/>
              <w:left w:val="nil"/>
              <w:bottom w:val="nil"/>
              <w:right w:val="nil"/>
            </w:tcBorders>
            <w:shd w:val="clear" w:color="auto" w:fill="auto"/>
            <w:noWrap/>
            <w:vAlign w:val="bottom"/>
            <w:hideMark/>
          </w:tcPr>
          <w:p w14:paraId="1C9E4B17"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7FB36D5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77C24F"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6620A7" w14:textId="77777777" w:rsidR="00A5526B" w:rsidRPr="00821B2C" w:rsidRDefault="00A5526B" w:rsidP="00A5526B">
            <w:pPr>
              <w:spacing w:after="0" w:line="240" w:lineRule="auto"/>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NA</w:t>
            </w:r>
          </w:p>
        </w:tc>
      </w:tr>
      <w:tr w:rsidR="00A5526B" w:rsidRPr="00821B2C" w14:paraId="4F842281" w14:textId="77777777" w:rsidTr="00A5526B">
        <w:trPr>
          <w:trHeight w:val="285"/>
        </w:trPr>
        <w:tc>
          <w:tcPr>
            <w:tcW w:w="1020" w:type="dxa"/>
            <w:tcBorders>
              <w:top w:val="nil"/>
              <w:left w:val="nil"/>
              <w:bottom w:val="nil"/>
              <w:right w:val="nil"/>
            </w:tcBorders>
            <w:shd w:val="clear" w:color="auto" w:fill="auto"/>
            <w:noWrap/>
            <w:vAlign w:val="bottom"/>
            <w:hideMark/>
          </w:tcPr>
          <w:p w14:paraId="001B3BA9"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2FCC858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0.337</w:t>
            </w:r>
          </w:p>
        </w:tc>
        <w:tc>
          <w:tcPr>
            <w:tcW w:w="1020" w:type="dxa"/>
            <w:tcBorders>
              <w:top w:val="nil"/>
              <w:left w:val="nil"/>
              <w:bottom w:val="nil"/>
              <w:right w:val="nil"/>
            </w:tcBorders>
            <w:shd w:val="clear" w:color="auto" w:fill="auto"/>
            <w:noWrap/>
            <w:vAlign w:val="bottom"/>
            <w:hideMark/>
          </w:tcPr>
          <w:p w14:paraId="542B82A8"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0.274</w:t>
            </w:r>
          </w:p>
        </w:tc>
        <w:tc>
          <w:tcPr>
            <w:tcW w:w="1020" w:type="dxa"/>
            <w:tcBorders>
              <w:top w:val="nil"/>
              <w:left w:val="nil"/>
              <w:bottom w:val="nil"/>
              <w:right w:val="nil"/>
            </w:tcBorders>
            <w:shd w:val="clear" w:color="auto" w:fill="auto"/>
            <w:noWrap/>
            <w:vAlign w:val="bottom"/>
            <w:hideMark/>
          </w:tcPr>
          <w:p w14:paraId="24403D80" w14:textId="77777777" w:rsidR="00A5526B" w:rsidRPr="00821B2C" w:rsidRDefault="00A5526B" w:rsidP="00A5526B">
            <w:pPr>
              <w:spacing w:after="0" w:line="240" w:lineRule="auto"/>
              <w:jc w:val="right"/>
              <w:rPr>
                <w:rFonts w:ascii="Calibri" w:eastAsia="Times New Roman" w:hAnsi="Calibri" w:cs="Times New Roman"/>
                <w:color w:val="000000"/>
                <w:sz w:val="22"/>
                <w:szCs w:val="22"/>
                <w:lang w:val="en-AU" w:eastAsia="en-AU"/>
              </w:rPr>
            </w:pPr>
            <w:r w:rsidRPr="00821B2C">
              <w:rPr>
                <w:rFonts w:ascii="Calibri" w:eastAsia="Times New Roman" w:hAnsi="Calibri" w:cs="Times New Roman"/>
                <w:color w:val="000000"/>
                <w:sz w:val="22"/>
                <w:szCs w:val="22"/>
                <w:lang w:val="en-AU" w:eastAsia="en-AU"/>
              </w:rPr>
              <w:t>0.415</w:t>
            </w:r>
          </w:p>
        </w:tc>
      </w:tr>
    </w:tbl>
    <w:p w14:paraId="1B2C81E3" w14:textId="77777777" w:rsidR="00A5526B" w:rsidRDefault="00A5526B" w:rsidP="00A5526B">
      <w:pPr>
        <w:keepNext/>
        <w:spacing w:after="200"/>
        <w:rPr>
          <w:i/>
          <w:iCs/>
          <w:color w:val="44546A"/>
          <w:sz w:val="18"/>
          <w:szCs w:val="18"/>
          <w:lang w:val="en-AU" w:eastAsia="en-US"/>
        </w:rPr>
      </w:pPr>
    </w:p>
    <w:p w14:paraId="157F9ED6" w14:textId="3426251C" w:rsidR="00A5526B" w:rsidRDefault="00A5526B" w:rsidP="00A5526B">
      <w:pPr>
        <w:keepNext/>
        <w:spacing w:after="200"/>
        <w:rPr>
          <w:i/>
          <w:iCs/>
          <w:color w:val="44546A"/>
          <w:sz w:val="18"/>
          <w:szCs w:val="18"/>
          <w:lang w:val="en-AU" w:eastAsia="en-US"/>
        </w:rPr>
      </w:pPr>
      <w:bookmarkStart w:id="663" w:name="_Toc467433601"/>
      <w:bookmarkStart w:id="664" w:name="_Toc469405569"/>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13</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1</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63"/>
      <w:bookmarkEnd w:id="664"/>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376253C5" w14:textId="77777777" w:rsidTr="00A5526B">
        <w:trPr>
          <w:trHeight w:val="285"/>
        </w:trPr>
        <w:tc>
          <w:tcPr>
            <w:tcW w:w="1053" w:type="dxa"/>
            <w:tcBorders>
              <w:top w:val="nil"/>
              <w:left w:val="nil"/>
              <w:bottom w:val="nil"/>
              <w:right w:val="nil"/>
            </w:tcBorders>
            <w:shd w:val="clear" w:color="auto" w:fill="auto"/>
            <w:noWrap/>
            <w:vAlign w:val="bottom"/>
            <w:hideMark/>
          </w:tcPr>
          <w:p w14:paraId="5BFD22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191404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3003C7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1BF8EB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34EA097F" w14:textId="77777777" w:rsidTr="00A5526B">
        <w:trPr>
          <w:trHeight w:val="285"/>
        </w:trPr>
        <w:tc>
          <w:tcPr>
            <w:tcW w:w="1053" w:type="dxa"/>
            <w:tcBorders>
              <w:top w:val="nil"/>
              <w:left w:val="nil"/>
              <w:bottom w:val="nil"/>
              <w:right w:val="nil"/>
            </w:tcBorders>
            <w:shd w:val="clear" w:color="auto" w:fill="auto"/>
            <w:noWrap/>
            <w:vAlign w:val="bottom"/>
            <w:hideMark/>
          </w:tcPr>
          <w:p w14:paraId="523478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41F2EE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0.725</w:t>
            </w:r>
          </w:p>
        </w:tc>
        <w:tc>
          <w:tcPr>
            <w:tcW w:w="1020" w:type="dxa"/>
            <w:tcBorders>
              <w:top w:val="nil"/>
              <w:left w:val="nil"/>
              <w:bottom w:val="nil"/>
              <w:right w:val="nil"/>
            </w:tcBorders>
            <w:shd w:val="clear" w:color="auto" w:fill="auto"/>
            <w:noWrap/>
            <w:vAlign w:val="bottom"/>
            <w:hideMark/>
          </w:tcPr>
          <w:p w14:paraId="1FA245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0.526</w:t>
            </w:r>
          </w:p>
        </w:tc>
        <w:tc>
          <w:tcPr>
            <w:tcW w:w="1020" w:type="dxa"/>
            <w:tcBorders>
              <w:top w:val="nil"/>
              <w:left w:val="nil"/>
              <w:bottom w:val="nil"/>
              <w:right w:val="nil"/>
            </w:tcBorders>
            <w:shd w:val="clear" w:color="auto" w:fill="auto"/>
            <w:noWrap/>
            <w:vAlign w:val="bottom"/>
            <w:hideMark/>
          </w:tcPr>
          <w:p w14:paraId="2F4995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0.999</w:t>
            </w:r>
          </w:p>
        </w:tc>
      </w:tr>
      <w:tr w:rsidR="00A5526B" w:rsidRPr="00B30C13" w14:paraId="20E7F335" w14:textId="77777777" w:rsidTr="00A5526B">
        <w:trPr>
          <w:trHeight w:val="285"/>
        </w:trPr>
        <w:tc>
          <w:tcPr>
            <w:tcW w:w="1053" w:type="dxa"/>
            <w:tcBorders>
              <w:top w:val="nil"/>
              <w:left w:val="nil"/>
              <w:bottom w:val="nil"/>
              <w:right w:val="nil"/>
            </w:tcBorders>
            <w:shd w:val="clear" w:color="auto" w:fill="auto"/>
            <w:noWrap/>
            <w:vAlign w:val="bottom"/>
            <w:hideMark/>
          </w:tcPr>
          <w:p w14:paraId="117B1B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3ACA0B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16F4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B07E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9CB79F4" w14:textId="77777777" w:rsidTr="00A5526B">
        <w:trPr>
          <w:trHeight w:val="285"/>
        </w:trPr>
        <w:tc>
          <w:tcPr>
            <w:tcW w:w="1053" w:type="dxa"/>
            <w:tcBorders>
              <w:top w:val="nil"/>
              <w:left w:val="nil"/>
              <w:bottom w:val="nil"/>
              <w:right w:val="nil"/>
            </w:tcBorders>
            <w:shd w:val="clear" w:color="auto" w:fill="auto"/>
            <w:noWrap/>
            <w:vAlign w:val="bottom"/>
            <w:hideMark/>
          </w:tcPr>
          <w:p w14:paraId="7D69F4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64CA07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1.392</w:t>
            </w:r>
          </w:p>
        </w:tc>
        <w:tc>
          <w:tcPr>
            <w:tcW w:w="1020" w:type="dxa"/>
            <w:tcBorders>
              <w:top w:val="nil"/>
              <w:left w:val="nil"/>
              <w:bottom w:val="nil"/>
              <w:right w:val="nil"/>
            </w:tcBorders>
            <w:shd w:val="clear" w:color="auto" w:fill="auto"/>
            <w:noWrap/>
            <w:vAlign w:val="bottom"/>
            <w:hideMark/>
          </w:tcPr>
          <w:p w14:paraId="35A16F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1.161</w:t>
            </w:r>
          </w:p>
        </w:tc>
        <w:tc>
          <w:tcPr>
            <w:tcW w:w="1020" w:type="dxa"/>
            <w:tcBorders>
              <w:top w:val="nil"/>
              <w:left w:val="nil"/>
              <w:bottom w:val="nil"/>
              <w:right w:val="nil"/>
            </w:tcBorders>
            <w:shd w:val="clear" w:color="auto" w:fill="auto"/>
            <w:noWrap/>
            <w:vAlign w:val="bottom"/>
            <w:hideMark/>
          </w:tcPr>
          <w:p w14:paraId="0D3C35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1.668</w:t>
            </w:r>
          </w:p>
        </w:tc>
      </w:tr>
      <w:tr w:rsidR="00A5526B" w:rsidRPr="00B30C13" w14:paraId="6C71CF84" w14:textId="77777777" w:rsidTr="00A5526B">
        <w:trPr>
          <w:trHeight w:val="285"/>
        </w:trPr>
        <w:tc>
          <w:tcPr>
            <w:tcW w:w="1053" w:type="dxa"/>
            <w:tcBorders>
              <w:top w:val="nil"/>
              <w:left w:val="nil"/>
              <w:bottom w:val="nil"/>
              <w:right w:val="nil"/>
            </w:tcBorders>
            <w:shd w:val="clear" w:color="auto" w:fill="auto"/>
            <w:noWrap/>
            <w:vAlign w:val="bottom"/>
            <w:hideMark/>
          </w:tcPr>
          <w:p w14:paraId="6E125D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51A3A6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0E30D0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0.624</w:t>
            </w:r>
          </w:p>
        </w:tc>
        <w:tc>
          <w:tcPr>
            <w:tcW w:w="1020" w:type="dxa"/>
            <w:tcBorders>
              <w:top w:val="nil"/>
              <w:left w:val="nil"/>
              <w:bottom w:val="nil"/>
              <w:right w:val="nil"/>
            </w:tcBorders>
            <w:shd w:val="clear" w:color="auto" w:fill="auto"/>
            <w:noWrap/>
            <w:vAlign w:val="bottom"/>
            <w:hideMark/>
          </w:tcPr>
          <w:p w14:paraId="01A9DC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0.796</w:t>
            </w:r>
          </w:p>
        </w:tc>
      </w:tr>
      <w:tr w:rsidR="00A5526B" w:rsidRPr="00B30C13" w14:paraId="7D8988F2" w14:textId="77777777" w:rsidTr="00A5526B">
        <w:trPr>
          <w:trHeight w:val="285"/>
        </w:trPr>
        <w:tc>
          <w:tcPr>
            <w:tcW w:w="1053" w:type="dxa"/>
            <w:tcBorders>
              <w:top w:val="nil"/>
              <w:left w:val="nil"/>
              <w:bottom w:val="nil"/>
              <w:right w:val="nil"/>
            </w:tcBorders>
            <w:shd w:val="clear" w:color="auto" w:fill="auto"/>
            <w:noWrap/>
            <w:vAlign w:val="bottom"/>
            <w:hideMark/>
          </w:tcPr>
          <w:p w14:paraId="6532FB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6FDCEA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0.653</w:t>
            </w:r>
          </w:p>
        </w:tc>
        <w:tc>
          <w:tcPr>
            <w:tcW w:w="1020" w:type="dxa"/>
            <w:tcBorders>
              <w:top w:val="nil"/>
              <w:left w:val="nil"/>
              <w:bottom w:val="nil"/>
              <w:right w:val="nil"/>
            </w:tcBorders>
            <w:shd w:val="clear" w:color="auto" w:fill="auto"/>
            <w:noWrap/>
            <w:vAlign w:val="bottom"/>
            <w:hideMark/>
          </w:tcPr>
          <w:p w14:paraId="09215D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0.577</w:t>
            </w:r>
          </w:p>
        </w:tc>
        <w:tc>
          <w:tcPr>
            <w:tcW w:w="1020" w:type="dxa"/>
            <w:tcBorders>
              <w:top w:val="nil"/>
              <w:left w:val="nil"/>
              <w:bottom w:val="nil"/>
              <w:right w:val="nil"/>
            </w:tcBorders>
            <w:shd w:val="clear" w:color="auto" w:fill="auto"/>
            <w:noWrap/>
            <w:vAlign w:val="bottom"/>
            <w:hideMark/>
          </w:tcPr>
          <w:p w14:paraId="600366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0.740</w:t>
            </w:r>
          </w:p>
        </w:tc>
      </w:tr>
      <w:tr w:rsidR="00A5526B" w:rsidRPr="00B30C13" w14:paraId="3CE510C0" w14:textId="77777777" w:rsidTr="00A5526B">
        <w:trPr>
          <w:trHeight w:val="285"/>
        </w:trPr>
        <w:tc>
          <w:tcPr>
            <w:tcW w:w="1053" w:type="dxa"/>
            <w:tcBorders>
              <w:top w:val="nil"/>
              <w:left w:val="nil"/>
              <w:bottom w:val="nil"/>
              <w:right w:val="nil"/>
            </w:tcBorders>
            <w:shd w:val="clear" w:color="auto" w:fill="auto"/>
            <w:noWrap/>
            <w:vAlign w:val="bottom"/>
            <w:hideMark/>
          </w:tcPr>
          <w:p w14:paraId="2057AA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5E3F0E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1.751</w:t>
            </w:r>
          </w:p>
        </w:tc>
        <w:tc>
          <w:tcPr>
            <w:tcW w:w="1020" w:type="dxa"/>
            <w:tcBorders>
              <w:top w:val="nil"/>
              <w:left w:val="nil"/>
              <w:bottom w:val="nil"/>
              <w:right w:val="nil"/>
            </w:tcBorders>
            <w:shd w:val="clear" w:color="auto" w:fill="auto"/>
            <w:noWrap/>
            <w:vAlign w:val="bottom"/>
            <w:hideMark/>
          </w:tcPr>
          <w:p w14:paraId="342E44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1.505</w:t>
            </w:r>
          </w:p>
        </w:tc>
        <w:tc>
          <w:tcPr>
            <w:tcW w:w="1020" w:type="dxa"/>
            <w:tcBorders>
              <w:top w:val="nil"/>
              <w:left w:val="nil"/>
              <w:bottom w:val="nil"/>
              <w:right w:val="nil"/>
            </w:tcBorders>
            <w:shd w:val="clear" w:color="auto" w:fill="auto"/>
            <w:noWrap/>
            <w:vAlign w:val="bottom"/>
            <w:hideMark/>
          </w:tcPr>
          <w:p w14:paraId="6DFDCE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2.038</w:t>
            </w:r>
          </w:p>
        </w:tc>
      </w:tr>
      <w:tr w:rsidR="00A5526B" w:rsidRPr="00B30C13" w14:paraId="5113634D" w14:textId="77777777" w:rsidTr="00A5526B">
        <w:trPr>
          <w:trHeight w:val="285"/>
        </w:trPr>
        <w:tc>
          <w:tcPr>
            <w:tcW w:w="1053" w:type="dxa"/>
            <w:tcBorders>
              <w:top w:val="nil"/>
              <w:left w:val="nil"/>
              <w:bottom w:val="nil"/>
              <w:right w:val="nil"/>
            </w:tcBorders>
            <w:shd w:val="clear" w:color="auto" w:fill="auto"/>
            <w:noWrap/>
            <w:vAlign w:val="bottom"/>
            <w:hideMark/>
          </w:tcPr>
          <w:p w14:paraId="3AC077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04C7B7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1.267</w:t>
            </w:r>
          </w:p>
        </w:tc>
        <w:tc>
          <w:tcPr>
            <w:tcW w:w="1020" w:type="dxa"/>
            <w:tcBorders>
              <w:top w:val="nil"/>
              <w:left w:val="nil"/>
              <w:bottom w:val="nil"/>
              <w:right w:val="nil"/>
            </w:tcBorders>
            <w:shd w:val="clear" w:color="auto" w:fill="auto"/>
            <w:noWrap/>
            <w:vAlign w:val="bottom"/>
            <w:hideMark/>
          </w:tcPr>
          <w:p w14:paraId="7CC5F9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1.063</w:t>
            </w:r>
          </w:p>
        </w:tc>
        <w:tc>
          <w:tcPr>
            <w:tcW w:w="1020" w:type="dxa"/>
            <w:tcBorders>
              <w:top w:val="nil"/>
              <w:left w:val="nil"/>
              <w:bottom w:val="nil"/>
              <w:right w:val="nil"/>
            </w:tcBorders>
            <w:shd w:val="clear" w:color="auto" w:fill="auto"/>
            <w:noWrap/>
            <w:vAlign w:val="bottom"/>
            <w:hideMark/>
          </w:tcPr>
          <w:p w14:paraId="51F578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1.510</w:t>
            </w:r>
          </w:p>
        </w:tc>
      </w:tr>
      <w:tr w:rsidR="00A5526B" w:rsidRPr="00B30C13" w14:paraId="5A83588B" w14:textId="77777777" w:rsidTr="00A5526B">
        <w:trPr>
          <w:trHeight w:val="285"/>
        </w:trPr>
        <w:tc>
          <w:tcPr>
            <w:tcW w:w="1053" w:type="dxa"/>
            <w:tcBorders>
              <w:top w:val="nil"/>
              <w:left w:val="nil"/>
              <w:bottom w:val="nil"/>
              <w:right w:val="nil"/>
            </w:tcBorders>
            <w:shd w:val="clear" w:color="auto" w:fill="auto"/>
            <w:noWrap/>
            <w:vAlign w:val="bottom"/>
            <w:hideMark/>
          </w:tcPr>
          <w:p w14:paraId="6FD56D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69CFAF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0.923</w:t>
            </w:r>
          </w:p>
        </w:tc>
        <w:tc>
          <w:tcPr>
            <w:tcW w:w="1020" w:type="dxa"/>
            <w:tcBorders>
              <w:top w:val="nil"/>
              <w:left w:val="nil"/>
              <w:bottom w:val="nil"/>
              <w:right w:val="nil"/>
            </w:tcBorders>
            <w:shd w:val="clear" w:color="auto" w:fill="auto"/>
            <w:noWrap/>
            <w:vAlign w:val="bottom"/>
            <w:hideMark/>
          </w:tcPr>
          <w:p w14:paraId="5F8495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0.825</w:t>
            </w:r>
          </w:p>
        </w:tc>
        <w:tc>
          <w:tcPr>
            <w:tcW w:w="1020" w:type="dxa"/>
            <w:tcBorders>
              <w:top w:val="nil"/>
              <w:left w:val="nil"/>
              <w:bottom w:val="nil"/>
              <w:right w:val="nil"/>
            </w:tcBorders>
            <w:shd w:val="clear" w:color="auto" w:fill="auto"/>
            <w:noWrap/>
            <w:vAlign w:val="bottom"/>
            <w:hideMark/>
          </w:tcPr>
          <w:p w14:paraId="7C5EC3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1.033</w:t>
            </w:r>
          </w:p>
        </w:tc>
      </w:tr>
      <w:tr w:rsidR="00A5526B" w:rsidRPr="00B30C13" w14:paraId="1176CDBE" w14:textId="77777777" w:rsidTr="00A5526B">
        <w:trPr>
          <w:trHeight w:val="285"/>
        </w:trPr>
        <w:tc>
          <w:tcPr>
            <w:tcW w:w="1053" w:type="dxa"/>
            <w:tcBorders>
              <w:top w:val="nil"/>
              <w:left w:val="nil"/>
              <w:bottom w:val="nil"/>
              <w:right w:val="nil"/>
            </w:tcBorders>
            <w:shd w:val="clear" w:color="auto" w:fill="auto"/>
            <w:noWrap/>
            <w:vAlign w:val="bottom"/>
            <w:hideMark/>
          </w:tcPr>
          <w:p w14:paraId="7BE8A5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272B03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384355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0A30E9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0.886</w:t>
            </w:r>
          </w:p>
        </w:tc>
      </w:tr>
      <w:tr w:rsidR="00A5526B" w:rsidRPr="00B30C13" w14:paraId="54F35287" w14:textId="77777777" w:rsidTr="00A5526B">
        <w:trPr>
          <w:trHeight w:val="285"/>
        </w:trPr>
        <w:tc>
          <w:tcPr>
            <w:tcW w:w="1053" w:type="dxa"/>
            <w:tcBorders>
              <w:top w:val="nil"/>
              <w:left w:val="nil"/>
              <w:bottom w:val="nil"/>
              <w:right w:val="nil"/>
            </w:tcBorders>
            <w:shd w:val="clear" w:color="auto" w:fill="auto"/>
            <w:noWrap/>
            <w:vAlign w:val="bottom"/>
            <w:hideMark/>
          </w:tcPr>
          <w:p w14:paraId="15BFA3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73FAD4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A97A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DC429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9468875" w14:textId="77777777" w:rsidTr="00A5526B">
        <w:trPr>
          <w:trHeight w:val="285"/>
        </w:trPr>
        <w:tc>
          <w:tcPr>
            <w:tcW w:w="1053" w:type="dxa"/>
            <w:tcBorders>
              <w:top w:val="nil"/>
              <w:left w:val="nil"/>
              <w:bottom w:val="nil"/>
              <w:right w:val="nil"/>
            </w:tcBorders>
            <w:shd w:val="clear" w:color="auto" w:fill="auto"/>
            <w:noWrap/>
            <w:vAlign w:val="bottom"/>
            <w:hideMark/>
          </w:tcPr>
          <w:p w14:paraId="15B1DD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6383F8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0.663</w:t>
            </w:r>
          </w:p>
        </w:tc>
        <w:tc>
          <w:tcPr>
            <w:tcW w:w="1020" w:type="dxa"/>
            <w:tcBorders>
              <w:top w:val="nil"/>
              <w:left w:val="nil"/>
              <w:bottom w:val="nil"/>
              <w:right w:val="nil"/>
            </w:tcBorders>
            <w:shd w:val="clear" w:color="auto" w:fill="auto"/>
            <w:noWrap/>
            <w:vAlign w:val="bottom"/>
            <w:hideMark/>
          </w:tcPr>
          <w:p w14:paraId="58E0B6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0.567</w:t>
            </w:r>
          </w:p>
        </w:tc>
        <w:tc>
          <w:tcPr>
            <w:tcW w:w="1020" w:type="dxa"/>
            <w:tcBorders>
              <w:top w:val="nil"/>
              <w:left w:val="nil"/>
              <w:bottom w:val="nil"/>
              <w:right w:val="nil"/>
            </w:tcBorders>
            <w:shd w:val="clear" w:color="auto" w:fill="auto"/>
            <w:noWrap/>
            <w:vAlign w:val="bottom"/>
            <w:hideMark/>
          </w:tcPr>
          <w:p w14:paraId="3FCA91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r>
      <w:tr w:rsidR="00A5526B" w:rsidRPr="00B30C13" w14:paraId="03EF0B59" w14:textId="77777777" w:rsidTr="00A5526B">
        <w:trPr>
          <w:trHeight w:val="285"/>
        </w:trPr>
        <w:tc>
          <w:tcPr>
            <w:tcW w:w="1053" w:type="dxa"/>
            <w:tcBorders>
              <w:top w:val="nil"/>
              <w:left w:val="nil"/>
              <w:bottom w:val="nil"/>
              <w:right w:val="nil"/>
            </w:tcBorders>
            <w:shd w:val="clear" w:color="auto" w:fill="auto"/>
            <w:noWrap/>
            <w:vAlign w:val="bottom"/>
            <w:hideMark/>
          </w:tcPr>
          <w:p w14:paraId="01EDC7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19FFA9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000604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0.816</w:t>
            </w:r>
          </w:p>
        </w:tc>
        <w:tc>
          <w:tcPr>
            <w:tcW w:w="1020" w:type="dxa"/>
            <w:tcBorders>
              <w:top w:val="nil"/>
              <w:left w:val="nil"/>
              <w:bottom w:val="nil"/>
              <w:right w:val="nil"/>
            </w:tcBorders>
            <w:shd w:val="clear" w:color="auto" w:fill="auto"/>
            <w:noWrap/>
            <w:vAlign w:val="bottom"/>
            <w:hideMark/>
          </w:tcPr>
          <w:p w14:paraId="01E9DD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1.020</w:t>
            </w:r>
          </w:p>
        </w:tc>
      </w:tr>
      <w:tr w:rsidR="00A5526B" w:rsidRPr="00B30C13" w14:paraId="0AFA9814" w14:textId="77777777" w:rsidTr="00A5526B">
        <w:trPr>
          <w:trHeight w:val="285"/>
        </w:trPr>
        <w:tc>
          <w:tcPr>
            <w:tcW w:w="1053" w:type="dxa"/>
            <w:tcBorders>
              <w:top w:val="nil"/>
              <w:left w:val="nil"/>
              <w:bottom w:val="nil"/>
              <w:right w:val="nil"/>
            </w:tcBorders>
            <w:shd w:val="clear" w:color="auto" w:fill="auto"/>
            <w:noWrap/>
            <w:vAlign w:val="bottom"/>
            <w:hideMark/>
          </w:tcPr>
          <w:p w14:paraId="0492F8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1553D3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0.695</w:t>
            </w:r>
          </w:p>
        </w:tc>
        <w:tc>
          <w:tcPr>
            <w:tcW w:w="1020" w:type="dxa"/>
            <w:tcBorders>
              <w:top w:val="nil"/>
              <w:left w:val="nil"/>
              <w:bottom w:val="nil"/>
              <w:right w:val="nil"/>
            </w:tcBorders>
            <w:shd w:val="clear" w:color="auto" w:fill="auto"/>
            <w:noWrap/>
            <w:vAlign w:val="bottom"/>
            <w:hideMark/>
          </w:tcPr>
          <w:p w14:paraId="4BD3B8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0.608</w:t>
            </w:r>
          </w:p>
        </w:tc>
        <w:tc>
          <w:tcPr>
            <w:tcW w:w="1020" w:type="dxa"/>
            <w:tcBorders>
              <w:top w:val="nil"/>
              <w:left w:val="nil"/>
              <w:bottom w:val="nil"/>
              <w:right w:val="nil"/>
            </w:tcBorders>
            <w:shd w:val="clear" w:color="auto" w:fill="auto"/>
            <w:noWrap/>
            <w:vAlign w:val="bottom"/>
            <w:hideMark/>
          </w:tcPr>
          <w:p w14:paraId="1461E7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0.794</w:t>
            </w:r>
          </w:p>
        </w:tc>
      </w:tr>
      <w:tr w:rsidR="00A5526B" w:rsidRPr="00B30C13" w14:paraId="57FACC80" w14:textId="77777777" w:rsidTr="00A5526B">
        <w:trPr>
          <w:trHeight w:val="285"/>
        </w:trPr>
        <w:tc>
          <w:tcPr>
            <w:tcW w:w="1053" w:type="dxa"/>
            <w:tcBorders>
              <w:top w:val="nil"/>
              <w:left w:val="nil"/>
              <w:bottom w:val="nil"/>
              <w:right w:val="nil"/>
            </w:tcBorders>
            <w:shd w:val="clear" w:color="auto" w:fill="auto"/>
            <w:noWrap/>
            <w:vAlign w:val="bottom"/>
            <w:hideMark/>
          </w:tcPr>
          <w:p w14:paraId="4AA8FF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506A08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CF5D5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C4A4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CE7350A" w14:textId="77777777" w:rsidTr="00A5526B">
        <w:trPr>
          <w:trHeight w:val="285"/>
        </w:trPr>
        <w:tc>
          <w:tcPr>
            <w:tcW w:w="1053" w:type="dxa"/>
            <w:tcBorders>
              <w:top w:val="nil"/>
              <w:left w:val="nil"/>
              <w:bottom w:val="nil"/>
              <w:right w:val="nil"/>
            </w:tcBorders>
            <w:shd w:val="clear" w:color="auto" w:fill="auto"/>
            <w:noWrap/>
            <w:vAlign w:val="bottom"/>
            <w:hideMark/>
          </w:tcPr>
          <w:p w14:paraId="4B843F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2B8940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70E06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5CF3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BB7835" w14:textId="77777777" w:rsidTr="00A5526B">
        <w:trPr>
          <w:trHeight w:val="285"/>
        </w:trPr>
        <w:tc>
          <w:tcPr>
            <w:tcW w:w="1053" w:type="dxa"/>
            <w:tcBorders>
              <w:top w:val="nil"/>
              <w:left w:val="nil"/>
              <w:bottom w:val="nil"/>
              <w:right w:val="nil"/>
            </w:tcBorders>
            <w:shd w:val="clear" w:color="auto" w:fill="auto"/>
            <w:noWrap/>
            <w:vAlign w:val="bottom"/>
            <w:hideMark/>
          </w:tcPr>
          <w:p w14:paraId="0CEA9F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1FF57C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27C7E1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1.049</w:t>
            </w:r>
          </w:p>
        </w:tc>
        <w:tc>
          <w:tcPr>
            <w:tcW w:w="1020" w:type="dxa"/>
            <w:tcBorders>
              <w:top w:val="nil"/>
              <w:left w:val="nil"/>
              <w:bottom w:val="nil"/>
              <w:right w:val="nil"/>
            </w:tcBorders>
            <w:shd w:val="clear" w:color="auto" w:fill="auto"/>
            <w:noWrap/>
            <w:vAlign w:val="bottom"/>
            <w:hideMark/>
          </w:tcPr>
          <w:p w14:paraId="3A24C5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1.294</w:t>
            </w:r>
          </w:p>
        </w:tc>
      </w:tr>
      <w:tr w:rsidR="00A5526B" w:rsidRPr="00B30C13" w14:paraId="19DFFD7C" w14:textId="77777777" w:rsidTr="00A5526B">
        <w:trPr>
          <w:trHeight w:val="285"/>
        </w:trPr>
        <w:tc>
          <w:tcPr>
            <w:tcW w:w="1053" w:type="dxa"/>
            <w:tcBorders>
              <w:top w:val="nil"/>
              <w:left w:val="nil"/>
              <w:bottom w:val="nil"/>
              <w:right w:val="nil"/>
            </w:tcBorders>
            <w:shd w:val="clear" w:color="auto" w:fill="auto"/>
            <w:noWrap/>
            <w:vAlign w:val="bottom"/>
            <w:hideMark/>
          </w:tcPr>
          <w:p w14:paraId="45FF55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6F89B8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0.874</w:t>
            </w:r>
          </w:p>
        </w:tc>
        <w:tc>
          <w:tcPr>
            <w:tcW w:w="1020" w:type="dxa"/>
            <w:tcBorders>
              <w:top w:val="nil"/>
              <w:left w:val="nil"/>
              <w:bottom w:val="nil"/>
              <w:right w:val="nil"/>
            </w:tcBorders>
            <w:shd w:val="clear" w:color="auto" w:fill="auto"/>
            <w:noWrap/>
            <w:vAlign w:val="bottom"/>
            <w:hideMark/>
          </w:tcPr>
          <w:p w14:paraId="117472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0.782</w:t>
            </w:r>
          </w:p>
        </w:tc>
        <w:tc>
          <w:tcPr>
            <w:tcW w:w="1020" w:type="dxa"/>
            <w:tcBorders>
              <w:top w:val="nil"/>
              <w:left w:val="nil"/>
              <w:bottom w:val="nil"/>
              <w:right w:val="nil"/>
            </w:tcBorders>
            <w:shd w:val="clear" w:color="auto" w:fill="auto"/>
            <w:noWrap/>
            <w:vAlign w:val="bottom"/>
            <w:hideMark/>
          </w:tcPr>
          <w:p w14:paraId="3B4D27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0.976</w:t>
            </w:r>
          </w:p>
        </w:tc>
      </w:tr>
      <w:tr w:rsidR="00A5526B" w:rsidRPr="00B30C13" w14:paraId="76F08AEC" w14:textId="77777777" w:rsidTr="00A5526B">
        <w:trPr>
          <w:trHeight w:val="285"/>
        </w:trPr>
        <w:tc>
          <w:tcPr>
            <w:tcW w:w="1053" w:type="dxa"/>
            <w:tcBorders>
              <w:top w:val="nil"/>
              <w:left w:val="nil"/>
              <w:bottom w:val="nil"/>
              <w:right w:val="nil"/>
            </w:tcBorders>
            <w:shd w:val="clear" w:color="auto" w:fill="auto"/>
            <w:noWrap/>
            <w:vAlign w:val="bottom"/>
            <w:hideMark/>
          </w:tcPr>
          <w:p w14:paraId="410C36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0C9DEA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3251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6AD16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D5FC63" w14:textId="77777777" w:rsidTr="00A5526B">
        <w:trPr>
          <w:trHeight w:val="285"/>
        </w:trPr>
        <w:tc>
          <w:tcPr>
            <w:tcW w:w="1053" w:type="dxa"/>
            <w:tcBorders>
              <w:top w:val="nil"/>
              <w:left w:val="nil"/>
              <w:bottom w:val="nil"/>
              <w:right w:val="nil"/>
            </w:tcBorders>
            <w:shd w:val="clear" w:color="auto" w:fill="auto"/>
            <w:noWrap/>
            <w:vAlign w:val="bottom"/>
            <w:hideMark/>
          </w:tcPr>
          <w:p w14:paraId="050E81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188B49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0.690</w:t>
            </w:r>
          </w:p>
        </w:tc>
        <w:tc>
          <w:tcPr>
            <w:tcW w:w="1020" w:type="dxa"/>
            <w:tcBorders>
              <w:top w:val="nil"/>
              <w:left w:val="nil"/>
              <w:bottom w:val="nil"/>
              <w:right w:val="nil"/>
            </w:tcBorders>
            <w:shd w:val="clear" w:color="auto" w:fill="auto"/>
            <w:noWrap/>
            <w:vAlign w:val="bottom"/>
            <w:hideMark/>
          </w:tcPr>
          <w:p w14:paraId="3281E0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c>
          <w:tcPr>
            <w:tcW w:w="1020" w:type="dxa"/>
            <w:tcBorders>
              <w:top w:val="nil"/>
              <w:left w:val="nil"/>
              <w:bottom w:val="nil"/>
              <w:right w:val="nil"/>
            </w:tcBorders>
            <w:shd w:val="clear" w:color="auto" w:fill="auto"/>
            <w:noWrap/>
            <w:vAlign w:val="bottom"/>
            <w:hideMark/>
          </w:tcPr>
          <w:p w14:paraId="3B7BC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r>
      <w:tr w:rsidR="00A5526B" w:rsidRPr="00B30C13" w14:paraId="168112DA" w14:textId="77777777" w:rsidTr="00A5526B">
        <w:trPr>
          <w:trHeight w:val="285"/>
        </w:trPr>
        <w:tc>
          <w:tcPr>
            <w:tcW w:w="1053" w:type="dxa"/>
            <w:tcBorders>
              <w:top w:val="nil"/>
              <w:left w:val="nil"/>
              <w:bottom w:val="nil"/>
              <w:right w:val="nil"/>
            </w:tcBorders>
            <w:shd w:val="clear" w:color="auto" w:fill="auto"/>
            <w:noWrap/>
            <w:vAlign w:val="bottom"/>
            <w:hideMark/>
          </w:tcPr>
          <w:p w14:paraId="074023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429449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1.027</w:t>
            </w:r>
          </w:p>
        </w:tc>
        <w:tc>
          <w:tcPr>
            <w:tcW w:w="1020" w:type="dxa"/>
            <w:tcBorders>
              <w:top w:val="nil"/>
              <w:left w:val="nil"/>
              <w:bottom w:val="nil"/>
              <w:right w:val="nil"/>
            </w:tcBorders>
            <w:shd w:val="clear" w:color="auto" w:fill="auto"/>
            <w:noWrap/>
            <w:vAlign w:val="bottom"/>
            <w:hideMark/>
          </w:tcPr>
          <w:p w14:paraId="4DE4EB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0.924</w:t>
            </w:r>
          </w:p>
        </w:tc>
        <w:tc>
          <w:tcPr>
            <w:tcW w:w="1020" w:type="dxa"/>
            <w:tcBorders>
              <w:top w:val="nil"/>
              <w:left w:val="nil"/>
              <w:bottom w:val="nil"/>
              <w:right w:val="nil"/>
            </w:tcBorders>
            <w:shd w:val="clear" w:color="auto" w:fill="auto"/>
            <w:noWrap/>
            <w:vAlign w:val="bottom"/>
            <w:hideMark/>
          </w:tcPr>
          <w:p w14:paraId="622A94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1.141</w:t>
            </w:r>
          </w:p>
        </w:tc>
      </w:tr>
      <w:tr w:rsidR="00A5526B" w:rsidRPr="00B30C13" w14:paraId="23004638" w14:textId="77777777" w:rsidTr="00A5526B">
        <w:trPr>
          <w:trHeight w:val="285"/>
        </w:trPr>
        <w:tc>
          <w:tcPr>
            <w:tcW w:w="1053" w:type="dxa"/>
            <w:tcBorders>
              <w:top w:val="nil"/>
              <w:left w:val="nil"/>
              <w:bottom w:val="nil"/>
              <w:right w:val="nil"/>
            </w:tcBorders>
            <w:shd w:val="clear" w:color="auto" w:fill="auto"/>
            <w:noWrap/>
            <w:vAlign w:val="bottom"/>
            <w:hideMark/>
          </w:tcPr>
          <w:p w14:paraId="70BCE1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19200C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0.870</w:t>
            </w:r>
          </w:p>
        </w:tc>
        <w:tc>
          <w:tcPr>
            <w:tcW w:w="1020" w:type="dxa"/>
            <w:tcBorders>
              <w:top w:val="nil"/>
              <w:left w:val="nil"/>
              <w:bottom w:val="nil"/>
              <w:right w:val="nil"/>
            </w:tcBorders>
            <w:shd w:val="clear" w:color="auto" w:fill="auto"/>
            <w:noWrap/>
            <w:vAlign w:val="bottom"/>
            <w:hideMark/>
          </w:tcPr>
          <w:p w14:paraId="7D9418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0.763</w:t>
            </w:r>
          </w:p>
        </w:tc>
        <w:tc>
          <w:tcPr>
            <w:tcW w:w="1020" w:type="dxa"/>
            <w:tcBorders>
              <w:top w:val="nil"/>
              <w:left w:val="nil"/>
              <w:bottom w:val="nil"/>
              <w:right w:val="nil"/>
            </w:tcBorders>
            <w:shd w:val="clear" w:color="auto" w:fill="auto"/>
            <w:noWrap/>
            <w:vAlign w:val="bottom"/>
            <w:hideMark/>
          </w:tcPr>
          <w:p w14:paraId="3580A32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0.993</w:t>
            </w:r>
          </w:p>
        </w:tc>
      </w:tr>
      <w:tr w:rsidR="00A5526B" w:rsidRPr="00B30C13" w14:paraId="65AD4EF8" w14:textId="77777777" w:rsidTr="00A5526B">
        <w:trPr>
          <w:trHeight w:val="285"/>
        </w:trPr>
        <w:tc>
          <w:tcPr>
            <w:tcW w:w="1053" w:type="dxa"/>
            <w:tcBorders>
              <w:top w:val="nil"/>
              <w:left w:val="nil"/>
              <w:bottom w:val="nil"/>
              <w:right w:val="nil"/>
            </w:tcBorders>
            <w:shd w:val="clear" w:color="auto" w:fill="auto"/>
            <w:noWrap/>
            <w:vAlign w:val="bottom"/>
            <w:hideMark/>
          </w:tcPr>
          <w:p w14:paraId="5C92A2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007189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B214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D7E6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728C8A" w14:textId="77777777" w:rsidTr="00A5526B">
        <w:trPr>
          <w:trHeight w:val="285"/>
        </w:trPr>
        <w:tc>
          <w:tcPr>
            <w:tcW w:w="1053" w:type="dxa"/>
            <w:tcBorders>
              <w:top w:val="nil"/>
              <w:left w:val="nil"/>
              <w:bottom w:val="nil"/>
              <w:right w:val="nil"/>
            </w:tcBorders>
            <w:shd w:val="clear" w:color="auto" w:fill="auto"/>
            <w:noWrap/>
            <w:vAlign w:val="bottom"/>
            <w:hideMark/>
          </w:tcPr>
          <w:p w14:paraId="44BB65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643AB32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F832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AC42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B3500B" w14:textId="77777777" w:rsidTr="00A5526B">
        <w:trPr>
          <w:trHeight w:val="285"/>
        </w:trPr>
        <w:tc>
          <w:tcPr>
            <w:tcW w:w="1053" w:type="dxa"/>
            <w:tcBorders>
              <w:top w:val="nil"/>
              <w:left w:val="nil"/>
              <w:bottom w:val="nil"/>
              <w:right w:val="nil"/>
            </w:tcBorders>
            <w:shd w:val="clear" w:color="auto" w:fill="auto"/>
            <w:noWrap/>
            <w:vAlign w:val="bottom"/>
            <w:hideMark/>
          </w:tcPr>
          <w:p w14:paraId="728650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25D35A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0.771</w:t>
            </w:r>
          </w:p>
        </w:tc>
        <w:tc>
          <w:tcPr>
            <w:tcW w:w="1020" w:type="dxa"/>
            <w:tcBorders>
              <w:top w:val="nil"/>
              <w:left w:val="nil"/>
              <w:bottom w:val="nil"/>
              <w:right w:val="nil"/>
            </w:tcBorders>
            <w:shd w:val="clear" w:color="auto" w:fill="auto"/>
            <w:noWrap/>
            <w:vAlign w:val="bottom"/>
            <w:hideMark/>
          </w:tcPr>
          <w:p w14:paraId="383E92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0.690</w:t>
            </w:r>
          </w:p>
        </w:tc>
        <w:tc>
          <w:tcPr>
            <w:tcW w:w="1020" w:type="dxa"/>
            <w:tcBorders>
              <w:top w:val="nil"/>
              <w:left w:val="nil"/>
              <w:bottom w:val="nil"/>
              <w:right w:val="nil"/>
            </w:tcBorders>
            <w:shd w:val="clear" w:color="auto" w:fill="auto"/>
            <w:noWrap/>
            <w:vAlign w:val="bottom"/>
            <w:hideMark/>
          </w:tcPr>
          <w:p w14:paraId="538913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0.862</w:t>
            </w:r>
          </w:p>
        </w:tc>
      </w:tr>
      <w:tr w:rsidR="00A5526B" w:rsidRPr="00B30C13" w14:paraId="67F36400" w14:textId="77777777" w:rsidTr="00A5526B">
        <w:trPr>
          <w:trHeight w:val="285"/>
        </w:trPr>
        <w:tc>
          <w:tcPr>
            <w:tcW w:w="1053" w:type="dxa"/>
            <w:tcBorders>
              <w:top w:val="nil"/>
              <w:left w:val="nil"/>
              <w:bottom w:val="nil"/>
              <w:right w:val="nil"/>
            </w:tcBorders>
            <w:shd w:val="clear" w:color="auto" w:fill="auto"/>
            <w:noWrap/>
            <w:vAlign w:val="bottom"/>
            <w:hideMark/>
          </w:tcPr>
          <w:p w14:paraId="161283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5F560B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0.647</w:t>
            </w:r>
          </w:p>
        </w:tc>
        <w:tc>
          <w:tcPr>
            <w:tcW w:w="1020" w:type="dxa"/>
            <w:tcBorders>
              <w:top w:val="nil"/>
              <w:left w:val="nil"/>
              <w:bottom w:val="nil"/>
              <w:right w:val="nil"/>
            </w:tcBorders>
            <w:shd w:val="clear" w:color="auto" w:fill="auto"/>
            <w:noWrap/>
            <w:vAlign w:val="bottom"/>
            <w:hideMark/>
          </w:tcPr>
          <w:p w14:paraId="02F9E1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0.565</w:t>
            </w:r>
          </w:p>
        </w:tc>
        <w:tc>
          <w:tcPr>
            <w:tcW w:w="1020" w:type="dxa"/>
            <w:tcBorders>
              <w:top w:val="nil"/>
              <w:left w:val="nil"/>
              <w:bottom w:val="nil"/>
              <w:right w:val="nil"/>
            </w:tcBorders>
            <w:shd w:val="clear" w:color="auto" w:fill="auto"/>
            <w:noWrap/>
            <w:vAlign w:val="bottom"/>
            <w:hideMark/>
          </w:tcPr>
          <w:p w14:paraId="474CCA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0.742</w:t>
            </w:r>
          </w:p>
        </w:tc>
      </w:tr>
      <w:tr w:rsidR="00A5526B" w:rsidRPr="00B30C13" w14:paraId="0334B7CE" w14:textId="77777777" w:rsidTr="00A5526B">
        <w:trPr>
          <w:trHeight w:val="285"/>
        </w:trPr>
        <w:tc>
          <w:tcPr>
            <w:tcW w:w="1053" w:type="dxa"/>
            <w:tcBorders>
              <w:top w:val="nil"/>
              <w:left w:val="nil"/>
              <w:bottom w:val="nil"/>
              <w:right w:val="nil"/>
            </w:tcBorders>
            <w:shd w:val="clear" w:color="auto" w:fill="auto"/>
            <w:noWrap/>
            <w:vAlign w:val="bottom"/>
            <w:hideMark/>
          </w:tcPr>
          <w:p w14:paraId="7F5049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461493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6E3F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69452A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5DC9189" w14:textId="77777777" w:rsidTr="00A5526B">
        <w:trPr>
          <w:trHeight w:val="285"/>
        </w:trPr>
        <w:tc>
          <w:tcPr>
            <w:tcW w:w="1053" w:type="dxa"/>
            <w:tcBorders>
              <w:top w:val="nil"/>
              <w:left w:val="nil"/>
              <w:bottom w:val="nil"/>
              <w:right w:val="nil"/>
            </w:tcBorders>
            <w:shd w:val="clear" w:color="auto" w:fill="auto"/>
            <w:noWrap/>
            <w:vAlign w:val="bottom"/>
            <w:hideMark/>
          </w:tcPr>
          <w:p w14:paraId="187BFE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67D001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E92F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9DEDD4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D898FA0" w14:textId="77777777" w:rsidTr="00A5526B">
        <w:trPr>
          <w:trHeight w:val="285"/>
        </w:trPr>
        <w:tc>
          <w:tcPr>
            <w:tcW w:w="1053" w:type="dxa"/>
            <w:tcBorders>
              <w:top w:val="nil"/>
              <w:left w:val="nil"/>
              <w:bottom w:val="nil"/>
              <w:right w:val="nil"/>
            </w:tcBorders>
            <w:shd w:val="clear" w:color="auto" w:fill="auto"/>
            <w:noWrap/>
            <w:vAlign w:val="bottom"/>
            <w:hideMark/>
          </w:tcPr>
          <w:p w14:paraId="09C828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5EBF3B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0.842</w:t>
            </w:r>
          </w:p>
        </w:tc>
        <w:tc>
          <w:tcPr>
            <w:tcW w:w="1020" w:type="dxa"/>
            <w:tcBorders>
              <w:top w:val="nil"/>
              <w:left w:val="nil"/>
              <w:bottom w:val="nil"/>
              <w:right w:val="nil"/>
            </w:tcBorders>
            <w:shd w:val="clear" w:color="auto" w:fill="auto"/>
            <w:noWrap/>
            <w:vAlign w:val="bottom"/>
            <w:hideMark/>
          </w:tcPr>
          <w:p w14:paraId="696D11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1852DA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0.952</w:t>
            </w:r>
          </w:p>
        </w:tc>
      </w:tr>
      <w:tr w:rsidR="00A5526B" w:rsidRPr="00B30C13" w14:paraId="1AAFEDC9" w14:textId="77777777" w:rsidTr="00A5526B">
        <w:trPr>
          <w:trHeight w:val="285"/>
        </w:trPr>
        <w:tc>
          <w:tcPr>
            <w:tcW w:w="1053" w:type="dxa"/>
            <w:tcBorders>
              <w:top w:val="nil"/>
              <w:left w:val="nil"/>
              <w:bottom w:val="nil"/>
              <w:right w:val="nil"/>
            </w:tcBorders>
            <w:shd w:val="clear" w:color="auto" w:fill="auto"/>
            <w:noWrap/>
            <w:vAlign w:val="bottom"/>
            <w:hideMark/>
          </w:tcPr>
          <w:p w14:paraId="6157B0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7C14AA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0.755</w:t>
            </w:r>
          </w:p>
        </w:tc>
        <w:tc>
          <w:tcPr>
            <w:tcW w:w="1020" w:type="dxa"/>
            <w:tcBorders>
              <w:top w:val="nil"/>
              <w:left w:val="nil"/>
              <w:bottom w:val="nil"/>
              <w:right w:val="nil"/>
            </w:tcBorders>
            <w:shd w:val="clear" w:color="auto" w:fill="auto"/>
            <w:noWrap/>
            <w:vAlign w:val="bottom"/>
            <w:hideMark/>
          </w:tcPr>
          <w:p w14:paraId="3FDC34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7DE379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0.848</w:t>
            </w:r>
          </w:p>
        </w:tc>
      </w:tr>
      <w:tr w:rsidR="00A5526B" w:rsidRPr="00B30C13" w14:paraId="5405719A" w14:textId="77777777" w:rsidTr="00A5526B">
        <w:trPr>
          <w:trHeight w:val="285"/>
        </w:trPr>
        <w:tc>
          <w:tcPr>
            <w:tcW w:w="1053" w:type="dxa"/>
            <w:tcBorders>
              <w:top w:val="nil"/>
              <w:left w:val="nil"/>
              <w:bottom w:val="nil"/>
              <w:right w:val="nil"/>
            </w:tcBorders>
            <w:shd w:val="clear" w:color="auto" w:fill="auto"/>
            <w:noWrap/>
            <w:vAlign w:val="bottom"/>
            <w:hideMark/>
          </w:tcPr>
          <w:p w14:paraId="6A4207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023887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DB9650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661A2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BC7A9F" w14:textId="77777777" w:rsidTr="00A5526B">
        <w:trPr>
          <w:trHeight w:val="285"/>
        </w:trPr>
        <w:tc>
          <w:tcPr>
            <w:tcW w:w="1053" w:type="dxa"/>
            <w:tcBorders>
              <w:top w:val="nil"/>
              <w:left w:val="nil"/>
              <w:bottom w:val="nil"/>
              <w:right w:val="nil"/>
            </w:tcBorders>
            <w:shd w:val="clear" w:color="auto" w:fill="auto"/>
            <w:noWrap/>
            <w:vAlign w:val="bottom"/>
            <w:hideMark/>
          </w:tcPr>
          <w:p w14:paraId="6FE406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19D36EC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F4D8C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2168C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DF32208" w14:textId="77777777" w:rsidTr="00A5526B">
        <w:trPr>
          <w:trHeight w:val="285"/>
        </w:trPr>
        <w:tc>
          <w:tcPr>
            <w:tcW w:w="1053" w:type="dxa"/>
            <w:tcBorders>
              <w:top w:val="nil"/>
              <w:left w:val="nil"/>
              <w:bottom w:val="nil"/>
              <w:right w:val="nil"/>
            </w:tcBorders>
            <w:shd w:val="clear" w:color="auto" w:fill="auto"/>
            <w:noWrap/>
            <w:vAlign w:val="bottom"/>
            <w:hideMark/>
          </w:tcPr>
          <w:p w14:paraId="6AB8FC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55C26D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0.969</w:t>
            </w:r>
          </w:p>
        </w:tc>
        <w:tc>
          <w:tcPr>
            <w:tcW w:w="1020" w:type="dxa"/>
            <w:tcBorders>
              <w:top w:val="nil"/>
              <w:left w:val="nil"/>
              <w:bottom w:val="nil"/>
              <w:right w:val="nil"/>
            </w:tcBorders>
            <w:shd w:val="clear" w:color="auto" w:fill="auto"/>
            <w:noWrap/>
            <w:vAlign w:val="bottom"/>
            <w:hideMark/>
          </w:tcPr>
          <w:p w14:paraId="1EF5CD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c>
          <w:tcPr>
            <w:tcW w:w="1020" w:type="dxa"/>
            <w:tcBorders>
              <w:top w:val="nil"/>
              <w:left w:val="nil"/>
              <w:bottom w:val="nil"/>
              <w:right w:val="nil"/>
            </w:tcBorders>
            <w:shd w:val="clear" w:color="auto" w:fill="auto"/>
            <w:noWrap/>
            <w:vAlign w:val="bottom"/>
            <w:hideMark/>
          </w:tcPr>
          <w:p w14:paraId="56C851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r>
      <w:tr w:rsidR="00A5526B" w:rsidRPr="00B30C13" w14:paraId="24D86C55" w14:textId="77777777" w:rsidTr="00A5526B">
        <w:trPr>
          <w:trHeight w:val="285"/>
        </w:trPr>
        <w:tc>
          <w:tcPr>
            <w:tcW w:w="1053" w:type="dxa"/>
            <w:tcBorders>
              <w:top w:val="nil"/>
              <w:left w:val="nil"/>
              <w:bottom w:val="nil"/>
              <w:right w:val="nil"/>
            </w:tcBorders>
            <w:shd w:val="clear" w:color="auto" w:fill="auto"/>
            <w:noWrap/>
            <w:vAlign w:val="bottom"/>
            <w:hideMark/>
          </w:tcPr>
          <w:p w14:paraId="536D7D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2A69D8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1.303</w:t>
            </w:r>
          </w:p>
        </w:tc>
        <w:tc>
          <w:tcPr>
            <w:tcW w:w="1020" w:type="dxa"/>
            <w:tcBorders>
              <w:top w:val="nil"/>
              <w:left w:val="nil"/>
              <w:bottom w:val="nil"/>
              <w:right w:val="nil"/>
            </w:tcBorders>
            <w:shd w:val="clear" w:color="auto" w:fill="auto"/>
            <w:noWrap/>
            <w:vAlign w:val="bottom"/>
            <w:hideMark/>
          </w:tcPr>
          <w:p w14:paraId="399A53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707072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1.456</w:t>
            </w:r>
          </w:p>
        </w:tc>
      </w:tr>
      <w:tr w:rsidR="00A5526B" w:rsidRPr="00B30C13" w14:paraId="6C345DED" w14:textId="77777777" w:rsidTr="00A5526B">
        <w:trPr>
          <w:trHeight w:val="285"/>
        </w:trPr>
        <w:tc>
          <w:tcPr>
            <w:tcW w:w="1053" w:type="dxa"/>
            <w:tcBorders>
              <w:top w:val="nil"/>
              <w:left w:val="nil"/>
              <w:bottom w:val="nil"/>
              <w:right w:val="nil"/>
            </w:tcBorders>
            <w:shd w:val="clear" w:color="auto" w:fill="auto"/>
            <w:noWrap/>
            <w:vAlign w:val="bottom"/>
            <w:hideMark/>
          </w:tcPr>
          <w:p w14:paraId="1DC0BF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068C4F1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C39A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1A26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C85D11E" w14:textId="77777777" w:rsidTr="00A5526B">
        <w:trPr>
          <w:trHeight w:val="285"/>
        </w:trPr>
        <w:tc>
          <w:tcPr>
            <w:tcW w:w="1053" w:type="dxa"/>
            <w:tcBorders>
              <w:top w:val="nil"/>
              <w:left w:val="nil"/>
              <w:bottom w:val="nil"/>
              <w:right w:val="nil"/>
            </w:tcBorders>
            <w:shd w:val="clear" w:color="auto" w:fill="auto"/>
            <w:noWrap/>
            <w:vAlign w:val="bottom"/>
            <w:hideMark/>
          </w:tcPr>
          <w:p w14:paraId="30044C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3007F5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5FC5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12D28D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FE7E8B2" w14:textId="77777777" w:rsidTr="00A5526B">
        <w:trPr>
          <w:trHeight w:val="285"/>
        </w:trPr>
        <w:tc>
          <w:tcPr>
            <w:tcW w:w="1053" w:type="dxa"/>
            <w:tcBorders>
              <w:top w:val="nil"/>
              <w:left w:val="nil"/>
              <w:bottom w:val="nil"/>
              <w:right w:val="nil"/>
            </w:tcBorders>
            <w:shd w:val="clear" w:color="auto" w:fill="auto"/>
            <w:noWrap/>
            <w:vAlign w:val="bottom"/>
            <w:hideMark/>
          </w:tcPr>
          <w:p w14:paraId="34B47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0972E9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1.233</w:t>
            </w:r>
          </w:p>
        </w:tc>
        <w:tc>
          <w:tcPr>
            <w:tcW w:w="1020" w:type="dxa"/>
            <w:tcBorders>
              <w:top w:val="nil"/>
              <w:left w:val="nil"/>
              <w:bottom w:val="nil"/>
              <w:right w:val="nil"/>
            </w:tcBorders>
            <w:shd w:val="clear" w:color="auto" w:fill="auto"/>
            <w:noWrap/>
            <w:vAlign w:val="bottom"/>
            <w:hideMark/>
          </w:tcPr>
          <w:p w14:paraId="188347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1.114</w:t>
            </w:r>
          </w:p>
        </w:tc>
        <w:tc>
          <w:tcPr>
            <w:tcW w:w="1020" w:type="dxa"/>
            <w:tcBorders>
              <w:top w:val="nil"/>
              <w:left w:val="nil"/>
              <w:bottom w:val="nil"/>
              <w:right w:val="nil"/>
            </w:tcBorders>
            <w:shd w:val="clear" w:color="auto" w:fill="auto"/>
            <w:noWrap/>
            <w:vAlign w:val="bottom"/>
            <w:hideMark/>
          </w:tcPr>
          <w:p w14:paraId="7F52A0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1.366</w:t>
            </w:r>
          </w:p>
        </w:tc>
      </w:tr>
      <w:tr w:rsidR="00A5526B" w:rsidRPr="00B30C13" w14:paraId="3B32F566" w14:textId="77777777" w:rsidTr="00A5526B">
        <w:trPr>
          <w:trHeight w:val="285"/>
        </w:trPr>
        <w:tc>
          <w:tcPr>
            <w:tcW w:w="1053" w:type="dxa"/>
            <w:tcBorders>
              <w:top w:val="nil"/>
              <w:left w:val="nil"/>
              <w:bottom w:val="nil"/>
              <w:right w:val="nil"/>
            </w:tcBorders>
            <w:shd w:val="clear" w:color="auto" w:fill="auto"/>
            <w:noWrap/>
            <w:vAlign w:val="bottom"/>
            <w:hideMark/>
          </w:tcPr>
          <w:p w14:paraId="1ED6C9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310504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1.051</w:t>
            </w:r>
          </w:p>
        </w:tc>
        <w:tc>
          <w:tcPr>
            <w:tcW w:w="1020" w:type="dxa"/>
            <w:tcBorders>
              <w:top w:val="nil"/>
              <w:left w:val="nil"/>
              <w:bottom w:val="nil"/>
              <w:right w:val="nil"/>
            </w:tcBorders>
            <w:shd w:val="clear" w:color="auto" w:fill="auto"/>
            <w:noWrap/>
            <w:vAlign w:val="bottom"/>
            <w:hideMark/>
          </w:tcPr>
          <w:p w14:paraId="289674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0.910</w:t>
            </w:r>
          </w:p>
        </w:tc>
        <w:tc>
          <w:tcPr>
            <w:tcW w:w="1020" w:type="dxa"/>
            <w:tcBorders>
              <w:top w:val="nil"/>
              <w:left w:val="nil"/>
              <w:bottom w:val="nil"/>
              <w:right w:val="nil"/>
            </w:tcBorders>
            <w:shd w:val="clear" w:color="auto" w:fill="auto"/>
            <w:noWrap/>
            <w:vAlign w:val="bottom"/>
            <w:hideMark/>
          </w:tcPr>
          <w:p w14:paraId="2EF2FF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1.215</w:t>
            </w:r>
          </w:p>
        </w:tc>
      </w:tr>
      <w:tr w:rsidR="00A5526B" w:rsidRPr="00B30C13" w14:paraId="49F5A33D" w14:textId="77777777" w:rsidTr="00A5526B">
        <w:trPr>
          <w:trHeight w:val="285"/>
        </w:trPr>
        <w:tc>
          <w:tcPr>
            <w:tcW w:w="1053" w:type="dxa"/>
            <w:tcBorders>
              <w:top w:val="nil"/>
              <w:left w:val="nil"/>
              <w:bottom w:val="nil"/>
              <w:right w:val="nil"/>
            </w:tcBorders>
            <w:shd w:val="clear" w:color="auto" w:fill="auto"/>
            <w:noWrap/>
            <w:vAlign w:val="bottom"/>
            <w:hideMark/>
          </w:tcPr>
          <w:p w14:paraId="2CFD24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066AF8F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DDB1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FF087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1A26AD1" w14:textId="77777777" w:rsidTr="00A5526B">
        <w:trPr>
          <w:trHeight w:val="285"/>
        </w:trPr>
        <w:tc>
          <w:tcPr>
            <w:tcW w:w="1053" w:type="dxa"/>
            <w:tcBorders>
              <w:top w:val="nil"/>
              <w:left w:val="nil"/>
              <w:bottom w:val="nil"/>
              <w:right w:val="nil"/>
            </w:tcBorders>
            <w:shd w:val="clear" w:color="auto" w:fill="auto"/>
            <w:noWrap/>
            <w:vAlign w:val="bottom"/>
            <w:hideMark/>
          </w:tcPr>
          <w:p w14:paraId="6F8430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3D3FDA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B584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AED8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8E8B032" w14:textId="77777777" w:rsidTr="00A5526B">
        <w:trPr>
          <w:trHeight w:val="285"/>
        </w:trPr>
        <w:tc>
          <w:tcPr>
            <w:tcW w:w="1053" w:type="dxa"/>
            <w:tcBorders>
              <w:top w:val="nil"/>
              <w:left w:val="nil"/>
              <w:bottom w:val="nil"/>
              <w:right w:val="nil"/>
            </w:tcBorders>
            <w:shd w:val="clear" w:color="auto" w:fill="auto"/>
            <w:noWrap/>
            <w:vAlign w:val="bottom"/>
            <w:hideMark/>
          </w:tcPr>
          <w:p w14:paraId="2EE8D1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34C5AB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0.947</w:t>
            </w:r>
          </w:p>
        </w:tc>
        <w:tc>
          <w:tcPr>
            <w:tcW w:w="1020" w:type="dxa"/>
            <w:tcBorders>
              <w:top w:val="nil"/>
              <w:left w:val="nil"/>
              <w:bottom w:val="nil"/>
              <w:right w:val="nil"/>
            </w:tcBorders>
            <w:shd w:val="clear" w:color="auto" w:fill="auto"/>
            <w:noWrap/>
            <w:vAlign w:val="bottom"/>
            <w:hideMark/>
          </w:tcPr>
          <w:p w14:paraId="1E57A5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236871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1.078</w:t>
            </w:r>
          </w:p>
        </w:tc>
      </w:tr>
      <w:tr w:rsidR="00A5526B" w:rsidRPr="00B30C13" w14:paraId="0E9B0E42" w14:textId="77777777" w:rsidTr="00A5526B">
        <w:trPr>
          <w:trHeight w:val="285"/>
        </w:trPr>
        <w:tc>
          <w:tcPr>
            <w:tcW w:w="1053" w:type="dxa"/>
            <w:tcBorders>
              <w:top w:val="nil"/>
              <w:left w:val="nil"/>
              <w:bottom w:val="nil"/>
              <w:right w:val="nil"/>
            </w:tcBorders>
            <w:shd w:val="clear" w:color="auto" w:fill="auto"/>
            <w:noWrap/>
            <w:vAlign w:val="bottom"/>
            <w:hideMark/>
          </w:tcPr>
          <w:p w14:paraId="11BC79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068C4AC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1CB25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F39B5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B2DF883" w14:textId="77777777" w:rsidTr="00A5526B">
        <w:trPr>
          <w:trHeight w:val="285"/>
        </w:trPr>
        <w:tc>
          <w:tcPr>
            <w:tcW w:w="1053" w:type="dxa"/>
            <w:tcBorders>
              <w:top w:val="nil"/>
              <w:left w:val="nil"/>
              <w:bottom w:val="nil"/>
              <w:right w:val="nil"/>
            </w:tcBorders>
            <w:shd w:val="clear" w:color="auto" w:fill="auto"/>
            <w:noWrap/>
            <w:vAlign w:val="bottom"/>
            <w:hideMark/>
          </w:tcPr>
          <w:p w14:paraId="6D7EA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302189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98F60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423C4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D1B9D7A" w14:textId="77777777" w:rsidTr="00A5526B">
        <w:trPr>
          <w:trHeight w:val="285"/>
        </w:trPr>
        <w:tc>
          <w:tcPr>
            <w:tcW w:w="1053" w:type="dxa"/>
            <w:tcBorders>
              <w:top w:val="nil"/>
              <w:left w:val="nil"/>
              <w:bottom w:val="nil"/>
              <w:right w:val="nil"/>
            </w:tcBorders>
            <w:shd w:val="clear" w:color="auto" w:fill="auto"/>
            <w:noWrap/>
            <w:vAlign w:val="bottom"/>
            <w:hideMark/>
          </w:tcPr>
          <w:p w14:paraId="0DA3AB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5AEAEBA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5EA3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B65D0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F041F55" w14:textId="77777777" w:rsidTr="00A5526B">
        <w:trPr>
          <w:trHeight w:val="285"/>
        </w:trPr>
        <w:tc>
          <w:tcPr>
            <w:tcW w:w="1053" w:type="dxa"/>
            <w:tcBorders>
              <w:top w:val="nil"/>
              <w:left w:val="nil"/>
              <w:bottom w:val="nil"/>
              <w:right w:val="nil"/>
            </w:tcBorders>
            <w:shd w:val="clear" w:color="auto" w:fill="auto"/>
            <w:noWrap/>
            <w:vAlign w:val="bottom"/>
            <w:hideMark/>
          </w:tcPr>
          <w:p w14:paraId="67751E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1326FB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97D46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FB26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ECA55D9" w14:textId="77777777" w:rsidTr="00A5526B">
        <w:trPr>
          <w:trHeight w:val="285"/>
        </w:trPr>
        <w:tc>
          <w:tcPr>
            <w:tcW w:w="1053" w:type="dxa"/>
            <w:tcBorders>
              <w:top w:val="nil"/>
              <w:left w:val="nil"/>
              <w:bottom w:val="nil"/>
              <w:right w:val="nil"/>
            </w:tcBorders>
            <w:shd w:val="clear" w:color="auto" w:fill="auto"/>
            <w:noWrap/>
            <w:vAlign w:val="bottom"/>
            <w:hideMark/>
          </w:tcPr>
          <w:p w14:paraId="5C32ED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28D6B72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3C86E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0FB6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817F20D" w14:textId="77777777" w:rsidTr="00A5526B">
        <w:trPr>
          <w:trHeight w:val="285"/>
        </w:trPr>
        <w:tc>
          <w:tcPr>
            <w:tcW w:w="1053" w:type="dxa"/>
            <w:tcBorders>
              <w:top w:val="nil"/>
              <w:left w:val="nil"/>
              <w:bottom w:val="nil"/>
              <w:right w:val="nil"/>
            </w:tcBorders>
            <w:shd w:val="clear" w:color="auto" w:fill="auto"/>
            <w:noWrap/>
            <w:vAlign w:val="bottom"/>
            <w:hideMark/>
          </w:tcPr>
          <w:p w14:paraId="534C1B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29B8BA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CEAC4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B3F70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E8DC3AA" w14:textId="77777777" w:rsidTr="00A5526B">
        <w:trPr>
          <w:trHeight w:val="285"/>
        </w:trPr>
        <w:tc>
          <w:tcPr>
            <w:tcW w:w="1053" w:type="dxa"/>
            <w:tcBorders>
              <w:top w:val="nil"/>
              <w:left w:val="nil"/>
              <w:bottom w:val="nil"/>
              <w:right w:val="nil"/>
            </w:tcBorders>
            <w:shd w:val="clear" w:color="auto" w:fill="auto"/>
            <w:noWrap/>
            <w:vAlign w:val="bottom"/>
            <w:hideMark/>
          </w:tcPr>
          <w:p w14:paraId="69ADAC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46CEB4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F5D80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6DE2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FEC9FD6" w14:textId="77777777" w:rsidTr="00A5526B">
        <w:trPr>
          <w:trHeight w:val="285"/>
        </w:trPr>
        <w:tc>
          <w:tcPr>
            <w:tcW w:w="1053" w:type="dxa"/>
            <w:tcBorders>
              <w:top w:val="nil"/>
              <w:left w:val="nil"/>
              <w:bottom w:val="nil"/>
              <w:right w:val="nil"/>
            </w:tcBorders>
            <w:shd w:val="clear" w:color="auto" w:fill="auto"/>
            <w:noWrap/>
            <w:vAlign w:val="bottom"/>
            <w:hideMark/>
          </w:tcPr>
          <w:p w14:paraId="6F9818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38EC80A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1170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C1B57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E7B4E86" w14:textId="77777777" w:rsidTr="00A5526B">
        <w:trPr>
          <w:trHeight w:val="285"/>
        </w:trPr>
        <w:tc>
          <w:tcPr>
            <w:tcW w:w="1053" w:type="dxa"/>
            <w:tcBorders>
              <w:top w:val="nil"/>
              <w:left w:val="nil"/>
              <w:bottom w:val="nil"/>
              <w:right w:val="nil"/>
            </w:tcBorders>
            <w:shd w:val="clear" w:color="auto" w:fill="auto"/>
            <w:noWrap/>
            <w:vAlign w:val="bottom"/>
            <w:hideMark/>
          </w:tcPr>
          <w:p w14:paraId="03BC8E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73B6F3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9601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C6461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9A8834" w14:textId="77777777" w:rsidTr="00A5526B">
        <w:trPr>
          <w:trHeight w:val="285"/>
        </w:trPr>
        <w:tc>
          <w:tcPr>
            <w:tcW w:w="1053" w:type="dxa"/>
            <w:tcBorders>
              <w:top w:val="nil"/>
              <w:left w:val="nil"/>
              <w:bottom w:val="nil"/>
              <w:right w:val="nil"/>
            </w:tcBorders>
            <w:shd w:val="clear" w:color="auto" w:fill="auto"/>
            <w:noWrap/>
            <w:vAlign w:val="bottom"/>
            <w:hideMark/>
          </w:tcPr>
          <w:p w14:paraId="7B803B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017E43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E6BB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A8824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4B37E5A" w14:textId="77777777" w:rsidTr="00A5526B">
        <w:trPr>
          <w:trHeight w:val="285"/>
        </w:trPr>
        <w:tc>
          <w:tcPr>
            <w:tcW w:w="1053" w:type="dxa"/>
            <w:tcBorders>
              <w:top w:val="nil"/>
              <w:left w:val="nil"/>
              <w:bottom w:val="nil"/>
              <w:right w:val="nil"/>
            </w:tcBorders>
            <w:shd w:val="clear" w:color="auto" w:fill="auto"/>
            <w:noWrap/>
            <w:vAlign w:val="bottom"/>
            <w:hideMark/>
          </w:tcPr>
          <w:p w14:paraId="5F6805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34A380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1.148</w:t>
            </w:r>
          </w:p>
        </w:tc>
        <w:tc>
          <w:tcPr>
            <w:tcW w:w="1020" w:type="dxa"/>
            <w:tcBorders>
              <w:top w:val="nil"/>
              <w:left w:val="nil"/>
              <w:bottom w:val="nil"/>
              <w:right w:val="nil"/>
            </w:tcBorders>
            <w:shd w:val="clear" w:color="auto" w:fill="auto"/>
            <w:noWrap/>
            <w:vAlign w:val="bottom"/>
            <w:hideMark/>
          </w:tcPr>
          <w:p w14:paraId="7F7D11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0.987</w:t>
            </w:r>
          </w:p>
        </w:tc>
        <w:tc>
          <w:tcPr>
            <w:tcW w:w="1020" w:type="dxa"/>
            <w:tcBorders>
              <w:top w:val="nil"/>
              <w:left w:val="nil"/>
              <w:bottom w:val="nil"/>
              <w:right w:val="nil"/>
            </w:tcBorders>
            <w:shd w:val="clear" w:color="auto" w:fill="auto"/>
            <w:noWrap/>
            <w:vAlign w:val="bottom"/>
            <w:hideMark/>
          </w:tcPr>
          <w:p w14:paraId="7C11DF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1.335</w:t>
            </w:r>
          </w:p>
        </w:tc>
      </w:tr>
      <w:tr w:rsidR="00A5526B" w:rsidRPr="00B30C13" w14:paraId="240DAA94" w14:textId="77777777" w:rsidTr="00A5526B">
        <w:trPr>
          <w:trHeight w:val="285"/>
        </w:trPr>
        <w:tc>
          <w:tcPr>
            <w:tcW w:w="1053" w:type="dxa"/>
            <w:tcBorders>
              <w:top w:val="nil"/>
              <w:left w:val="nil"/>
              <w:bottom w:val="nil"/>
              <w:right w:val="nil"/>
            </w:tcBorders>
            <w:shd w:val="clear" w:color="auto" w:fill="auto"/>
            <w:noWrap/>
            <w:vAlign w:val="bottom"/>
            <w:hideMark/>
          </w:tcPr>
          <w:p w14:paraId="050335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67195B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C5C59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3994C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CD59782" w14:textId="77777777" w:rsidTr="00A5526B">
        <w:trPr>
          <w:trHeight w:val="285"/>
        </w:trPr>
        <w:tc>
          <w:tcPr>
            <w:tcW w:w="1053" w:type="dxa"/>
            <w:tcBorders>
              <w:top w:val="nil"/>
              <w:left w:val="nil"/>
              <w:bottom w:val="nil"/>
              <w:right w:val="nil"/>
            </w:tcBorders>
            <w:shd w:val="clear" w:color="auto" w:fill="auto"/>
            <w:noWrap/>
            <w:vAlign w:val="bottom"/>
            <w:hideMark/>
          </w:tcPr>
          <w:p w14:paraId="3B55B5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621354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955A6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BABC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4084218" w14:textId="77777777" w:rsidTr="00A5526B">
        <w:trPr>
          <w:trHeight w:val="285"/>
        </w:trPr>
        <w:tc>
          <w:tcPr>
            <w:tcW w:w="1053" w:type="dxa"/>
            <w:tcBorders>
              <w:top w:val="nil"/>
              <w:left w:val="nil"/>
              <w:bottom w:val="nil"/>
              <w:right w:val="nil"/>
            </w:tcBorders>
            <w:shd w:val="clear" w:color="auto" w:fill="auto"/>
            <w:noWrap/>
            <w:vAlign w:val="bottom"/>
            <w:hideMark/>
          </w:tcPr>
          <w:p w14:paraId="792214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2B6D7D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1.145</w:t>
            </w:r>
          </w:p>
        </w:tc>
        <w:tc>
          <w:tcPr>
            <w:tcW w:w="1020" w:type="dxa"/>
            <w:tcBorders>
              <w:top w:val="nil"/>
              <w:left w:val="nil"/>
              <w:bottom w:val="nil"/>
              <w:right w:val="nil"/>
            </w:tcBorders>
            <w:shd w:val="clear" w:color="auto" w:fill="auto"/>
            <w:noWrap/>
            <w:vAlign w:val="bottom"/>
            <w:hideMark/>
          </w:tcPr>
          <w:p w14:paraId="2285F8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1.008</w:t>
            </w:r>
          </w:p>
        </w:tc>
        <w:tc>
          <w:tcPr>
            <w:tcW w:w="1020" w:type="dxa"/>
            <w:tcBorders>
              <w:top w:val="nil"/>
              <w:left w:val="nil"/>
              <w:bottom w:val="nil"/>
              <w:right w:val="nil"/>
            </w:tcBorders>
            <w:shd w:val="clear" w:color="auto" w:fill="auto"/>
            <w:noWrap/>
            <w:vAlign w:val="bottom"/>
            <w:hideMark/>
          </w:tcPr>
          <w:p w14:paraId="0889A8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1.301</w:t>
            </w:r>
          </w:p>
        </w:tc>
      </w:tr>
      <w:tr w:rsidR="00A5526B" w:rsidRPr="00B30C13" w14:paraId="6FD867BB" w14:textId="77777777" w:rsidTr="00A5526B">
        <w:trPr>
          <w:trHeight w:val="285"/>
        </w:trPr>
        <w:tc>
          <w:tcPr>
            <w:tcW w:w="1053" w:type="dxa"/>
            <w:tcBorders>
              <w:top w:val="nil"/>
              <w:left w:val="nil"/>
              <w:bottom w:val="nil"/>
              <w:right w:val="nil"/>
            </w:tcBorders>
            <w:shd w:val="clear" w:color="auto" w:fill="auto"/>
            <w:noWrap/>
            <w:vAlign w:val="bottom"/>
            <w:hideMark/>
          </w:tcPr>
          <w:p w14:paraId="6BDC57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7F26FF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0.731</w:t>
            </w:r>
          </w:p>
        </w:tc>
        <w:tc>
          <w:tcPr>
            <w:tcW w:w="1020" w:type="dxa"/>
            <w:tcBorders>
              <w:top w:val="nil"/>
              <w:left w:val="nil"/>
              <w:bottom w:val="nil"/>
              <w:right w:val="nil"/>
            </w:tcBorders>
            <w:shd w:val="clear" w:color="auto" w:fill="auto"/>
            <w:noWrap/>
            <w:vAlign w:val="bottom"/>
            <w:hideMark/>
          </w:tcPr>
          <w:p w14:paraId="16189C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0.638</w:t>
            </w:r>
          </w:p>
        </w:tc>
        <w:tc>
          <w:tcPr>
            <w:tcW w:w="1020" w:type="dxa"/>
            <w:tcBorders>
              <w:top w:val="nil"/>
              <w:left w:val="nil"/>
              <w:bottom w:val="nil"/>
              <w:right w:val="nil"/>
            </w:tcBorders>
            <w:shd w:val="clear" w:color="auto" w:fill="auto"/>
            <w:noWrap/>
            <w:vAlign w:val="bottom"/>
            <w:hideMark/>
          </w:tcPr>
          <w:p w14:paraId="4930CA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r>
      <w:tr w:rsidR="00A5526B" w:rsidRPr="00B30C13" w14:paraId="69ED550A" w14:textId="77777777" w:rsidTr="00A5526B">
        <w:trPr>
          <w:trHeight w:val="285"/>
        </w:trPr>
        <w:tc>
          <w:tcPr>
            <w:tcW w:w="1053" w:type="dxa"/>
            <w:tcBorders>
              <w:top w:val="nil"/>
              <w:left w:val="nil"/>
              <w:bottom w:val="nil"/>
              <w:right w:val="nil"/>
            </w:tcBorders>
            <w:shd w:val="clear" w:color="auto" w:fill="auto"/>
            <w:noWrap/>
            <w:vAlign w:val="bottom"/>
            <w:hideMark/>
          </w:tcPr>
          <w:p w14:paraId="5C1054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797B8F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4386E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F144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E05F134" w14:textId="77777777" w:rsidTr="00A5526B">
        <w:trPr>
          <w:trHeight w:val="285"/>
        </w:trPr>
        <w:tc>
          <w:tcPr>
            <w:tcW w:w="1053" w:type="dxa"/>
            <w:tcBorders>
              <w:top w:val="nil"/>
              <w:left w:val="nil"/>
              <w:bottom w:val="nil"/>
              <w:right w:val="nil"/>
            </w:tcBorders>
            <w:shd w:val="clear" w:color="auto" w:fill="auto"/>
            <w:noWrap/>
            <w:vAlign w:val="bottom"/>
            <w:hideMark/>
          </w:tcPr>
          <w:p w14:paraId="50E45B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63A60BF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25461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FFA2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D385E6" w14:textId="77777777" w:rsidTr="00A5526B">
        <w:trPr>
          <w:trHeight w:val="285"/>
        </w:trPr>
        <w:tc>
          <w:tcPr>
            <w:tcW w:w="1053" w:type="dxa"/>
            <w:tcBorders>
              <w:top w:val="nil"/>
              <w:left w:val="nil"/>
              <w:bottom w:val="nil"/>
              <w:right w:val="nil"/>
            </w:tcBorders>
            <w:shd w:val="clear" w:color="auto" w:fill="auto"/>
            <w:noWrap/>
            <w:vAlign w:val="bottom"/>
            <w:hideMark/>
          </w:tcPr>
          <w:p w14:paraId="750343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192FA6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21F4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A45EB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F9C9F53" w14:textId="77777777" w:rsidTr="00A5526B">
        <w:trPr>
          <w:trHeight w:val="285"/>
        </w:trPr>
        <w:tc>
          <w:tcPr>
            <w:tcW w:w="1053" w:type="dxa"/>
            <w:tcBorders>
              <w:top w:val="nil"/>
              <w:left w:val="nil"/>
              <w:bottom w:val="nil"/>
              <w:right w:val="nil"/>
            </w:tcBorders>
            <w:shd w:val="clear" w:color="auto" w:fill="auto"/>
            <w:noWrap/>
            <w:vAlign w:val="bottom"/>
            <w:hideMark/>
          </w:tcPr>
          <w:p w14:paraId="36C4B1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32D894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C0C3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0D48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38238D" w14:textId="77777777" w:rsidTr="00A5526B">
        <w:trPr>
          <w:trHeight w:val="285"/>
        </w:trPr>
        <w:tc>
          <w:tcPr>
            <w:tcW w:w="1053" w:type="dxa"/>
            <w:tcBorders>
              <w:top w:val="nil"/>
              <w:left w:val="nil"/>
              <w:bottom w:val="nil"/>
              <w:right w:val="nil"/>
            </w:tcBorders>
            <w:shd w:val="clear" w:color="auto" w:fill="auto"/>
            <w:noWrap/>
            <w:vAlign w:val="bottom"/>
            <w:hideMark/>
          </w:tcPr>
          <w:p w14:paraId="569900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46BCD3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1.172</w:t>
            </w:r>
          </w:p>
        </w:tc>
        <w:tc>
          <w:tcPr>
            <w:tcW w:w="1020" w:type="dxa"/>
            <w:tcBorders>
              <w:top w:val="nil"/>
              <w:left w:val="nil"/>
              <w:bottom w:val="nil"/>
              <w:right w:val="nil"/>
            </w:tcBorders>
            <w:shd w:val="clear" w:color="auto" w:fill="auto"/>
            <w:noWrap/>
            <w:vAlign w:val="bottom"/>
            <w:hideMark/>
          </w:tcPr>
          <w:p w14:paraId="54FD70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c>
          <w:tcPr>
            <w:tcW w:w="1020" w:type="dxa"/>
            <w:tcBorders>
              <w:top w:val="nil"/>
              <w:left w:val="nil"/>
              <w:bottom w:val="nil"/>
              <w:right w:val="nil"/>
            </w:tcBorders>
            <w:shd w:val="clear" w:color="auto" w:fill="auto"/>
            <w:noWrap/>
            <w:vAlign w:val="bottom"/>
            <w:hideMark/>
          </w:tcPr>
          <w:p w14:paraId="19C78B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1.303</w:t>
            </w:r>
          </w:p>
        </w:tc>
      </w:tr>
      <w:tr w:rsidR="00A5526B" w:rsidRPr="00B30C13" w14:paraId="392B7EBC" w14:textId="77777777" w:rsidTr="00A5526B">
        <w:trPr>
          <w:trHeight w:val="285"/>
        </w:trPr>
        <w:tc>
          <w:tcPr>
            <w:tcW w:w="1053" w:type="dxa"/>
            <w:tcBorders>
              <w:top w:val="nil"/>
              <w:left w:val="nil"/>
              <w:bottom w:val="nil"/>
              <w:right w:val="nil"/>
            </w:tcBorders>
            <w:shd w:val="clear" w:color="auto" w:fill="auto"/>
            <w:noWrap/>
            <w:vAlign w:val="bottom"/>
            <w:hideMark/>
          </w:tcPr>
          <w:p w14:paraId="5FB8A7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49FE93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1.715</w:t>
            </w:r>
          </w:p>
        </w:tc>
        <w:tc>
          <w:tcPr>
            <w:tcW w:w="1020" w:type="dxa"/>
            <w:tcBorders>
              <w:top w:val="nil"/>
              <w:left w:val="nil"/>
              <w:bottom w:val="nil"/>
              <w:right w:val="nil"/>
            </w:tcBorders>
            <w:shd w:val="clear" w:color="auto" w:fill="auto"/>
            <w:noWrap/>
            <w:vAlign w:val="bottom"/>
            <w:hideMark/>
          </w:tcPr>
          <w:p w14:paraId="4675D8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1.507</w:t>
            </w:r>
          </w:p>
        </w:tc>
        <w:tc>
          <w:tcPr>
            <w:tcW w:w="1020" w:type="dxa"/>
            <w:tcBorders>
              <w:top w:val="nil"/>
              <w:left w:val="nil"/>
              <w:bottom w:val="nil"/>
              <w:right w:val="nil"/>
            </w:tcBorders>
            <w:shd w:val="clear" w:color="auto" w:fill="auto"/>
            <w:noWrap/>
            <w:vAlign w:val="bottom"/>
            <w:hideMark/>
          </w:tcPr>
          <w:p w14:paraId="320D09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1.951</w:t>
            </w:r>
          </w:p>
        </w:tc>
      </w:tr>
      <w:tr w:rsidR="00A5526B" w:rsidRPr="00B30C13" w14:paraId="17A7279C" w14:textId="77777777" w:rsidTr="00A5526B">
        <w:trPr>
          <w:trHeight w:val="285"/>
        </w:trPr>
        <w:tc>
          <w:tcPr>
            <w:tcW w:w="1053" w:type="dxa"/>
            <w:tcBorders>
              <w:top w:val="nil"/>
              <w:left w:val="nil"/>
              <w:bottom w:val="nil"/>
              <w:right w:val="nil"/>
            </w:tcBorders>
            <w:shd w:val="clear" w:color="auto" w:fill="auto"/>
            <w:noWrap/>
            <w:vAlign w:val="bottom"/>
            <w:hideMark/>
          </w:tcPr>
          <w:p w14:paraId="54A9B4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0D6B96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677A8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D5AEF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AC496F1" w14:textId="77777777" w:rsidTr="00A5526B">
        <w:trPr>
          <w:trHeight w:val="285"/>
        </w:trPr>
        <w:tc>
          <w:tcPr>
            <w:tcW w:w="1053" w:type="dxa"/>
            <w:tcBorders>
              <w:top w:val="nil"/>
              <w:left w:val="nil"/>
              <w:bottom w:val="nil"/>
              <w:right w:val="nil"/>
            </w:tcBorders>
            <w:shd w:val="clear" w:color="auto" w:fill="auto"/>
            <w:noWrap/>
            <w:vAlign w:val="bottom"/>
            <w:hideMark/>
          </w:tcPr>
          <w:p w14:paraId="02A73D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64E689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1.452</w:t>
            </w:r>
          </w:p>
        </w:tc>
        <w:tc>
          <w:tcPr>
            <w:tcW w:w="1020" w:type="dxa"/>
            <w:tcBorders>
              <w:top w:val="nil"/>
              <w:left w:val="nil"/>
              <w:bottom w:val="nil"/>
              <w:right w:val="nil"/>
            </w:tcBorders>
            <w:shd w:val="clear" w:color="auto" w:fill="auto"/>
            <w:noWrap/>
            <w:vAlign w:val="bottom"/>
            <w:hideMark/>
          </w:tcPr>
          <w:p w14:paraId="7B3DD8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1.293</w:t>
            </w:r>
          </w:p>
        </w:tc>
        <w:tc>
          <w:tcPr>
            <w:tcW w:w="1020" w:type="dxa"/>
            <w:tcBorders>
              <w:top w:val="nil"/>
              <w:left w:val="nil"/>
              <w:bottom w:val="nil"/>
              <w:right w:val="nil"/>
            </w:tcBorders>
            <w:shd w:val="clear" w:color="auto" w:fill="auto"/>
            <w:noWrap/>
            <w:vAlign w:val="bottom"/>
            <w:hideMark/>
          </w:tcPr>
          <w:p w14:paraId="0EA569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1.630</w:t>
            </w:r>
          </w:p>
        </w:tc>
      </w:tr>
      <w:tr w:rsidR="00A5526B" w:rsidRPr="00B30C13" w14:paraId="01395810" w14:textId="77777777" w:rsidTr="00A5526B">
        <w:trPr>
          <w:trHeight w:val="285"/>
        </w:trPr>
        <w:tc>
          <w:tcPr>
            <w:tcW w:w="1053" w:type="dxa"/>
            <w:tcBorders>
              <w:top w:val="nil"/>
              <w:left w:val="nil"/>
              <w:bottom w:val="nil"/>
              <w:right w:val="nil"/>
            </w:tcBorders>
            <w:shd w:val="clear" w:color="auto" w:fill="auto"/>
            <w:noWrap/>
            <w:vAlign w:val="bottom"/>
            <w:hideMark/>
          </w:tcPr>
          <w:p w14:paraId="62DF86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343F51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1.505</w:t>
            </w:r>
          </w:p>
        </w:tc>
        <w:tc>
          <w:tcPr>
            <w:tcW w:w="1020" w:type="dxa"/>
            <w:tcBorders>
              <w:top w:val="nil"/>
              <w:left w:val="nil"/>
              <w:bottom w:val="nil"/>
              <w:right w:val="nil"/>
            </w:tcBorders>
            <w:shd w:val="clear" w:color="auto" w:fill="auto"/>
            <w:noWrap/>
            <w:vAlign w:val="bottom"/>
            <w:hideMark/>
          </w:tcPr>
          <w:p w14:paraId="7C1DD8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1.369</w:t>
            </w:r>
          </w:p>
        </w:tc>
        <w:tc>
          <w:tcPr>
            <w:tcW w:w="1020" w:type="dxa"/>
            <w:tcBorders>
              <w:top w:val="nil"/>
              <w:left w:val="nil"/>
              <w:bottom w:val="nil"/>
              <w:right w:val="nil"/>
            </w:tcBorders>
            <w:shd w:val="clear" w:color="auto" w:fill="auto"/>
            <w:noWrap/>
            <w:vAlign w:val="bottom"/>
            <w:hideMark/>
          </w:tcPr>
          <w:p w14:paraId="2015D9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1.655</w:t>
            </w:r>
          </w:p>
        </w:tc>
      </w:tr>
      <w:tr w:rsidR="00A5526B" w:rsidRPr="00B30C13" w14:paraId="70E81514" w14:textId="77777777" w:rsidTr="00A5526B">
        <w:trPr>
          <w:trHeight w:val="285"/>
        </w:trPr>
        <w:tc>
          <w:tcPr>
            <w:tcW w:w="1053" w:type="dxa"/>
            <w:tcBorders>
              <w:top w:val="nil"/>
              <w:left w:val="nil"/>
              <w:bottom w:val="nil"/>
              <w:right w:val="nil"/>
            </w:tcBorders>
            <w:shd w:val="clear" w:color="auto" w:fill="auto"/>
            <w:noWrap/>
            <w:vAlign w:val="bottom"/>
            <w:hideMark/>
          </w:tcPr>
          <w:p w14:paraId="0FF400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1EC71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56198F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0.712</w:t>
            </w:r>
          </w:p>
        </w:tc>
        <w:tc>
          <w:tcPr>
            <w:tcW w:w="1020" w:type="dxa"/>
            <w:tcBorders>
              <w:top w:val="nil"/>
              <w:left w:val="nil"/>
              <w:bottom w:val="nil"/>
              <w:right w:val="nil"/>
            </w:tcBorders>
            <w:shd w:val="clear" w:color="auto" w:fill="auto"/>
            <w:noWrap/>
            <w:vAlign w:val="bottom"/>
            <w:hideMark/>
          </w:tcPr>
          <w:p w14:paraId="2DB0C0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0.919</w:t>
            </w:r>
          </w:p>
        </w:tc>
      </w:tr>
      <w:tr w:rsidR="00A5526B" w:rsidRPr="00B30C13" w14:paraId="3F2B3925" w14:textId="77777777" w:rsidTr="00A5526B">
        <w:trPr>
          <w:trHeight w:val="285"/>
        </w:trPr>
        <w:tc>
          <w:tcPr>
            <w:tcW w:w="1053" w:type="dxa"/>
            <w:tcBorders>
              <w:top w:val="nil"/>
              <w:left w:val="nil"/>
              <w:bottom w:val="nil"/>
              <w:right w:val="nil"/>
            </w:tcBorders>
            <w:shd w:val="clear" w:color="auto" w:fill="auto"/>
            <w:noWrap/>
            <w:vAlign w:val="bottom"/>
            <w:hideMark/>
          </w:tcPr>
          <w:p w14:paraId="127D8D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75A7CE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0.993</w:t>
            </w:r>
          </w:p>
        </w:tc>
        <w:tc>
          <w:tcPr>
            <w:tcW w:w="1020" w:type="dxa"/>
            <w:tcBorders>
              <w:top w:val="nil"/>
              <w:left w:val="nil"/>
              <w:bottom w:val="nil"/>
              <w:right w:val="nil"/>
            </w:tcBorders>
            <w:shd w:val="clear" w:color="auto" w:fill="auto"/>
            <w:noWrap/>
            <w:vAlign w:val="bottom"/>
            <w:hideMark/>
          </w:tcPr>
          <w:p w14:paraId="419DF2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6375F4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1.169</w:t>
            </w:r>
          </w:p>
        </w:tc>
      </w:tr>
      <w:tr w:rsidR="00A5526B" w:rsidRPr="00B30C13" w14:paraId="482CF450" w14:textId="77777777" w:rsidTr="00A5526B">
        <w:trPr>
          <w:trHeight w:val="285"/>
        </w:trPr>
        <w:tc>
          <w:tcPr>
            <w:tcW w:w="1053" w:type="dxa"/>
            <w:tcBorders>
              <w:top w:val="nil"/>
              <w:left w:val="nil"/>
              <w:bottom w:val="nil"/>
              <w:right w:val="nil"/>
            </w:tcBorders>
            <w:shd w:val="clear" w:color="auto" w:fill="auto"/>
            <w:noWrap/>
            <w:vAlign w:val="bottom"/>
            <w:hideMark/>
          </w:tcPr>
          <w:p w14:paraId="783C19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34A0CF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2.282</w:t>
            </w:r>
          </w:p>
        </w:tc>
        <w:tc>
          <w:tcPr>
            <w:tcW w:w="1020" w:type="dxa"/>
            <w:tcBorders>
              <w:top w:val="nil"/>
              <w:left w:val="nil"/>
              <w:bottom w:val="nil"/>
              <w:right w:val="nil"/>
            </w:tcBorders>
            <w:shd w:val="clear" w:color="auto" w:fill="auto"/>
            <w:noWrap/>
            <w:vAlign w:val="bottom"/>
            <w:hideMark/>
          </w:tcPr>
          <w:p w14:paraId="184A8C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w:t>
            </w:r>
          </w:p>
        </w:tc>
        <w:tc>
          <w:tcPr>
            <w:tcW w:w="1020" w:type="dxa"/>
            <w:tcBorders>
              <w:top w:val="nil"/>
              <w:left w:val="nil"/>
              <w:bottom w:val="nil"/>
              <w:right w:val="nil"/>
            </w:tcBorders>
            <w:shd w:val="clear" w:color="auto" w:fill="auto"/>
            <w:noWrap/>
            <w:vAlign w:val="bottom"/>
            <w:hideMark/>
          </w:tcPr>
          <w:p w14:paraId="7F0D9C2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2.610</w:t>
            </w:r>
          </w:p>
        </w:tc>
      </w:tr>
      <w:tr w:rsidR="00A5526B" w:rsidRPr="00B30C13" w14:paraId="02C5928D" w14:textId="77777777" w:rsidTr="00A5526B">
        <w:trPr>
          <w:trHeight w:val="285"/>
        </w:trPr>
        <w:tc>
          <w:tcPr>
            <w:tcW w:w="1053" w:type="dxa"/>
            <w:tcBorders>
              <w:top w:val="nil"/>
              <w:left w:val="nil"/>
              <w:bottom w:val="nil"/>
              <w:right w:val="nil"/>
            </w:tcBorders>
            <w:shd w:val="clear" w:color="auto" w:fill="auto"/>
            <w:noWrap/>
            <w:vAlign w:val="bottom"/>
            <w:hideMark/>
          </w:tcPr>
          <w:p w14:paraId="7FA581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0B5476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0.937</w:t>
            </w:r>
          </w:p>
        </w:tc>
        <w:tc>
          <w:tcPr>
            <w:tcW w:w="1020" w:type="dxa"/>
            <w:tcBorders>
              <w:top w:val="nil"/>
              <w:left w:val="nil"/>
              <w:bottom w:val="nil"/>
              <w:right w:val="nil"/>
            </w:tcBorders>
            <w:shd w:val="clear" w:color="auto" w:fill="auto"/>
            <w:noWrap/>
            <w:vAlign w:val="bottom"/>
            <w:hideMark/>
          </w:tcPr>
          <w:p w14:paraId="426582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4B43CA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1.039</w:t>
            </w:r>
          </w:p>
        </w:tc>
      </w:tr>
      <w:tr w:rsidR="00A5526B" w:rsidRPr="00B30C13" w14:paraId="61ECDAC1" w14:textId="77777777" w:rsidTr="00A5526B">
        <w:trPr>
          <w:trHeight w:val="285"/>
        </w:trPr>
        <w:tc>
          <w:tcPr>
            <w:tcW w:w="1053" w:type="dxa"/>
            <w:tcBorders>
              <w:top w:val="nil"/>
              <w:left w:val="nil"/>
              <w:bottom w:val="nil"/>
              <w:right w:val="nil"/>
            </w:tcBorders>
            <w:shd w:val="clear" w:color="auto" w:fill="auto"/>
            <w:noWrap/>
            <w:vAlign w:val="bottom"/>
            <w:hideMark/>
          </w:tcPr>
          <w:p w14:paraId="7093CF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718045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0.768</w:t>
            </w:r>
          </w:p>
        </w:tc>
        <w:tc>
          <w:tcPr>
            <w:tcW w:w="1020" w:type="dxa"/>
            <w:tcBorders>
              <w:top w:val="nil"/>
              <w:left w:val="nil"/>
              <w:bottom w:val="nil"/>
              <w:right w:val="nil"/>
            </w:tcBorders>
            <w:shd w:val="clear" w:color="auto" w:fill="auto"/>
            <w:noWrap/>
            <w:vAlign w:val="bottom"/>
            <w:hideMark/>
          </w:tcPr>
          <w:p w14:paraId="60F606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0.679</w:t>
            </w:r>
          </w:p>
        </w:tc>
        <w:tc>
          <w:tcPr>
            <w:tcW w:w="1020" w:type="dxa"/>
            <w:tcBorders>
              <w:top w:val="nil"/>
              <w:left w:val="nil"/>
              <w:bottom w:val="nil"/>
              <w:right w:val="nil"/>
            </w:tcBorders>
            <w:shd w:val="clear" w:color="auto" w:fill="auto"/>
            <w:noWrap/>
            <w:vAlign w:val="bottom"/>
            <w:hideMark/>
          </w:tcPr>
          <w:p w14:paraId="59530B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r>
      <w:tr w:rsidR="00A5526B" w:rsidRPr="00B30C13" w14:paraId="65A42337" w14:textId="77777777" w:rsidTr="00A5526B">
        <w:trPr>
          <w:trHeight w:val="285"/>
        </w:trPr>
        <w:tc>
          <w:tcPr>
            <w:tcW w:w="1053" w:type="dxa"/>
            <w:tcBorders>
              <w:top w:val="nil"/>
              <w:left w:val="nil"/>
              <w:bottom w:val="nil"/>
              <w:right w:val="nil"/>
            </w:tcBorders>
            <w:shd w:val="clear" w:color="auto" w:fill="auto"/>
            <w:noWrap/>
            <w:vAlign w:val="bottom"/>
            <w:hideMark/>
          </w:tcPr>
          <w:p w14:paraId="569113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169B6E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E0EF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56BD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52303F0" w14:textId="77777777" w:rsidTr="00A5526B">
        <w:trPr>
          <w:trHeight w:val="285"/>
        </w:trPr>
        <w:tc>
          <w:tcPr>
            <w:tcW w:w="1053" w:type="dxa"/>
            <w:tcBorders>
              <w:top w:val="nil"/>
              <w:left w:val="nil"/>
              <w:bottom w:val="nil"/>
              <w:right w:val="nil"/>
            </w:tcBorders>
            <w:shd w:val="clear" w:color="auto" w:fill="auto"/>
            <w:noWrap/>
            <w:vAlign w:val="bottom"/>
            <w:hideMark/>
          </w:tcPr>
          <w:p w14:paraId="64E7D3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2CB6B7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2.242</w:t>
            </w:r>
          </w:p>
        </w:tc>
        <w:tc>
          <w:tcPr>
            <w:tcW w:w="1020" w:type="dxa"/>
            <w:tcBorders>
              <w:top w:val="nil"/>
              <w:left w:val="nil"/>
              <w:bottom w:val="nil"/>
              <w:right w:val="nil"/>
            </w:tcBorders>
            <w:shd w:val="clear" w:color="auto" w:fill="auto"/>
            <w:noWrap/>
            <w:vAlign w:val="bottom"/>
            <w:hideMark/>
          </w:tcPr>
          <w:p w14:paraId="78A2B0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w:t>
            </w:r>
          </w:p>
        </w:tc>
        <w:tc>
          <w:tcPr>
            <w:tcW w:w="1020" w:type="dxa"/>
            <w:tcBorders>
              <w:top w:val="nil"/>
              <w:left w:val="nil"/>
              <w:bottom w:val="nil"/>
              <w:right w:val="nil"/>
            </w:tcBorders>
            <w:shd w:val="clear" w:color="auto" w:fill="auto"/>
            <w:noWrap/>
            <w:vAlign w:val="bottom"/>
            <w:hideMark/>
          </w:tcPr>
          <w:p w14:paraId="145753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2.569</w:t>
            </w:r>
          </w:p>
        </w:tc>
      </w:tr>
      <w:tr w:rsidR="00A5526B" w:rsidRPr="00B30C13" w14:paraId="0A266862" w14:textId="77777777" w:rsidTr="00A5526B">
        <w:trPr>
          <w:trHeight w:val="285"/>
        </w:trPr>
        <w:tc>
          <w:tcPr>
            <w:tcW w:w="1053" w:type="dxa"/>
            <w:tcBorders>
              <w:top w:val="nil"/>
              <w:left w:val="nil"/>
              <w:bottom w:val="nil"/>
              <w:right w:val="nil"/>
            </w:tcBorders>
            <w:shd w:val="clear" w:color="auto" w:fill="auto"/>
            <w:noWrap/>
            <w:vAlign w:val="bottom"/>
            <w:hideMark/>
          </w:tcPr>
          <w:p w14:paraId="5B5B08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4E4F8F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1.187</w:t>
            </w:r>
          </w:p>
        </w:tc>
        <w:tc>
          <w:tcPr>
            <w:tcW w:w="1020" w:type="dxa"/>
            <w:tcBorders>
              <w:top w:val="nil"/>
              <w:left w:val="nil"/>
              <w:bottom w:val="nil"/>
              <w:right w:val="nil"/>
            </w:tcBorders>
            <w:shd w:val="clear" w:color="auto" w:fill="auto"/>
            <w:noWrap/>
            <w:vAlign w:val="bottom"/>
            <w:hideMark/>
          </w:tcPr>
          <w:p w14:paraId="5D3344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1.091</w:t>
            </w:r>
          </w:p>
        </w:tc>
        <w:tc>
          <w:tcPr>
            <w:tcW w:w="1020" w:type="dxa"/>
            <w:tcBorders>
              <w:top w:val="nil"/>
              <w:left w:val="nil"/>
              <w:bottom w:val="nil"/>
              <w:right w:val="nil"/>
            </w:tcBorders>
            <w:shd w:val="clear" w:color="auto" w:fill="auto"/>
            <w:noWrap/>
            <w:vAlign w:val="bottom"/>
            <w:hideMark/>
          </w:tcPr>
          <w:p w14:paraId="12D4D6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1.291</w:t>
            </w:r>
          </w:p>
        </w:tc>
      </w:tr>
      <w:tr w:rsidR="00A5526B" w:rsidRPr="00B30C13" w14:paraId="2CBA5658" w14:textId="77777777" w:rsidTr="00A5526B">
        <w:trPr>
          <w:trHeight w:val="285"/>
        </w:trPr>
        <w:tc>
          <w:tcPr>
            <w:tcW w:w="1053" w:type="dxa"/>
            <w:tcBorders>
              <w:top w:val="nil"/>
              <w:left w:val="nil"/>
              <w:bottom w:val="nil"/>
              <w:right w:val="nil"/>
            </w:tcBorders>
            <w:shd w:val="clear" w:color="auto" w:fill="auto"/>
            <w:noWrap/>
            <w:vAlign w:val="bottom"/>
            <w:hideMark/>
          </w:tcPr>
          <w:p w14:paraId="7E7F2F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704568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1.118</w:t>
            </w:r>
          </w:p>
        </w:tc>
        <w:tc>
          <w:tcPr>
            <w:tcW w:w="1020" w:type="dxa"/>
            <w:tcBorders>
              <w:top w:val="nil"/>
              <w:left w:val="nil"/>
              <w:bottom w:val="nil"/>
              <w:right w:val="nil"/>
            </w:tcBorders>
            <w:shd w:val="clear" w:color="auto" w:fill="auto"/>
            <w:noWrap/>
            <w:vAlign w:val="bottom"/>
            <w:hideMark/>
          </w:tcPr>
          <w:p w14:paraId="31CE4D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5283FE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1.220</w:t>
            </w:r>
          </w:p>
        </w:tc>
      </w:tr>
      <w:tr w:rsidR="00A5526B" w:rsidRPr="00B30C13" w14:paraId="79EF1210" w14:textId="77777777" w:rsidTr="00A5526B">
        <w:trPr>
          <w:trHeight w:val="285"/>
        </w:trPr>
        <w:tc>
          <w:tcPr>
            <w:tcW w:w="1053" w:type="dxa"/>
            <w:tcBorders>
              <w:top w:val="nil"/>
              <w:left w:val="nil"/>
              <w:bottom w:val="nil"/>
              <w:right w:val="nil"/>
            </w:tcBorders>
            <w:shd w:val="clear" w:color="auto" w:fill="auto"/>
            <w:noWrap/>
            <w:vAlign w:val="bottom"/>
            <w:hideMark/>
          </w:tcPr>
          <w:p w14:paraId="038F33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27BA84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0.877</w:t>
            </w:r>
          </w:p>
        </w:tc>
        <w:tc>
          <w:tcPr>
            <w:tcW w:w="1020" w:type="dxa"/>
            <w:tcBorders>
              <w:top w:val="nil"/>
              <w:left w:val="nil"/>
              <w:bottom w:val="nil"/>
              <w:right w:val="nil"/>
            </w:tcBorders>
            <w:shd w:val="clear" w:color="auto" w:fill="auto"/>
            <w:noWrap/>
            <w:vAlign w:val="bottom"/>
            <w:hideMark/>
          </w:tcPr>
          <w:p w14:paraId="398512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0.699</w:t>
            </w:r>
          </w:p>
        </w:tc>
        <w:tc>
          <w:tcPr>
            <w:tcW w:w="1020" w:type="dxa"/>
            <w:tcBorders>
              <w:top w:val="nil"/>
              <w:left w:val="nil"/>
              <w:bottom w:val="nil"/>
              <w:right w:val="nil"/>
            </w:tcBorders>
            <w:shd w:val="clear" w:color="auto" w:fill="auto"/>
            <w:noWrap/>
            <w:vAlign w:val="bottom"/>
            <w:hideMark/>
          </w:tcPr>
          <w:p w14:paraId="4133C3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1.100</w:t>
            </w:r>
          </w:p>
        </w:tc>
      </w:tr>
      <w:tr w:rsidR="00A5526B" w:rsidRPr="00B30C13" w14:paraId="340AA464" w14:textId="77777777" w:rsidTr="00A5526B">
        <w:trPr>
          <w:trHeight w:val="285"/>
        </w:trPr>
        <w:tc>
          <w:tcPr>
            <w:tcW w:w="1053" w:type="dxa"/>
            <w:tcBorders>
              <w:top w:val="nil"/>
              <w:left w:val="nil"/>
              <w:bottom w:val="nil"/>
              <w:right w:val="nil"/>
            </w:tcBorders>
            <w:shd w:val="clear" w:color="auto" w:fill="auto"/>
            <w:noWrap/>
            <w:vAlign w:val="bottom"/>
            <w:hideMark/>
          </w:tcPr>
          <w:p w14:paraId="6394E2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61D191C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D191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BA38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451F6E" w14:textId="77777777" w:rsidTr="00A5526B">
        <w:trPr>
          <w:trHeight w:val="285"/>
        </w:trPr>
        <w:tc>
          <w:tcPr>
            <w:tcW w:w="1053" w:type="dxa"/>
            <w:tcBorders>
              <w:top w:val="nil"/>
              <w:left w:val="nil"/>
              <w:bottom w:val="nil"/>
              <w:right w:val="nil"/>
            </w:tcBorders>
            <w:shd w:val="clear" w:color="auto" w:fill="auto"/>
            <w:noWrap/>
            <w:vAlign w:val="bottom"/>
            <w:hideMark/>
          </w:tcPr>
          <w:p w14:paraId="17515C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27465D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0.990</w:t>
            </w:r>
          </w:p>
        </w:tc>
        <w:tc>
          <w:tcPr>
            <w:tcW w:w="1020" w:type="dxa"/>
            <w:tcBorders>
              <w:top w:val="nil"/>
              <w:left w:val="nil"/>
              <w:bottom w:val="nil"/>
              <w:right w:val="nil"/>
            </w:tcBorders>
            <w:shd w:val="clear" w:color="auto" w:fill="auto"/>
            <w:noWrap/>
            <w:vAlign w:val="bottom"/>
            <w:hideMark/>
          </w:tcPr>
          <w:p w14:paraId="5181E4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7F1C00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1.076</w:t>
            </w:r>
          </w:p>
        </w:tc>
      </w:tr>
      <w:tr w:rsidR="00A5526B" w:rsidRPr="00B30C13" w14:paraId="5F84B1DD" w14:textId="77777777" w:rsidTr="00A5526B">
        <w:trPr>
          <w:trHeight w:val="285"/>
        </w:trPr>
        <w:tc>
          <w:tcPr>
            <w:tcW w:w="1053" w:type="dxa"/>
            <w:tcBorders>
              <w:top w:val="nil"/>
              <w:left w:val="nil"/>
              <w:bottom w:val="nil"/>
              <w:right w:val="nil"/>
            </w:tcBorders>
            <w:shd w:val="clear" w:color="auto" w:fill="auto"/>
            <w:noWrap/>
            <w:vAlign w:val="bottom"/>
            <w:hideMark/>
          </w:tcPr>
          <w:p w14:paraId="26D3B0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222619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0.985</w:t>
            </w:r>
          </w:p>
        </w:tc>
        <w:tc>
          <w:tcPr>
            <w:tcW w:w="1020" w:type="dxa"/>
            <w:tcBorders>
              <w:top w:val="nil"/>
              <w:left w:val="nil"/>
              <w:bottom w:val="nil"/>
              <w:right w:val="nil"/>
            </w:tcBorders>
            <w:shd w:val="clear" w:color="auto" w:fill="auto"/>
            <w:noWrap/>
            <w:vAlign w:val="bottom"/>
            <w:hideMark/>
          </w:tcPr>
          <w:p w14:paraId="2AA774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0.909</w:t>
            </w:r>
          </w:p>
        </w:tc>
        <w:tc>
          <w:tcPr>
            <w:tcW w:w="1020" w:type="dxa"/>
            <w:tcBorders>
              <w:top w:val="nil"/>
              <w:left w:val="nil"/>
              <w:bottom w:val="nil"/>
              <w:right w:val="nil"/>
            </w:tcBorders>
            <w:shd w:val="clear" w:color="auto" w:fill="auto"/>
            <w:noWrap/>
            <w:vAlign w:val="bottom"/>
            <w:hideMark/>
          </w:tcPr>
          <w:p w14:paraId="751FC9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1.068</w:t>
            </w:r>
          </w:p>
        </w:tc>
      </w:tr>
      <w:tr w:rsidR="00A5526B" w:rsidRPr="00B30C13" w14:paraId="731DC103" w14:textId="77777777" w:rsidTr="00A5526B">
        <w:trPr>
          <w:trHeight w:val="285"/>
        </w:trPr>
        <w:tc>
          <w:tcPr>
            <w:tcW w:w="1053" w:type="dxa"/>
            <w:tcBorders>
              <w:top w:val="nil"/>
              <w:left w:val="nil"/>
              <w:bottom w:val="nil"/>
              <w:right w:val="nil"/>
            </w:tcBorders>
            <w:shd w:val="clear" w:color="auto" w:fill="auto"/>
            <w:noWrap/>
            <w:vAlign w:val="bottom"/>
            <w:hideMark/>
          </w:tcPr>
          <w:p w14:paraId="00A864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5727F7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612D1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0B35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101B4CF" w14:textId="77777777" w:rsidTr="00A5526B">
        <w:trPr>
          <w:trHeight w:val="285"/>
        </w:trPr>
        <w:tc>
          <w:tcPr>
            <w:tcW w:w="1053" w:type="dxa"/>
            <w:tcBorders>
              <w:top w:val="nil"/>
              <w:left w:val="nil"/>
              <w:bottom w:val="nil"/>
              <w:right w:val="nil"/>
            </w:tcBorders>
            <w:shd w:val="clear" w:color="auto" w:fill="auto"/>
            <w:noWrap/>
            <w:vAlign w:val="bottom"/>
            <w:hideMark/>
          </w:tcPr>
          <w:p w14:paraId="578281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44B2F85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EE04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1EA73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DA57DD9" w14:textId="77777777" w:rsidTr="00A5526B">
        <w:trPr>
          <w:trHeight w:val="285"/>
        </w:trPr>
        <w:tc>
          <w:tcPr>
            <w:tcW w:w="1053" w:type="dxa"/>
            <w:tcBorders>
              <w:top w:val="nil"/>
              <w:left w:val="nil"/>
              <w:bottom w:val="nil"/>
              <w:right w:val="nil"/>
            </w:tcBorders>
            <w:shd w:val="clear" w:color="auto" w:fill="auto"/>
            <w:noWrap/>
            <w:vAlign w:val="bottom"/>
            <w:hideMark/>
          </w:tcPr>
          <w:p w14:paraId="79823C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144A34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1.336</w:t>
            </w:r>
          </w:p>
        </w:tc>
        <w:tc>
          <w:tcPr>
            <w:tcW w:w="1020" w:type="dxa"/>
            <w:tcBorders>
              <w:top w:val="nil"/>
              <w:left w:val="nil"/>
              <w:bottom w:val="nil"/>
              <w:right w:val="nil"/>
            </w:tcBorders>
            <w:shd w:val="clear" w:color="auto" w:fill="auto"/>
            <w:noWrap/>
            <w:vAlign w:val="bottom"/>
            <w:hideMark/>
          </w:tcPr>
          <w:p w14:paraId="7DC183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1.237</w:t>
            </w:r>
          </w:p>
        </w:tc>
        <w:tc>
          <w:tcPr>
            <w:tcW w:w="1020" w:type="dxa"/>
            <w:tcBorders>
              <w:top w:val="nil"/>
              <w:left w:val="nil"/>
              <w:bottom w:val="nil"/>
              <w:right w:val="nil"/>
            </w:tcBorders>
            <w:shd w:val="clear" w:color="auto" w:fill="auto"/>
            <w:noWrap/>
            <w:vAlign w:val="bottom"/>
            <w:hideMark/>
          </w:tcPr>
          <w:p w14:paraId="03EF47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1.444</w:t>
            </w:r>
          </w:p>
        </w:tc>
      </w:tr>
      <w:tr w:rsidR="00A5526B" w:rsidRPr="00B30C13" w14:paraId="0163647C" w14:textId="77777777" w:rsidTr="00A5526B">
        <w:trPr>
          <w:trHeight w:val="285"/>
        </w:trPr>
        <w:tc>
          <w:tcPr>
            <w:tcW w:w="1053" w:type="dxa"/>
            <w:tcBorders>
              <w:top w:val="nil"/>
              <w:left w:val="nil"/>
              <w:bottom w:val="nil"/>
              <w:right w:val="nil"/>
            </w:tcBorders>
            <w:shd w:val="clear" w:color="auto" w:fill="auto"/>
            <w:noWrap/>
            <w:vAlign w:val="bottom"/>
            <w:hideMark/>
          </w:tcPr>
          <w:p w14:paraId="20D9B2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5A8F28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4112C4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0.819</w:t>
            </w:r>
          </w:p>
        </w:tc>
        <w:tc>
          <w:tcPr>
            <w:tcW w:w="1020" w:type="dxa"/>
            <w:tcBorders>
              <w:top w:val="nil"/>
              <w:left w:val="nil"/>
              <w:bottom w:val="nil"/>
              <w:right w:val="nil"/>
            </w:tcBorders>
            <w:shd w:val="clear" w:color="auto" w:fill="auto"/>
            <w:noWrap/>
            <w:vAlign w:val="bottom"/>
            <w:hideMark/>
          </w:tcPr>
          <w:p w14:paraId="0809F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0.979</w:t>
            </w:r>
          </w:p>
        </w:tc>
      </w:tr>
      <w:tr w:rsidR="00A5526B" w:rsidRPr="00B30C13" w14:paraId="155A678A" w14:textId="77777777" w:rsidTr="00A5526B">
        <w:trPr>
          <w:trHeight w:val="285"/>
        </w:trPr>
        <w:tc>
          <w:tcPr>
            <w:tcW w:w="1053" w:type="dxa"/>
            <w:tcBorders>
              <w:top w:val="nil"/>
              <w:left w:val="nil"/>
              <w:bottom w:val="nil"/>
              <w:right w:val="nil"/>
            </w:tcBorders>
            <w:shd w:val="clear" w:color="auto" w:fill="auto"/>
            <w:noWrap/>
            <w:vAlign w:val="bottom"/>
            <w:hideMark/>
          </w:tcPr>
          <w:p w14:paraId="5D1297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2D425B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0.536</w:t>
            </w:r>
          </w:p>
        </w:tc>
        <w:tc>
          <w:tcPr>
            <w:tcW w:w="1020" w:type="dxa"/>
            <w:tcBorders>
              <w:top w:val="nil"/>
              <w:left w:val="nil"/>
              <w:bottom w:val="nil"/>
              <w:right w:val="nil"/>
            </w:tcBorders>
            <w:shd w:val="clear" w:color="auto" w:fill="auto"/>
            <w:noWrap/>
            <w:vAlign w:val="bottom"/>
            <w:hideMark/>
          </w:tcPr>
          <w:p w14:paraId="65B977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0.426</w:t>
            </w:r>
          </w:p>
        </w:tc>
        <w:tc>
          <w:tcPr>
            <w:tcW w:w="1020" w:type="dxa"/>
            <w:tcBorders>
              <w:top w:val="nil"/>
              <w:left w:val="nil"/>
              <w:bottom w:val="nil"/>
              <w:right w:val="nil"/>
            </w:tcBorders>
            <w:shd w:val="clear" w:color="auto" w:fill="auto"/>
            <w:noWrap/>
            <w:vAlign w:val="bottom"/>
            <w:hideMark/>
          </w:tcPr>
          <w:p w14:paraId="171ED8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0.674</w:t>
            </w:r>
          </w:p>
        </w:tc>
      </w:tr>
      <w:tr w:rsidR="00A5526B" w:rsidRPr="00B30C13" w14:paraId="2FAAC210" w14:textId="77777777" w:rsidTr="00A5526B">
        <w:trPr>
          <w:trHeight w:val="285"/>
        </w:trPr>
        <w:tc>
          <w:tcPr>
            <w:tcW w:w="1053" w:type="dxa"/>
            <w:tcBorders>
              <w:top w:val="nil"/>
              <w:left w:val="nil"/>
              <w:bottom w:val="nil"/>
              <w:right w:val="nil"/>
            </w:tcBorders>
            <w:shd w:val="clear" w:color="auto" w:fill="auto"/>
            <w:noWrap/>
            <w:vAlign w:val="bottom"/>
            <w:hideMark/>
          </w:tcPr>
          <w:p w14:paraId="4842E8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49E35DF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9912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6646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F0F5664" w14:textId="77777777" w:rsidTr="00A5526B">
        <w:trPr>
          <w:trHeight w:val="285"/>
        </w:trPr>
        <w:tc>
          <w:tcPr>
            <w:tcW w:w="1053" w:type="dxa"/>
            <w:tcBorders>
              <w:top w:val="nil"/>
              <w:left w:val="nil"/>
              <w:bottom w:val="nil"/>
              <w:right w:val="nil"/>
            </w:tcBorders>
            <w:shd w:val="clear" w:color="auto" w:fill="auto"/>
            <w:noWrap/>
            <w:vAlign w:val="bottom"/>
            <w:hideMark/>
          </w:tcPr>
          <w:p w14:paraId="44E3B0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6DF47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5775BB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5AA4CB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0.950</w:t>
            </w:r>
          </w:p>
        </w:tc>
      </w:tr>
      <w:tr w:rsidR="00A5526B" w:rsidRPr="00B30C13" w14:paraId="2CD2B542" w14:textId="77777777" w:rsidTr="00A5526B">
        <w:trPr>
          <w:trHeight w:val="285"/>
        </w:trPr>
        <w:tc>
          <w:tcPr>
            <w:tcW w:w="1053" w:type="dxa"/>
            <w:tcBorders>
              <w:top w:val="nil"/>
              <w:left w:val="nil"/>
              <w:bottom w:val="nil"/>
              <w:right w:val="nil"/>
            </w:tcBorders>
            <w:shd w:val="clear" w:color="auto" w:fill="auto"/>
            <w:noWrap/>
            <w:vAlign w:val="bottom"/>
            <w:hideMark/>
          </w:tcPr>
          <w:p w14:paraId="0A7226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584B27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0.926</w:t>
            </w:r>
          </w:p>
        </w:tc>
        <w:tc>
          <w:tcPr>
            <w:tcW w:w="1020" w:type="dxa"/>
            <w:tcBorders>
              <w:top w:val="nil"/>
              <w:left w:val="nil"/>
              <w:bottom w:val="nil"/>
              <w:right w:val="nil"/>
            </w:tcBorders>
            <w:shd w:val="clear" w:color="auto" w:fill="auto"/>
            <w:noWrap/>
            <w:vAlign w:val="bottom"/>
            <w:hideMark/>
          </w:tcPr>
          <w:p w14:paraId="56256A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0.855</w:t>
            </w:r>
          </w:p>
        </w:tc>
        <w:tc>
          <w:tcPr>
            <w:tcW w:w="1020" w:type="dxa"/>
            <w:tcBorders>
              <w:top w:val="nil"/>
              <w:left w:val="nil"/>
              <w:bottom w:val="nil"/>
              <w:right w:val="nil"/>
            </w:tcBorders>
            <w:shd w:val="clear" w:color="auto" w:fill="auto"/>
            <w:noWrap/>
            <w:vAlign w:val="bottom"/>
            <w:hideMark/>
          </w:tcPr>
          <w:p w14:paraId="7466F5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1.003</w:t>
            </w:r>
          </w:p>
        </w:tc>
      </w:tr>
      <w:tr w:rsidR="00A5526B" w:rsidRPr="00B30C13" w14:paraId="3F28F910" w14:textId="77777777" w:rsidTr="00A5526B">
        <w:trPr>
          <w:trHeight w:val="285"/>
        </w:trPr>
        <w:tc>
          <w:tcPr>
            <w:tcW w:w="1053" w:type="dxa"/>
            <w:tcBorders>
              <w:top w:val="nil"/>
              <w:left w:val="nil"/>
              <w:bottom w:val="nil"/>
              <w:right w:val="nil"/>
            </w:tcBorders>
            <w:shd w:val="clear" w:color="auto" w:fill="auto"/>
            <w:noWrap/>
            <w:vAlign w:val="bottom"/>
            <w:hideMark/>
          </w:tcPr>
          <w:p w14:paraId="2A8062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2000.375</w:t>
            </w:r>
          </w:p>
        </w:tc>
        <w:tc>
          <w:tcPr>
            <w:tcW w:w="1020" w:type="dxa"/>
            <w:tcBorders>
              <w:top w:val="nil"/>
              <w:left w:val="nil"/>
              <w:bottom w:val="nil"/>
              <w:right w:val="nil"/>
            </w:tcBorders>
            <w:shd w:val="clear" w:color="auto" w:fill="auto"/>
            <w:noWrap/>
            <w:vAlign w:val="bottom"/>
            <w:hideMark/>
          </w:tcPr>
          <w:p w14:paraId="1A6099B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6F58C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2172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77E37E0" w14:textId="77777777" w:rsidTr="00A5526B">
        <w:trPr>
          <w:trHeight w:val="285"/>
        </w:trPr>
        <w:tc>
          <w:tcPr>
            <w:tcW w:w="1053" w:type="dxa"/>
            <w:tcBorders>
              <w:top w:val="nil"/>
              <w:left w:val="nil"/>
              <w:bottom w:val="nil"/>
              <w:right w:val="nil"/>
            </w:tcBorders>
            <w:shd w:val="clear" w:color="auto" w:fill="auto"/>
            <w:noWrap/>
            <w:vAlign w:val="bottom"/>
            <w:hideMark/>
          </w:tcPr>
          <w:p w14:paraId="21E79F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4DD701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0.969</w:t>
            </w:r>
          </w:p>
        </w:tc>
        <w:tc>
          <w:tcPr>
            <w:tcW w:w="1020" w:type="dxa"/>
            <w:tcBorders>
              <w:top w:val="nil"/>
              <w:left w:val="nil"/>
              <w:bottom w:val="nil"/>
              <w:right w:val="nil"/>
            </w:tcBorders>
            <w:shd w:val="clear" w:color="auto" w:fill="auto"/>
            <w:noWrap/>
            <w:vAlign w:val="bottom"/>
            <w:hideMark/>
          </w:tcPr>
          <w:p w14:paraId="4C55CC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0.847</w:t>
            </w:r>
          </w:p>
        </w:tc>
        <w:tc>
          <w:tcPr>
            <w:tcW w:w="1020" w:type="dxa"/>
            <w:tcBorders>
              <w:top w:val="nil"/>
              <w:left w:val="nil"/>
              <w:bottom w:val="nil"/>
              <w:right w:val="nil"/>
            </w:tcBorders>
            <w:shd w:val="clear" w:color="auto" w:fill="auto"/>
            <w:noWrap/>
            <w:vAlign w:val="bottom"/>
            <w:hideMark/>
          </w:tcPr>
          <w:p w14:paraId="1285F1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1.110</w:t>
            </w:r>
          </w:p>
        </w:tc>
      </w:tr>
      <w:tr w:rsidR="00A5526B" w:rsidRPr="00B30C13" w14:paraId="5566F5E5" w14:textId="77777777" w:rsidTr="00A5526B">
        <w:trPr>
          <w:trHeight w:val="285"/>
        </w:trPr>
        <w:tc>
          <w:tcPr>
            <w:tcW w:w="1053" w:type="dxa"/>
            <w:tcBorders>
              <w:top w:val="nil"/>
              <w:left w:val="nil"/>
              <w:bottom w:val="nil"/>
              <w:right w:val="nil"/>
            </w:tcBorders>
            <w:shd w:val="clear" w:color="auto" w:fill="auto"/>
            <w:noWrap/>
            <w:vAlign w:val="bottom"/>
            <w:hideMark/>
          </w:tcPr>
          <w:p w14:paraId="00325B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26E470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1.250</w:t>
            </w:r>
          </w:p>
        </w:tc>
        <w:tc>
          <w:tcPr>
            <w:tcW w:w="1020" w:type="dxa"/>
            <w:tcBorders>
              <w:top w:val="nil"/>
              <w:left w:val="nil"/>
              <w:bottom w:val="nil"/>
              <w:right w:val="nil"/>
            </w:tcBorders>
            <w:shd w:val="clear" w:color="auto" w:fill="auto"/>
            <w:noWrap/>
            <w:vAlign w:val="bottom"/>
            <w:hideMark/>
          </w:tcPr>
          <w:p w14:paraId="24BE05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1.160</w:t>
            </w:r>
          </w:p>
        </w:tc>
        <w:tc>
          <w:tcPr>
            <w:tcW w:w="1020" w:type="dxa"/>
            <w:tcBorders>
              <w:top w:val="nil"/>
              <w:left w:val="nil"/>
              <w:bottom w:val="nil"/>
              <w:right w:val="nil"/>
            </w:tcBorders>
            <w:shd w:val="clear" w:color="auto" w:fill="auto"/>
            <w:noWrap/>
            <w:vAlign w:val="bottom"/>
            <w:hideMark/>
          </w:tcPr>
          <w:p w14:paraId="28D383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1.348</w:t>
            </w:r>
          </w:p>
        </w:tc>
      </w:tr>
      <w:tr w:rsidR="00A5526B" w:rsidRPr="00B30C13" w14:paraId="5C3D65DA" w14:textId="77777777" w:rsidTr="00A5526B">
        <w:trPr>
          <w:trHeight w:val="285"/>
        </w:trPr>
        <w:tc>
          <w:tcPr>
            <w:tcW w:w="1053" w:type="dxa"/>
            <w:tcBorders>
              <w:top w:val="nil"/>
              <w:left w:val="nil"/>
              <w:bottom w:val="nil"/>
              <w:right w:val="nil"/>
            </w:tcBorders>
            <w:shd w:val="clear" w:color="auto" w:fill="auto"/>
            <w:noWrap/>
            <w:vAlign w:val="bottom"/>
            <w:hideMark/>
          </w:tcPr>
          <w:p w14:paraId="69F43C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59C543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1.121</w:t>
            </w:r>
          </w:p>
        </w:tc>
        <w:tc>
          <w:tcPr>
            <w:tcW w:w="1020" w:type="dxa"/>
            <w:tcBorders>
              <w:top w:val="nil"/>
              <w:left w:val="nil"/>
              <w:bottom w:val="nil"/>
              <w:right w:val="nil"/>
            </w:tcBorders>
            <w:shd w:val="clear" w:color="auto" w:fill="auto"/>
            <w:noWrap/>
            <w:vAlign w:val="bottom"/>
            <w:hideMark/>
          </w:tcPr>
          <w:p w14:paraId="7FCE70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2DD194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1.214</w:t>
            </w:r>
          </w:p>
        </w:tc>
      </w:tr>
      <w:tr w:rsidR="00A5526B" w:rsidRPr="00B30C13" w14:paraId="53FA5C8E" w14:textId="77777777" w:rsidTr="00A5526B">
        <w:trPr>
          <w:trHeight w:val="285"/>
        </w:trPr>
        <w:tc>
          <w:tcPr>
            <w:tcW w:w="1053" w:type="dxa"/>
            <w:tcBorders>
              <w:top w:val="nil"/>
              <w:left w:val="nil"/>
              <w:bottom w:val="nil"/>
              <w:right w:val="nil"/>
            </w:tcBorders>
            <w:shd w:val="clear" w:color="auto" w:fill="auto"/>
            <w:noWrap/>
            <w:vAlign w:val="bottom"/>
            <w:hideMark/>
          </w:tcPr>
          <w:p w14:paraId="3A793A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57CA21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62DA4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B5C6E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8A2ECB" w14:textId="77777777" w:rsidTr="00A5526B">
        <w:trPr>
          <w:trHeight w:val="285"/>
        </w:trPr>
        <w:tc>
          <w:tcPr>
            <w:tcW w:w="1053" w:type="dxa"/>
            <w:tcBorders>
              <w:top w:val="nil"/>
              <w:left w:val="nil"/>
              <w:bottom w:val="nil"/>
              <w:right w:val="nil"/>
            </w:tcBorders>
            <w:shd w:val="clear" w:color="auto" w:fill="auto"/>
            <w:noWrap/>
            <w:vAlign w:val="bottom"/>
            <w:hideMark/>
          </w:tcPr>
          <w:p w14:paraId="46BD97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72574F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0.994</w:t>
            </w:r>
          </w:p>
        </w:tc>
        <w:tc>
          <w:tcPr>
            <w:tcW w:w="1020" w:type="dxa"/>
            <w:tcBorders>
              <w:top w:val="nil"/>
              <w:left w:val="nil"/>
              <w:bottom w:val="nil"/>
              <w:right w:val="nil"/>
            </w:tcBorders>
            <w:shd w:val="clear" w:color="auto" w:fill="auto"/>
            <w:noWrap/>
            <w:vAlign w:val="bottom"/>
            <w:hideMark/>
          </w:tcPr>
          <w:p w14:paraId="1A9A02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0.911</w:t>
            </w:r>
          </w:p>
        </w:tc>
        <w:tc>
          <w:tcPr>
            <w:tcW w:w="1020" w:type="dxa"/>
            <w:tcBorders>
              <w:top w:val="nil"/>
              <w:left w:val="nil"/>
              <w:bottom w:val="nil"/>
              <w:right w:val="nil"/>
            </w:tcBorders>
            <w:shd w:val="clear" w:color="auto" w:fill="auto"/>
            <w:noWrap/>
            <w:vAlign w:val="bottom"/>
            <w:hideMark/>
          </w:tcPr>
          <w:p w14:paraId="215D40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r>
      <w:tr w:rsidR="00A5526B" w:rsidRPr="00B30C13" w14:paraId="749ECB8E" w14:textId="77777777" w:rsidTr="00A5526B">
        <w:trPr>
          <w:trHeight w:val="285"/>
        </w:trPr>
        <w:tc>
          <w:tcPr>
            <w:tcW w:w="1053" w:type="dxa"/>
            <w:tcBorders>
              <w:top w:val="nil"/>
              <w:left w:val="nil"/>
              <w:bottom w:val="nil"/>
              <w:right w:val="nil"/>
            </w:tcBorders>
            <w:shd w:val="clear" w:color="auto" w:fill="auto"/>
            <w:noWrap/>
            <w:vAlign w:val="bottom"/>
            <w:hideMark/>
          </w:tcPr>
          <w:p w14:paraId="7D31CC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7A8BCB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1.080</w:t>
            </w:r>
          </w:p>
        </w:tc>
        <w:tc>
          <w:tcPr>
            <w:tcW w:w="1020" w:type="dxa"/>
            <w:tcBorders>
              <w:top w:val="nil"/>
              <w:left w:val="nil"/>
              <w:bottom w:val="nil"/>
              <w:right w:val="nil"/>
            </w:tcBorders>
            <w:shd w:val="clear" w:color="auto" w:fill="auto"/>
            <w:noWrap/>
            <w:vAlign w:val="bottom"/>
            <w:hideMark/>
          </w:tcPr>
          <w:p w14:paraId="6018B8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1.004</w:t>
            </w:r>
          </w:p>
        </w:tc>
        <w:tc>
          <w:tcPr>
            <w:tcW w:w="1020" w:type="dxa"/>
            <w:tcBorders>
              <w:top w:val="nil"/>
              <w:left w:val="nil"/>
              <w:bottom w:val="nil"/>
              <w:right w:val="nil"/>
            </w:tcBorders>
            <w:shd w:val="clear" w:color="auto" w:fill="auto"/>
            <w:noWrap/>
            <w:vAlign w:val="bottom"/>
            <w:hideMark/>
          </w:tcPr>
          <w:p w14:paraId="2F5896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1.162</w:t>
            </w:r>
          </w:p>
        </w:tc>
      </w:tr>
      <w:tr w:rsidR="00A5526B" w:rsidRPr="00B30C13" w14:paraId="0F973E8B" w14:textId="77777777" w:rsidTr="00A5526B">
        <w:trPr>
          <w:trHeight w:val="285"/>
        </w:trPr>
        <w:tc>
          <w:tcPr>
            <w:tcW w:w="1053" w:type="dxa"/>
            <w:tcBorders>
              <w:top w:val="nil"/>
              <w:left w:val="nil"/>
              <w:bottom w:val="nil"/>
              <w:right w:val="nil"/>
            </w:tcBorders>
            <w:shd w:val="clear" w:color="auto" w:fill="auto"/>
            <w:noWrap/>
            <w:vAlign w:val="bottom"/>
            <w:hideMark/>
          </w:tcPr>
          <w:p w14:paraId="0AF3FB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4D0618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0.849</w:t>
            </w:r>
          </w:p>
        </w:tc>
        <w:tc>
          <w:tcPr>
            <w:tcW w:w="1020" w:type="dxa"/>
            <w:tcBorders>
              <w:top w:val="nil"/>
              <w:left w:val="nil"/>
              <w:bottom w:val="nil"/>
              <w:right w:val="nil"/>
            </w:tcBorders>
            <w:shd w:val="clear" w:color="auto" w:fill="auto"/>
            <w:noWrap/>
            <w:vAlign w:val="bottom"/>
            <w:hideMark/>
          </w:tcPr>
          <w:p w14:paraId="7DE7D7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424C99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r>
      <w:tr w:rsidR="00A5526B" w:rsidRPr="00B30C13" w14:paraId="2574EEB4" w14:textId="77777777" w:rsidTr="00A5526B">
        <w:trPr>
          <w:trHeight w:val="285"/>
        </w:trPr>
        <w:tc>
          <w:tcPr>
            <w:tcW w:w="1053" w:type="dxa"/>
            <w:tcBorders>
              <w:top w:val="nil"/>
              <w:left w:val="nil"/>
              <w:bottom w:val="nil"/>
              <w:right w:val="nil"/>
            </w:tcBorders>
            <w:shd w:val="clear" w:color="auto" w:fill="auto"/>
            <w:noWrap/>
            <w:vAlign w:val="bottom"/>
            <w:hideMark/>
          </w:tcPr>
          <w:p w14:paraId="384719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1AA1E7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0.976</w:t>
            </w:r>
          </w:p>
        </w:tc>
        <w:tc>
          <w:tcPr>
            <w:tcW w:w="1020" w:type="dxa"/>
            <w:tcBorders>
              <w:top w:val="nil"/>
              <w:left w:val="nil"/>
              <w:bottom w:val="nil"/>
              <w:right w:val="nil"/>
            </w:tcBorders>
            <w:shd w:val="clear" w:color="auto" w:fill="auto"/>
            <w:noWrap/>
            <w:vAlign w:val="bottom"/>
            <w:hideMark/>
          </w:tcPr>
          <w:p w14:paraId="503ECF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0.894</w:t>
            </w:r>
          </w:p>
        </w:tc>
        <w:tc>
          <w:tcPr>
            <w:tcW w:w="1020" w:type="dxa"/>
            <w:tcBorders>
              <w:top w:val="nil"/>
              <w:left w:val="nil"/>
              <w:bottom w:val="nil"/>
              <w:right w:val="nil"/>
            </w:tcBorders>
            <w:shd w:val="clear" w:color="auto" w:fill="auto"/>
            <w:noWrap/>
            <w:vAlign w:val="bottom"/>
            <w:hideMark/>
          </w:tcPr>
          <w:p w14:paraId="14B958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1.066</w:t>
            </w:r>
          </w:p>
        </w:tc>
      </w:tr>
      <w:tr w:rsidR="00A5526B" w:rsidRPr="00B30C13" w14:paraId="05349B0C" w14:textId="77777777" w:rsidTr="00A5526B">
        <w:trPr>
          <w:trHeight w:val="285"/>
        </w:trPr>
        <w:tc>
          <w:tcPr>
            <w:tcW w:w="1053" w:type="dxa"/>
            <w:tcBorders>
              <w:top w:val="nil"/>
              <w:left w:val="nil"/>
              <w:bottom w:val="nil"/>
              <w:right w:val="nil"/>
            </w:tcBorders>
            <w:shd w:val="clear" w:color="auto" w:fill="auto"/>
            <w:noWrap/>
            <w:vAlign w:val="bottom"/>
            <w:hideMark/>
          </w:tcPr>
          <w:p w14:paraId="11F637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2DB80C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1.043</w:t>
            </w:r>
          </w:p>
        </w:tc>
        <w:tc>
          <w:tcPr>
            <w:tcW w:w="1020" w:type="dxa"/>
            <w:tcBorders>
              <w:top w:val="nil"/>
              <w:left w:val="nil"/>
              <w:bottom w:val="nil"/>
              <w:right w:val="nil"/>
            </w:tcBorders>
            <w:shd w:val="clear" w:color="auto" w:fill="auto"/>
            <w:noWrap/>
            <w:vAlign w:val="bottom"/>
            <w:hideMark/>
          </w:tcPr>
          <w:p w14:paraId="08D329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27E13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1.126</w:t>
            </w:r>
          </w:p>
        </w:tc>
      </w:tr>
      <w:tr w:rsidR="00A5526B" w:rsidRPr="00B30C13" w14:paraId="0D4C0557" w14:textId="77777777" w:rsidTr="00A5526B">
        <w:trPr>
          <w:trHeight w:val="285"/>
        </w:trPr>
        <w:tc>
          <w:tcPr>
            <w:tcW w:w="1053" w:type="dxa"/>
            <w:tcBorders>
              <w:top w:val="nil"/>
              <w:left w:val="nil"/>
              <w:bottom w:val="nil"/>
              <w:right w:val="nil"/>
            </w:tcBorders>
            <w:shd w:val="clear" w:color="auto" w:fill="auto"/>
            <w:noWrap/>
            <w:vAlign w:val="bottom"/>
            <w:hideMark/>
          </w:tcPr>
          <w:p w14:paraId="4E2CE0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2ABC7A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0.929</w:t>
            </w:r>
          </w:p>
        </w:tc>
        <w:tc>
          <w:tcPr>
            <w:tcW w:w="1020" w:type="dxa"/>
            <w:tcBorders>
              <w:top w:val="nil"/>
              <w:left w:val="nil"/>
              <w:bottom w:val="nil"/>
              <w:right w:val="nil"/>
            </w:tcBorders>
            <w:shd w:val="clear" w:color="auto" w:fill="auto"/>
            <w:noWrap/>
            <w:vAlign w:val="bottom"/>
            <w:hideMark/>
          </w:tcPr>
          <w:p w14:paraId="1BAAA0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0.862</w:t>
            </w:r>
          </w:p>
        </w:tc>
        <w:tc>
          <w:tcPr>
            <w:tcW w:w="1020" w:type="dxa"/>
            <w:tcBorders>
              <w:top w:val="nil"/>
              <w:left w:val="nil"/>
              <w:bottom w:val="nil"/>
              <w:right w:val="nil"/>
            </w:tcBorders>
            <w:shd w:val="clear" w:color="auto" w:fill="auto"/>
            <w:noWrap/>
            <w:vAlign w:val="bottom"/>
            <w:hideMark/>
          </w:tcPr>
          <w:p w14:paraId="7BDDF6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r>
      <w:tr w:rsidR="00A5526B" w:rsidRPr="00B30C13" w14:paraId="606BE1BE" w14:textId="77777777" w:rsidTr="00A5526B">
        <w:trPr>
          <w:trHeight w:val="285"/>
        </w:trPr>
        <w:tc>
          <w:tcPr>
            <w:tcW w:w="1053" w:type="dxa"/>
            <w:tcBorders>
              <w:top w:val="nil"/>
              <w:left w:val="nil"/>
              <w:bottom w:val="nil"/>
              <w:right w:val="nil"/>
            </w:tcBorders>
            <w:shd w:val="clear" w:color="auto" w:fill="auto"/>
            <w:noWrap/>
            <w:vAlign w:val="bottom"/>
            <w:hideMark/>
          </w:tcPr>
          <w:p w14:paraId="387595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11F800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7232F9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0.623</w:t>
            </w:r>
          </w:p>
        </w:tc>
        <w:tc>
          <w:tcPr>
            <w:tcW w:w="1020" w:type="dxa"/>
            <w:tcBorders>
              <w:top w:val="nil"/>
              <w:left w:val="nil"/>
              <w:bottom w:val="nil"/>
              <w:right w:val="nil"/>
            </w:tcBorders>
            <w:shd w:val="clear" w:color="auto" w:fill="auto"/>
            <w:noWrap/>
            <w:vAlign w:val="bottom"/>
            <w:hideMark/>
          </w:tcPr>
          <w:p w14:paraId="2897BE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0.728</w:t>
            </w:r>
          </w:p>
        </w:tc>
      </w:tr>
      <w:tr w:rsidR="00A5526B" w:rsidRPr="00B30C13" w14:paraId="65640C8B" w14:textId="77777777" w:rsidTr="00A5526B">
        <w:trPr>
          <w:trHeight w:val="285"/>
        </w:trPr>
        <w:tc>
          <w:tcPr>
            <w:tcW w:w="1053" w:type="dxa"/>
            <w:tcBorders>
              <w:top w:val="nil"/>
              <w:left w:val="nil"/>
              <w:bottom w:val="nil"/>
              <w:right w:val="nil"/>
            </w:tcBorders>
            <w:shd w:val="clear" w:color="auto" w:fill="auto"/>
            <w:noWrap/>
            <w:vAlign w:val="bottom"/>
            <w:hideMark/>
          </w:tcPr>
          <w:p w14:paraId="25C00D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53C307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1.619</w:t>
            </w:r>
          </w:p>
        </w:tc>
        <w:tc>
          <w:tcPr>
            <w:tcW w:w="1020" w:type="dxa"/>
            <w:tcBorders>
              <w:top w:val="nil"/>
              <w:left w:val="nil"/>
              <w:bottom w:val="nil"/>
              <w:right w:val="nil"/>
            </w:tcBorders>
            <w:shd w:val="clear" w:color="auto" w:fill="auto"/>
            <w:noWrap/>
            <w:vAlign w:val="bottom"/>
            <w:hideMark/>
          </w:tcPr>
          <w:p w14:paraId="7C0CDC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1.438</w:t>
            </w:r>
          </w:p>
        </w:tc>
        <w:tc>
          <w:tcPr>
            <w:tcW w:w="1020" w:type="dxa"/>
            <w:tcBorders>
              <w:top w:val="nil"/>
              <w:left w:val="nil"/>
              <w:bottom w:val="nil"/>
              <w:right w:val="nil"/>
            </w:tcBorders>
            <w:shd w:val="clear" w:color="auto" w:fill="auto"/>
            <w:noWrap/>
            <w:vAlign w:val="bottom"/>
            <w:hideMark/>
          </w:tcPr>
          <w:p w14:paraId="14719B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1.822</w:t>
            </w:r>
          </w:p>
        </w:tc>
      </w:tr>
      <w:tr w:rsidR="00A5526B" w:rsidRPr="00B30C13" w14:paraId="093200E8" w14:textId="77777777" w:rsidTr="00A5526B">
        <w:trPr>
          <w:trHeight w:val="285"/>
        </w:trPr>
        <w:tc>
          <w:tcPr>
            <w:tcW w:w="1053" w:type="dxa"/>
            <w:tcBorders>
              <w:top w:val="nil"/>
              <w:left w:val="nil"/>
              <w:bottom w:val="nil"/>
              <w:right w:val="nil"/>
            </w:tcBorders>
            <w:shd w:val="clear" w:color="auto" w:fill="auto"/>
            <w:noWrap/>
            <w:vAlign w:val="bottom"/>
            <w:hideMark/>
          </w:tcPr>
          <w:p w14:paraId="4A4224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668FC9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351EFF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0.692</w:t>
            </w:r>
          </w:p>
        </w:tc>
        <w:tc>
          <w:tcPr>
            <w:tcW w:w="1020" w:type="dxa"/>
            <w:tcBorders>
              <w:top w:val="nil"/>
              <w:left w:val="nil"/>
              <w:bottom w:val="nil"/>
              <w:right w:val="nil"/>
            </w:tcBorders>
            <w:shd w:val="clear" w:color="auto" w:fill="auto"/>
            <w:noWrap/>
            <w:vAlign w:val="bottom"/>
            <w:hideMark/>
          </w:tcPr>
          <w:p w14:paraId="013FD7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r>
      <w:tr w:rsidR="00A5526B" w:rsidRPr="00B30C13" w14:paraId="3B9DDF9E" w14:textId="77777777" w:rsidTr="00A5526B">
        <w:trPr>
          <w:trHeight w:val="285"/>
        </w:trPr>
        <w:tc>
          <w:tcPr>
            <w:tcW w:w="1053" w:type="dxa"/>
            <w:tcBorders>
              <w:top w:val="nil"/>
              <w:left w:val="nil"/>
              <w:bottom w:val="nil"/>
              <w:right w:val="nil"/>
            </w:tcBorders>
            <w:shd w:val="clear" w:color="auto" w:fill="auto"/>
            <w:noWrap/>
            <w:vAlign w:val="bottom"/>
            <w:hideMark/>
          </w:tcPr>
          <w:p w14:paraId="5E5976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29206C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1.061</w:t>
            </w:r>
          </w:p>
        </w:tc>
        <w:tc>
          <w:tcPr>
            <w:tcW w:w="1020" w:type="dxa"/>
            <w:tcBorders>
              <w:top w:val="nil"/>
              <w:left w:val="nil"/>
              <w:bottom w:val="nil"/>
              <w:right w:val="nil"/>
            </w:tcBorders>
            <w:shd w:val="clear" w:color="auto" w:fill="auto"/>
            <w:noWrap/>
            <w:vAlign w:val="bottom"/>
            <w:hideMark/>
          </w:tcPr>
          <w:p w14:paraId="5C0198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443B8D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1.146</w:t>
            </w:r>
          </w:p>
        </w:tc>
      </w:tr>
      <w:tr w:rsidR="00A5526B" w:rsidRPr="00B30C13" w14:paraId="3876915A" w14:textId="77777777" w:rsidTr="00A5526B">
        <w:trPr>
          <w:trHeight w:val="285"/>
        </w:trPr>
        <w:tc>
          <w:tcPr>
            <w:tcW w:w="1053" w:type="dxa"/>
            <w:tcBorders>
              <w:top w:val="nil"/>
              <w:left w:val="nil"/>
              <w:bottom w:val="nil"/>
              <w:right w:val="nil"/>
            </w:tcBorders>
            <w:shd w:val="clear" w:color="auto" w:fill="auto"/>
            <w:noWrap/>
            <w:vAlign w:val="bottom"/>
            <w:hideMark/>
          </w:tcPr>
          <w:p w14:paraId="329892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223289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0.846</w:t>
            </w:r>
          </w:p>
        </w:tc>
        <w:tc>
          <w:tcPr>
            <w:tcW w:w="1020" w:type="dxa"/>
            <w:tcBorders>
              <w:top w:val="nil"/>
              <w:left w:val="nil"/>
              <w:bottom w:val="nil"/>
              <w:right w:val="nil"/>
            </w:tcBorders>
            <w:shd w:val="clear" w:color="auto" w:fill="auto"/>
            <w:noWrap/>
            <w:vAlign w:val="bottom"/>
            <w:hideMark/>
          </w:tcPr>
          <w:p w14:paraId="07DFCB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2FA06C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0.914</w:t>
            </w:r>
          </w:p>
        </w:tc>
      </w:tr>
      <w:tr w:rsidR="00A5526B" w:rsidRPr="00B30C13" w14:paraId="48C74FCE" w14:textId="77777777" w:rsidTr="00A5526B">
        <w:trPr>
          <w:trHeight w:val="285"/>
        </w:trPr>
        <w:tc>
          <w:tcPr>
            <w:tcW w:w="1053" w:type="dxa"/>
            <w:tcBorders>
              <w:top w:val="nil"/>
              <w:left w:val="nil"/>
              <w:bottom w:val="nil"/>
              <w:right w:val="nil"/>
            </w:tcBorders>
            <w:shd w:val="clear" w:color="auto" w:fill="auto"/>
            <w:noWrap/>
            <w:vAlign w:val="bottom"/>
            <w:hideMark/>
          </w:tcPr>
          <w:p w14:paraId="37B2F5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677C28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394B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031EF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FFD70DD" w14:textId="77777777" w:rsidTr="00A5526B">
        <w:trPr>
          <w:trHeight w:val="285"/>
        </w:trPr>
        <w:tc>
          <w:tcPr>
            <w:tcW w:w="1053" w:type="dxa"/>
            <w:tcBorders>
              <w:top w:val="nil"/>
              <w:left w:val="nil"/>
              <w:bottom w:val="nil"/>
              <w:right w:val="nil"/>
            </w:tcBorders>
            <w:shd w:val="clear" w:color="auto" w:fill="auto"/>
            <w:noWrap/>
            <w:vAlign w:val="bottom"/>
            <w:hideMark/>
          </w:tcPr>
          <w:p w14:paraId="214D71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3308D3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74A414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0.825</w:t>
            </w:r>
          </w:p>
        </w:tc>
        <w:tc>
          <w:tcPr>
            <w:tcW w:w="1020" w:type="dxa"/>
            <w:tcBorders>
              <w:top w:val="nil"/>
              <w:left w:val="nil"/>
              <w:bottom w:val="nil"/>
              <w:right w:val="nil"/>
            </w:tcBorders>
            <w:shd w:val="clear" w:color="auto" w:fill="auto"/>
            <w:noWrap/>
            <w:vAlign w:val="bottom"/>
            <w:hideMark/>
          </w:tcPr>
          <w:p w14:paraId="55A6ED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0.970</w:t>
            </w:r>
          </w:p>
        </w:tc>
      </w:tr>
      <w:tr w:rsidR="00A5526B" w:rsidRPr="00B30C13" w14:paraId="546CD330" w14:textId="77777777" w:rsidTr="00A5526B">
        <w:trPr>
          <w:trHeight w:val="285"/>
        </w:trPr>
        <w:tc>
          <w:tcPr>
            <w:tcW w:w="1053" w:type="dxa"/>
            <w:tcBorders>
              <w:top w:val="nil"/>
              <w:left w:val="nil"/>
              <w:bottom w:val="nil"/>
              <w:right w:val="nil"/>
            </w:tcBorders>
            <w:shd w:val="clear" w:color="auto" w:fill="auto"/>
            <w:noWrap/>
            <w:vAlign w:val="bottom"/>
            <w:hideMark/>
          </w:tcPr>
          <w:p w14:paraId="38DFD2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7D9F7C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0.803</w:t>
            </w:r>
          </w:p>
        </w:tc>
        <w:tc>
          <w:tcPr>
            <w:tcW w:w="1020" w:type="dxa"/>
            <w:tcBorders>
              <w:top w:val="nil"/>
              <w:left w:val="nil"/>
              <w:bottom w:val="nil"/>
              <w:right w:val="nil"/>
            </w:tcBorders>
            <w:shd w:val="clear" w:color="auto" w:fill="auto"/>
            <w:noWrap/>
            <w:vAlign w:val="bottom"/>
            <w:hideMark/>
          </w:tcPr>
          <w:p w14:paraId="6A6975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0.744</w:t>
            </w:r>
          </w:p>
        </w:tc>
        <w:tc>
          <w:tcPr>
            <w:tcW w:w="1020" w:type="dxa"/>
            <w:tcBorders>
              <w:top w:val="nil"/>
              <w:left w:val="nil"/>
              <w:bottom w:val="nil"/>
              <w:right w:val="nil"/>
            </w:tcBorders>
            <w:shd w:val="clear" w:color="auto" w:fill="auto"/>
            <w:noWrap/>
            <w:vAlign w:val="bottom"/>
            <w:hideMark/>
          </w:tcPr>
          <w:p w14:paraId="6AD6FB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0.867</w:t>
            </w:r>
          </w:p>
        </w:tc>
      </w:tr>
      <w:tr w:rsidR="00A5526B" w:rsidRPr="00B30C13" w14:paraId="2D0CFC28" w14:textId="77777777" w:rsidTr="00A5526B">
        <w:trPr>
          <w:trHeight w:val="285"/>
        </w:trPr>
        <w:tc>
          <w:tcPr>
            <w:tcW w:w="1053" w:type="dxa"/>
            <w:tcBorders>
              <w:top w:val="nil"/>
              <w:left w:val="nil"/>
              <w:bottom w:val="nil"/>
              <w:right w:val="nil"/>
            </w:tcBorders>
            <w:shd w:val="clear" w:color="auto" w:fill="auto"/>
            <w:noWrap/>
            <w:vAlign w:val="bottom"/>
            <w:hideMark/>
          </w:tcPr>
          <w:p w14:paraId="6DEECD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7D44F0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58DADA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0.624</w:t>
            </w:r>
          </w:p>
        </w:tc>
        <w:tc>
          <w:tcPr>
            <w:tcW w:w="1020" w:type="dxa"/>
            <w:tcBorders>
              <w:top w:val="nil"/>
              <w:left w:val="nil"/>
              <w:bottom w:val="nil"/>
              <w:right w:val="nil"/>
            </w:tcBorders>
            <w:shd w:val="clear" w:color="auto" w:fill="auto"/>
            <w:noWrap/>
            <w:vAlign w:val="bottom"/>
            <w:hideMark/>
          </w:tcPr>
          <w:p w14:paraId="5EF9B7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0.734</w:t>
            </w:r>
          </w:p>
        </w:tc>
      </w:tr>
      <w:tr w:rsidR="00A5526B" w:rsidRPr="00B30C13" w14:paraId="411E2E7E" w14:textId="77777777" w:rsidTr="00A5526B">
        <w:trPr>
          <w:trHeight w:val="285"/>
        </w:trPr>
        <w:tc>
          <w:tcPr>
            <w:tcW w:w="1053" w:type="dxa"/>
            <w:tcBorders>
              <w:top w:val="nil"/>
              <w:left w:val="nil"/>
              <w:bottom w:val="nil"/>
              <w:right w:val="nil"/>
            </w:tcBorders>
            <w:shd w:val="clear" w:color="auto" w:fill="auto"/>
            <w:noWrap/>
            <w:vAlign w:val="bottom"/>
            <w:hideMark/>
          </w:tcPr>
          <w:p w14:paraId="663245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319B57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2F813F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1.022</w:t>
            </w:r>
          </w:p>
        </w:tc>
        <w:tc>
          <w:tcPr>
            <w:tcW w:w="1020" w:type="dxa"/>
            <w:tcBorders>
              <w:top w:val="nil"/>
              <w:left w:val="nil"/>
              <w:bottom w:val="nil"/>
              <w:right w:val="nil"/>
            </w:tcBorders>
            <w:shd w:val="clear" w:color="auto" w:fill="auto"/>
            <w:noWrap/>
            <w:vAlign w:val="bottom"/>
            <w:hideMark/>
          </w:tcPr>
          <w:p w14:paraId="0C76B5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1.349</w:t>
            </w:r>
          </w:p>
        </w:tc>
      </w:tr>
      <w:tr w:rsidR="00A5526B" w:rsidRPr="00B30C13" w14:paraId="4132123E" w14:textId="77777777" w:rsidTr="00A5526B">
        <w:trPr>
          <w:trHeight w:val="285"/>
        </w:trPr>
        <w:tc>
          <w:tcPr>
            <w:tcW w:w="1053" w:type="dxa"/>
            <w:tcBorders>
              <w:top w:val="nil"/>
              <w:left w:val="nil"/>
              <w:bottom w:val="nil"/>
              <w:right w:val="nil"/>
            </w:tcBorders>
            <w:shd w:val="clear" w:color="auto" w:fill="auto"/>
            <w:noWrap/>
            <w:vAlign w:val="bottom"/>
            <w:hideMark/>
          </w:tcPr>
          <w:p w14:paraId="3DEA71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661845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0.869</w:t>
            </w:r>
          </w:p>
        </w:tc>
        <w:tc>
          <w:tcPr>
            <w:tcW w:w="1020" w:type="dxa"/>
            <w:tcBorders>
              <w:top w:val="nil"/>
              <w:left w:val="nil"/>
              <w:bottom w:val="nil"/>
              <w:right w:val="nil"/>
            </w:tcBorders>
            <w:shd w:val="clear" w:color="auto" w:fill="auto"/>
            <w:noWrap/>
            <w:vAlign w:val="bottom"/>
            <w:hideMark/>
          </w:tcPr>
          <w:p w14:paraId="4C3214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0.795</w:t>
            </w:r>
          </w:p>
        </w:tc>
        <w:tc>
          <w:tcPr>
            <w:tcW w:w="1020" w:type="dxa"/>
            <w:tcBorders>
              <w:top w:val="nil"/>
              <w:left w:val="nil"/>
              <w:bottom w:val="nil"/>
              <w:right w:val="nil"/>
            </w:tcBorders>
            <w:shd w:val="clear" w:color="auto" w:fill="auto"/>
            <w:noWrap/>
            <w:vAlign w:val="bottom"/>
            <w:hideMark/>
          </w:tcPr>
          <w:p w14:paraId="38376B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0.949</w:t>
            </w:r>
          </w:p>
        </w:tc>
      </w:tr>
      <w:tr w:rsidR="00A5526B" w:rsidRPr="00B30C13" w14:paraId="4D67D2D0" w14:textId="77777777" w:rsidTr="00A5526B">
        <w:trPr>
          <w:trHeight w:val="285"/>
        </w:trPr>
        <w:tc>
          <w:tcPr>
            <w:tcW w:w="1053" w:type="dxa"/>
            <w:tcBorders>
              <w:top w:val="nil"/>
              <w:left w:val="nil"/>
              <w:bottom w:val="nil"/>
              <w:right w:val="nil"/>
            </w:tcBorders>
            <w:shd w:val="clear" w:color="auto" w:fill="auto"/>
            <w:noWrap/>
            <w:vAlign w:val="bottom"/>
            <w:hideMark/>
          </w:tcPr>
          <w:p w14:paraId="38F2B2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51AD70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05CA9F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494A95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0.798</w:t>
            </w:r>
          </w:p>
        </w:tc>
      </w:tr>
      <w:tr w:rsidR="00A5526B" w:rsidRPr="00B30C13" w14:paraId="558938CE" w14:textId="77777777" w:rsidTr="00A5526B">
        <w:trPr>
          <w:trHeight w:val="285"/>
        </w:trPr>
        <w:tc>
          <w:tcPr>
            <w:tcW w:w="1053" w:type="dxa"/>
            <w:tcBorders>
              <w:top w:val="nil"/>
              <w:left w:val="nil"/>
              <w:bottom w:val="nil"/>
              <w:right w:val="nil"/>
            </w:tcBorders>
            <w:shd w:val="clear" w:color="auto" w:fill="auto"/>
            <w:noWrap/>
            <w:vAlign w:val="bottom"/>
            <w:hideMark/>
          </w:tcPr>
          <w:p w14:paraId="230F44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1BB9A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0.766</w:t>
            </w:r>
          </w:p>
        </w:tc>
        <w:tc>
          <w:tcPr>
            <w:tcW w:w="1020" w:type="dxa"/>
            <w:tcBorders>
              <w:top w:val="nil"/>
              <w:left w:val="nil"/>
              <w:bottom w:val="nil"/>
              <w:right w:val="nil"/>
            </w:tcBorders>
            <w:shd w:val="clear" w:color="auto" w:fill="auto"/>
            <w:noWrap/>
            <w:vAlign w:val="bottom"/>
            <w:hideMark/>
          </w:tcPr>
          <w:p w14:paraId="3C564E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0.710</w:t>
            </w:r>
          </w:p>
        </w:tc>
        <w:tc>
          <w:tcPr>
            <w:tcW w:w="1020" w:type="dxa"/>
            <w:tcBorders>
              <w:top w:val="nil"/>
              <w:left w:val="nil"/>
              <w:bottom w:val="nil"/>
              <w:right w:val="nil"/>
            </w:tcBorders>
            <w:shd w:val="clear" w:color="auto" w:fill="auto"/>
            <w:noWrap/>
            <w:vAlign w:val="bottom"/>
            <w:hideMark/>
          </w:tcPr>
          <w:p w14:paraId="55FC9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r>
      <w:tr w:rsidR="00A5526B" w:rsidRPr="00B30C13" w14:paraId="6A7C3F48" w14:textId="77777777" w:rsidTr="00A5526B">
        <w:trPr>
          <w:trHeight w:val="285"/>
        </w:trPr>
        <w:tc>
          <w:tcPr>
            <w:tcW w:w="1053" w:type="dxa"/>
            <w:tcBorders>
              <w:top w:val="nil"/>
              <w:left w:val="nil"/>
              <w:bottom w:val="nil"/>
              <w:right w:val="nil"/>
            </w:tcBorders>
            <w:shd w:val="clear" w:color="auto" w:fill="auto"/>
            <w:noWrap/>
            <w:vAlign w:val="bottom"/>
            <w:hideMark/>
          </w:tcPr>
          <w:p w14:paraId="0C552A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3A44A2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1.076</w:t>
            </w:r>
          </w:p>
        </w:tc>
        <w:tc>
          <w:tcPr>
            <w:tcW w:w="1020" w:type="dxa"/>
            <w:tcBorders>
              <w:top w:val="nil"/>
              <w:left w:val="nil"/>
              <w:bottom w:val="nil"/>
              <w:right w:val="nil"/>
            </w:tcBorders>
            <w:shd w:val="clear" w:color="auto" w:fill="auto"/>
            <w:noWrap/>
            <w:vAlign w:val="bottom"/>
            <w:hideMark/>
          </w:tcPr>
          <w:p w14:paraId="7612D4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0.982</w:t>
            </w:r>
          </w:p>
        </w:tc>
        <w:tc>
          <w:tcPr>
            <w:tcW w:w="1020" w:type="dxa"/>
            <w:tcBorders>
              <w:top w:val="nil"/>
              <w:left w:val="nil"/>
              <w:bottom w:val="nil"/>
              <w:right w:val="nil"/>
            </w:tcBorders>
            <w:shd w:val="clear" w:color="auto" w:fill="auto"/>
            <w:noWrap/>
            <w:vAlign w:val="bottom"/>
            <w:hideMark/>
          </w:tcPr>
          <w:p w14:paraId="4B67DC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1.178</w:t>
            </w:r>
          </w:p>
        </w:tc>
      </w:tr>
      <w:tr w:rsidR="00A5526B" w:rsidRPr="00B30C13" w14:paraId="6C2CE1A0" w14:textId="77777777" w:rsidTr="00A5526B">
        <w:trPr>
          <w:trHeight w:val="285"/>
        </w:trPr>
        <w:tc>
          <w:tcPr>
            <w:tcW w:w="1053" w:type="dxa"/>
            <w:tcBorders>
              <w:top w:val="nil"/>
              <w:left w:val="nil"/>
              <w:bottom w:val="nil"/>
              <w:right w:val="nil"/>
            </w:tcBorders>
            <w:shd w:val="clear" w:color="auto" w:fill="auto"/>
            <w:noWrap/>
            <w:vAlign w:val="bottom"/>
            <w:hideMark/>
          </w:tcPr>
          <w:p w14:paraId="3B9492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4DD4C1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0.998</w:t>
            </w:r>
          </w:p>
        </w:tc>
        <w:tc>
          <w:tcPr>
            <w:tcW w:w="1020" w:type="dxa"/>
            <w:tcBorders>
              <w:top w:val="nil"/>
              <w:left w:val="nil"/>
              <w:bottom w:val="nil"/>
              <w:right w:val="nil"/>
            </w:tcBorders>
            <w:shd w:val="clear" w:color="auto" w:fill="auto"/>
            <w:noWrap/>
            <w:vAlign w:val="bottom"/>
            <w:hideMark/>
          </w:tcPr>
          <w:p w14:paraId="761992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0.919</w:t>
            </w:r>
          </w:p>
        </w:tc>
        <w:tc>
          <w:tcPr>
            <w:tcW w:w="1020" w:type="dxa"/>
            <w:tcBorders>
              <w:top w:val="nil"/>
              <w:left w:val="nil"/>
              <w:bottom w:val="nil"/>
              <w:right w:val="nil"/>
            </w:tcBorders>
            <w:shd w:val="clear" w:color="auto" w:fill="auto"/>
            <w:noWrap/>
            <w:vAlign w:val="bottom"/>
            <w:hideMark/>
          </w:tcPr>
          <w:p w14:paraId="4E1DE6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r>
      <w:tr w:rsidR="00A5526B" w:rsidRPr="00B30C13" w14:paraId="5D838A17" w14:textId="77777777" w:rsidTr="00A5526B">
        <w:trPr>
          <w:trHeight w:val="285"/>
        </w:trPr>
        <w:tc>
          <w:tcPr>
            <w:tcW w:w="1053" w:type="dxa"/>
            <w:tcBorders>
              <w:top w:val="nil"/>
              <w:left w:val="nil"/>
              <w:bottom w:val="nil"/>
              <w:right w:val="nil"/>
            </w:tcBorders>
            <w:shd w:val="clear" w:color="auto" w:fill="auto"/>
            <w:noWrap/>
            <w:vAlign w:val="bottom"/>
            <w:hideMark/>
          </w:tcPr>
          <w:p w14:paraId="10D8A1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61A829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0.570</w:t>
            </w:r>
          </w:p>
        </w:tc>
        <w:tc>
          <w:tcPr>
            <w:tcW w:w="1020" w:type="dxa"/>
            <w:tcBorders>
              <w:top w:val="nil"/>
              <w:left w:val="nil"/>
              <w:bottom w:val="nil"/>
              <w:right w:val="nil"/>
            </w:tcBorders>
            <w:shd w:val="clear" w:color="auto" w:fill="auto"/>
            <w:noWrap/>
            <w:vAlign w:val="bottom"/>
            <w:hideMark/>
          </w:tcPr>
          <w:p w14:paraId="0B5668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0.526</w:t>
            </w:r>
          </w:p>
        </w:tc>
        <w:tc>
          <w:tcPr>
            <w:tcW w:w="1020" w:type="dxa"/>
            <w:tcBorders>
              <w:top w:val="nil"/>
              <w:left w:val="nil"/>
              <w:bottom w:val="nil"/>
              <w:right w:val="nil"/>
            </w:tcBorders>
            <w:shd w:val="clear" w:color="auto" w:fill="auto"/>
            <w:noWrap/>
            <w:vAlign w:val="bottom"/>
            <w:hideMark/>
          </w:tcPr>
          <w:p w14:paraId="0CE237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0.617</w:t>
            </w:r>
          </w:p>
        </w:tc>
      </w:tr>
      <w:tr w:rsidR="00A5526B" w:rsidRPr="00B30C13" w14:paraId="3F1F4B17" w14:textId="77777777" w:rsidTr="00A5526B">
        <w:trPr>
          <w:trHeight w:val="285"/>
        </w:trPr>
        <w:tc>
          <w:tcPr>
            <w:tcW w:w="1053" w:type="dxa"/>
            <w:tcBorders>
              <w:top w:val="nil"/>
              <w:left w:val="nil"/>
              <w:bottom w:val="nil"/>
              <w:right w:val="nil"/>
            </w:tcBorders>
            <w:shd w:val="clear" w:color="auto" w:fill="auto"/>
            <w:noWrap/>
            <w:vAlign w:val="bottom"/>
            <w:hideMark/>
          </w:tcPr>
          <w:p w14:paraId="1A556D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5A4EC7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1B4405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0.784</w:t>
            </w:r>
          </w:p>
        </w:tc>
        <w:tc>
          <w:tcPr>
            <w:tcW w:w="1020" w:type="dxa"/>
            <w:tcBorders>
              <w:top w:val="nil"/>
              <w:left w:val="nil"/>
              <w:bottom w:val="nil"/>
              <w:right w:val="nil"/>
            </w:tcBorders>
            <w:shd w:val="clear" w:color="auto" w:fill="auto"/>
            <w:noWrap/>
            <w:vAlign w:val="bottom"/>
            <w:hideMark/>
          </w:tcPr>
          <w:p w14:paraId="1B91B0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r>
      <w:tr w:rsidR="00A5526B" w:rsidRPr="00B30C13" w14:paraId="189B3D76" w14:textId="77777777" w:rsidTr="00A5526B">
        <w:trPr>
          <w:trHeight w:val="285"/>
        </w:trPr>
        <w:tc>
          <w:tcPr>
            <w:tcW w:w="1053" w:type="dxa"/>
            <w:tcBorders>
              <w:top w:val="nil"/>
              <w:left w:val="nil"/>
              <w:bottom w:val="nil"/>
              <w:right w:val="nil"/>
            </w:tcBorders>
            <w:shd w:val="clear" w:color="auto" w:fill="auto"/>
            <w:noWrap/>
            <w:vAlign w:val="bottom"/>
            <w:hideMark/>
          </w:tcPr>
          <w:p w14:paraId="2E908E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7AB469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1.356</w:t>
            </w:r>
          </w:p>
        </w:tc>
        <w:tc>
          <w:tcPr>
            <w:tcW w:w="1020" w:type="dxa"/>
            <w:tcBorders>
              <w:top w:val="nil"/>
              <w:left w:val="nil"/>
              <w:bottom w:val="nil"/>
              <w:right w:val="nil"/>
            </w:tcBorders>
            <w:shd w:val="clear" w:color="auto" w:fill="auto"/>
            <w:noWrap/>
            <w:vAlign w:val="bottom"/>
            <w:hideMark/>
          </w:tcPr>
          <w:p w14:paraId="76378A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1.246</w:t>
            </w:r>
          </w:p>
        </w:tc>
        <w:tc>
          <w:tcPr>
            <w:tcW w:w="1020" w:type="dxa"/>
            <w:tcBorders>
              <w:top w:val="nil"/>
              <w:left w:val="nil"/>
              <w:bottom w:val="nil"/>
              <w:right w:val="nil"/>
            </w:tcBorders>
            <w:shd w:val="clear" w:color="auto" w:fill="auto"/>
            <w:noWrap/>
            <w:vAlign w:val="bottom"/>
            <w:hideMark/>
          </w:tcPr>
          <w:p w14:paraId="4BC67C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1.474</w:t>
            </w:r>
          </w:p>
        </w:tc>
      </w:tr>
      <w:tr w:rsidR="00A5526B" w:rsidRPr="00B30C13" w14:paraId="0E4F9772" w14:textId="77777777" w:rsidTr="00A5526B">
        <w:trPr>
          <w:trHeight w:val="285"/>
        </w:trPr>
        <w:tc>
          <w:tcPr>
            <w:tcW w:w="1053" w:type="dxa"/>
            <w:tcBorders>
              <w:top w:val="nil"/>
              <w:left w:val="nil"/>
              <w:bottom w:val="nil"/>
              <w:right w:val="nil"/>
            </w:tcBorders>
            <w:shd w:val="clear" w:color="auto" w:fill="auto"/>
            <w:noWrap/>
            <w:vAlign w:val="bottom"/>
            <w:hideMark/>
          </w:tcPr>
          <w:p w14:paraId="1691A7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6CC5F0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1.046</w:t>
            </w:r>
          </w:p>
        </w:tc>
        <w:tc>
          <w:tcPr>
            <w:tcW w:w="1020" w:type="dxa"/>
            <w:tcBorders>
              <w:top w:val="nil"/>
              <w:left w:val="nil"/>
              <w:bottom w:val="nil"/>
              <w:right w:val="nil"/>
            </w:tcBorders>
            <w:shd w:val="clear" w:color="auto" w:fill="auto"/>
            <w:noWrap/>
            <w:vAlign w:val="bottom"/>
            <w:hideMark/>
          </w:tcPr>
          <w:p w14:paraId="00AE62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0.957</w:t>
            </w:r>
          </w:p>
        </w:tc>
        <w:tc>
          <w:tcPr>
            <w:tcW w:w="1020" w:type="dxa"/>
            <w:tcBorders>
              <w:top w:val="nil"/>
              <w:left w:val="nil"/>
              <w:bottom w:val="nil"/>
              <w:right w:val="nil"/>
            </w:tcBorders>
            <w:shd w:val="clear" w:color="auto" w:fill="auto"/>
            <w:noWrap/>
            <w:vAlign w:val="bottom"/>
            <w:hideMark/>
          </w:tcPr>
          <w:p w14:paraId="3D01E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1.143</w:t>
            </w:r>
          </w:p>
        </w:tc>
      </w:tr>
      <w:tr w:rsidR="00A5526B" w:rsidRPr="00B30C13" w14:paraId="225DAA7B" w14:textId="77777777" w:rsidTr="00A5526B">
        <w:trPr>
          <w:trHeight w:val="285"/>
        </w:trPr>
        <w:tc>
          <w:tcPr>
            <w:tcW w:w="1053" w:type="dxa"/>
            <w:tcBorders>
              <w:top w:val="nil"/>
              <w:left w:val="nil"/>
              <w:bottom w:val="nil"/>
              <w:right w:val="nil"/>
            </w:tcBorders>
            <w:shd w:val="clear" w:color="auto" w:fill="auto"/>
            <w:noWrap/>
            <w:vAlign w:val="bottom"/>
            <w:hideMark/>
          </w:tcPr>
          <w:p w14:paraId="1E7197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06C369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0.811</w:t>
            </w:r>
          </w:p>
        </w:tc>
        <w:tc>
          <w:tcPr>
            <w:tcW w:w="1020" w:type="dxa"/>
            <w:tcBorders>
              <w:top w:val="nil"/>
              <w:left w:val="nil"/>
              <w:bottom w:val="nil"/>
              <w:right w:val="nil"/>
            </w:tcBorders>
            <w:shd w:val="clear" w:color="auto" w:fill="auto"/>
            <w:noWrap/>
            <w:vAlign w:val="bottom"/>
            <w:hideMark/>
          </w:tcPr>
          <w:p w14:paraId="11ADA7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4DFA9C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0.875</w:t>
            </w:r>
          </w:p>
        </w:tc>
      </w:tr>
      <w:tr w:rsidR="00A5526B" w:rsidRPr="00B30C13" w14:paraId="129CBEAA" w14:textId="77777777" w:rsidTr="00A5526B">
        <w:trPr>
          <w:trHeight w:val="285"/>
        </w:trPr>
        <w:tc>
          <w:tcPr>
            <w:tcW w:w="1053" w:type="dxa"/>
            <w:tcBorders>
              <w:top w:val="nil"/>
              <w:left w:val="nil"/>
              <w:bottom w:val="nil"/>
              <w:right w:val="nil"/>
            </w:tcBorders>
            <w:shd w:val="clear" w:color="auto" w:fill="auto"/>
            <w:noWrap/>
            <w:vAlign w:val="bottom"/>
            <w:hideMark/>
          </w:tcPr>
          <w:p w14:paraId="7E61F3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0ED66F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0.699</w:t>
            </w:r>
          </w:p>
        </w:tc>
        <w:tc>
          <w:tcPr>
            <w:tcW w:w="1020" w:type="dxa"/>
            <w:tcBorders>
              <w:top w:val="nil"/>
              <w:left w:val="nil"/>
              <w:bottom w:val="nil"/>
              <w:right w:val="nil"/>
            </w:tcBorders>
            <w:shd w:val="clear" w:color="auto" w:fill="auto"/>
            <w:noWrap/>
            <w:vAlign w:val="bottom"/>
            <w:hideMark/>
          </w:tcPr>
          <w:p w14:paraId="537CD3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0.639</w:t>
            </w:r>
          </w:p>
        </w:tc>
        <w:tc>
          <w:tcPr>
            <w:tcW w:w="1020" w:type="dxa"/>
            <w:tcBorders>
              <w:top w:val="nil"/>
              <w:left w:val="nil"/>
              <w:bottom w:val="nil"/>
              <w:right w:val="nil"/>
            </w:tcBorders>
            <w:shd w:val="clear" w:color="auto" w:fill="auto"/>
            <w:noWrap/>
            <w:vAlign w:val="bottom"/>
            <w:hideMark/>
          </w:tcPr>
          <w:p w14:paraId="76BB82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0.764</w:t>
            </w:r>
          </w:p>
        </w:tc>
      </w:tr>
      <w:tr w:rsidR="00A5526B" w:rsidRPr="00B30C13" w14:paraId="01D4A7E8" w14:textId="77777777" w:rsidTr="00A5526B">
        <w:trPr>
          <w:trHeight w:val="285"/>
        </w:trPr>
        <w:tc>
          <w:tcPr>
            <w:tcW w:w="1053" w:type="dxa"/>
            <w:tcBorders>
              <w:top w:val="nil"/>
              <w:left w:val="nil"/>
              <w:bottom w:val="nil"/>
              <w:right w:val="nil"/>
            </w:tcBorders>
            <w:shd w:val="clear" w:color="auto" w:fill="auto"/>
            <w:noWrap/>
            <w:vAlign w:val="bottom"/>
            <w:hideMark/>
          </w:tcPr>
          <w:p w14:paraId="224B2D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391920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2.017</w:t>
            </w:r>
          </w:p>
        </w:tc>
        <w:tc>
          <w:tcPr>
            <w:tcW w:w="1020" w:type="dxa"/>
            <w:tcBorders>
              <w:top w:val="nil"/>
              <w:left w:val="nil"/>
              <w:bottom w:val="nil"/>
              <w:right w:val="nil"/>
            </w:tcBorders>
            <w:shd w:val="clear" w:color="auto" w:fill="auto"/>
            <w:noWrap/>
            <w:vAlign w:val="bottom"/>
            <w:hideMark/>
          </w:tcPr>
          <w:p w14:paraId="1402CF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1.809</w:t>
            </w:r>
          </w:p>
        </w:tc>
        <w:tc>
          <w:tcPr>
            <w:tcW w:w="1020" w:type="dxa"/>
            <w:tcBorders>
              <w:top w:val="nil"/>
              <w:left w:val="nil"/>
              <w:bottom w:val="nil"/>
              <w:right w:val="nil"/>
            </w:tcBorders>
            <w:shd w:val="clear" w:color="auto" w:fill="auto"/>
            <w:noWrap/>
            <w:vAlign w:val="bottom"/>
            <w:hideMark/>
          </w:tcPr>
          <w:p w14:paraId="4ADFAB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2.248</w:t>
            </w:r>
          </w:p>
        </w:tc>
      </w:tr>
      <w:tr w:rsidR="00A5526B" w:rsidRPr="00B30C13" w14:paraId="614EA853" w14:textId="77777777" w:rsidTr="00A5526B">
        <w:trPr>
          <w:trHeight w:val="285"/>
        </w:trPr>
        <w:tc>
          <w:tcPr>
            <w:tcW w:w="1053" w:type="dxa"/>
            <w:tcBorders>
              <w:top w:val="nil"/>
              <w:left w:val="nil"/>
              <w:bottom w:val="nil"/>
              <w:right w:val="nil"/>
            </w:tcBorders>
            <w:shd w:val="clear" w:color="auto" w:fill="auto"/>
            <w:noWrap/>
            <w:vAlign w:val="bottom"/>
            <w:hideMark/>
          </w:tcPr>
          <w:p w14:paraId="563A10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0CA53D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0.844</w:t>
            </w:r>
          </w:p>
        </w:tc>
        <w:tc>
          <w:tcPr>
            <w:tcW w:w="1020" w:type="dxa"/>
            <w:tcBorders>
              <w:top w:val="nil"/>
              <w:left w:val="nil"/>
              <w:bottom w:val="nil"/>
              <w:right w:val="nil"/>
            </w:tcBorders>
            <w:shd w:val="clear" w:color="auto" w:fill="auto"/>
            <w:noWrap/>
            <w:vAlign w:val="bottom"/>
            <w:hideMark/>
          </w:tcPr>
          <w:p w14:paraId="3A244C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0.749</w:t>
            </w:r>
          </w:p>
        </w:tc>
        <w:tc>
          <w:tcPr>
            <w:tcW w:w="1020" w:type="dxa"/>
            <w:tcBorders>
              <w:top w:val="nil"/>
              <w:left w:val="nil"/>
              <w:bottom w:val="nil"/>
              <w:right w:val="nil"/>
            </w:tcBorders>
            <w:shd w:val="clear" w:color="auto" w:fill="auto"/>
            <w:noWrap/>
            <w:vAlign w:val="bottom"/>
            <w:hideMark/>
          </w:tcPr>
          <w:p w14:paraId="1D9111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0.951</w:t>
            </w:r>
          </w:p>
        </w:tc>
      </w:tr>
      <w:tr w:rsidR="00A5526B" w:rsidRPr="00B30C13" w14:paraId="1892F72D" w14:textId="77777777" w:rsidTr="00A5526B">
        <w:trPr>
          <w:trHeight w:val="285"/>
        </w:trPr>
        <w:tc>
          <w:tcPr>
            <w:tcW w:w="1053" w:type="dxa"/>
            <w:tcBorders>
              <w:top w:val="nil"/>
              <w:left w:val="nil"/>
              <w:bottom w:val="nil"/>
              <w:right w:val="nil"/>
            </w:tcBorders>
            <w:shd w:val="clear" w:color="auto" w:fill="auto"/>
            <w:noWrap/>
            <w:vAlign w:val="bottom"/>
            <w:hideMark/>
          </w:tcPr>
          <w:p w14:paraId="219C52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050AEE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0F6EB0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0.580</w:t>
            </w:r>
          </w:p>
        </w:tc>
        <w:tc>
          <w:tcPr>
            <w:tcW w:w="1020" w:type="dxa"/>
            <w:tcBorders>
              <w:top w:val="nil"/>
              <w:left w:val="nil"/>
              <w:bottom w:val="nil"/>
              <w:right w:val="nil"/>
            </w:tcBorders>
            <w:shd w:val="clear" w:color="auto" w:fill="auto"/>
            <w:noWrap/>
            <w:vAlign w:val="bottom"/>
            <w:hideMark/>
          </w:tcPr>
          <w:p w14:paraId="248836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0.683</w:t>
            </w:r>
          </w:p>
        </w:tc>
      </w:tr>
      <w:tr w:rsidR="00A5526B" w:rsidRPr="00B30C13" w14:paraId="661E9320" w14:textId="77777777" w:rsidTr="00A5526B">
        <w:trPr>
          <w:trHeight w:val="285"/>
        </w:trPr>
        <w:tc>
          <w:tcPr>
            <w:tcW w:w="1053" w:type="dxa"/>
            <w:tcBorders>
              <w:top w:val="nil"/>
              <w:left w:val="nil"/>
              <w:bottom w:val="nil"/>
              <w:right w:val="nil"/>
            </w:tcBorders>
            <w:shd w:val="clear" w:color="auto" w:fill="auto"/>
            <w:noWrap/>
            <w:vAlign w:val="bottom"/>
            <w:hideMark/>
          </w:tcPr>
          <w:p w14:paraId="59212D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68E9AA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0.751</w:t>
            </w:r>
          </w:p>
        </w:tc>
        <w:tc>
          <w:tcPr>
            <w:tcW w:w="1020" w:type="dxa"/>
            <w:tcBorders>
              <w:top w:val="nil"/>
              <w:left w:val="nil"/>
              <w:bottom w:val="nil"/>
              <w:right w:val="nil"/>
            </w:tcBorders>
            <w:shd w:val="clear" w:color="auto" w:fill="auto"/>
            <w:noWrap/>
            <w:vAlign w:val="bottom"/>
            <w:hideMark/>
          </w:tcPr>
          <w:p w14:paraId="673F50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0.692</w:t>
            </w:r>
          </w:p>
        </w:tc>
        <w:tc>
          <w:tcPr>
            <w:tcW w:w="1020" w:type="dxa"/>
            <w:tcBorders>
              <w:top w:val="nil"/>
              <w:left w:val="nil"/>
              <w:bottom w:val="nil"/>
              <w:right w:val="nil"/>
            </w:tcBorders>
            <w:shd w:val="clear" w:color="auto" w:fill="auto"/>
            <w:noWrap/>
            <w:vAlign w:val="bottom"/>
            <w:hideMark/>
          </w:tcPr>
          <w:p w14:paraId="02ED56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0.814</w:t>
            </w:r>
          </w:p>
        </w:tc>
      </w:tr>
      <w:tr w:rsidR="00A5526B" w:rsidRPr="00B30C13" w14:paraId="56CBBC7A" w14:textId="77777777" w:rsidTr="00A5526B">
        <w:trPr>
          <w:trHeight w:val="285"/>
        </w:trPr>
        <w:tc>
          <w:tcPr>
            <w:tcW w:w="1053" w:type="dxa"/>
            <w:tcBorders>
              <w:top w:val="nil"/>
              <w:left w:val="nil"/>
              <w:bottom w:val="nil"/>
              <w:right w:val="nil"/>
            </w:tcBorders>
            <w:shd w:val="clear" w:color="auto" w:fill="auto"/>
            <w:noWrap/>
            <w:vAlign w:val="bottom"/>
            <w:hideMark/>
          </w:tcPr>
          <w:p w14:paraId="3DFF11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7D3D72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1.310</w:t>
            </w:r>
          </w:p>
        </w:tc>
        <w:tc>
          <w:tcPr>
            <w:tcW w:w="1020" w:type="dxa"/>
            <w:tcBorders>
              <w:top w:val="nil"/>
              <w:left w:val="nil"/>
              <w:bottom w:val="nil"/>
              <w:right w:val="nil"/>
            </w:tcBorders>
            <w:shd w:val="clear" w:color="auto" w:fill="auto"/>
            <w:noWrap/>
            <w:vAlign w:val="bottom"/>
            <w:hideMark/>
          </w:tcPr>
          <w:p w14:paraId="394BE4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1.192</w:t>
            </w:r>
          </w:p>
        </w:tc>
        <w:tc>
          <w:tcPr>
            <w:tcW w:w="1020" w:type="dxa"/>
            <w:tcBorders>
              <w:top w:val="nil"/>
              <w:left w:val="nil"/>
              <w:bottom w:val="nil"/>
              <w:right w:val="nil"/>
            </w:tcBorders>
            <w:shd w:val="clear" w:color="auto" w:fill="auto"/>
            <w:noWrap/>
            <w:vAlign w:val="bottom"/>
            <w:hideMark/>
          </w:tcPr>
          <w:p w14:paraId="2F9A8A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1.439</w:t>
            </w:r>
          </w:p>
        </w:tc>
      </w:tr>
      <w:tr w:rsidR="00A5526B" w:rsidRPr="00B30C13" w14:paraId="0249FFD2" w14:textId="77777777" w:rsidTr="00A5526B">
        <w:trPr>
          <w:trHeight w:val="285"/>
        </w:trPr>
        <w:tc>
          <w:tcPr>
            <w:tcW w:w="1053" w:type="dxa"/>
            <w:tcBorders>
              <w:top w:val="nil"/>
              <w:left w:val="nil"/>
              <w:bottom w:val="nil"/>
              <w:right w:val="nil"/>
            </w:tcBorders>
            <w:shd w:val="clear" w:color="auto" w:fill="auto"/>
            <w:noWrap/>
            <w:vAlign w:val="bottom"/>
            <w:hideMark/>
          </w:tcPr>
          <w:p w14:paraId="610A84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6B8F45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727467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0.886</w:t>
            </w:r>
          </w:p>
        </w:tc>
        <w:tc>
          <w:tcPr>
            <w:tcW w:w="1020" w:type="dxa"/>
            <w:tcBorders>
              <w:top w:val="nil"/>
              <w:left w:val="nil"/>
              <w:bottom w:val="nil"/>
              <w:right w:val="nil"/>
            </w:tcBorders>
            <w:shd w:val="clear" w:color="auto" w:fill="auto"/>
            <w:noWrap/>
            <w:vAlign w:val="bottom"/>
            <w:hideMark/>
          </w:tcPr>
          <w:p w14:paraId="76AA67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1.071</w:t>
            </w:r>
          </w:p>
        </w:tc>
      </w:tr>
      <w:tr w:rsidR="00A5526B" w:rsidRPr="00B30C13" w14:paraId="39885613" w14:textId="77777777" w:rsidTr="00A5526B">
        <w:trPr>
          <w:trHeight w:val="285"/>
        </w:trPr>
        <w:tc>
          <w:tcPr>
            <w:tcW w:w="1053" w:type="dxa"/>
            <w:tcBorders>
              <w:top w:val="nil"/>
              <w:left w:val="nil"/>
              <w:bottom w:val="nil"/>
              <w:right w:val="nil"/>
            </w:tcBorders>
            <w:shd w:val="clear" w:color="auto" w:fill="auto"/>
            <w:noWrap/>
            <w:vAlign w:val="bottom"/>
            <w:hideMark/>
          </w:tcPr>
          <w:p w14:paraId="6BE7BE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348CE2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0.873</w:t>
            </w:r>
          </w:p>
        </w:tc>
        <w:tc>
          <w:tcPr>
            <w:tcW w:w="1020" w:type="dxa"/>
            <w:tcBorders>
              <w:top w:val="nil"/>
              <w:left w:val="nil"/>
              <w:bottom w:val="nil"/>
              <w:right w:val="nil"/>
            </w:tcBorders>
            <w:shd w:val="clear" w:color="auto" w:fill="auto"/>
            <w:noWrap/>
            <w:vAlign w:val="bottom"/>
            <w:hideMark/>
          </w:tcPr>
          <w:p w14:paraId="1BDC2B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6873B2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0.945</w:t>
            </w:r>
          </w:p>
        </w:tc>
      </w:tr>
      <w:tr w:rsidR="00A5526B" w:rsidRPr="00B30C13" w14:paraId="6F9DC8F4" w14:textId="77777777" w:rsidTr="00A5526B">
        <w:trPr>
          <w:trHeight w:val="285"/>
        </w:trPr>
        <w:tc>
          <w:tcPr>
            <w:tcW w:w="1053" w:type="dxa"/>
            <w:tcBorders>
              <w:top w:val="nil"/>
              <w:left w:val="nil"/>
              <w:bottom w:val="nil"/>
              <w:right w:val="nil"/>
            </w:tcBorders>
            <w:shd w:val="clear" w:color="auto" w:fill="auto"/>
            <w:noWrap/>
            <w:vAlign w:val="bottom"/>
            <w:hideMark/>
          </w:tcPr>
          <w:p w14:paraId="3E5AE0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3F73F5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c>
          <w:tcPr>
            <w:tcW w:w="1020" w:type="dxa"/>
            <w:tcBorders>
              <w:top w:val="nil"/>
              <w:left w:val="nil"/>
              <w:bottom w:val="nil"/>
              <w:right w:val="nil"/>
            </w:tcBorders>
            <w:shd w:val="clear" w:color="auto" w:fill="auto"/>
            <w:noWrap/>
            <w:vAlign w:val="bottom"/>
            <w:hideMark/>
          </w:tcPr>
          <w:p w14:paraId="5EB091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0.641</w:t>
            </w:r>
          </w:p>
        </w:tc>
        <w:tc>
          <w:tcPr>
            <w:tcW w:w="1020" w:type="dxa"/>
            <w:tcBorders>
              <w:top w:val="nil"/>
              <w:left w:val="nil"/>
              <w:bottom w:val="nil"/>
              <w:right w:val="nil"/>
            </w:tcBorders>
            <w:shd w:val="clear" w:color="auto" w:fill="auto"/>
            <w:noWrap/>
            <w:vAlign w:val="bottom"/>
            <w:hideMark/>
          </w:tcPr>
          <w:p w14:paraId="36BC44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0.755</w:t>
            </w:r>
          </w:p>
        </w:tc>
      </w:tr>
      <w:tr w:rsidR="00A5526B" w:rsidRPr="00B30C13" w14:paraId="4943796A" w14:textId="77777777" w:rsidTr="00A5526B">
        <w:trPr>
          <w:trHeight w:val="285"/>
        </w:trPr>
        <w:tc>
          <w:tcPr>
            <w:tcW w:w="1053" w:type="dxa"/>
            <w:tcBorders>
              <w:top w:val="nil"/>
              <w:left w:val="nil"/>
              <w:bottom w:val="nil"/>
              <w:right w:val="nil"/>
            </w:tcBorders>
            <w:shd w:val="clear" w:color="auto" w:fill="auto"/>
            <w:noWrap/>
            <w:vAlign w:val="bottom"/>
            <w:hideMark/>
          </w:tcPr>
          <w:p w14:paraId="133337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2EEA8A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6C7E8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1F7E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D08EC3" w14:textId="77777777" w:rsidTr="00A5526B">
        <w:trPr>
          <w:trHeight w:val="285"/>
        </w:trPr>
        <w:tc>
          <w:tcPr>
            <w:tcW w:w="1053" w:type="dxa"/>
            <w:tcBorders>
              <w:top w:val="nil"/>
              <w:left w:val="nil"/>
              <w:bottom w:val="nil"/>
              <w:right w:val="nil"/>
            </w:tcBorders>
            <w:shd w:val="clear" w:color="auto" w:fill="auto"/>
            <w:noWrap/>
            <w:vAlign w:val="bottom"/>
            <w:hideMark/>
          </w:tcPr>
          <w:p w14:paraId="3C95BD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579E9F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0.977</w:t>
            </w:r>
          </w:p>
        </w:tc>
        <w:tc>
          <w:tcPr>
            <w:tcW w:w="1020" w:type="dxa"/>
            <w:tcBorders>
              <w:top w:val="nil"/>
              <w:left w:val="nil"/>
              <w:bottom w:val="nil"/>
              <w:right w:val="nil"/>
            </w:tcBorders>
            <w:shd w:val="clear" w:color="auto" w:fill="auto"/>
            <w:noWrap/>
            <w:vAlign w:val="bottom"/>
            <w:hideMark/>
          </w:tcPr>
          <w:p w14:paraId="7B5B2A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0.873</w:t>
            </w:r>
          </w:p>
        </w:tc>
        <w:tc>
          <w:tcPr>
            <w:tcW w:w="1020" w:type="dxa"/>
            <w:tcBorders>
              <w:top w:val="nil"/>
              <w:left w:val="nil"/>
              <w:bottom w:val="nil"/>
              <w:right w:val="nil"/>
            </w:tcBorders>
            <w:shd w:val="clear" w:color="auto" w:fill="auto"/>
            <w:noWrap/>
            <w:vAlign w:val="bottom"/>
            <w:hideMark/>
          </w:tcPr>
          <w:p w14:paraId="737E3B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1.094</w:t>
            </w:r>
          </w:p>
        </w:tc>
      </w:tr>
      <w:tr w:rsidR="00A5526B" w:rsidRPr="00B30C13" w14:paraId="4B996CE2" w14:textId="77777777" w:rsidTr="00A5526B">
        <w:trPr>
          <w:trHeight w:val="285"/>
        </w:trPr>
        <w:tc>
          <w:tcPr>
            <w:tcW w:w="1053" w:type="dxa"/>
            <w:tcBorders>
              <w:top w:val="nil"/>
              <w:left w:val="nil"/>
              <w:bottom w:val="nil"/>
              <w:right w:val="nil"/>
            </w:tcBorders>
            <w:shd w:val="clear" w:color="auto" w:fill="auto"/>
            <w:noWrap/>
            <w:vAlign w:val="bottom"/>
            <w:hideMark/>
          </w:tcPr>
          <w:p w14:paraId="7801A2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2010.875</w:t>
            </w:r>
          </w:p>
        </w:tc>
        <w:tc>
          <w:tcPr>
            <w:tcW w:w="1020" w:type="dxa"/>
            <w:tcBorders>
              <w:top w:val="nil"/>
              <w:left w:val="nil"/>
              <w:bottom w:val="nil"/>
              <w:right w:val="nil"/>
            </w:tcBorders>
            <w:shd w:val="clear" w:color="auto" w:fill="auto"/>
            <w:noWrap/>
            <w:vAlign w:val="bottom"/>
            <w:hideMark/>
          </w:tcPr>
          <w:p w14:paraId="71CAF7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0.950</w:t>
            </w:r>
          </w:p>
        </w:tc>
        <w:tc>
          <w:tcPr>
            <w:tcW w:w="1020" w:type="dxa"/>
            <w:tcBorders>
              <w:top w:val="nil"/>
              <w:left w:val="nil"/>
              <w:bottom w:val="nil"/>
              <w:right w:val="nil"/>
            </w:tcBorders>
            <w:shd w:val="clear" w:color="auto" w:fill="auto"/>
            <w:noWrap/>
            <w:vAlign w:val="bottom"/>
            <w:hideMark/>
          </w:tcPr>
          <w:p w14:paraId="127B5C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0.867</w:t>
            </w:r>
          </w:p>
        </w:tc>
        <w:tc>
          <w:tcPr>
            <w:tcW w:w="1020" w:type="dxa"/>
            <w:tcBorders>
              <w:top w:val="nil"/>
              <w:left w:val="nil"/>
              <w:bottom w:val="nil"/>
              <w:right w:val="nil"/>
            </w:tcBorders>
            <w:shd w:val="clear" w:color="auto" w:fill="auto"/>
            <w:noWrap/>
            <w:vAlign w:val="bottom"/>
            <w:hideMark/>
          </w:tcPr>
          <w:p w14:paraId="219426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1.042</w:t>
            </w:r>
          </w:p>
        </w:tc>
      </w:tr>
      <w:tr w:rsidR="00A5526B" w:rsidRPr="00B30C13" w14:paraId="1F93359B" w14:textId="77777777" w:rsidTr="00A5526B">
        <w:trPr>
          <w:trHeight w:val="285"/>
        </w:trPr>
        <w:tc>
          <w:tcPr>
            <w:tcW w:w="1053" w:type="dxa"/>
            <w:tcBorders>
              <w:top w:val="nil"/>
              <w:left w:val="nil"/>
              <w:bottom w:val="nil"/>
              <w:right w:val="nil"/>
            </w:tcBorders>
            <w:shd w:val="clear" w:color="auto" w:fill="auto"/>
            <w:noWrap/>
            <w:vAlign w:val="bottom"/>
            <w:hideMark/>
          </w:tcPr>
          <w:p w14:paraId="57F307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2181D3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0.557</w:t>
            </w:r>
          </w:p>
        </w:tc>
        <w:tc>
          <w:tcPr>
            <w:tcW w:w="1020" w:type="dxa"/>
            <w:tcBorders>
              <w:top w:val="nil"/>
              <w:left w:val="nil"/>
              <w:bottom w:val="nil"/>
              <w:right w:val="nil"/>
            </w:tcBorders>
            <w:shd w:val="clear" w:color="auto" w:fill="auto"/>
            <w:noWrap/>
            <w:vAlign w:val="bottom"/>
            <w:hideMark/>
          </w:tcPr>
          <w:p w14:paraId="0CA809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0.494</w:t>
            </w:r>
          </w:p>
        </w:tc>
        <w:tc>
          <w:tcPr>
            <w:tcW w:w="1020" w:type="dxa"/>
            <w:tcBorders>
              <w:top w:val="nil"/>
              <w:left w:val="nil"/>
              <w:bottom w:val="nil"/>
              <w:right w:val="nil"/>
            </w:tcBorders>
            <w:shd w:val="clear" w:color="auto" w:fill="auto"/>
            <w:noWrap/>
            <w:vAlign w:val="bottom"/>
            <w:hideMark/>
          </w:tcPr>
          <w:p w14:paraId="256E9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0.628</w:t>
            </w:r>
          </w:p>
        </w:tc>
      </w:tr>
      <w:tr w:rsidR="00A5526B" w:rsidRPr="00B30C13" w14:paraId="2A5A69B4" w14:textId="77777777" w:rsidTr="00A5526B">
        <w:trPr>
          <w:trHeight w:val="285"/>
        </w:trPr>
        <w:tc>
          <w:tcPr>
            <w:tcW w:w="1053" w:type="dxa"/>
            <w:tcBorders>
              <w:top w:val="nil"/>
              <w:left w:val="nil"/>
              <w:bottom w:val="nil"/>
              <w:right w:val="nil"/>
            </w:tcBorders>
            <w:shd w:val="clear" w:color="auto" w:fill="auto"/>
            <w:noWrap/>
            <w:vAlign w:val="bottom"/>
            <w:hideMark/>
          </w:tcPr>
          <w:p w14:paraId="6D7C4C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548553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EF3CC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FC2D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681895" w14:textId="77777777" w:rsidTr="00A5526B">
        <w:trPr>
          <w:trHeight w:val="285"/>
        </w:trPr>
        <w:tc>
          <w:tcPr>
            <w:tcW w:w="1053" w:type="dxa"/>
            <w:tcBorders>
              <w:top w:val="nil"/>
              <w:left w:val="nil"/>
              <w:bottom w:val="nil"/>
              <w:right w:val="nil"/>
            </w:tcBorders>
            <w:shd w:val="clear" w:color="auto" w:fill="auto"/>
            <w:noWrap/>
            <w:vAlign w:val="bottom"/>
            <w:hideMark/>
          </w:tcPr>
          <w:p w14:paraId="6995E7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36DFBD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86C4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304F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50D7379" w14:textId="77777777" w:rsidTr="00A5526B">
        <w:trPr>
          <w:trHeight w:val="285"/>
        </w:trPr>
        <w:tc>
          <w:tcPr>
            <w:tcW w:w="1053" w:type="dxa"/>
            <w:tcBorders>
              <w:top w:val="nil"/>
              <w:left w:val="nil"/>
              <w:bottom w:val="nil"/>
              <w:right w:val="nil"/>
            </w:tcBorders>
            <w:shd w:val="clear" w:color="auto" w:fill="auto"/>
            <w:noWrap/>
            <w:vAlign w:val="bottom"/>
            <w:hideMark/>
          </w:tcPr>
          <w:p w14:paraId="6183CF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18BBD3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c>
          <w:tcPr>
            <w:tcW w:w="1020" w:type="dxa"/>
            <w:tcBorders>
              <w:top w:val="nil"/>
              <w:left w:val="nil"/>
              <w:bottom w:val="nil"/>
              <w:right w:val="nil"/>
            </w:tcBorders>
            <w:shd w:val="clear" w:color="auto" w:fill="auto"/>
            <w:noWrap/>
            <w:vAlign w:val="bottom"/>
            <w:hideMark/>
          </w:tcPr>
          <w:p w14:paraId="78B01D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0.666</w:t>
            </w:r>
          </w:p>
        </w:tc>
        <w:tc>
          <w:tcPr>
            <w:tcW w:w="1020" w:type="dxa"/>
            <w:tcBorders>
              <w:top w:val="nil"/>
              <w:left w:val="nil"/>
              <w:bottom w:val="nil"/>
              <w:right w:val="nil"/>
            </w:tcBorders>
            <w:shd w:val="clear" w:color="auto" w:fill="auto"/>
            <w:noWrap/>
            <w:vAlign w:val="bottom"/>
            <w:hideMark/>
          </w:tcPr>
          <w:p w14:paraId="17647C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0.885</w:t>
            </w:r>
          </w:p>
        </w:tc>
      </w:tr>
      <w:tr w:rsidR="00A5526B" w:rsidRPr="00B30C13" w14:paraId="186BAA0A" w14:textId="77777777" w:rsidTr="00A5526B">
        <w:trPr>
          <w:trHeight w:val="285"/>
        </w:trPr>
        <w:tc>
          <w:tcPr>
            <w:tcW w:w="1053" w:type="dxa"/>
            <w:tcBorders>
              <w:top w:val="nil"/>
              <w:left w:val="nil"/>
              <w:bottom w:val="nil"/>
              <w:right w:val="nil"/>
            </w:tcBorders>
            <w:shd w:val="clear" w:color="auto" w:fill="auto"/>
            <w:noWrap/>
            <w:vAlign w:val="bottom"/>
            <w:hideMark/>
          </w:tcPr>
          <w:p w14:paraId="701393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3A14CF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0.654</w:t>
            </w:r>
          </w:p>
        </w:tc>
        <w:tc>
          <w:tcPr>
            <w:tcW w:w="1020" w:type="dxa"/>
            <w:tcBorders>
              <w:top w:val="nil"/>
              <w:left w:val="nil"/>
              <w:bottom w:val="nil"/>
              <w:right w:val="nil"/>
            </w:tcBorders>
            <w:shd w:val="clear" w:color="auto" w:fill="auto"/>
            <w:noWrap/>
            <w:vAlign w:val="bottom"/>
            <w:hideMark/>
          </w:tcPr>
          <w:p w14:paraId="4B5AED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0.550</w:t>
            </w:r>
          </w:p>
        </w:tc>
        <w:tc>
          <w:tcPr>
            <w:tcW w:w="1020" w:type="dxa"/>
            <w:tcBorders>
              <w:top w:val="nil"/>
              <w:left w:val="nil"/>
              <w:bottom w:val="nil"/>
              <w:right w:val="nil"/>
            </w:tcBorders>
            <w:shd w:val="clear" w:color="auto" w:fill="auto"/>
            <w:noWrap/>
            <w:vAlign w:val="bottom"/>
            <w:hideMark/>
          </w:tcPr>
          <w:p w14:paraId="7A6539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0.778</w:t>
            </w:r>
          </w:p>
        </w:tc>
      </w:tr>
      <w:tr w:rsidR="00A5526B" w:rsidRPr="00B30C13" w14:paraId="1A61837A" w14:textId="77777777" w:rsidTr="00A5526B">
        <w:trPr>
          <w:trHeight w:val="285"/>
        </w:trPr>
        <w:tc>
          <w:tcPr>
            <w:tcW w:w="1053" w:type="dxa"/>
            <w:tcBorders>
              <w:top w:val="nil"/>
              <w:left w:val="nil"/>
              <w:bottom w:val="nil"/>
              <w:right w:val="nil"/>
            </w:tcBorders>
            <w:shd w:val="clear" w:color="auto" w:fill="auto"/>
            <w:noWrap/>
            <w:vAlign w:val="bottom"/>
            <w:hideMark/>
          </w:tcPr>
          <w:p w14:paraId="756707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0CAA64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1.373</w:t>
            </w:r>
          </w:p>
        </w:tc>
        <w:tc>
          <w:tcPr>
            <w:tcW w:w="1020" w:type="dxa"/>
            <w:tcBorders>
              <w:top w:val="nil"/>
              <w:left w:val="nil"/>
              <w:bottom w:val="nil"/>
              <w:right w:val="nil"/>
            </w:tcBorders>
            <w:shd w:val="clear" w:color="auto" w:fill="auto"/>
            <w:noWrap/>
            <w:vAlign w:val="bottom"/>
            <w:hideMark/>
          </w:tcPr>
          <w:p w14:paraId="7FD4E8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1.021</w:t>
            </w:r>
          </w:p>
        </w:tc>
        <w:tc>
          <w:tcPr>
            <w:tcW w:w="1020" w:type="dxa"/>
            <w:tcBorders>
              <w:top w:val="nil"/>
              <w:left w:val="nil"/>
              <w:bottom w:val="nil"/>
              <w:right w:val="nil"/>
            </w:tcBorders>
            <w:shd w:val="clear" w:color="auto" w:fill="auto"/>
            <w:noWrap/>
            <w:vAlign w:val="bottom"/>
            <w:hideMark/>
          </w:tcPr>
          <w:p w14:paraId="25E697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1.846</w:t>
            </w:r>
          </w:p>
        </w:tc>
      </w:tr>
      <w:tr w:rsidR="00A5526B" w:rsidRPr="00B30C13" w14:paraId="2F69CAD0" w14:textId="77777777" w:rsidTr="00A5526B">
        <w:trPr>
          <w:trHeight w:val="285"/>
        </w:trPr>
        <w:tc>
          <w:tcPr>
            <w:tcW w:w="1053" w:type="dxa"/>
            <w:tcBorders>
              <w:top w:val="nil"/>
              <w:left w:val="nil"/>
              <w:bottom w:val="nil"/>
              <w:right w:val="nil"/>
            </w:tcBorders>
            <w:shd w:val="clear" w:color="auto" w:fill="auto"/>
            <w:noWrap/>
            <w:vAlign w:val="bottom"/>
            <w:hideMark/>
          </w:tcPr>
          <w:p w14:paraId="29FDAC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03CF61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1.233</w:t>
            </w:r>
          </w:p>
        </w:tc>
        <w:tc>
          <w:tcPr>
            <w:tcW w:w="1020" w:type="dxa"/>
            <w:tcBorders>
              <w:top w:val="nil"/>
              <w:left w:val="nil"/>
              <w:bottom w:val="nil"/>
              <w:right w:val="nil"/>
            </w:tcBorders>
            <w:shd w:val="clear" w:color="auto" w:fill="auto"/>
            <w:noWrap/>
            <w:vAlign w:val="bottom"/>
            <w:hideMark/>
          </w:tcPr>
          <w:p w14:paraId="45D94B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c>
          <w:tcPr>
            <w:tcW w:w="1020" w:type="dxa"/>
            <w:tcBorders>
              <w:top w:val="nil"/>
              <w:left w:val="nil"/>
              <w:bottom w:val="nil"/>
              <w:right w:val="nil"/>
            </w:tcBorders>
            <w:shd w:val="clear" w:color="auto" w:fill="auto"/>
            <w:noWrap/>
            <w:vAlign w:val="bottom"/>
            <w:hideMark/>
          </w:tcPr>
          <w:p w14:paraId="3C33EF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1.442</w:t>
            </w:r>
          </w:p>
        </w:tc>
      </w:tr>
      <w:tr w:rsidR="00A5526B" w:rsidRPr="00B30C13" w14:paraId="1D5B195A" w14:textId="77777777" w:rsidTr="00A5526B">
        <w:trPr>
          <w:trHeight w:val="285"/>
        </w:trPr>
        <w:tc>
          <w:tcPr>
            <w:tcW w:w="1053" w:type="dxa"/>
            <w:tcBorders>
              <w:top w:val="nil"/>
              <w:left w:val="nil"/>
              <w:bottom w:val="nil"/>
              <w:right w:val="nil"/>
            </w:tcBorders>
            <w:shd w:val="clear" w:color="auto" w:fill="auto"/>
            <w:noWrap/>
            <w:vAlign w:val="bottom"/>
            <w:hideMark/>
          </w:tcPr>
          <w:p w14:paraId="089650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09A593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0.979</w:t>
            </w:r>
          </w:p>
        </w:tc>
        <w:tc>
          <w:tcPr>
            <w:tcW w:w="1020" w:type="dxa"/>
            <w:tcBorders>
              <w:top w:val="nil"/>
              <w:left w:val="nil"/>
              <w:bottom w:val="nil"/>
              <w:right w:val="nil"/>
            </w:tcBorders>
            <w:shd w:val="clear" w:color="auto" w:fill="auto"/>
            <w:noWrap/>
            <w:vAlign w:val="bottom"/>
            <w:hideMark/>
          </w:tcPr>
          <w:p w14:paraId="300ADC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0.871</w:t>
            </w:r>
          </w:p>
        </w:tc>
        <w:tc>
          <w:tcPr>
            <w:tcW w:w="1020" w:type="dxa"/>
            <w:tcBorders>
              <w:top w:val="nil"/>
              <w:left w:val="nil"/>
              <w:bottom w:val="nil"/>
              <w:right w:val="nil"/>
            </w:tcBorders>
            <w:shd w:val="clear" w:color="auto" w:fill="auto"/>
            <w:noWrap/>
            <w:vAlign w:val="bottom"/>
            <w:hideMark/>
          </w:tcPr>
          <w:p w14:paraId="2BC41B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1.100</w:t>
            </w:r>
          </w:p>
        </w:tc>
      </w:tr>
      <w:tr w:rsidR="00A5526B" w:rsidRPr="00B30C13" w14:paraId="4D55C265" w14:textId="77777777" w:rsidTr="00A5526B">
        <w:trPr>
          <w:trHeight w:val="285"/>
        </w:trPr>
        <w:tc>
          <w:tcPr>
            <w:tcW w:w="1053" w:type="dxa"/>
            <w:tcBorders>
              <w:top w:val="nil"/>
              <w:left w:val="nil"/>
              <w:bottom w:val="nil"/>
              <w:right w:val="nil"/>
            </w:tcBorders>
            <w:shd w:val="clear" w:color="auto" w:fill="auto"/>
            <w:noWrap/>
            <w:vAlign w:val="bottom"/>
            <w:hideMark/>
          </w:tcPr>
          <w:p w14:paraId="4AE865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508F22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1E3173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0.597</w:t>
            </w:r>
          </w:p>
        </w:tc>
        <w:tc>
          <w:tcPr>
            <w:tcW w:w="1020" w:type="dxa"/>
            <w:tcBorders>
              <w:top w:val="nil"/>
              <w:left w:val="nil"/>
              <w:bottom w:val="nil"/>
              <w:right w:val="nil"/>
            </w:tcBorders>
            <w:shd w:val="clear" w:color="auto" w:fill="auto"/>
            <w:noWrap/>
            <w:vAlign w:val="bottom"/>
            <w:hideMark/>
          </w:tcPr>
          <w:p w14:paraId="6A189D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r>
    </w:tbl>
    <w:p w14:paraId="6E0F793A" w14:textId="77777777" w:rsidR="00A5526B" w:rsidRDefault="00A5526B" w:rsidP="00A5526B">
      <w:pPr>
        <w:keepNext/>
        <w:spacing w:after="200"/>
        <w:rPr>
          <w:i/>
          <w:iCs/>
          <w:color w:val="44546A"/>
          <w:sz w:val="18"/>
          <w:szCs w:val="18"/>
          <w:lang w:val="en-AU" w:eastAsia="en-US"/>
        </w:rPr>
      </w:pPr>
    </w:p>
    <w:p w14:paraId="62AA8C6C" w14:textId="77777777" w:rsidR="00A5526B" w:rsidRPr="00F93590" w:rsidRDefault="00A5526B" w:rsidP="00A5526B">
      <w:pPr>
        <w:keepNext/>
        <w:spacing w:after="200"/>
        <w:rPr>
          <w:i/>
          <w:iCs/>
          <w:color w:val="44546A"/>
          <w:sz w:val="18"/>
          <w:szCs w:val="18"/>
          <w:lang w:val="en-AU" w:eastAsia="en-US"/>
        </w:rPr>
      </w:pPr>
    </w:p>
    <w:p w14:paraId="43D9E9DE" w14:textId="4243ED1F" w:rsidR="00A5526B" w:rsidRDefault="00A5526B" w:rsidP="00A5526B">
      <w:pPr>
        <w:keepNext/>
        <w:spacing w:after="200"/>
        <w:rPr>
          <w:i/>
          <w:iCs/>
          <w:color w:val="44546A"/>
          <w:sz w:val="18"/>
          <w:szCs w:val="18"/>
          <w:lang w:val="en-AU" w:eastAsia="en-US"/>
        </w:rPr>
      </w:pPr>
      <w:bookmarkStart w:id="665" w:name="_Toc467433602"/>
      <w:bookmarkStart w:id="666" w:name="_Toc469405570"/>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14</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2</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65"/>
      <w:bookmarkEnd w:id="666"/>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51C9B59B" w14:textId="77777777" w:rsidTr="00A5526B">
        <w:trPr>
          <w:trHeight w:val="285"/>
        </w:trPr>
        <w:tc>
          <w:tcPr>
            <w:tcW w:w="1053" w:type="dxa"/>
            <w:tcBorders>
              <w:top w:val="nil"/>
              <w:left w:val="nil"/>
              <w:bottom w:val="nil"/>
              <w:right w:val="nil"/>
            </w:tcBorders>
            <w:shd w:val="clear" w:color="auto" w:fill="auto"/>
            <w:noWrap/>
            <w:vAlign w:val="bottom"/>
            <w:hideMark/>
          </w:tcPr>
          <w:p w14:paraId="19EDD3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53CFE8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6A2299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4C78CFD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6A91948F" w14:textId="77777777" w:rsidTr="00A5526B">
        <w:trPr>
          <w:trHeight w:val="285"/>
        </w:trPr>
        <w:tc>
          <w:tcPr>
            <w:tcW w:w="1053" w:type="dxa"/>
            <w:tcBorders>
              <w:top w:val="nil"/>
              <w:left w:val="nil"/>
              <w:bottom w:val="nil"/>
              <w:right w:val="nil"/>
            </w:tcBorders>
            <w:shd w:val="clear" w:color="auto" w:fill="auto"/>
            <w:noWrap/>
            <w:vAlign w:val="bottom"/>
            <w:hideMark/>
          </w:tcPr>
          <w:p w14:paraId="4248E0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1954.375</w:t>
            </w:r>
          </w:p>
        </w:tc>
        <w:tc>
          <w:tcPr>
            <w:tcW w:w="1020" w:type="dxa"/>
            <w:tcBorders>
              <w:top w:val="nil"/>
              <w:left w:val="nil"/>
              <w:bottom w:val="nil"/>
              <w:right w:val="nil"/>
            </w:tcBorders>
            <w:shd w:val="clear" w:color="auto" w:fill="auto"/>
            <w:noWrap/>
            <w:vAlign w:val="bottom"/>
            <w:hideMark/>
          </w:tcPr>
          <w:p w14:paraId="00EC10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2.018</w:t>
            </w:r>
          </w:p>
        </w:tc>
        <w:tc>
          <w:tcPr>
            <w:tcW w:w="1020" w:type="dxa"/>
            <w:tcBorders>
              <w:top w:val="nil"/>
              <w:left w:val="nil"/>
              <w:bottom w:val="nil"/>
              <w:right w:val="nil"/>
            </w:tcBorders>
            <w:shd w:val="clear" w:color="auto" w:fill="auto"/>
            <w:noWrap/>
            <w:vAlign w:val="bottom"/>
            <w:hideMark/>
          </w:tcPr>
          <w:p w14:paraId="7B3050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1.829</w:t>
            </w:r>
          </w:p>
        </w:tc>
        <w:tc>
          <w:tcPr>
            <w:tcW w:w="1020" w:type="dxa"/>
            <w:tcBorders>
              <w:top w:val="nil"/>
              <w:left w:val="nil"/>
              <w:bottom w:val="nil"/>
              <w:right w:val="nil"/>
            </w:tcBorders>
            <w:shd w:val="clear" w:color="auto" w:fill="auto"/>
            <w:noWrap/>
            <w:vAlign w:val="bottom"/>
            <w:hideMark/>
          </w:tcPr>
          <w:p w14:paraId="078A95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2.226</w:t>
            </w:r>
          </w:p>
        </w:tc>
      </w:tr>
      <w:tr w:rsidR="00A5526B" w:rsidRPr="00B30C13" w14:paraId="62D1D4D3" w14:textId="77777777" w:rsidTr="00A5526B">
        <w:trPr>
          <w:trHeight w:val="285"/>
        </w:trPr>
        <w:tc>
          <w:tcPr>
            <w:tcW w:w="1053" w:type="dxa"/>
            <w:tcBorders>
              <w:top w:val="nil"/>
              <w:left w:val="nil"/>
              <w:bottom w:val="nil"/>
              <w:right w:val="nil"/>
            </w:tcBorders>
            <w:shd w:val="clear" w:color="auto" w:fill="auto"/>
            <w:noWrap/>
            <w:vAlign w:val="bottom"/>
            <w:hideMark/>
          </w:tcPr>
          <w:p w14:paraId="6DFD28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1954.625</w:t>
            </w:r>
          </w:p>
        </w:tc>
        <w:tc>
          <w:tcPr>
            <w:tcW w:w="1020" w:type="dxa"/>
            <w:tcBorders>
              <w:top w:val="nil"/>
              <w:left w:val="nil"/>
              <w:bottom w:val="nil"/>
              <w:right w:val="nil"/>
            </w:tcBorders>
            <w:shd w:val="clear" w:color="auto" w:fill="auto"/>
            <w:noWrap/>
            <w:vAlign w:val="bottom"/>
            <w:hideMark/>
          </w:tcPr>
          <w:p w14:paraId="240704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1.919</w:t>
            </w:r>
          </w:p>
        </w:tc>
        <w:tc>
          <w:tcPr>
            <w:tcW w:w="1020" w:type="dxa"/>
            <w:tcBorders>
              <w:top w:val="nil"/>
              <w:left w:val="nil"/>
              <w:bottom w:val="nil"/>
              <w:right w:val="nil"/>
            </w:tcBorders>
            <w:shd w:val="clear" w:color="auto" w:fill="auto"/>
            <w:noWrap/>
            <w:vAlign w:val="bottom"/>
            <w:hideMark/>
          </w:tcPr>
          <w:p w14:paraId="3C455C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1.730</w:t>
            </w:r>
          </w:p>
        </w:tc>
        <w:tc>
          <w:tcPr>
            <w:tcW w:w="1020" w:type="dxa"/>
            <w:tcBorders>
              <w:top w:val="nil"/>
              <w:left w:val="nil"/>
              <w:bottom w:val="nil"/>
              <w:right w:val="nil"/>
            </w:tcBorders>
            <w:shd w:val="clear" w:color="auto" w:fill="auto"/>
            <w:noWrap/>
            <w:vAlign w:val="bottom"/>
            <w:hideMark/>
          </w:tcPr>
          <w:p w14:paraId="4C0124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2.129</w:t>
            </w:r>
          </w:p>
        </w:tc>
      </w:tr>
      <w:tr w:rsidR="00A5526B" w:rsidRPr="00B30C13" w14:paraId="65C19D50" w14:textId="77777777" w:rsidTr="00A5526B">
        <w:trPr>
          <w:trHeight w:val="285"/>
        </w:trPr>
        <w:tc>
          <w:tcPr>
            <w:tcW w:w="1053" w:type="dxa"/>
            <w:tcBorders>
              <w:top w:val="nil"/>
              <w:left w:val="nil"/>
              <w:bottom w:val="nil"/>
              <w:right w:val="nil"/>
            </w:tcBorders>
            <w:shd w:val="clear" w:color="auto" w:fill="auto"/>
            <w:noWrap/>
            <w:vAlign w:val="bottom"/>
            <w:hideMark/>
          </w:tcPr>
          <w:p w14:paraId="26DEA0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1954.875</w:t>
            </w:r>
          </w:p>
        </w:tc>
        <w:tc>
          <w:tcPr>
            <w:tcW w:w="1020" w:type="dxa"/>
            <w:tcBorders>
              <w:top w:val="nil"/>
              <w:left w:val="nil"/>
              <w:bottom w:val="nil"/>
              <w:right w:val="nil"/>
            </w:tcBorders>
            <w:shd w:val="clear" w:color="auto" w:fill="auto"/>
            <w:noWrap/>
            <w:vAlign w:val="bottom"/>
            <w:hideMark/>
          </w:tcPr>
          <w:p w14:paraId="45BBA1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A2F736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6C2B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D985EC" w14:textId="77777777" w:rsidTr="00A5526B">
        <w:trPr>
          <w:trHeight w:val="285"/>
        </w:trPr>
        <w:tc>
          <w:tcPr>
            <w:tcW w:w="1053" w:type="dxa"/>
            <w:tcBorders>
              <w:top w:val="nil"/>
              <w:left w:val="nil"/>
              <w:bottom w:val="nil"/>
              <w:right w:val="nil"/>
            </w:tcBorders>
            <w:shd w:val="clear" w:color="auto" w:fill="auto"/>
            <w:noWrap/>
            <w:vAlign w:val="bottom"/>
            <w:hideMark/>
          </w:tcPr>
          <w:p w14:paraId="4FBCED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1955.125</w:t>
            </w:r>
          </w:p>
        </w:tc>
        <w:tc>
          <w:tcPr>
            <w:tcW w:w="1020" w:type="dxa"/>
            <w:tcBorders>
              <w:top w:val="nil"/>
              <w:left w:val="nil"/>
              <w:bottom w:val="nil"/>
              <w:right w:val="nil"/>
            </w:tcBorders>
            <w:shd w:val="clear" w:color="auto" w:fill="auto"/>
            <w:noWrap/>
            <w:vAlign w:val="bottom"/>
            <w:hideMark/>
          </w:tcPr>
          <w:p w14:paraId="1DFD1A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2.286</w:t>
            </w:r>
          </w:p>
        </w:tc>
        <w:tc>
          <w:tcPr>
            <w:tcW w:w="1020" w:type="dxa"/>
            <w:tcBorders>
              <w:top w:val="nil"/>
              <w:left w:val="nil"/>
              <w:bottom w:val="nil"/>
              <w:right w:val="nil"/>
            </w:tcBorders>
            <w:shd w:val="clear" w:color="auto" w:fill="auto"/>
            <w:noWrap/>
            <w:vAlign w:val="bottom"/>
            <w:hideMark/>
          </w:tcPr>
          <w:p w14:paraId="11EFD3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2.027</w:t>
            </w:r>
          </w:p>
        </w:tc>
        <w:tc>
          <w:tcPr>
            <w:tcW w:w="1020" w:type="dxa"/>
            <w:tcBorders>
              <w:top w:val="nil"/>
              <w:left w:val="nil"/>
              <w:bottom w:val="nil"/>
              <w:right w:val="nil"/>
            </w:tcBorders>
            <w:shd w:val="clear" w:color="auto" w:fill="auto"/>
            <w:noWrap/>
            <w:vAlign w:val="bottom"/>
            <w:hideMark/>
          </w:tcPr>
          <w:p w14:paraId="38A158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2.577</w:t>
            </w:r>
          </w:p>
        </w:tc>
      </w:tr>
      <w:tr w:rsidR="00A5526B" w:rsidRPr="00B30C13" w14:paraId="4B2860E5" w14:textId="77777777" w:rsidTr="00A5526B">
        <w:trPr>
          <w:trHeight w:val="285"/>
        </w:trPr>
        <w:tc>
          <w:tcPr>
            <w:tcW w:w="1053" w:type="dxa"/>
            <w:tcBorders>
              <w:top w:val="nil"/>
              <w:left w:val="nil"/>
              <w:bottom w:val="nil"/>
              <w:right w:val="nil"/>
            </w:tcBorders>
            <w:shd w:val="clear" w:color="auto" w:fill="auto"/>
            <w:noWrap/>
            <w:vAlign w:val="bottom"/>
            <w:hideMark/>
          </w:tcPr>
          <w:p w14:paraId="53F37E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1955.375</w:t>
            </w:r>
          </w:p>
        </w:tc>
        <w:tc>
          <w:tcPr>
            <w:tcW w:w="1020" w:type="dxa"/>
            <w:tcBorders>
              <w:top w:val="nil"/>
              <w:left w:val="nil"/>
              <w:bottom w:val="nil"/>
              <w:right w:val="nil"/>
            </w:tcBorders>
            <w:shd w:val="clear" w:color="auto" w:fill="auto"/>
            <w:noWrap/>
            <w:vAlign w:val="bottom"/>
            <w:hideMark/>
          </w:tcPr>
          <w:p w14:paraId="3F47328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96A78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8C731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CA5824" w14:textId="77777777" w:rsidTr="00A5526B">
        <w:trPr>
          <w:trHeight w:val="285"/>
        </w:trPr>
        <w:tc>
          <w:tcPr>
            <w:tcW w:w="1053" w:type="dxa"/>
            <w:tcBorders>
              <w:top w:val="nil"/>
              <w:left w:val="nil"/>
              <w:bottom w:val="nil"/>
              <w:right w:val="nil"/>
            </w:tcBorders>
            <w:shd w:val="clear" w:color="auto" w:fill="auto"/>
            <w:noWrap/>
            <w:vAlign w:val="bottom"/>
            <w:hideMark/>
          </w:tcPr>
          <w:p w14:paraId="671A10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1955.625</w:t>
            </w:r>
          </w:p>
        </w:tc>
        <w:tc>
          <w:tcPr>
            <w:tcW w:w="1020" w:type="dxa"/>
            <w:tcBorders>
              <w:top w:val="nil"/>
              <w:left w:val="nil"/>
              <w:bottom w:val="nil"/>
              <w:right w:val="nil"/>
            </w:tcBorders>
            <w:shd w:val="clear" w:color="auto" w:fill="auto"/>
            <w:noWrap/>
            <w:vAlign w:val="bottom"/>
            <w:hideMark/>
          </w:tcPr>
          <w:p w14:paraId="6E0079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2.636</w:t>
            </w:r>
          </w:p>
        </w:tc>
        <w:tc>
          <w:tcPr>
            <w:tcW w:w="1020" w:type="dxa"/>
            <w:tcBorders>
              <w:top w:val="nil"/>
              <w:left w:val="nil"/>
              <w:bottom w:val="nil"/>
              <w:right w:val="nil"/>
            </w:tcBorders>
            <w:shd w:val="clear" w:color="auto" w:fill="auto"/>
            <w:noWrap/>
            <w:vAlign w:val="bottom"/>
            <w:hideMark/>
          </w:tcPr>
          <w:p w14:paraId="234B8D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2.284</w:t>
            </w:r>
          </w:p>
        </w:tc>
        <w:tc>
          <w:tcPr>
            <w:tcW w:w="1020" w:type="dxa"/>
            <w:tcBorders>
              <w:top w:val="nil"/>
              <w:left w:val="nil"/>
              <w:bottom w:val="nil"/>
              <w:right w:val="nil"/>
            </w:tcBorders>
            <w:shd w:val="clear" w:color="auto" w:fill="auto"/>
            <w:noWrap/>
            <w:vAlign w:val="bottom"/>
            <w:hideMark/>
          </w:tcPr>
          <w:p w14:paraId="248D82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3.042</w:t>
            </w:r>
          </w:p>
        </w:tc>
      </w:tr>
      <w:tr w:rsidR="00A5526B" w:rsidRPr="00B30C13" w14:paraId="240FEBDF" w14:textId="77777777" w:rsidTr="00A5526B">
        <w:trPr>
          <w:trHeight w:val="285"/>
        </w:trPr>
        <w:tc>
          <w:tcPr>
            <w:tcW w:w="1053" w:type="dxa"/>
            <w:tcBorders>
              <w:top w:val="nil"/>
              <w:left w:val="nil"/>
              <w:bottom w:val="nil"/>
              <w:right w:val="nil"/>
            </w:tcBorders>
            <w:shd w:val="clear" w:color="auto" w:fill="auto"/>
            <w:noWrap/>
            <w:vAlign w:val="bottom"/>
            <w:hideMark/>
          </w:tcPr>
          <w:p w14:paraId="64A452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1955.875</w:t>
            </w:r>
          </w:p>
        </w:tc>
        <w:tc>
          <w:tcPr>
            <w:tcW w:w="1020" w:type="dxa"/>
            <w:tcBorders>
              <w:top w:val="nil"/>
              <w:left w:val="nil"/>
              <w:bottom w:val="nil"/>
              <w:right w:val="nil"/>
            </w:tcBorders>
            <w:shd w:val="clear" w:color="auto" w:fill="auto"/>
            <w:noWrap/>
            <w:vAlign w:val="bottom"/>
            <w:hideMark/>
          </w:tcPr>
          <w:p w14:paraId="0EF1F7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1.715</w:t>
            </w:r>
          </w:p>
        </w:tc>
        <w:tc>
          <w:tcPr>
            <w:tcW w:w="1020" w:type="dxa"/>
            <w:tcBorders>
              <w:top w:val="nil"/>
              <w:left w:val="nil"/>
              <w:bottom w:val="nil"/>
              <w:right w:val="nil"/>
            </w:tcBorders>
            <w:shd w:val="clear" w:color="auto" w:fill="auto"/>
            <w:noWrap/>
            <w:vAlign w:val="bottom"/>
            <w:hideMark/>
          </w:tcPr>
          <w:p w14:paraId="73C2BA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1.551</w:t>
            </w:r>
          </w:p>
        </w:tc>
        <w:tc>
          <w:tcPr>
            <w:tcW w:w="1020" w:type="dxa"/>
            <w:tcBorders>
              <w:top w:val="nil"/>
              <w:left w:val="nil"/>
              <w:bottom w:val="nil"/>
              <w:right w:val="nil"/>
            </w:tcBorders>
            <w:shd w:val="clear" w:color="auto" w:fill="auto"/>
            <w:noWrap/>
            <w:vAlign w:val="bottom"/>
            <w:hideMark/>
          </w:tcPr>
          <w:p w14:paraId="107CF0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1.895</w:t>
            </w:r>
          </w:p>
        </w:tc>
      </w:tr>
      <w:tr w:rsidR="00A5526B" w:rsidRPr="00B30C13" w14:paraId="2EC86A79" w14:textId="77777777" w:rsidTr="00A5526B">
        <w:trPr>
          <w:trHeight w:val="285"/>
        </w:trPr>
        <w:tc>
          <w:tcPr>
            <w:tcW w:w="1053" w:type="dxa"/>
            <w:tcBorders>
              <w:top w:val="nil"/>
              <w:left w:val="nil"/>
              <w:bottom w:val="nil"/>
              <w:right w:val="nil"/>
            </w:tcBorders>
            <w:shd w:val="clear" w:color="auto" w:fill="auto"/>
            <w:noWrap/>
            <w:vAlign w:val="bottom"/>
            <w:hideMark/>
          </w:tcPr>
          <w:p w14:paraId="11D882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1956.125</w:t>
            </w:r>
          </w:p>
        </w:tc>
        <w:tc>
          <w:tcPr>
            <w:tcW w:w="1020" w:type="dxa"/>
            <w:tcBorders>
              <w:top w:val="nil"/>
              <w:left w:val="nil"/>
              <w:bottom w:val="nil"/>
              <w:right w:val="nil"/>
            </w:tcBorders>
            <w:shd w:val="clear" w:color="auto" w:fill="auto"/>
            <w:noWrap/>
            <w:vAlign w:val="bottom"/>
            <w:hideMark/>
          </w:tcPr>
          <w:p w14:paraId="3A138D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1.165</w:t>
            </w:r>
          </w:p>
        </w:tc>
        <w:tc>
          <w:tcPr>
            <w:tcW w:w="1020" w:type="dxa"/>
            <w:tcBorders>
              <w:top w:val="nil"/>
              <w:left w:val="nil"/>
              <w:bottom w:val="nil"/>
              <w:right w:val="nil"/>
            </w:tcBorders>
            <w:shd w:val="clear" w:color="auto" w:fill="auto"/>
            <w:noWrap/>
            <w:vAlign w:val="bottom"/>
            <w:hideMark/>
          </w:tcPr>
          <w:p w14:paraId="1B2513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1.057</w:t>
            </w:r>
          </w:p>
        </w:tc>
        <w:tc>
          <w:tcPr>
            <w:tcW w:w="1020" w:type="dxa"/>
            <w:tcBorders>
              <w:top w:val="nil"/>
              <w:left w:val="nil"/>
              <w:bottom w:val="nil"/>
              <w:right w:val="nil"/>
            </w:tcBorders>
            <w:shd w:val="clear" w:color="auto" w:fill="auto"/>
            <w:noWrap/>
            <w:vAlign w:val="bottom"/>
            <w:hideMark/>
          </w:tcPr>
          <w:p w14:paraId="787154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1.285</w:t>
            </w:r>
          </w:p>
        </w:tc>
      </w:tr>
      <w:tr w:rsidR="00A5526B" w:rsidRPr="00B30C13" w14:paraId="363D054D" w14:textId="77777777" w:rsidTr="00A5526B">
        <w:trPr>
          <w:trHeight w:val="285"/>
        </w:trPr>
        <w:tc>
          <w:tcPr>
            <w:tcW w:w="1053" w:type="dxa"/>
            <w:tcBorders>
              <w:top w:val="nil"/>
              <w:left w:val="nil"/>
              <w:bottom w:val="nil"/>
              <w:right w:val="nil"/>
            </w:tcBorders>
            <w:shd w:val="clear" w:color="auto" w:fill="auto"/>
            <w:noWrap/>
            <w:vAlign w:val="bottom"/>
            <w:hideMark/>
          </w:tcPr>
          <w:p w14:paraId="59A970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1956.375</w:t>
            </w:r>
          </w:p>
        </w:tc>
        <w:tc>
          <w:tcPr>
            <w:tcW w:w="1020" w:type="dxa"/>
            <w:tcBorders>
              <w:top w:val="nil"/>
              <w:left w:val="nil"/>
              <w:bottom w:val="nil"/>
              <w:right w:val="nil"/>
            </w:tcBorders>
            <w:shd w:val="clear" w:color="auto" w:fill="auto"/>
            <w:noWrap/>
            <w:vAlign w:val="bottom"/>
            <w:hideMark/>
          </w:tcPr>
          <w:p w14:paraId="5451E3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3.671</w:t>
            </w:r>
          </w:p>
        </w:tc>
        <w:tc>
          <w:tcPr>
            <w:tcW w:w="1020" w:type="dxa"/>
            <w:tcBorders>
              <w:top w:val="nil"/>
              <w:left w:val="nil"/>
              <w:bottom w:val="nil"/>
              <w:right w:val="nil"/>
            </w:tcBorders>
            <w:shd w:val="clear" w:color="auto" w:fill="auto"/>
            <w:noWrap/>
            <w:vAlign w:val="bottom"/>
            <w:hideMark/>
          </w:tcPr>
          <w:p w14:paraId="649321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3.256</w:t>
            </w:r>
          </w:p>
        </w:tc>
        <w:tc>
          <w:tcPr>
            <w:tcW w:w="1020" w:type="dxa"/>
            <w:tcBorders>
              <w:top w:val="nil"/>
              <w:left w:val="nil"/>
              <w:bottom w:val="nil"/>
              <w:right w:val="nil"/>
            </w:tcBorders>
            <w:shd w:val="clear" w:color="auto" w:fill="auto"/>
            <w:noWrap/>
            <w:vAlign w:val="bottom"/>
            <w:hideMark/>
          </w:tcPr>
          <w:p w14:paraId="7B70EC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4.138</w:t>
            </w:r>
          </w:p>
        </w:tc>
      </w:tr>
      <w:tr w:rsidR="00A5526B" w:rsidRPr="00B30C13" w14:paraId="24DD04DB" w14:textId="77777777" w:rsidTr="00A5526B">
        <w:trPr>
          <w:trHeight w:val="285"/>
        </w:trPr>
        <w:tc>
          <w:tcPr>
            <w:tcW w:w="1053" w:type="dxa"/>
            <w:tcBorders>
              <w:top w:val="nil"/>
              <w:left w:val="nil"/>
              <w:bottom w:val="nil"/>
              <w:right w:val="nil"/>
            </w:tcBorders>
            <w:shd w:val="clear" w:color="auto" w:fill="auto"/>
            <w:noWrap/>
            <w:vAlign w:val="bottom"/>
            <w:hideMark/>
          </w:tcPr>
          <w:p w14:paraId="5E013B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1956.625</w:t>
            </w:r>
          </w:p>
        </w:tc>
        <w:tc>
          <w:tcPr>
            <w:tcW w:w="1020" w:type="dxa"/>
            <w:tcBorders>
              <w:top w:val="nil"/>
              <w:left w:val="nil"/>
              <w:bottom w:val="nil"/>
              <w:right w:val="nil"/>
            </w:tcBorders>
            <w:shd w:val="clear" w:color="auto" w:fill="auto"/>
            <w:noWrap/>
            <w:vAlign w:val="bottom"/>
            <w:hideMark/>
          </w:tcPr>
          <w:p w14:paraId="7050D5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0.977</w:t>
            </w:r>
          </w:p>
        </w:tc>
        <w:tc>
          <w:tcPr>
            <w:tcW w:w="1020" w:type="dxa"/>
            <w:tcBorders>
              <w:top w:val="nil"/>
              <w:left w:val="nil"/>
              <w:bottom w:val="nil"/>
              <w:right w:val="nil"/>
            </w:tcBorders>
            <w:shd w:val="clear" w:color="auto" w:fill="auto"/>
            <w:noWrap/>
            <w:vAlign w:val="bottom"/>
            <w:hideMark/>
          </w:tcPr>
          <w:p w14:paraId="6828FA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0.858</w:t>
            </w:r>
          </w:p>
        </w:tc>
        <w:tc>
          <w:tcPr>
            <w:tcW w:w="1020" w:type="dxa"/>
            <w:tcBorders>
              <w:top w:val="nil"/>
              <w:left w:val="nil"/>
              <w:bottom w:val="nil"/>
              <w:right w:val="nil"/>
            </w:tcBorders>
            <w:shd w:val="clear" w:color="auto" w:fill="auto"/>
            <w:noWrap/>
            <w:vAlign w:val="bottom"/>
            <w:hideMark/>
          </w:tcPr>
          <w:p w14:paraId="072155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r>
      <w:tr w:rsidR="00A5526B" w:rsidRPr="00B30C13" w14:paraId="4BA3A83A" w14:textId="77777777" w:rsidTr="00A5526B">
        <w:trPr>
          <w:trHeight w:val="285"/>
        </w:trPr>
        <w:tc>
          <w:tcPr>
            <w:tcW w:w="1053" w:type="dxa"/>
            <w:tcBorders>
              <w:top w:val="nil"/>
              <w:left w:val="nil"/>
              <w:bottom w:val="nil"/>
              <w:right w:val="nil"/>
            </w:tcBorders>
            <w:shd w:val="clear" w:color="auto" w:fill="auto"/>
            <w:noWrap/>
            <w:vAlign w:val="bottom"/>
            <w:hideMark/>
          </w:tcPr>
          <w:p w14:paraId="4E1003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1956.875</w:t>
            </w:r>
          </w:p>
        </w:tc>
        <w:tc>
          <w:tcPr>
            <w:tcW w:w="1020" w:type="dxa"/>
            <w:tcBorders>
              <w:top w:val="nil"/>
              <w:left w:val="nil"/>
              <w:bottom w:val="nil"/>
              <w:right w:val="nil"/>
            </w:tcBorders>
            <w:shd w:val="clear" w:color="auto" w:fill="auto"/>
            <w:noWrap/>
            <w:vAlign w:val="bottom"/>
            <w:hideMark/>
          </w:tcPr>
          <w:p w14:paraId="57588E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59FB1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01BC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FAFE6BA" w14:textId="77777777" w:rsidTr="00A5526B">
        <w:trPr>
          <w:trHeight w:val="285"/>
        </w:trPr>
        <w:tc>
          <w:tcPr>
            <w:tcW w:w="1053" w:type="dxa"/>
            <w:tcBorders>
              <w:top w:val="nil"/>
              <w:left w:val="nil"/>
              <w:bottom w:val="nil"/>
              <w:right w:val="nil"/>
            </w:tcBorders>
            <w:shd w:val="clear" w:color="auto" w:fill="auto"/>
            <w:noWrap/>
            <w:vAlign w:val="bottom"/>
            <w:hideMark/>
          </w:tcPr>
          <w:p w14:paraId="6079A9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1957.125</w:t>
            </w:r>
          </w:p>
        </w:tc>
        <w:tc>
          <w:tcPr>
            <w:tcW w:w="1020" w:type="dxa"/>
            <w:tcBorders>
              <w:top w:val="nil"/>
              <w:left w:val="nil"/>
              <w:bottom w:val="nil"/>
              <w:right w:val="nil"/>
            </w:tcBorders>
            <w:shd w:val="clear" w:color="auto" w:fill="auto"/>
            <w:noWrap/>
            <w:vAlign w:val="bottom"/>
            <w:hideMark/>
          </w:tcPr>
          <w:p w14:paraId="366CBF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1.504</w:t>
            </w:r>
          </w:p>
        </w:tc>
        <w:tc>
          <w:tcPr>
            <w:tcW w:w="1020" w:type="dxa"/>
            <w:tcBorders>
              <w:top w:val="nil"/>
              <w:left w:val="nil"/>
              <w:bottom w:val="nil"/>
              <w:right w:val="nil"/>
            </w:tcBorders>
            <w:shd w:val="clear" w:color="auto" w:fill="auto"/>
            <w:noWrap/>
            <w:vAlign w:val="bottom"/>
            <w:hideMark/>
          </w:tcPr>
          <w:p w14:paraId="04ED3F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1.368</w:t>
            </w:r>
          </w:p>
        </w:tc>
        <w:tc>
          <w:tcPr>
            <w:tcW w:w="1020" w:type="dxa"/>
            <w:tcBorders>
              <w:top w:val="nil"/>
              <w:left w:val="nil"/>
              <w:bottom w:val="nil"/>
              <w:right w:val="nil"/>
            </w:tcBorders>
            <w:shd w:val="clear" w:color="auto" w:fill="auto"/>
            <w:noWrap/>
            <w:vAlign w:val="bottom"/>
            <w:hideMark/>
          </w:tcPr>
          <w:p w14:paraId="1CB10F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1.654</w:t>
            </w:r>
          </w:p>
        </w:tc>
      </w:tr>
      <w:tr w:rsidR="00A5526B" w:rsidRPr="00B30C13" w14:paraId="499F6C7F" w14:textId="77777777" w:rsidTr="00A5526B">
        <w:trPr>
          <w:trHeight w:val="285"/>
        </w:trPr>
        <w:tc>
          <w:tcPr>
            <w:tcW w:w="1053" w:type="dxa"/>
            <w:tcBorders>
              <w:top w:val="nil"/>
              <w:left w:val="nil"/>
              <w:bottom w:val="nil"/>
              <w:right w:val="nil"/>
            </w:tcBorders>
            <w:shd w:val="clear" w:color="auto" w:fill="auto"/>
            <w:noWrap/>
            <w:vAlign w:val="bottom"/>
            <w:hideMark/>
          </w:tcPr>
          <w:p w14:paraId="2A3343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1957.375</w:t>
            </w:r>
          </w:p>
        </w:tc>
        <w:tc>
          <w:tcPr>
            <w:tcW w:w="1020" w:type="dxa"/>
            <w:tcBorders>
              <w:top w:val="nil"/>
              <w:left w:val="nil"/>
              <w:bottom w:val="nil"/>
              <w:right w:val="nil"/>
            </w:tcBorders>
            <w:shd w:val="clear" w:color="auto" w:fill="auto"/>
            <w:noWrap/>
            <w:vAlign w:val="bottom"/>
            <w:hideMark/>
          </w:tcPr>
          <w:p w14:paraId="0BAC1F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0.953</w:t>
            </w:r>
          </w:p>
        </w:tc>
        <w:tc>
          <w:tcPr>
            <w:tcW w:w="1020" w:type="dxa"/>
            <w:tcBorders>
              <w:top w:val="nil"/>
              <w:left w:val="nil"/>
              <w:bottom w:val="nil"/>
              <w:right w:val="nil"/>
            </w:tcBorders>
            <w:shd w:val="clear" w:color="auto" w:fill="auto"/>
            <w:noWrap/>
            <w:vAlign w:val="bottom"/>
            <w:hideMark/>
          </w:tcPr>
          <w:p w14:paraId="654CCD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4E69BD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1.066</w:t>
            </w:r>
          </w:p>
        </w:tc>
      </w:tr>
      <w:tr w:rsidR="00A5526B" w:rsidRPr="00B30C13" w14:paraId="2C746946" w14:textId="77777777" w:rsidTr="00A5526B">
        <w:trPr>
          <w:trHeight w:val="285"/>
        </w:trPr>
        <w:tc>
          <w:tcPr>
            <w:tcW w:w="1053" w:type="dxa"/>
            <w:tcBorders>
              <w:top w:val="nil"/>
              <w:left w:val="nil"/>
              <w:bottom w:val="nil"/>
              <w:right w:val="nil"/>
            </w:tcBorders>
            <w:shd w:val="clear" w:color="auto" w:fill="auto"/>
            <w:noWrap/>
            <w:vAlign w:val="bottom"/>
            <w:hideMark/>
          </w:tcPr>
          <w:p w14:paraId="041210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1957.625</w:t>
            </w:r>
          </w:p>
        </w:tc>
        <w:tc>
          <w:tcPr>
            <w:tcW w:w="1020" w:type="dxa"/>
            <w:tcBorders>
              <w:top w:val="nil"/>
              <w:left w:val="nil"/>
              <w:bottom w:val="nil"/>
              <w:right w:val="nil"/>
            </w:tcBorders>
            <w:shd w:val="clear" w:color="auto" w:fill="auto"/>
            <w:noWrap/>
            <w:vAlign w:val="bottom"/>
            <w:hideMark/>
          </w:tcPr>
          <w:p w14:paraId="4406C9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5FF6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373CC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9E23CBF" w14:textId="77777777" w:rsidTr="00A5526B">
        <w:trPr>
          <w:trHeight w:val="285"/>
        </w:trPr>
        <w:tc>
          <w:tcPr>
            <w:tcW w:w="1053" w:type="dxa"/>
            <w:tcBorders>
              <w:top w:val="nil"/>
              <w:left w:val="nil"/>
              <w:bottom w:val="nil"/>
              <w:right w:val="nil"/>
            </w:tcBorders>
            <w:shd w:val="clear" w:color="auto" w:fill="auto"/>
            <w:noWrap/>
            <w:vAlign w:val="bottom"/>
            <w:hideMark/>
          </w:tcPr>
          <w:p w14:paraId="08F779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1957.875</w:t>
            </w:r>
          </w:p>
        </w:tc>
        <w:tc>
          <w:tcPr>
            <w:tcW w:w="1020" w:type="dxa"/>
            <w:tcBorders>
              <w:top w:val="nil"/>
              <w:left w:val="nil"/>
              <w:bottom w:val="nil"/>
              <w:right w:val="nil"/>
            </w:tcBorders>
            <w:shd w:val="clear" w:color="auto" w:fill="auto"/>
            <w:noWrap/>
            <w:vAlign w:val="bottom"/>
            <w:hideMark/>
          </w:tcPr>
          <w:p w14:paraId="18FFB96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782B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3C49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D8D3940" w14:textId="77777777" w:rsidTr="00A5526B">
        <w:trPr>
          <w:trHeight w:val="285"/>
        </w:trPr>
        <w:tc>
          <w:tcPr>
            <w:tcW w:w="1053" w:type="dxa"/>
            <w:tcBorders>
              <w:top w:val="nil"/>
              <w:left w:val="nil"/>
              <w:bottom w:val="nil"/>
              <w:right w:val="nil"/>
            </w:tcBorders>
            <w:shd w:val="clear" w:color="auto" w:fill="auto"/>
            <w:noWrap/>
            <w:vAlign w:val="bottom"/>
            <w:hideMark/>
          </w:tcPr>
          <w:p w14:paraId="374144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1958.125</w:t>
            </w:r>
          </w:p>
        </w:tc>
        <w:tc>
          <w:tcPr>
            <w:tcW w:w="1020" w:type="dxa"/>
            <w:tcBorders>
              <w:top w:val="nil"/>
              <w:left w:val="nil"/>
              <w:bottom w:val="nil"/>
              <w:right w:val="nil"/>
            </w:tcBorders>
            <w:shd w:val="clear" w:color="auto" w:fill="auto"/>
            <w:noWrap/>
            <w:vAlign w:val="bottom"/>
            <w:hideMark/>
          </w:tcPr>
          <w:p w14:paraId="5DE435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1.588</w:t>
            </w:r>
          </w:p>
        </w:tc>
        <w:tc>
          <w:tcPr>
            <w:tcW w:w="1020" w:type="dxa"/>
            <w:tcBorders>
              <w:top w:val="nil"/>
              <w:left w:val="nil"/>
              <w:bottom w:val="nil"/>
              <w:right w:val="nil"/>
            </w:tcBorders>
            <w:shd w:val="clear" w:color="auto" w:fill="auto"/>
            <w:noWrap/>
            <w:vAlign w:val="bottom"/>
            <w:hideMark/>
          </w:tcPr>
          <w:p w14:paraId="16E258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1.418</w:t>
            </w:r>
          </w:p>
        </w:tc>
        <w:tc>
          <w:tcPr>
            <w:tcW w:w="1020" w:type="dxa"/>
            <w:tcBorders>
              <w:top w:val="nil"/>
              <w:left w:val="nil"/>
              <w:bottom w:val="nil"/>
              <w:right w:val="nil"/>
            </w:tcBorders>
            <w:shd w:val="clear" w:color="auto" w:fill="auto"/>
            <w:noWrap/>
            <w:vAlign w:val="bottom"/>
            <w:hideMark/>
          </w:tcPr>
          <w:p w14:paraId="0476D3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1.778</w:t>
            </w:r>
          </w:p>
        </w:tc>
      </w:tr>
      <w:tr w:rsidR="00A5526B" w:rsidRPr="00B30C13" w14:paraId="66EC2FD0" w14:textId="77777777" w:rsidTr="00A5526B">
        <w:trPr>
          <w:trHeight w:val="285"/>
        </w:trPr>
        <w:tc>
          <w:tcPr>
            <w:tcW w:w="1053" w:type="dxa"/>
            <w:tcBorders>
              <w:top w:val="nil"/>
              <w:left w:val="nil"/>
              <w:bottom w:val="nil"/>
              <w:right w:val="nil"/>
            </w:tcBorders>
            <w:shd w:val="clear" w:color="auto" w:fill="auto"/>
            <w:noWrap/>
            <w:vAlign w:val="bottom"/>
            <w:hideMark/>
          </w:tcPr>
          <w:p w14:paraId="0DDA3D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1958.375</w:t>
            </w:r>
          </w:p>
        </w:tc>
        <w:tc>
          <w:tcPr>
            <w:tcW w:w="1020" w:type="dxa"/>
            <w:tcBorders>
              <w:top w:val="nil"/>
              <w:left w:val="nil"/>
              <w:bottom w:val="nil"/>
              <w:right w:val="nil"/>
            </w:tcBorders>
            <w:shd w:val="clear" w:color="auto" w:fill="auto"/>
            <w:noWrap/>
            <w:vAlign w:val="bottom"/>
            <w:hideMark/>
          </w:tcPr>
          <w:p w14:paraId="088628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DBF92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F292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6859516" w14:textId="77777777" w:rsidTr="00A5526B">
        <w:trPr>
          <w:trHeight w:val="285"/>
        </w:trPr>
        <w:tc>
          <w:tcPr>
            <w:tcW w:w="1053" w:type="dxa"/>
            <w:tcBorders>
              <w:top w:val="nil"/>
              <w:left w:val="nil"/>
              <w:bottom w:val="nil"/>
              <w:right w:val="nil"/>
            </w:tcBorders>
            <w:shd w:val="clear" w:color="auto" w:fill="auto"/>
            <w:noWrap/>
            <w:vAlign w:val="bottom"/>
            <w:hideMark/>
          </w:tcPr>
          <w:p w14:paraId="0DF338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1958.625</w:t>
            </w:r>
          </w:p>
        </w:tc>
        <w:tc>
          <w:tcPr>
            <w:tcW w:w="1020" w:type="dxa"/>
            <w:tcBorders>
              <w:top w:val="nil"/>
              <w:left w:val="nil"/>
              <w:bottom w:val="nil"/>
              <w:right w:val="nil"/>
            </w:tcBorders>
            <w:shd w:val="clear" w:color="auto" w:fill="auto"/>
            <w:noWrap/>
            <w:vAlign w:val="bottom"/>
            <w:hideMark/>
          </w:tcPr>
          <w:p w14:paraId="46CD21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0.976</w:t>
            </w:r>
          </w:p>
        </w:tc>
        <w:tc>
          <w:tcPr>
            <w:tcW w:w="1020" w:type="dxa"/>
            <w:tcBorders>
              <w:top w:val="nil"/>
              <w:left w:val="nil"/>
              <w:bottom w:val="nil"/>
              <w:right w:val="nil"/>
            </w:tcBorders>
            <w:shd w:val="clear" w:color="auto" w:fill="auto"/>
            <w:noWrap/>
            <w:vAlign w:val="bottom"/>
            <w:hideMark/>
          </w:tcPr>
          <w:p w14:paraId="468F33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0.815</w:t>
            </w:r>
          </w:p>
        </w:tc>
        <w:tc>
          <w:tcPr>
            <w:tcW w:w="1020" w:type="dxa"/>
            <w:tcBorders>
              <w:top w:val="nil"/>
              <w:left w:val="nil"/>
              <w:bottom w:val="nil"/>
              <w:right w:val="nil"/>
            </w:tcBorders>
            <w:shd w:val="clear" w:color="auto" w:fill="auto"/>
            <w:noWrap/>
            <w:vAlign w:val="bottom"/>
            <w:hideMark/>
          </w:tcPr>
          <w:p w14:paraId="7EC494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1.170</w:t>
            </w:r>
          </w:p>
        </w:tc>
      </w:tr>
      <w:tr w:rsidR="00A5526B" w:rsidRPr="00B30C13" w14:paraId="34510EEC" w14:textId="77777777" w:rsidTr="00A5526B">
        <w:trPr>
          <w:trHeight w:val="285"/>
        </w:trPr>
        <w:tc>
          <w:tcPr>
            <w:tcW w:w="1053" w:type="dxa"/>
            <w:tcBorders>
              <w:top w:val="nil"/>
              <w:left w:val="nil"/>
              <w:bottom w:val="nil"/>
              <w:right w:val="nil"/>
            </w:tcBorders>
            <w:shd w:val="clear" w:color="auto" w:fill="auto"/>
            <w:noWrap/>
            <w:vAlign w:val="bottom"/>
            <w:hideMark/>
          </w:tcPr>
          <w:p w14:paraId="5DB54F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1958.875</w:t>
            </w:r>
          </w:p>
        </w:tc>
        <w:tc>
          <w:tcPr>
            <w:tcW w:w="1020" w:type="dxa"/>
            <w:tcBorders>
              <w:top w:val="nil"/>
              <w:left w:val="nil"/>
              <w:bottom w:val="nil"/>
              <w:right w:val="nil"/>
            </w:tcBorders>
            <w:shd w:val="clear" w:color="auto" w:fill="auto"/>
            <w:noWrap/>
            <w:vAlign w:val="bottom"/>
            <w:hideMark/>
          </w:tcPr>
          <w:p w14:paraId="0FAD1C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1.442</w:t>
            </w:r>
          </w:p>
        </w:tc>
        <w:tc>
          <w:tcPr>
            <w:tcW w:w="1020" w:type="dxa"/>
            <w:tcBorders>
              <w:top w:val="nil"/>
              <w:left w:val="nil"/>
              <w:bottom w:val="nil"/>
              <w:right w:val="nil"/>
            </w:tcBorders>
            <w:shd w:val="clear" w:color="auto" w:fill="auto"/>
            <w:noWrap/>
            <w:vAlign w:val="bottom"/>
            <w:hideMark/>
          </w:tcPr>
          <w:p w14:paraId="7F2DBE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1.328</w:t>
            </w:r>
          </w:p>
        </w:tc>
        <w:tc>
          <w:tcPr>
            <w:tcW w:w="1020" w:type="dxa"/>
            <w:tcBorders>
              <w:top w:val="nil"/>
              <w:left w:val="nil"/>
              <w:bottom w:val="nil"/>
              <w:right w:val="nil"/>
            </w:tcBorders>
            <w:shd w:val="clear" w:color="auto" w:fill="auto"/>
            <w:noWrap/>
            <w:vAlign w:val="bottom"/>
            <w:hideMark/>
          </w:tcPr>
          <w:p w14:paraId="19001C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1.564</w:t>
            </w:r>
          </w:p>
        </w:tc>
      </w:tr>
      <w:tr w:rsidR="00A5526B" w:rsidRPr="00B30C13" w14:paraId="59C0D7ED" w14:textId="77777777" w:rsidTr="00A5526B">
        <w:trPr>
          <w:trHeight w:val="285"/>
        </w:trPr>
        <w:tc>
          <w:tcPr>
            <w:tcW w:w="1053" w:type="dxa"/>
            <w:tcBorders>
              <w:top w:val="nil"/>
              <w:left w:val="nil"/>
              <w:bottom w:val="nil"/>
              <w:right w:val="nil"/>
            </w:tcBorders>
            <w:shd w:val="clear" w:color="auto" w:fill="auto"/>
            <w:noWrap/>
            <w:vAlign w:val="bottom"/>
            <w:hideMark/>
          </w:tcPr>
          <w:p w14:paraId="24B639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1959.125</w:t>
            </w:r>
          </w:p>
        </w:tc>
        <w:tc>
          <w:tcPr>
            <w:tcW w:w="1020" w:type="dxa"/>
            <w:tcBorders>
              <w:top w:val="nil"/>
              <w:left w:val="nil"/>
              <w:bottom w:val="nil"/>
              <w:right w:val="nil"/>
            </w:tcBorders>
            <w:shd w:val="clear" w:color="auto" w:fill="auto"/>
            <w:noWrap/>
            <w:vAlign w:val="bottom"/>
            <w:hideMark/>
          </w:tcPr>
          <w:p w14:paraId="7DD11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1.400</w:t>
            </w:r>
          </w:p>
        </w:tc>
        <w:tc>
          <w:tcPr>
            <w:tcW w:w="1020" w:type="dxa"/>
            <w:tcBorders>
              <w:top w:val="nil"/>
              <w:left w:val="nil"/>
              <w:bottom w:val="nil"/>
              <w:right w:val="nil"/>
            </w:tcBorders>
            <w:shd w:val="clear" w:color="auto" w:fill="auto"/>
            <w:noWrap/>
            <w:vAlign w:val="bottom"/>
            <w:hideMark/>
          </w:tcPr>
          <w:p w14:paraId="59065F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1.251</w:t>
            </w:r>
          </w:p>
        </w:tc>
        <w:tc>
          <w:tcPr>
            <w:tcW w:w="1020" w:type="dxa"/>
            <w:tcBorders>
              <w:top w:val="nil"/>
              <w:left w:val="nil"/>
              <w:bottom w:val="nil"/>
              <w:right w:val="nil"/>
            </w:tcBorders>
            <w:shd w:val="clear" w:color="auto" w:fill="auto"/>
            <w:noWrap/>
            <w:vAlign w:val="bottom"/>
            <w:hideMark/>
          </w:tcPr>
          <w:p w14:paraId="648191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1.567</w:t>
            </w:r>
          </w:p>
        </w:tc>
      </w:tr>
      <w:tr w:rsidR="00A5526B" w:rsidRPr="00B30C13" w14:paraId="793BD377" w14:textId="77777777" w:rsidTr="00A5526B">
        <w:trPr>
          <w:trHeight w:val="285"/>
        </w:trPr>
        <w:tc>
          <w:tcPr>
            <w:tcW w:w="1053" w:type="dxa"/>
            <w:tcBorders>
              <w:top w:val="nil"/>
              <w:left w:val="nil"/>
              <w:bottom w:val="nil"/>
              <w:right w:val="nil"/>
            </w:tcBorders>
            <w:shd w:val="clear" w:color="auto" w:fill="auto"/>
            <w:noWrap/>
            <w:vAlign w:val="bottom"/>
            <w:hideMark/>
          </w:tcPr>
          <w:p w14:paraId="562877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1959.375</w:t>
            </w:r>
          </w:p>
        </w:tc>
        <w:tc>
          <w:tcPr>
            <w:tcW w:w="1020" w:type="dxa"/>
            <w:tcBorders>
              <w:top w:val="nil"/>
              <w:left w:val="nil"/>
              <w:bottom w:val="nil"/>
              <w:right w:val="nil"/>
            </w:tcBorders>
            <w:shd w:val="clear" w:color="auto" w:fill="auto"/>
            <w:noWrap/>
            <w:vAlign w:val="bottom"/>
            <w:hideMark/>
          </w:tcPr>
          <w:p w14:paraId="698C22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1.052</w:t>
            </w:r>
          </w:p>
        </w:tc>
        <w:tc>
          <w:tcPr>
            <w:tcW w:w="1020" w:type="dxa"/>
            <w:tcBorders>
              <w:top w:val="nil"/>
              <w:left w:val="nil"/>
              <w:bottom w:val="nil"/>
              <w:right w:val="nil"/>
            </w:tcBorders>
            <w:shd w:val="clear" w:color="auto" w:fill="auto"/>
            <w:noWrap/>
            <w:vAlign w:val="bottom"/>
            <w:hideMark/>
          </w:tcPr>
          <w:p w14:paraId="401AE6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6316B5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1.144</w:t>
            </w:r>
          </w:p>
        </w:tc>
      </w:tr>
      <w:tr w:rsidR="00A5526B" w:rsidRPr="00B30C13" w14:paraId="27FAB336" w14:textId="77777777" w:rsidTr="00A5526B">
        <w:trPr>
          <w:trHeight w:val="285"/>
        </w:trPr>
        <w:tc>
          <w:tcPr>
            <w:tcW w:w="1053" w:type="dxa"/>
            <w:tcBorders>
              <w:top w:val="nil"/>
              <w:left w:val="nil"/>
              <w:bottom w:val="nil"/>
              <w:right w:val="nil"/>
            </w:tcBorders>
            <w:shd w:val="clear" w:color="auto" w:fill="auto"/>
            <w:noWrap/>
            <w:vAlign w:val="bottom"/>
            <w:hideMark/>
          </w:tcPr>
          <w:p w14:paraId="072C82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1959.625</w:t>
            </w:r>
          </w:p>
        </w:tc>
        <w:tc>
          <w:tcPr>
            <w:tcW w:w="1020" w:type="dxa"/>
            <w:tcBorders>
              <w:top w:val="nil"/>
              <w:left w:val="nil"/>
              <w:bottom w:val="nil"/>
              <w:right w:val="nil"/>
            </w:tcBorders>
            <w:shd w:val="clear" w:color="auto" w:fill="auto"/>
            <w:noWrap/>
            <w:vAlign w:val="bottom"/>
            <w:hideMark/>
          </w:tcPr>
          <w:p w14:paraId="519755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1.119</w:t>
            </w:r>
          </w:p>
        </w:tc>
        <w:tc>
          <w:tcPr>
            <w:tcW w:w="1020" w:type="dxa"/>
            <w:tcBorders>
              <w:top w:val="nil"/>
              <w:left w:val="nil"/>
              <w:bottom w:val="nil"/>
              <w:right w:val="nil"/>
            </w:tcBorders>
            <w:shd w:val="clear" w:color="auto" w:fill="auto"/>
            <w:noWrap/>
            <w:vAlign w:val="bottom"/>
            <w:hideMark/>
          </w:tcPr>
          <w:p w14:paraId="35B8B4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1.006</w:t>
            </w:r>
          </w:p>
        </w:tc>
        <w:tc>
          <w:tcPr>
            <w:tcW w:w="1020" w:type="dxa"/>
            <w:tcBorders>
              <w:top w:val="nil"/>
              <w:left w:val="nil"/>
              <w:bottom w:val="nil"/>
              <w:right w:val="nil"/>
            </w:tcBorders>
            <w:shd w:val="clear" w:color="auto" w:fill="auto"/>
            <w:noWrap/>
            <w:vAlign w:val="bottom"/>
            <w:hideMark/>
          </w:tcPr>
          <w:p w14:paraId="09E4C2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1.245</w:t>
            </w:r>
          </w:p>
        </w:tc>
      </w:tr>
      <w:tr w:rsidR="00A5526B" w:rsidRPr="00B30C13" w14:paraId="5449B162" w14:textId="77777777" w:rsidTr="00A5526B">
        <w:trPr>
          <w:trHeight w:val="285"/>
        </w:trPr>
        <w:tc>
          <w:tcPr>
            <w:tcW w:w="1053" w:type="dxa"/>
            <w:tcBorders>
              <w:top w:val="nil"/>
              <w:left w:val="nil"/>
              <w:bottom w:val="nil"/>
              <w:right w:val="nil"/>
            </w:tcBorders>
            <w:shd w:val="clear" w:color="auto" w:fill="auto"/>
            <w:noWrap/>
            <w:vAlign w:val="bottom"/>
            <w:hideMark/>
          </w:tcPr>
          <w:p w14:paraId="57B9D7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1959.875</w:t>
            </w:r>
          </w:p>
        </w:tc>
        <w:tc>
          <w:tcPr>
            <w:tcW w:w="1020" w:type="dxa"/>
            <w:tcBorders>
              <w:top w:val="nil"/>
              <w:left w:val="nil"/>
              <w:bottom w:val="nil"/>
              <w:right w:val="nil"/>
            </w:tcBorders>
            <w:shd w:val="clear" w:color="auto" w:fill="auto"/>
            <w:noWrap/>
            <w:vAlign w:val="bottom"/>
            <w:hideMark/>
          </w:tcPr>
          <w:p w14:paraId="0F812B9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725A4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FE63D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0027AB9" w14:textId="77777777" w:rsidTr="00A5526B">
        <w:trPr>
          <w:trHeight w:val="285"/>
        </w:trPr>
        <w:tc>
          <w:tcPr>
            <w:tcW w:w="1053" w:type="dxa"/>
            <w:tcBorders>
              <w:top w:val="nil"/>
              <w:left w:val="nil"/>
              <w:bottom w:val="nil"/>
              <w:right w:val="nil"/>
            </w:tcBorders>
            <w:shd w:val="clear" w:color="auto" w:fill="auto"/>
            <w:noWrap/>
            <w:vAlign w:val="bottom"/>
            <w:hideMark/>
          </w:tcPr>
          <w:p w14:paraId="2A26DA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1960.125</w:t>
            </w:r>
          </w:p>
        </w:tc>
        <w:tc>
          <w:tcPr>
            <w:tcW w:w="1020" w:type="dxa"/>
            <w:tcBorders>
              <w:top w:val="nil"/>
              <w:left w:val="nil"/>
              <w:bottom w:val="nil"/>
              <w:right w:val="nil"/>
            </w:tcBorders>
            <w:shd w:val="clear" w:color="auto" w:fill="auto"/>
            <w:noWrap/>
            <w:vAlign w:val="bottom"/>
            <w:hideMark/>
          </w:tcPr>
          <w:p w14:paraId="2FA717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1.307</w:t>
            </w:r>
          </w:p>
        </w:tc>
        <w:tc>
          <w:tcPr>
            <w:tcW w:w="1020" w:type="dxa"/>
            <w:tcBorders>
              <w:top w:val="nil"/>
              <w:left w:val="nil"/>
              <w:bottom w:val="nil"/>
              <w:right w:val="nil"/>
            </w:tcBorders>
            <w:shd w:val="clear" w:color="auto" w:fill="auto"/>
            <w:noWrap/>
            <w:vAlign w:val="bottom"/>
            <w:hideMark/>
          </w:tcPr>
          <w:p w14:paraId="382DC0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1.201</w:t>
            </w:r>
          </w:p>
        </w:tc>
        <w:tc>
          <w:tcPr>
            <w:tcW w:w="1020" w:type="dxa"/>
            <w:tcBorders>
              <w:top w:val="nil"/>
              <w:left w:val="nil"/>
              <w:bottom w:val="nil"/>
              <w:right w:val="nil"/>
            </w:tcBorders>
            <w:shd w:val="clear" w:color="auto" w:fill="auto"/>
            <w:noWrap/>
            <w:vAlign w:val="bottom"/>
            <w:hideMark/>
          </w:tcPr>
          <w:p w14:paraId="4E312F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1.421</w:t>
            </w:r>
          </w:p>
        </w:tc>
      </w:tr>
      <w:tr w:rsidR="00A5526B" w:rsidRPr="00B30C13" w14:paraId="4AAB41E7" w14:textId="77777777" w:rsidTr="00A5526B">
        <w:trPr>
          <w:trHeight w:val="285"/>
        </w:trPr>
        <w:tc>
          <w:tcPr>
            <w:tcW w:w="1053" w:type="dxa"/>
            <w:tcBorders>
              <w:top w:val="nil"/>
              <w:left w:val="nil"/>
              <w:bottom w:val="nil"/>
              <w:right w:val="nil"/>
            </w:tcBorders>
            <w:shd w:val="clear" w:color="auto" w:fill="auto"/>
            <w:noWrap/>
            <w:vAlign w:val="bottom"/>
            <w:hideMark/>
          </w:tcPr>
          <w:p w14:paraId="0A2AE3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1960.375</w:t>
            </w:r>
          </w:p>
        </w:tc>
        <w:tc>
          <w:tcPr>
            <w:tcW w:w="1020" w:type="dxa"/>
            <w:tcBorders>
              <w:top w:val="nil"/>
              <w:left w:val="nil"/>
              <w:bottom w:val="nil"/>
              <w:right w:val="nil"/>
            </w:tcBorders>
            <w:shd w:val="clear" w:color="auto" w:fill="auto"/>
            <w:noWrap/>
            <w:vAlign w:val="bottom"/>
            <w:hideMark/>
          </w:tcPr>
          <w:p w14:paraId="2A5712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697E2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F18EF9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40872D" w14:textId="77777777" w:rsidTr="00A5526B">
        <w:trPr>
          <w:trHeight w:val="285"/>
        </w:trPr>
        <w:tc>
          <w:tcPr>
            <w:tcW w:w="1053" w:type="dxa"/>
            <w:tcBorders>
              <w:top w:val="nil"/>
              <w:left w:val="nil"/>
              <w:bottom w:val="nil"/>
              <w:right w:val="nil"/>
            </w:tcBorders>
            <w:shd w:val="clear" w:color="auto" w:fill="auto"/>
            <w:noWrap/>
            <w:vAlign w:val="bottom"/>
            <w:hideMark/>
          </w:tcPr>
          <w:p w14:paraId="270C05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133DA2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0.904</w:t>
            </w:r>
          </w:p>
        </w:tc>
        <w:tc>
          <w:tcPr>
            <w:tcW w:w="1020" w:type="dxa"/>
            <w:tcBorders>
              <w:top w:val="nil"/>
              <w:left w:val="nil"/>
              <w:bottom w:val="nil"/>
              <w:right w:val="nil"/>
            </w:tcBorders>
            <w:shd w:val="clear" w:color="auto" w:fill="auto"/>
            <w:noWrap/>
            <w:vAlign w:val="bottom"/>
            <w:hideMark/>
          </w:tcPr>
          <w:p w14:paraId="3E8C1B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20039A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0.990</w:t>
            </w:r>
          </w:p>
        </w:tc>
      </w:tr>
      <w:tr w:rsidR="00A5526B" w:rsidRPr="00B30C13" w14:paraId="23E282E5" w14:textId="77777777" w:rsidTr="00A5526B">
        <w:trPr>
          <w:trHeight w:val="285"/>
        </w:trPr>
        <w:tc>
          <w:tcPr>
            <w:tcW w:w="1053" w:type="dxa"/>
            <w:tcBorders>
              <w:top w:val="nil"/>
              <w:left w:val="nil"/>
              <w:bottom w:val="nil"/>
              <w:right w:val="nil"/>
            </w:tcBorders>
            <w:shd w:val="clear" w:color="auto" w:fill="auto"/>
            <w:noWrap/>
            <w:vAlign w:val="bottom"/>
            <w:hideMark/>
          </w:tcPr>
          <w:p w14:paraId="578E96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14344F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E79FE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EF497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E7A533F" w14:textId="77777777" w:rsidTr="00A5526B">
        <w:trPr>
          <w:trHeight w:val="285"/>
        </w:trPr>
        <w:tc>
          <w:tcPr>
            <w:tcW w:w="1053" w:type="dxa"/>
            <w:tcBorders>
              <w:top w:val="nil"/>
              <w:left w:val="nil"/>
              <w:bottom w:val="nil"/>
              <w:right w:val="nil"/>
            </w:tcBorders>
            <w:shd w:val="clear" w:color="auto" w:fill="auto"/>
            <w:noWrap/>
            <w:vAlign w:val="bottom"/>
            <w:hideMark/>
          </w:tcPr>
          <w:p w14:paraId="43C460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5FA9DD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B5E54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72917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B8C5E8D" w14:textId="77777777" w:rsidTr="00A5526B">
        <w:trPr>
          <w:trHeight w:val="285"/>
        </w:trPr>
        <w:tc>
          <w:tcPr>
            <w:tcW w:w="1053" w:type="dxa"/>
            <w:tcBorders>
              <w:top w:val="nil"/>
              <w:left w:val="nil"/>
              <w:bottom w:val="nil"/>
              <w:right w:val="nil"/>
            </w:tcBorders>
            <w:shd w:val="clear" w:color="auto" w:fill="auto"/>
            <w:noWrap/>
            <w:vAlign w:val="bottom"/>
            <w:hideMark/>
          </w:tcPr>
          <w:p w14:paraId="25D860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78FA9B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1.268</w:t>
            </w:r>
          </w:p>
        </w:tc>
        <w:tc>
          <w:tcPr>
            <w:tcW w:w="1020" w:type="dxa"/>
            <w:tcBorders>
              <w:top w:val="nil"/>
              <w:left w:val="nil"/>
              <w:bottom w:val="nil"/>
              <w:right w:val="nil"/>
            </w:tcBorders>
            <w:shd w:val="clear" w:color="auto" w:fill="auto"/>
            <w:noWrap/>
            <w:vAlign w:val="bottom"/>
            <w:hideMark/>
          </w:tcPr>
          <w:p w14:paraId="413F07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1.133</w:t>
            </w:r>
          </w:p>
        </w:tc>
        <w:tc>
          <w:tcPr>
            <w:tcW w:w="1020" w:type="dxa"/>
            <w:tcBorders>
              <w:top w:val="nil"/>
              <w:left w:val="nil"/>
              <w:bottom w:val="nil"/>
              <w:right w:val="nil"/>
            </w:tcBorders>
            <w:shd w:val="clear" w:color="auto" w:fill="auto"/>
            <w:noWrap/>
            <w:vAlign w:val="bottom"/>
            <w:hideMark/>
          </w:tcPr>
          <w:p w14:paraId="29FEB5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1.419</w:t>
            </w:r>
          </w:p>
        </w:tc>
      </w:tr>
      <w:tr w:rsidR="00A5526B" w:rsidRPr="00B30C13" w14:paraId="08703741" w14:textId="77777777" w:rsidTr="00A5526B">
        <w:trPr>
          <w:trHeight w:val="285"/>
        </w:trPr>
        <w:tc>
          <w:tcPr>
            <w:tcW w:w="1053" w:type="dxa"/>
            <w:tcBorders>
              <w:top w:val="nil"/>
              <w:left w:val="nil"/>
              <w:bottom w:val="nil"/>
              <w:right w:val="nil"/>
            </w:tcBorders>
            <w:shd w:val="clear" w:color="auto" w:fill="auto"/>
            <w:noWrap/>
            <w:vAlign w:val="bottom"/>
            <w:hideMark/>
          </w:tcPr>
          <w:p w14:paraId="431423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76A6F0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5562B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B907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F024B7" w14:textId="77777777" w:rsidTr="00A5526B">
        <w:trPr>
          <w:trHeight w:val="285"/>
        </w:trPr>
        <w:tc>
          <w:tcPr>
            <w:tcW w:w="1053" w:type="dxa"/>
            <w:tcBorders>
              <w:top w:val="nil"/>
              <w:left w:val="nil"/>
              <w:bottom w:val="nil"/>
              <w:right w:val="nil"/>
            </w:tcBorders>
            <w:shd w:val="clear" w:color="auto" w:fill="auto"/>
            <w:noWrap/>
            <w:vAlign w:val="bottom"/>
            <w:hideMark/>
          </w:tcPr>
          <w:p w14:paraId="54047D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4B4B82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0.814</w:t>
            </w:r>
          </w:p>
        </w:tc>
        <w:tc>
          <w:tcPr>
            <w:tcW w:w="1020" w:type="dxa"/>
            <w:tcBorders>
              <w:top w:val="nil"/>
              <w:left w:val="nil"/>
              <w:bottom w:val="nil"/>
              <w:right w:val="nil"/>
            </w:tcBorders>
            <w:shd w:val="clear" w:color="auto" w:fill="auto"/>
            <w:noWrap/>
            <w:vAlign w:val="bottom"/>
            <w:hideMark/>
          </w:tcPr>
          <w:p w14:paraId="2ACCF2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0.755</w:t>
            </w:r>
          </w:p>
        </w:tc>
        <w:tc>
          <w:tcPr>
            <w:tcW w:w="1020" w:type="dxa"/>
            <w:tcBorders>
              <w:top w:val="nil"/>
              <w:left w:val="nil"/>
              <w:bottom w:val="nil"/>
              <w:right w:val="nil"/>
            </w:tcBorders>
            <w:shd w:val="clear" w:color="auto" w:fill="auto"/>
            <w:noWrap/>
            <w:vAlign w:val="bottom"/>
            <w:hideMark/>
          </w:tcPr>
          <w:p w14:paraId="1386AE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0.877</w:t>
            </w:r>
          </w:p>
        </w:tc>
      </w:tr>
      <w:tr w:rsidR="00A5526B" w:rsidRPr="00B30C13" w14:paraId="050745BB" w14:textId="77777777" w:rsidTr="00A5526B">
        <w:trPr>
          <w:trHeight w:val="285"/>
        </w:trPr>
        <w:tc>
          <w:tcPr>
            <w:tcW w:w="1053" w:type="dxa"/>
            <w:tcBorders>
              <w:top w:val="nil"/>
              <w:left w:val="nil"/>
              <w:bottom w:val="nil"/>
              <w:right w:val="nil"/>
            </w:tcBorders>
            <w:shd w:val="clear" w:color="auto" w:fill="auto"/>
            <w:noWrap/>
            <w:vAlign w:val="bottom"/>
            <w:hideMark/>
          </w:tcPr>
          <w:p w14:paraId="07BD49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03C0AA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0.941</w:t>
            </w:r>
          </w:p>
        </w:tc>
        <w:tc>
          <w:tcPr>
            <w:tcW w:w="1020" w:type="dxa"/>
            <w:tcBorders>
              <w:top w:val="nil"/>
              <w:left w:val="nil"/>
              <w:bottom w:val="nil"/>
              <w:right w:val="nil"/>
            </w:tcBorders>
            <w:shd w:val="clear" w:color="auto" w:fill="auto"/>
            <w:noWrap/>
            <w:vAlign w:val="bottom"/>
            <w:hideMark/>
          </w:tcPr>
          <w:p w14:paraId="114D2D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c>
          <w:tcPr>
            <w:tcW w:w="1020" w:type="dxa"/>
            <w:tcBorders>
              <w:top w:val="nil"/>
              <w:left w:val="nil"/>
              <w:bottom w:val="nil"/>
              <w:right w:val="nil"/>
            </w:tcBorders>
            <w:shd w:val="clear" w:color="auto" w:fill="auto"/>
            <w:noWrap/>
            <w:vAlign w:val="bottom"/>
            <w:hideMark/>
          </w:tcPr>
          <w:p w14:paraId="58D882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1.020</w:t>
            </w:r>
          </w:p>
        </w:tc>
      </w:tr>
      <w:tr w:rsidR="00A5526B" w:rsidRPr="00B30C13" w14:paraId="2F114579" w14:textId="77777777" w:rsidTr="00A5526B">
        <w:trPr>
          <w:trHeight w:val="285"/>
        </w:trPr>
        <w:tc>
          <w:tcPr>
            <w:tcW w:w="1053" w:type="dxa"/>
            <w:tcBorders>
              <w:top w:val="nil"/>
              <w:left w:val="nil"/>
              <w:bottom w:val="nil"/>
              <w:right w:val="nil"/>
            </w:tcBorders>
            <w:shd w:val="clear" w:color="auto" w:fill="auto"/>
            <w:noWrap/>
            <w:vAlign w:val="bottom"/>
            <w:hideMark/>
          </w:tcPr>
          <w:p w14:paraId="030AC5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4F4ED7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c>
          <w:tcPr>
            <w:tcW w:w="1020" w:type="dxa"/>
            <w:tcBorders>
              <w:top w:val="nil"/>
              <w:left w:val="nil"/>
              <w:bottom w:val="nil"/>
              <w:right w:val="nil"/>
            </w:tcBorders>
            <w:shd w:val="clear" w:color="auto" w:fill="auto"/>
            <w:noWrap/>
            <w:vAlign w:val="bottom"/>
            <w:hideMark/>
          </w:tcPr>
          <w:p w14:paraId="1EBFEF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1.013</w:t>
            </w:r>
          </w:p>
        </w:tc>
        <w:tc>
          <w:tcPr>
            <w:tcW w:w="1020" w:type="dxa"/>
            <w:tcBorders>
              <w:top w:val="nil"/>
              <w:left w:val="nil"/>
              <w:bottom w:val="nil"/>
              <w:right w:val="nil"/>
            </w:tcBorders>
            <w:shd w:val="clear" w:color="auto" w:fill="auto"/>
            <w:noWrap/>
            <w:vAlign w:val="bottom"/>
            <w:hideMark/>
          </w:tcPr>
          <w:p w14:paraId="444891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1.212</w:t>
            </w:r>
          </w:p>
        </w:tc>
      </w:tr>
      <w:tr w:rsidR="00A5526B" w:rsidRPr="00B30C13" w14:paraId="3B9F9F7D" w14:textId="77777777" w:rsidTr="00A5526B">
        <w:trPr>
          <w:trHeight w:val="285"/>
        </w:trPr>
        <w:tc>
          <w:tcPr>
            <w:tcW w:w="1053" w:type="dxa"/>
            <w:tcBorders>
              <w:top w:val="nil"/>
              <w:left w:val="nil"/>
              <w:bottom w:val="nil"/>
              <w:right w:val="nil"/>
            </w:tcBorders>
            <w:shd w:val="clear" w:color="auto" w:fill="auto"/>
            <w:noWrap/>
            <w:vAlign w:val="bottom"/>
            <w:hideMark/>
          </w:tcPr>
          <w:p w14:paraId="44A2F9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3B4C01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6DCFE7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0.836</w:t>
            </w:r>
          </w:p>
        </w:tc>
        <w:tc>
          <w:tcPr>
            <w:tcW w:w="1020" w:type="dxa"/>
            <w:tcBorders>
              <w:top w:val="nil"/>
              <w:left w:val="nil"/>
              <w:bottom w:val="nil"/>
              <w:right w:val="nil"/>
            </w:tcBorders>
            <w:shd w:val="clear" w:color="auto" w:fill="auto"/>
            <w:noWrap/>
            <w:vAlign w:val="bottom"/>
            <w:hideMark/>
          </w:tcPr>
          <w:p w14:paraId="5BE357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1.013</w:t>
            </w:r>
          </w:p>
        </w:tc>
      </w:tr>
      <w:tr w:rsidR="00A5526B" w:rsidRPr="00B30C13" w14:paraId="4A1FFAC6" w14:textId="77777777" w:rsidTr="00A5526B">
        <w:trPr>
          <w:trHeight w:val="285"/>
        </w:trPr>
        <w:tc>
          <w:tcPr>
            <w:tcW w:w="1053" w:type="dxa"/>
            <w:tcBorders>
              <w:top w:val="nil"/>
              <w:left w:val="nil"/>
              <w:bottom w:val="nil"/>
              <w:right w:val="nil"/>
            </w:tcBorders>
            <w:shd w:val="clear" w:color="auto" w:fill="auto"/>
            <w:noWrap/>
            <w:vAlign w:val="bottom"/>
            <w:hideMark/>
          </w:tcPr>
          <w:p w14:paraId="75B652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6E928A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0.685</w:t>
            </w:r>
          </w:p>
        </w:tc>
        <w:tc>
          <w:tcPr>
            <w:tcW w:w="1020" w:type="dxa"/>
            <w:tcBorders>
              <w:top w:val="nil"/>
              <w:left w:val="nil"/>
              <w:bottom w:val="nil"/>
              <w:right w:val="nil"/>
            </w:tcBorders>
            <w:shd w:val="clear" w:color="auto" w:fill="auto"/>
            <w:noWrap/>
            <w:vAlign w:val="bottom"/>
            <w:hideMark/>
          </w:tcPr>
          <w:p w14:paraId="06D2E5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0.631</w:t>
            </w:r>
          </w:p>
        </w:tc>
        <w:tc>
          <w:tcPr>
            <w:tcW w:w="1020" w:type="dxa"/>
            <w:tcBorders>
              <w:top w:val="nil"/>
              <w:left w:val="nil"/>
              <w:bottom w:val="nil"/>
              <w:right w:val="nil"/>
            </w:tcBorders>
            <w:shd w:val="clear" w:color="auto" w:fill="auto"/>
            <w:noWrap/>
            <w:vAlign w:val="bottom"/>
            <w:hideMark/>
          </w:tcPr>
          <w:p w14:paraId="63AEF5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r>
      <w:tr w:rsidR="00A5526B" w:rsidRPr="00B30C13" w14:paraId="33C48A4D" w14:textId="77777777" w:rsidTr="00A5526B">
        <w:trPr>
          <w:trHeight w:val="285"/>
        </w:trPr>
        <w:tc>
          <w:tcPr>
            <w:tcW w:w="1053" w:type="dxa"/>
            <w:tcBorders>
              <w:top w:val="nil"/>
              <w:left w:val="nil"/>
              <w:bottom w:val="nil"/>
              <w:right w:val="nil"/>
            </w:tcBorders>
            <w:shd w:val="clear" w:color="auto" w:fill="auto"/>
            <w:noWrap/>
            <w:vAlign w:val="bottom"/>
            <w:hideMark/>
          </w:tcPr>
          <w:p w14:paraId="47E44E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1C9802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0.697</w:t>
            </w:r>
          </w:p>
        </w:tc>
        <w:tc>
          <w:tcPr>
            <w:tcW w:w="1020" w:type="dxa"/>
            <w:tcBorders>
              <w:top w:val="nil"/>
              <w:left w:val="nil"/>
              <w:bottom w:val="nil"/>
              <w:right w:val="nil"/>
            </w:tcBorders>
            <w:shd w:val="clear" w:color="auto" w:fill="auto"/>
            <w:noWrap/>
            <w:vAlign w:val="bottom"/>
            <w:hideMark/>
          </w:tcPr>
          <w:p w14:paraId="0EAFF5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0.649</w:t>
            </w:r>
          </w:p>
        </w:tc>
        <w:tc>
          <w:tcPr>
            <w:tcW w:w="1020" w:type="dxa"/>
            <w:tcBorders>
              <w:top w:val="nil"/>
              <w:left w:val="nil"/>
              <w:bottom w:val="nil"/>
              <w:right w:val="nil"/>
            </w:tcBorders>
            <w:shd w:val="clear" w:color="auto" w:fill="auto"/>
            <w:noWrap/>
            <w:vAlign w:val="bottom"/>
            <w:hideMark/>
          </w:tcPr>
          <w:p w14:paraId="0F6BC0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0.748</w:t>
            </w:r>
          </w:p>
        </w:tc>
      </w:tr>
      <w:tr w:rsidR="00A5526B" w:rsidRPr="00B30C13" w14:paraId="650AEB03" w14:textId="77777777" w:rsidTr="00A5526B">
        <w:trPr>
          <w:trHeight w:val="285"/>
        </w:trPr>
        <w:tc>
          <w:tcPr>
            <w:tcW w:w="1053" w:type="dxa"/>
            <w:tcBorders>
              <w:top w:val="nil"/>
              <w:left w:val="nil"/>
              <w:bottom w:val="nil"/>
              <w:right w:val="nil"/>
            </w:tcBorders>
            <w:shd w:val="clear" w:color="auto" w:fill="auto"/>
            <w:noWrap/>
            <w:vAlign w:val="bottom"/>
            <w:hideMark/>
          </w:tcPr>
          <w:p w14:paraId="15FA6E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436896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1E6AB5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0.782</w:t>
            </w:r>
          </w:p>
        </w:tc>
        <w:tc>
          <w:tcPr>
            <w:tcW w:w="1020" w:type="dxa"/>
            <w:tcBorders>
              <w:top w:val="nil"/>
              <w:left w:val="nil"/>
              <w:bottom w:val="nil"/>
              <w:right w:val="nil"/>
            </w:tcBorders>
            <w:shd w:val="clear" w:color="auto" w:fill="auto"/>
            <w:noWrap/>
            <w:vAlign w:val="bottom"/>
            <w:hideMark/>
          </w:tcPr>
          <w:p w14:paraId="7EBE49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0.936</w:t>
            </w:r>
          </w:p>
        </w:tc>
      </w:tr>
      <w:tr w:rsidR="00A5526B" w:rsidRPr="00B30C13" w14:paraId="26E6ACF5" w14:textId="77777777" w:rsidTr="00A5526B">
        <w:trPr>
          <w:trHeight w:val="285"/>
        </w:trPr>
        <w:tc>
          <w:tcPr>
            <w:tcW w:w="1053" w:type="dxa"/>
            <w:tcBorders>
              <w:top w:val="nil"/>
              <w:left w:val="nil"/>
              <w:bottom w:val="nil"/>
              <w:right w:val="nil"/>
            </w:tcBorders>
            <w:shd w:val="clear" w:color="auto" w:fill="auto"/>
            <w:noWrap/>
            <w:vAlign w:val="bottom"/>
            <w:hideMark/>
          </w:tcPr>
          <w:p w14:paraId="6EE6C9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26B9E8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0.757</w:t>
            </w:r>
          </w:p>
        </w:tc>
        <w:tc>
          <w:tcPr>
            <w:tcW w:w="1020" w:type="dxa"/>
            <w:tcBorders>
              <w:top w:val="nil"/>
              <w:left w:val="nil"/>
              <w:bottom w:val="nil"/>
              <w:right w:val="nil"/>
            </w:tcBorders>
            <w:shd w:val="clear" w:color="auto" w:fill="auto"/>
            <w:noWrap/>
            <w:vAlign w:val="bottom"/>
            <w:hideMark/>
          </w:tcPr>
          <w:p w14:paraId="452ABE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c>
          <w:tcPr>
            <w:tcW w:w="1020" w:type="dxa"/>
            <w:tcBorders>
              <w:top w:val="nil"/>
              <w:left w:val="nil"/>
              <w:bottom w:val="nil"/>
              <w:right w:val="nil"/>
            </w:tcBorders>
            <w:shd w:val="clear" w:color="auto" w:fill="auto"/>
            <w:noWrap/>
            <w:vAlign w:val="bottom"/>
            <w:hideMark/>
          </w:tcPr>
          <w:p w14:paraId="13D9D5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r>
      <w:tr w:rsidR="00A5526B" w:rsidRPr="00B30C13" w14:paraId="7C1A23F3" w14:textId="77777777" w:rsidTr="00A5526B">
        <w:trPr>
          <w:trHeight w:val="285"/>
        </w:trPr>
        <w:tc>
          <w:tcPr>
            <w:tcW w:w="1053" w:type="dxa"/>
            <w:tcBorders>
              <w:top w:val="nil"/>
              <w:left w:val="nil"/>
              <w:bottom w:val="nil"/>
              <w:right w:val="nil"/>
            </w:tcBorders>
            <w:shd w:val="clear" w:color="auto" w:fill="auto"/>
            <w:noWrap/>
            <w:vAlign w:val="bottom"/>
            <w:hideMark/>
          </w:tcPr>
          <w:p w14:paraId="7A85F0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1963.875</w:t>
            </w:r>
          </w:p>
        </w:tc>
        <w:tc>
          <w:tcPr>
            <w:tcW w:w="1020" w:type="dxa"/>
            <w:tcBorders>
              <w:top w:val="nil"/>
              <w:left w:val="nil"/>
              <w:bottom w:val="nil"/>
              <w:right w:val="nil"/>
            </w:tcBorders>
            <w:shd w:val="clear" w:color="auto" w:fill="auto"/>
            <w:noWrap/>
            <w:vAlign w:val="bottom"/>
            <w:hideMark/>
          </w:tcPr>
          <w:p w14:paraId="7F661D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0B7955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0.727</w:t>
            </w:r>
          </w:p>
        </w:tc>
        <w:tc>
          <w:tcPr>
            <w:tcW w:w="1020" w:type="dxa"/>
            <w:tcBorders>
              <w:top w:val="nil"/>
              <w:left w:val="nil"/>
              <w:bottom w:val="nil"/>
              <w:right w:val="nil"/>
            </w:tcBorders>
            <w:shd w:val="clear" w:color="auto" w:fill="auto"/>
            <w:noWrap/>
            <w:vAlign w:val="bottom"/>
            <w:hideMark/>
          </w:tcPr>
          <w:p w14:paraId="48E45E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r>
      <w:tr w:rsidR="00A5526B" w:rsidRPr="00B30C13" w14:paraId="1383DF53" w14:textId="77777777" w:rsidTr="00A5526B">
        <w:trPr>
          <w:trHeight w:val="285"/>
        </w:trPr>
        <w:tc>
          <w:tcPr>
            <w:tcW w:w="1053" w:type="dxa"/>
            <w:tcBorders>
              <w:top w:val="nil"/>
              <w:left w:val="nil"/>
              <w:bottom w:val="nil"/>
              <w:right w:val="nil"/>
            </w:tcBorders>
            <w:shd w:val="clear" w:color="auto" w:fill="auto"/>
            <w:noWrap/>
            <w:vAlign w:val="bottom"/>
            <w:hideMark/>
          </w:tcPr>
          <w:p w14:paraId="11E225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2BC676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0.821</w:t>
            </w:r>
          </w:p>
        </w:tc>
        <w:tc>
          <w:tcPr>
            <w:tcW w:w="1020" w:type="dxa"/>
            <w:tcBorders>
              <w:top w:val="nil"/>
              <w:left w:val="nil"/>
              <w:bottom w:val="nil"/>
              <w:right w:val="nil"/>
            </w:tcBorders>
            <w:shd w:val="clear" w:color="auto" w:fill="auto"/>
            <w:noWrap/>
            <w:vAlign w:val="bottom"/>
            <w:hideMark/>
          </w:tcPr>
          <w:p w14:paraId="77BADB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56804F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0.884</w:t>
            </w:r>
          </w:p>
        </w:tc>
      </w:tr>
      <w:tr w:rsidR="00A5526B" w:rsidRPr="00B30C13" w14:paraId="0E13001D" w14:textId="77777777" w:rsidTr="00A5526B">
        <w:trPr>
          <w:trHeight w:val="285"/>
        </w:trPr>
        <w:tc>
          <w:tcPr>
            <w:tcW w:w="1053" w:type="dxa"/>
            <w:tcBorders>
              <w:top w:val="nil"/>
              <w:left w:val="nil"/>
              <w:bottom w:val="nil"/>
              <w:right w:val="nil"/>
            </w:tcBorders>
            <w:shd w:val="clear" w:color="auto" w:fill="auto"/>
            <w:noWrap/>
            <w:vAlign w:val="bottom"/>
            <w:hideMark/>
          </w:tcPr>
          <w:p w14:paraId="451B1C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3C1072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5E016B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778D98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1.007</w:t>
            </w:r>
          </w:p>
        </w:tc>
      </w:tr>
      <w:tr w:rsidR="00A5526B" w:rsidRPr="00B30C13" w14:paraId="532CD8FE" w14:textId="77777777" w:rsidTr="00A5526B">
        <w:trPr>
          <w:trHeight w:val="285"/>
        </w:trPr>
        <w:tc>
          <w:tcPr>
            <w:tcW w:w="1053" w:type="dxa"/>
            <w:tcBorders>
              <w:top w:val="nil"/>
              <w:left w:val="nil"/>
              <w:bottom w:val="nil"/>
              <w:right w:val="nil"/>
            </w:tcBorders>
            <w:shd w:val="clear" w:color="auto" w:fill="auto"/>
            <w:noWrap/>
            <w:vAlign w:val="bottom"/>
            <w:hideMark/>
          </w:tcPr>
          <w:p w14:paraId="09F81A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0E1987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0.899</w:t>
            </w:r>
          </w:p>
        </w:tc>
        <w:tc>
          <w:tcPr>
            <w:tcW w:w="1020" w:type="dxa"/>
            <w:tcBorders>
              <w:top w:val="nil"/>
              <w:left w:val="nil"/>
              <w:bottom w:val="nil"/>
              <w:right w:val="nil"/>
            </w:tcBorders>
            <w:shd w:val="clear" w:color="auto" w:fill="auto"/>
            <w:noWrap/>
            <w:vAlign w:val="bottom"/>
            <w:hideMark/>
          </w:tcPr>
          <w:p w14:paraId="04809D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0.828</w:t>
            </w:r>
          </w:p>
        </w:tc>
        <w:tc>
          <w:tcPr>
            <w:tcW w:w="1020" w:type="dxa"/>
            <w:tcBorders>
              <w:top w:val="nil"/>
              <w:left w:val="nil"/>
              <w:bottom w:val="nil"/>
              <w:right w:val="nil"/>
            </w:tcBorders>
            <w:shd w:val="clear" w:color="auto" w:fill="auto"/>
            <w:noWrap/>
            <w:vAlign w:val="bottom"/>
            <w:hideMark/>
          </w:tcPr>
          <w:p w14:paraId="551CF6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0.977</w:t>
            </w:r>
          </w:p>
        </w:tc>
      </w:tr>
      <w:tr w:rsidR="00A5526B" w:rsidRPr="00B30C13" w14:paraId="57DEBF4F" w14:textId="77777777" w:rsidTr="00A5526B">
        <w:trPr>
          <w:trHeight w:val="285"/>
        </w:trPr>
        <w:tc>
          <w:tcPr>
            <w:tcW w:w="1053" w:type="dxa"/>
            <w:tcBorders>
              <w:top w:val="nil"/>
              <w:left w:val="nil"/>
              <w:bottom w:val="nil"/>
              <w:right w:val="nil"/>
            </w:tcBorders>
            <w:shd w:val="clear" w:color="auto" w:fill="auto"/>
            <w:noWrap/>
            <w:vAlign w:val="bottom"/>
            <w:hideMark/>
          </w:tcPr>
          <w:p w14:paraId="7A8D75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1FEDC2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0.688</w:t>
            </w:r>
          </w:p>
        </w:tc>
        <w:tc>
          <w:tcPr>
            <w:tcW w:w="1020" w:type="dxa"/>
            <w:tcBorders>
              <w:top w:val="nil"/>
              <w:left w:val="nil"/>
              <w:bottom w:val="nil"/>
              <w:right w:val="nil"/>
            </w:tcBorders>
            <w:shd w:val="clear" w:color="auto" w:fill="auto"/>
            <w:noWrap/>
            <w:vAlign w:val="bottom"/>
            <w:hideMark/>
          </w:tcPr>
          <w:p w14:paraId="7F3FC7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0.641</w:t>
            </w:r>
          </w:p>
        </w:tc>
        <w:tc>
          <w:tcPr>
            <w:tcW w:w="1020" w:type="dxa"/>
            <w:tcBorders>
              <w:top w:val="nil"/>
              <w:left w:val="nil"/>
              <w:bottom w:val="nil"/>
              <w:right w:val="nil"/>
            </w:tcBorders>
            <w:shd w:val="clear" w:color="auto" w:fill="auto"/>
            <w:noWrap/>
            <w:vAlign w:val="bottom"/>
            <w:hideMark/>
          </w:tcPr>
          <w:p w14:paraId="4CE713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0.738</w:t>
            </w:r>
          </w:p>
        </w:tc>
      </w:tr>
      <w:tr w:rsidR="00A5526B" w:rsidRPr="00B30C13" w14:paraId="5B4632CA" w14:textId="77777777" w:rsidTr="00A5526B">
        <w:trPr>
          <w:trHeight w:val="285"/>
        </w:trPr>
        <w:tc>
          <w:tcPr>
            <w:tcW w:w="1053" w:type="dxa"/>
            <w:tcBorders>
              <w:top w:val="nil"/>
              <w:left w:val="nil"/>
              <w:bottom w:val="nil"/>
              <w:right w:val="nil"/>
            </w:tcBorders>
            <w:shd w:val="clear" w:color="auto" w:fill="auto"/>
            <w:noWrap/>
            <w:vAlign w:val="bottom"/>
            <w:hideMark/>
          </w:tcPr>
          <w:p w14:paraId="175E22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115C6D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0.625</w:t>
            </w:r>
          </w:p>
        </w:tc>
        <w:tc>
          <w:tcPr>
            <w:tcW w:w="1020" w:type="dxa"/>
            <w:tcBorders>
              <w:top w:val="nil"/>
              <w:left w:val="nil"/>
              <w:bottom w:val="nil"/>
              <w:right w:val="nil"/>
            </w:tcBorders>
            <w:shd w:val="clear" w:color="auto" w:fill="auto"/>
            <w:noWrap/>
            <w:vAlign w:val="bottom"/>
            <w:hideMark/>
          </w:tcPr>
          <w:p w14:paraId="21D116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0.581</w:t>
            </w:r>
          </w:p>
        </w:tc>
        <w:tc>
          <w:tcPr>
            <w:tcW w:w="1020" w:type="dxa"/>
            <w:tcBorders>
              <w:top w:val="nil"/>
              <w:left w:val="nil"/>
              <w:bottom w:val="nil"/>
              <w:right w:val="nil"/>
            </w:tcBorders>
            <w:shd w:val="clear" w:color="auto" w:fill="auto"/>
            <w:noWrap/>
            <w:vAlign w:val="bottom"/>
            <w:hideMark/>
          </w:tcPr>
          <w:p w14:paraId="6D57C5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r>
      <w:tr w:rsidR="00A5526B" w:rsidRPr="00B30C13" w14:paraId="18337068" w14:textId="77777777" w:rsidTr="00A5526B">
        <w:trPr>
          <w:trHeight w:val="285"/>
        </w:trPr>
        <w:tc>
          <w:tcPr>
            <w:tcW w:w="1053" w:type="dxa"/>
            <w:tcBorders>
              <w:top w:val="nil"/>
              <w:left w:val="nil"/>
              <w:bottom w:val="nil"/>
              <w:right w:val="nil"/>
            </w:tcBorders>
            <w:shd w:val="clear" w:color="auto" w:fill="auto"/>
            <w:noWrap/>
            <w:vAlign w:val="bottom"/>
            <w:hideMark/>
          </w:tcPr>
          <w:p w14:paraId="2F1766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2FBC2F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c>
          <w:tcPr>
            <w:tcW w:w="1020" w:type="dxa"/>
            <w:tcBorders>
              <w:top w:val="nil"/>
              <w:left w:val="nil"/>
              <w:bottom w:val="nil"/>
              <w:right w:val="nil"/>
            </w:tcBorders>
            <w:shd w:val="clear" w:color="auto" w:fill="auto"/>
            <w:noWrap/>
            <w:vAlign w:val="bottom"/>
            <w:hideMark/>
          </w:tcPr>
          <w:p w14:paraId="616B9D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c>
          <w:tcPr>
            <w:tcW w:w="1020" w:type="dxa"/>
            <w:tcBorders>
              <w:top w:val="nil"/>
              <w:left w:val="nil"/>
              <w:bottom w:val="nil"/>
              <w:right w:val="nil"/>
            </w:tcBorders>
            <w:shd w:val="clear" w:color="auto" w:fill="auto"/>
            <w:noWrap/>
            <w:vAlign w:val="bottom"/>
            <w:hideMark/>
          </w:tcPr>
          <w:p w14:paraId="787AC0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1.267</w:t>
            </w:r>
          </w:p>
        </w:tc>
      </w:tr>
      <w:tr w:rsidR="00A5526B" w:rsidRPr="00B30C13" w14:paraId="20ECAD57" w14:textId="77777777" w:rsidTr="00A5526B">
        <w:trPr>
          <w:trHeight w:val="285"/>
        </w:trPr>
        <w:tc>
          <w:tcPr>
            <w:tcW w:w="1053" w:type="dxa"/>
            <w:tcBorders>
              <w:top w:val="nil"/>
              <w:left w:val="nil"/>
              <w:bottom w:val="nil"/>
              <w:right w:val="nil"/>
            </w:tcBorders>
            <w:shd w:val="clear" w:color="auto" w:fill="auto"/>
            <w:noWrap/>
            <w:vAlign w:val="bottom"/>
            <w:hideMark/>
          </w:tcPr>
          <w:p w14:paraId="086C02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32AA9A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c>
          <w:tcPr>
            <w:tcW w:w="1020" w:type="dxa"/>
            <w:tcBorders>
              <w:top w:val="nil"/>
              <w:left w:val="nil"/>
              <w:bottom w:val="nil"/>
              <w:right w:val="nil"/>
            </w:tcBorders>
            <w:shd w:val="clear" w:color="auto" w:fill="auto"/>
            <w:noWrap/>
            <w:vAlign w:val="bottom"/>
            <w:hideMark/>
          </w:tcPr>
          <w:p w14:paraId="55FA46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0.632</w:t>
            </w:r>
          </w:p>
        </w:tc>
        <w:tc>
          <w:tcPr>
            <w:tcW w:w="1020" w:type="dxa"/>
            <w:tcBorders>
              <w:top w:val="nil"/>
              <w:left w:val="nil"/>
              <w:bottom w:val="nil"/>
              <w:right w:val="nil"/>
            </w:tcBorders>
            <w:shd w:val="clear" w:color="auto" w:fill="auto"/>
            <w:noWrap/>
            <w:vAlign w:val="bottom"/>
            <w:hideMark/>
          </w:tcPr>
          <w:p w14:paraId="7D6183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0.751</w:t>
            </w:r>
          </w:p>
        </w:tc>
      </w:tr>
      <w:tr w:rsidR="00A5526B" w:rsidRPr="00B30C13" w14:paraId="2546FC18" w14:textId="77777777" w:rsidTr="00A5526B">
        <w:trPr>
          <w:trHeight w:val="285"/>
        </w:trPr>
        <w:tc>
          <w:tcPr>
            <w:tcW w:w="1053" w:type="dxa"/>
            <w:tcBorders>
              <w:top w:val="nil"/>
              <w:left w:val="nil"/>
              <w:bottom w:val="nil"/>
              <w:right w:val="nil"/>
            </w:tcBorders>
            <w:shd w:val="clear" w:color="auto" w:fill="auto"/>
            <w:noWrap/>
            <w:vAlign w:val="bottom"/>
            <w:hideMark/>
          </w:tcPr>
          <w:p w14:paraId="32C297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6E3DF2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0.801</w:t>
            </w:r>
          </w:p>
        </w:tc>
        <w:tc>
          <w:tcPr>
            <w:tcW w:w="1020" w:type="dxa"/>
            <w:tcBorders>
              <w:top w:val="nil"/>
              <w:left w:val="nil"/>
              <w:bottom w:val="nil"/>
              <w:right w:val="nil"/>
            </w:tcBorders>
            <w:shd w:val="clear" w:color="auto" w:fill="auto"/>
            <w:noWrap/>
            <w:vAlign w:val="bottom"/>
            <w:hideMark/>
          </w:tcPr>
          <w:p w14:paraId="59952A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4A7FD6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7825CE97" w14:textId="77777777" w:rsidTr="00A5526B">
        <w:trPr>
          <w:trHeight w:val="285"/>
        </w:trPr>
        <w:tc>
          <w:tcPr>
            <w:tcW w:w="1053" w:type="dxa"/>
            <w:tcBorders>
              <w:top w:val="nil"/>
              <w:left w:val="nil"/>
              <w:bottom w:val="nil"/>
              <w:right w:val="nil"/>
            </w:tcBorders>
            <w:shd w:val="clear" w:color="auto" w:fill="auto"/>
            <w:noWrap/>
            <w:vAlign w:val="bottom"/>
            <w:hideMark/>
          </w:tcPr>
          <w:p w14:paraId="2F41F6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109913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0.599</w:t>
            </w:r>
          </w:p>
        </w:tc>
        <w:tc>
          <w:tcPr>
            <w:tcW w:w="1020" w:type="dxa"/>
            <w:tcBorders>
              <w:top w:val="nil"/>
              <w:left w:val="nil"/>
              <w:bottom w:val="nil"/>
              <w:right w:val="nil"/>
            </w:tcBorders>
            <w:shd w:val="clear" w:color="auto" w:fill="auto"/>
            <w:noWrap/>
            <w:vAlign w:val="bottom"/>
            <w:hideMark/>
          </w:tcPr>
          <w:p w14:paraId="5B9151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0.554</w:t>
            </w:r>
          </w:p>
        </w:tc>
        <w:tc>
          <w:tcPr>
            <w:tcW w:w="1020" w:type="dxa"/>
            <w:tcBorders>
              <w:top w:val="nil"/>
              <w:left w:val="nil"/>
              <w:bottom w:val="nil"/>
              <w:right w:val="nil"/>
            </w:tcBorders>
            <w:shd w:val="clear" w:color="auto" w:fill="auto"/>
            <w:noWrap/>
            <w:vAlign w:val="bottom"/>
            <w:hideMark/>
          </w:tcPr>
          <w:p w14:paraId="710216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0.648</w:t>
            </w:r>
          </w:p>
        </w:tc>
      </w:tr>
      <w:tr w:rsidR="00A5526B" w:rsidRPr="00B30C13" w14:paraId="0C146CBB" w14:textId="77777777" w:rsidTr="00A5526B">
        <w:trPr>
          <w:trHeight w:val="285"/>
        </w:trPr>
        <w:tc>
          <w:tcPr>
            <w:tcW w:w="1053" w:type="dxa"/>
            <w:tcBorders>
              <w:top w:val="nil"/>
              <w:left w:val="nil"/>
              <w:bottom w:val="nil"/>
              <w:right w:val="nil"/>
            </w:tcBorders>
            <w:shd w:val="clear" w:color="auto" w:fill="auto"/>
            <w:noWrap/>
            <w:vAlign w:val="bottom"/>
            <w:hideMark/>
          </w:tcPr>
          <w:p w14:paraId="5D7369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2FA5E3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0.944</w:t>
            </w:r>
          </w:p>
        </w:tc>
        <w:tc>
          <w:tcPr>
            <w:tcW w:w="1020" w:type="dxa"/>
            <w:tcBorders>
              <w:top w:val="nil"/>
              <w:left w:val="nil"/>
              <w:bottom w:val="nil"/>
              <w:right w:val="nil"/>
            </w:tcBorders>
            <w:shd w:val="clear" w:color="auto" w:fill="auto"/>
            <w:noWrap/>
            <w:vAlign w:val="bottom"/>
            <w:hideMark/>
          </w:tcPr>
          <w:p w14:paraId="0A1486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506D4C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1.042</w:t>
            </w:r>
          </w:p>
        </w:tc>
      </w:tr>
      <w:tr w:rsidR="00A5526B" w:rsidRPr="00B30C13" w14:paraId="7FE67F38" w14:textId="77777777" w:rsidTr="00A5526B">
        <w:trPr>
          <w:trHeight w:val="285"/>
        </w:trPr>
        <w:tc>
          <w:tcPr>
            <w:tcW w:w="1053" w:type="dxa"/>
            <w:tcBorders>
              <w:top w:val="nil"/>
              <w:left w:val="nil"/>
              <w:bottom w:val="nil"/>
              <w:right w:val="nil"/>
            </w:tcBorders>
            <w:shd w:val="clear" w:color="auto" w:fill="auto"/>
            <w:noWrap/>
            <w:vAlign w:val="bottom"/>
            <w:hideMark/>
          </w:tcPr>
          <w:p w14:paraId="069BFE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296FFFD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8B5BC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12662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6CA0F7B" w14:textId="77777777" w:rsidTr="00A5526B">
        <w:trPr>
          <w:trHeight w:val="285"/>
        </w:trPr>
        <w:tc>
          <w:tcPr>
            <w:tcW w:w="1053" w:type="dxa"/>
            <w:tcBorders>
              <w:top w:val="nil"/>
              <w:left w:val="nil"/>
              <w:bottom w:val="nil"/>
              <w:right w:val="nil"/>
            </w:tcBorders>
            <w:shd w:val="clear" w:color="auto" w:fill="auto"/>
            <w:noWrap/>
            <w:vAlign w:val="bottom"/>
            <w:hideMark/>
          </w:tcPr>
          <w:p w14:paraId="48AB94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796A41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0.804</w:t>
            </w:r>
          </w:p>
        </w:tc>
        <w:tc>
          <w:tcPr>
            <w:tcW w:w="1020" w:type="dxa"/>
            <w:tcBorders>
              <w:top w:val="nil"/>
              <w:left w:val="nil"/>
              <w:bottom w:val="nil"/>
              <w:right w:val="nil"/>
            </w:tcBorders>
            <w:shd w:val="clear" w:color="auto" w:fill="auto"/>
            <w:noWrap/>
            <w:vAlign w:val="bottom"/>
            <w:hideMark/>
          </w:tcPr>
          <w:p w14:paraId="7C5A5A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0.747</w:t>
            </w:r>
          </w:p>
        </w:tc>
        <w:tc>
          <w:tcPr>
            <w:tcW w:w="1020" w:type="dxa"/>
            <w:tcBorders>
              <w:top w:val="nil"/>
              <w:left w:val="nil"/>
              <w:bottom w:val="nil"/>
              <w:right w:val="nil"/>
            </w:tcBorders>
            <w:shd w:val="clear" w:color="auto" w:fill="auto"/>
            <w:noWrap/>
            <w:vAlign w:val="bottom"/>
            <w:hideMark/>
          </w:tcPr>
          <w:p w14:paraId="315C8E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r>
      <w:tr w:rsidR="00A5526B" w:rsidRPr="00B30C13" w14:paraId="18F8AEE6" w14:textId="77777777" w:rsidTr="00A5526B">
        <w:trPr>
          <w:trHeight w:val="285"/>
        </w:trPr>
        <w:tc>
          <w:tcPr>
            <w:tcW w:w="1053" w:type="dxa"/>
            <w:tcBorders>
              <w:top w:val="nil"/>
              <w:left w:val="nil"/>
              <w:bottom w:val="nil"/>
              <w:right w:val="nil"/>
            </w:tcBorders>
            <w:shd w:val="clear" w:color="auto" w:fill="auto"/>
            <w:noWrap/>
            <w:vAlign w:val="bottom"/>
            <w:hideMark/>
          </w:tcPr>
          <w:p w14:paraId="50C0C0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0DA76C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6B016D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0.672</w:t>
            </w:r>
          </w:p>
        </w:tc>
        <w:tc>
          <w:tcPr>
            <w:tcW w:w="1020" w:type="dxa"/>
            <w:tcBorders>
              <w:top w:val="nil"/>
              <w:left w:val="nil"/>
              <w:bottom w:val="nil"/>
              <w:right w:val="nil"/>
            </w:tcBorders>
            <w:shd w:val="clear" w:color="auto" w:fill="auto"/>
            <w:noWrap/>
            <w:vAlign w:val="bottom"/>
            <w:hideMark/>
          </w:tcPr>
          <w:p w14:paraId="30DC92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r>
      <w:tr w:rsidR="00A5526B" w:rsidRPr="00B30C13" w14:paraId="3FC04A40" w14:textId="77777777" w:rsidTr="00A5526B">
        <w:trPr>
          <w:trHeight w:val="285"/>
        </w:trPr>
        <w:tc>
          <w:tcPr>
            <w:tcW w:w="1053" w:type="dxa"/>
            <w:tcBorders>
              <w:top w:val="nil"/>
              <w:left w:val="nil"/>
              <w:bottom w:val="nil"/>
              <w:right w:val="nil"/>
            </w:tcBorders>
            <w:shd w:val="clear" w:color="auto" w:fill="auto"/>
            <w:noWrap/>
            <w:vAlign w:val="bottom"/>
            <w:hideMark/>
          </w:tcPr>
          <w:p w14:paraId="175A5A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0054EC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55047B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2800BF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0.836</w:t>
            </w:r>
          </w:p>
        </w:tc>
      </w:tr>
      <w:tr w:rsidR="00A5526B" w:rsidRPr="00B30C13" w14:paraId="5CEBD634" w14:textId="77777777" w:rsidTr="00A5526B">
        <w:trPr>
          <w:trHeight w:val="285"/>
        </w:trPr>
        <w:tc>
          <w:tcPr>
            <w:tcW w:w="1053" w:type="dxa"/>
            <w:tcBorders>
              <w:top w:val="nil"/>
              <w:left w:val="nil"/>
              <w:bottom w:val="nil"/>
              <w:right w:val="nil"/>
            </w:tcBorders>
            <w:shd w:val="clear" w:color="auto" w:fill="auto"/>
            <w:noWrap/>
            <w:vAlign w:val="bottom"/>
            <w:hideMark/>
          </w:tcPr>
          <w:p w14:paraId="4EED59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02909F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0.697</w:t>
            </w:r>
          </w:p>
        </w:tc>
        <w:tc>
          <w:tcPr>
            <w:tcW w:w="1020" w:type="dxa"/>
            <w:tcBorders>
              <w:top w:val="nil"/>
              <w:left w:val="nil"/>
              <w:bottom w:val="nil"/>
              <w:right w:val="nil"/>
            </w:tcBorders>
            <w:shd w:val="clear" w:color="auto" w:fill="auto"/>
            <w:noWrap/>
            <w:vAlign w:val="bottom"/>
            <w:hideMark/>
          </w:tcPr>
          <w:p w14:paraId="015357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0.634</w:t>
            </w:r>
          </w:p>
        </w:tc>
        <w:tc>
          <w:tcPr>
            <w:tcW w:w="1020" w:type="dxa"/>
            <w:tcBorders>
              <w:top w:val="nil"/>
              <w:left w:val="nil"/>
              <w:bottom w:val="nil"/>
              <w:right w:val="nil"/>
            </w:tcBorders>
            <w:shd w:val="clear" w:color="auto" w:fill="auto"/>
            <w:noWrap/>
            <w:vAlign w:val="bottom"/>
            <w:hideMark/>
          </w:tcPr>
          <w:p w14:paraId="7551C4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0.766</w:t>
            </w:r>
          </w:p>
        </w:tc>
      </w:tr>
      <w:tr w:rsidR="00A5526B" w:rsidRPr="00B30C13" w14:paraId="2CC70F92" w14:textId="77777777" w:rsidTr="00A5526B">
        <w:trPr>
          <w:trHeight w:val="285"/>
        </w:trPr>
        <w:tc>
          <w:tcPr>
            <w:tcW w:w="1053" w:type="dxa"/>
            <w:tcBorders>
              <w:top w:val="nil"/>
              <w:left w:val="nil"/>
              <w:bottom w:val="nil"/>
              <w:right w:val="nil"/>
            </w:tcBorders>
            <w:shd w:val="clear" w:color="auto" w:fill="auto"/>
            <w:noWrap/>
            <w:vAlign w:val="bottom"/>
            <w:hideMark/>
          </w:tcPr>
          <w:p w14:paraId="5E857E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424582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7FA384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0.662</w:t>
            </w:r>
          </w:p>
        </w:tc>
        <w:tc>
          <w:tcPr>
            <w:tcW w:w="1020" w:type="dxa"/>
            <w:tcBorders>
              <w:top w:val="nil"/>
              <w:left w:val="nil"/>
              <w:bottom w:val="nil"/>
              <w:right w:val="nil"/>
            </w:tcBorders>
            <w:shd w:val="clear" w:color="auto" w:fill="auto"/>
            <w:noWrap/>
            <w:vAlign w:val="bottom"/>
            <w:hideMark/>
          </w:tcPr>
          <w:p w14:paraId="3F25EB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0.795</w:t>
            </w:r>
          </w:p>
        </w:tc>
      </w:tr>
      <w:tr w:rsidR="00A5526B" w:rsidRPr="00B30C13" w14:paraId="3878D7B0" w14:textId="77777777" w:rsidTr="00A5526B">
        <w:trPr>
          <w:trHeight w:val="285"/>
        </w:trPr>
        <w:tc>
          <w:tcPr>
            <w:tcW w:w="1053" w:type="dxa"/>
            <w:tcBorders>
              <w:top w:val="nil"/>
              <w:left w:val="nil"/>
              <w:bottom w:val="nil"/>
              <w:right w:val="nil"/>
            </w:tcBorders>
            <w:shd w:val="clear" w:color="auto" w:fill="auto"/>
            <w:noWrap/>
            <w:vAlign w:val="bottom"/>
            <w:hideMark/>
          </w:tcPr>
          <w:p w14:paraId="6BAD17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6A7028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6BDAD6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4553BC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0.668</w:t>
            </w:r>
          </w:p>
        </w:tc>
      </w:tr>
      <w:tr w:rsidR="00A5526B" w:rsidRPr="00B30C13" w14:paraId="4065C744" w14:textId="77777777" w:rsidTr="00A5526B">
        <w:trPr>
          <w:trHeight w:val="285"/>
        </w:trPr>
        <w:tc>
          <w:tcPr>
            <w:tcW w:w="1053" w:type="dxa"/>
            <w:tcBorders>
              <w:top w:val="nil"/>
              <w:left w:val="nil"/>
              <w:bottom w:val="nil"/>
              <w:right w:val="nil"/>
            </w:tcBorders>
            <w:shd w:val="clear" w:color="auto" w:fill="auto"/>
            <w:noWrap/>
            <w:vAlign w:val="bottom"/>
            <w:hideMark/>
          </w:tcPr>
          <w:p w14:paraId="0EF75B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42763C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0.666</w:t>
            </w:r>
          </w:p>
        </w:tc>
        <w:tc>
          <w:tcPr>
            <w:tcW w:w="1020" w:type="dxa"/>
            <w:tcBorders>
              <w:top w:val="nil"/>
              <w:left w:val="nil"/>
              <w:bottom w:val="nil"/>
              <w:right w:val="nil"/>
            </w:tcBorders>
            <w:shd w:val="clear" w:color="auto" w:fill="auto"/>
            <w:noWrap/>
            <w:vAlign w:val="bottom"/>
            <w:hideMark/>
          </w:tcPr>
          <w:p w14:paraId="4D0404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0.600</w:t>
            </w:r>
          </w:p>
        </w:tc>
        <w:tc>
          <w:tcPr>
            <w:tcW w:w="1020" w:type="dxa"/>
            <w:tcBorders>
              <w:top w:val="nil"/>
              <w:left w:val="nil"/>
              <w:bottom w:val="nil"/>
              <w:right w:val="nil"/>
            </w:tcBorders>
            <w:shd w:val="clear" w:color="auto" w:fill="auto"/>
            <w:noWrap/>
            <w:vAlign w:val="bottom"/>
            <w:hideMark/>
          </w:tcPr>
          <w:p w14:paraId="2E319D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0.740</w:t>
            </w:r>
          </w:p>
        </w:tc>
      </w:tr>
      <w:tr w:rsidR="00A5526B" w:rsidRPr="00B30C13" w14:paraId="0FB85F35" w14:textId="77777777" w:rsidTr="00A5526B">
        <w:trPr>
          <w:trHeight w:val="285"/>
        </w:trPr>
        <w:tc>
          <w:tcPr>
            <w:tcW w:w="1053" w:type="dxa"/>
            <w:tcBorders>
              <w:top w:val="nil"/>
              <w:left w:val="nil"/>
              <w:bottom w:val="nil"/>
              <w:right w:val="nil"/>
            </w:tcBorders>
            <w:shd w:val="clear" w:color="auto" w:fill="auto"/>
            <w:noWrap/>
            <w:vAlign w:val="bottom"/>
            <w:hideMark/>
          </w:tcPr>
          <w:p w14:paraId="1B9A52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0A4C4D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2C374F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0.669</w:t>
            </w:r>
          </w:p>
        </w:tc>
        <w:tc>
          <w:tcPr>
            <w:tcW w:w="1020" w:type="dxa"/>
            <w:tcBorders>
              <w:top w:val="nil"/>
              <w:left w:val="nil"/>
              <w:bottom w:val="nil"/>
              <w:right w:val="nil"/>
            </w:tcBorders>
            <w:shd w:val="clear" w:color="auto" w:fill="auto"/>
            <w:noWrap/>
            <w:vAlign w:val="bottom"/>
            <w:hideMark/>
          </w:tcPr>
          <w:p w14:paraId="60E015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0.825</w:t>
            </w:r>
          </w:p>
        </w:tc>
      </w:tr>
      <w:tr w:rsidR="00A5526B" w:rsidRPr="00B30C13" w14:paraId="21FEE3AE" w14:textId="77777777" w:rsidTr="00A5526B">
        <w:trPr>
          <w:trHeight w:val="285"/>
        </w:trPr>
        <w:tc>
          <w:tcPr>
            <w:tcW w:w="1053" w:type="dxa"/>
            <w:tcBorders>
              <w:top w:val="nil"/>
              <w:left w:val="nil"/>
              <w:bottom w:val="nil"/>
              <w:right w:val="nil"/>
            </w:tcBorders>
            <w:shd w:val="clear" w:color="auto" w:fill="auto"/>
            <w:noWrap/>
            <w:vAlign w:val="bottom"/>
            <w:hideMark/>
          </w:tcPr>
          <w:p w14:paraId="2F2934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5AE2CB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0.611</w:t>
            </w:r>
          </w:p>
        </w:tc>
        <w:tc>
          <w:tcPr>
            <w:tcW w:w="1020" w:type="dxa"/>
            <w:tcBorders>
              <w:top w:val="nil"/>
              <w:left w:val="nil"/>
              <w:bottom w:val="nil"/>
              <w:right w:val="nil"/>
            </w:tcBorders>
            <w:shd w:val="clear" w:color="auto" w:fill="auto"/>
            <w:noWrap/>
            <w:vAlign w:val="bottom"/>
            <w:hideMark/>
          </w:tcPr>
          <w:p w14:paraId="49AE0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0.552</w:t>
            </w:r>
          </w:p>
        </w:tc>
        <w:tc>
          <w:tcPr>
            <w:tcW w:w="1020" w:type="dxa"/>
            <w:tcBorders>
              <w:top w:val="nil"/>
              <w:left w:val="nil"/>
              <w:bottom w:val="nil"/>
              <w:right w:val="nil"/>
            </w:tcBorders>
            <w:shd w:val="clear" w:color="auto" w:fill="auto"/>
            <w:noWrap/>
            <w:vAlign w:val="bottom"/>
            <w:hideMark/>
          </w:tcPr>
          <w:p w14:paraId="33E98E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0.676</w:t>
            </w:r>
          </w:p>
        </w:tc>
      </w:tr>
      <w:tr w:rsidR="00A5526B" w:rsidRPr="00B30C13" w14:paraId="14120301" w14:textId="77777777" w:rsidTr="00A5526B">
        <w:trPr>
          <w:trHeight w:val="285"/>
        </w:trPr>
        <w:tc>
          <w:tcPr>
            <w:tcW w:w="1053" w:type="dxa"/>
            <w:tcBorders>
              <w:top w:val="nil"/>
              <w:left w:val="nil"/>
              <w:bottom w:val="nil"/>
              <w:right w:val="nil"/>
            </w:tcBorders>
            <w:shd w:val="clear" w:color="auto" w:fill="auto"/>
            <w:noWrap/>
            <w:vAlign w:val="bottom"/>
            <w:hideMark/>
          </w:tcPr>
          <w:p w14:paraId="4A7153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789FB4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0.494</w:t>
            </w:r>
          </w:p>
        </w:tc>
        <w:tc>
          <w:tcPr>
            <w:tcW w:w="1020" w:type="dxa"/>
            <w:tcBorders>
              <w:top w:val="nil"/>
              <w:left w:val="nil"/>
              <w:bottom w:val="nil"/>
              <w:right w:val="nil"/>
            </w:tcBorders>
            <w:shd w:val="clear" w:color="auto" w:fill="auto"/>
            <w:noWrap/>
            <w:vAlign w:val="bottom"/>
            <w:hideMark/>
          </w:tcPr>
          <w:p w14:paraId="21E9B4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0.455</w:t>
            </w:r>
          </w:p>
        </w:tc>
        <w:tc>
          <w:tcPr>
            <w:tcW w:w="1020" w:type="dxa"/>
            <w:tcBorders>
              <w:top w:val="nil"/>
              <w:left w:val="nil"/>
              <w:bottom w:val="nil"/>
              <w:right w:val="nil"/>
            </w:tcBorders>
            <w:shd w:val="clear" w:color="auto" w:fill="auto"/>
            <w:noWrap/>
            <w:vAlign w:val="bottom"/>
            <w:hideMark/>
          </w:tcPr>
          <w:p w14:paraId="1DB06B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0.537</w:t>
            </w:r>
          </w:p>
        </w:tc>
      </w:tr>
      <w:tr w:rsidR="00A5526B" w:rsidRPr="00B30C13" w14:paraId="4063EE97" w14:textId="77777777" w:rsidTr="00A5526B">
        <w:trPr>
          <w:trHeight w:val="285"/>
        </w:trPr>
        <w:tc>
          <w:tcPr>
            <w:tcW w:w="1053" w:type="dxa"/>
            <w:tcBorders>
              <w:top w:val="nil"/>
              <w:left w:val="nil"/>
              <w:bottom w:val="nil"/>
              <w:right w:val="nil"/>
            </w:tcBorders>
            <w:shd w:val="clear" w:color="auto" w:fill="auto"/>
            <w:noWrap/>
            <w:vAlign w:val="bottom"/>
            <w:hideMark/>
          </w:tcPr>
          <w:p w14:paraId="120A0B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26688BB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3C5A1C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DB6F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B1DEEE8" w14:textId="77777777" w:rsidTr="00A5526B">
        <w:trPr>
          <w:trHeight w:val="285"/>
        </w:trPr>
        <w:tc>
          <w:tcPr>
            <w:tcW w:w="1053" w:type="dxa"/>
            <w:tcBorders>
              <w:top w:val="nil"/>
              <w:left w:val="nil"/>
              <w:bottom w:val="nil"/>
              <w:right w:val="nil"/>
            </w:tcBorders>
            <w:shd w:val="clear" w:color="auto" w:fill="auto"/>
            <w:noWrap/>
            <w:vAlign w:val="bottom"/>
            <w:hideMark/>
          </w:tcPr>
          <w:p w14:paraId="54C4DA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1F0874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225FC0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0.561</w:t>
            </w:r>
          </w:p>
        </w:tc>
        <w:tc>
          <w:tcPr>
            <w:tcW w:w="1020" w:type="dxa"/>
            <w:tcBorders>
              <w:top w:val="nil"/>
              <w:left w:val="nil"/>
              <w:bottom w:val="nil"/>
              <w:right w:val="nil"/>
            </w:tcBorders>
            <w:shd w:val="clear" w:color="auto" w:fill="auto"/>
            <w:noWrap/>
            <w:vAlign w:val="bottom"/>
            <w:hideMark/>
          </w:tcPr>
          <w:p w14:paraId="4E6F33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0.686</w:t>
            </w:r>
          </w:p>
        </w:tc>
      </w:tr>
      <w:tr w:rsidR="00A5526B" w:rsidRPr="00B30C13" w14:paraId="75C9642A" w14:textId="77777777" w:rsidTr="00A5526B">
        <w:trPr>
          <w:trHeight w:val="285"/>
        </w:trPr>
        <w:tc>
          <w:tcPr>
            <w:tcW w:w="1053" w:type="dxa"/>
            <w:tcBorders>
              <w:top w:val="nil"/>
              <w:left w:val="nil"/>
              <w:bottom w:val="nil"/>
              <w:right w:val="nil"/>
            </w:tcBorders>
            <w:shd w:val="clear" w:color="auto" w:fill="auto"/>
            <w:noWrap/>
            <w:vAlign w:val="bottom"/>
            <w:hideMark/>
          </w:tcPr>
          <w:p w14:paraId="6662EE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7C593C5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66DEF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8B51A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9F5779C" w14:textId="77777777" w:rsidTr="00A5526B">
        <w:trPr>
          <w:trHeight w:val="285"/>
        </w:trPr>
        <w:tc>
          <w:tcPr>
            <w:tcW w:w="1053" w:type="dxa"/>
            <w:tcBorders>
              <w:top w:val="nil"/>
              <w:left w:val="nil"/>
              <w:bottom w:val="nil"/>
              <w:right w:val="nil"/>
            </w:tcBorders>
            <w:shd w:val="clear" w:color="auto" w:fill="auto"/>
            <w:noWrap/>
            <w:vAlign w:val="bottom"/>
            <w:hideMark/>
          </w:tcPr>
          <w:p w14:paraId="4A1484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103CB16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6E51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2A0B0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728B6FF" w14:textId="77777777" w:rsidTr="00A5526B">
        <w:trPr>
          <w:trHeight w:val="285"/>
        </w:trPr>
        <w:tc>
          <w:tcPr>
            <w:tcW w:w="1053" w:type="dxa"/>
            <w:tcBorders>
              <w:top w:val="nil"/>
              <w:left w:val="nil"/>
              <w:bottom w:val="nil"/>
              <w:right w:val="nil"/>
            </w:tcBorders>
            <w:shd w:val="clear" w:color="auto" w:fill="auto"/>
            <w:noWrap/>
            <w:vAlign w:val="bottom"/>
            <w:hideMark/>
          </w:tcPr>
          <w:p w14:paraId="58FA8F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1F6907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0.860</w:t>
            </w:r>
          </w:p>
        </w:tc>
        <w:tc>
          <w:tcPr>
            <w:tcW w:w="1020" w:type="dxa"/>
            <w:tcBorders>
              <w:top w:val="nil"/>
              <w:left w:val="nil"/>
              <w:bottom w:val="nil"/>
              <w:right w:val="nil"/>
            </w:tcBorders>
            <w:shd w:val="clear" w:color="auto" w:fill="auto"/>
            <w:noWrap/>
            <w:vAlign w:val="bottom"/>
            <w:hideMark/>
          </w:tcPr>
          <w:p w14:paraId="1B412D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2E74F0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0.954</w:t>
            </w:r>
          </w:p>
        </w:tc>
      </w:tr>
      <w:tr w:rsidR="00A5526B" w:rsidRPr="00B30C13" w14:paraId="4EEEF1D5" w14:textId="77777777" w:rsidTr="00A5526B">
        <w:trPr>
          <w:trHeight w:val="285"/>
        </w:trPr>
        <w:tc>
          <w:tcPr>
            <w:tcW w:w="1053" w:type="dxa"/>
            <w:tcBorders>
              <w:top w:val="nil"/>
              <w:left w:val="nil"/>
              <w:bottom w:val="nil"/>
              <w:right w:val="nil"/>
            </w:tcBorders>
            <w:shd w:val="clear" w:color="auto" w:fill="auto"/>
            <w:noWrap/>
            <w:vAlign w:val="bottom"/>
            <w:hideMark/>
          </w:tcPr>
          <w:p w14:paraId="500143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5B96EB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0.792</w:t>
            </w:r>
          </w:p>
        </w:tc>
        <w:tc>
          <w:tcPr>
            <w:tcW w:w="1020" w:type="dxa"/>
            <w:tcBorders>
              <w:top w:val="nil"/>
              <w:left w:val="nil"/>
              <w:bottom w:val="nil"/>
              <w:right w:val="nil"/>
            </w:tcBorders>
            <w:shd w:val="clear" w:color="auto" w:fill="auto"/>
            <w:noWrap/>
            <w:vAlign w:val="bottom"/>
            <w:hideMark/>
          </w:tcPr>
          <w:p w14:paraId="47C269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0.712</w:t>
            </w:r>
          </w:p>
        </w:tc>
        <w:tc>
          <w:tcPr>
            <w:tcW w:w="1020" w:type="dxa"/>
            <w:tcBorders>
              <w:top w:val="nil"/>
              <w:left w:val="nil"/>
              <w:bottom w:val="nil"/>
              <w:right w:val="nil"/>
            </w:tcBorders>
            <w:shd w:val="clear" w:color="auto" w:fill="auto"/>
            <w:noWrap/>
            <w:vAlign w:val="bottom"/>
            <w:hideMark/>
          </w:tcPr>
          <w:p w14:paraId="08520D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0.881</w:t>
            </w:r>
          </w:p>
        </w:tc>
      </w:tr>
      <w:tr w:rsidR="00A5526B" w:rsidRPr="00B30C13" w14:paraId="0696E638" w14:textId="77777777" w:rsidTr="00A5526B">
        <w:trPr>
          <w:trHeight w:val="285"/>
        </w:trPr>
        <w:tc>
          <w:tcPr>
            <w:tcW w:w="1053" w:type="dxa"/>
            <w:tcBorders>
              <w:top w:val="nil"/>
              <w:left w:val="nil"/>
              <w:bottom w:val="nil"/>
              <w:right w:val="nil"/>
            </w:tcBorders>
            <w:shd w:val="clear" w:color="auto" w:fill="auto"/>
            <w:noWrap/>
            <w:vAlign w:val="bottom"/>
            <w:hideMark/>
          </w:tcPr>
          <w:p w14:paraId="3FC053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50445E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0.498</w:t>
            </w:r>
          </w:p>
        </w:tc>
        <w:tc>
          <w:tcPr>
            <w:tcW w:w="1020" w:type="dxa"/>
            <w:tcBorders>
              <w:top w:val="nil"/>
              <w:left w:val="nil"/>
              <w:bottom w:val="nil"/>
              <w:right w:val="nil"/>
            </w:tcBorders>
            <w:shd w:val="clear" w:color="auto" w:fill="auto"/>
            <w:noWrap/>
            <w:vAlign w:val="bottom"/>
            <w:hideMark/>
          </w:tcPr>
          <w:p w14:paraId="69E3D3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0.464</w:t>
            </w:r>
          </w:p>
        </w:tc>
        <w:tc>
          <w:tcPr>
            <w:tcW w:w="1020" w:type="dxa"/>
            <w:tcBorders>
              <w:top w:val="nil"/>
              <w:left w:val="nil"/>
              <w:bottom w:val="nil"/>
              <w:right w:val="nil"/>
            </w:tcBorders>
            <w:shd w:val="clear" w:color="auto" w:fill="auto"/>
            <w:noWrap/>
            <w:vAlign w:val="bottom"/>
            <w:hideMark/>
          </w:tcPr>
          <w:p w14:paraId="6432A9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0.534</w:t>
            </w:r>
          </w:p>
        </w:tc>
      </w:tr>
      <w:tr w:rsidR="00A5526B" w:rsidRPr="00B30C13" w14:paraId="7C691C32" w14:textId="77777777" w:rsidTr="00A5526B">
        <w:trPr>
          <w:trHeight w:val="285"/>
        </w:trPr>
        <w:tc>
          <w:tcPr>
            <w:tcW w:w="1053" w:type="dxa"/>
            <w:tcBorders>
              <w:top w:val="nil"/>
              <w:left w:val="nil"/>
              <w:bottom w:val="nil"/>
              <w:right w:val="nil"/>
            </w:tcBorders>
            <w:shd w:val="clear" w:color="auto" w:fill="auto"/>
            <w:noWrap/>
            <w:vAlign w:val="bottom"/>
            <w:hideMark/>
          </w:tcPr>
          <w:p w14:paraId="660A98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3F8E51B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E1FC0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8D65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C80905" w14:textId="77777777" w:rsidTr="00A5526B">
        <w:trPr>
          <w:trHeight w:val="285"/>
        </w:trPr>
        <w:tc>
          <w:tcPr>
            <w:tcW w:w="1053" w:type="dxa"/>
            <w:tcBorders>
              <w:top w:val="nil"/>
              <w:left w:val="nil"/>
              <w:bottom w:val="nil"/>
              <w:right w:val="nil"/>
            </w:tcBorders>
            <w:shd w:val="clear" w:color="auto" w:fill="auto"/>
            <w:noWrap/>
            <w:vAlign w:val="bottom"/>
            <w:hideMark/>
          </w:tcPr>
          <w:p w14:paraId="676BB0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296DBE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23A72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5714D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87E2A33" w14:textId="77777777" w:rsidTr="00A5526B">
        <w:trPr>
          <w:trHeight w:val="285"/>
        </w:trPr>
        <w:tc>
          <w:tcPr>
            <w:tcW w:w="1053" w:type="dxa"/>
            <w:tcBorders>
              <w:top w:val="nil"/>
              <w:left w:val="nil"/>
              <w:bottom w:val="nil"/>
              <w:right w:val="nil"/>
            </w:tcBorders>
            <w:shd w:val="clear" w:color="auto" w:fill="auto"/>
            <w:noWrap/>
            <w:vAlign w:val="bottom"/>
            <w:hideMark/>
          </w:tcPr>
          <w:p w14:paraId="7F0F01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7DB9489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821BE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8363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C2FA2D9" w14:textId="77777777" w:rsidTr="00A5526B">
        <w:trPr>
          <w:trHeight w:val="285"/>
        </w:trPr>
        <w:tc>
          <w:tcPr>
            <w:tcW w:w="1053" w:type="dxa"/>
            <w:tcBorders>
              <w:top w:val="nil"/>
              <w:left w:val="nil"/>
              <w:bottom w:val="nil"/>
              <w:right w:val="nil"/>
            </w:tcBorders>
            <w:shd w:val="clear" w:color="auto" w:fill="auto"/>
            <w:noWrap/>
            <w:vAlign w:val="bottom"/>
            <w:hideMark/>
          </w:tcPr>
          <w:p w14:paraId="5B25B8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5115760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5E7C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E2F72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823A053" w14:textId="77777777" w:rsidTr="00A5526B">
        <w:trPr>
          <w:trHeight w:val="285"/>
        </w:trPr>
        <w:tc>
          <w:tcPr>
            <w:tcW w:w="1053" w:type="dxa"/>
            <w:tcBorders>
              <w:top w:val="nil"/>
              <w:left w:val="nil"/>
              <w:bottom w:val="nil"/>
              <w:right w:val="nil"/>
            </w:tcBorders>
            <w:shd w:val="clear" w:color="auto" w:fill="auto"/>
            <w:noWrap/>
            <w:vAlign w:val="bottom"/>
            <w:hideMark/>
          </w:tcPr>
          <w:p w14:paraId="7A8754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34BAA07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6A9A9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DE31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3DD0ED3" w14:textId="77777777" w:rsidTr="00A5526B">
        <w:trPr>
          <w:trHeight w:val="285"/>
        </w:trPr>
        <w:tc>
          <w:tcPr>
            <w:tcW w:w="1053" w:type="dxa"/>
            <w:tcBorders>
              <w:top w:val="nil"/>
              <w:left w:val="nil"/>
              <w:bottom w:val="nil"/>
              <w:right w:val="nil"/>
            </w:tcBorders>
            <w:shd w:val="clear" w:color="auto" w:fill="auto"/>
            <w:noWrap/>
            <w:vAlign w:val="bottom"/>
            <w:hideMark/>
          </w:tcPr>
          <w:p w14:paraId="29CA3C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4E85F5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1C0B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F032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DAAA14" w14:textId="77777777" w:rsidTr="00A5526B">
        <w:trPr>
          <w:trHeight w:val="285"/>
        </w:trPr>
        <w:tc>
          <w:tcPr>
            <w:tcW w:w="1053" w:type="dxa"/>
            <w:tcBorders>
              <w:top w:val="nil"/>
              <w:left w:val="nil"/>
              <w:bottom w:val="nil"/>
              <w:right w:val="nil"/>
            </w:tcBorders>
            <w:shd w:val="clear" w:color="auto" w:fill="auto"/>
            <w:noWrap/>
            <w:vAlign w:val="bottom"/>
            <w:hideMark/>
          </w:tcPr>
          <w:p w14:paraId="228E7E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4FA1A49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3496C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88A9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2376641" w14:textId="77777777" w:rsidTr="00A5526B">
        <w:trPr>
          <w:trHeight w:val="285"/>
        </w:trPr>
        <w:tc>
          <w:tcPr>
            <w:tcW w:w="1053" w:type="dxa"/>
            <w:tcBorders>
              <w:top w:val="nil"/>
              <w:left w:val="nil"/>
              <w:bottom w:val="nil"/>
              <w:right w:val="nil"/>
            </w:tcBorders>
            <w:shd w:val="clear" w:color="auto" w:fill="auto"/>
            <w:noWrap/>
            <w:vAlign w:val="bottom"/>
            <w:hideMark/>
          </w:tcPr>
          <w:p w14:paraId="7FBB85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57F5B2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BEE5F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1890FF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A70576F" w14:textId="77777777" w:rsidTr="00A5526B">
        <w:trPr>
          <w:trHeight w:val="285"/>
        </w:trPr>
        <w:tc>
          <w:tcPr>
            <w:tcW w:w="1053" w:type="dxa"/>
            <w:tcBorders>
              <w:top w:val="nil"/>
              <w:left w:val="nil"/>
              <w:bottom w:val="nil"/>
              <w:right w:val="nil"/>
            </w:tcBorders>
            <w:shd w:val="clear" w:color="auto" w:fill="auto"/>
            <w:noWrap/>
            <w:vAlign w:val="bottom"/>
            <w:hideMark/>
          </w:tcPr>
          <w:p w14:paraId="625AA3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4A3C884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F45ED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C4A1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8B7BDAF" w14:textId="77777777" w:rsidTr="00A5526B">
        <w:trPr>
          <w:trHeight w:val="285"/>
        </w:trPr>
        <w:tc>
          <w:tcPr>
            <w:tcW w:w="1053" w:type="dxa"/>
            <w:tcBorders>
              <w:top w:val="nil"/>
              <w:left w:val="nil"/>
              <w:bottom w:val="nil"/>
              <w:right w:val="nil"/>
            </w:tcBorders>
            <w:shd w:val="clear" w:color="auto" w:fill="auto"/>
            <w:noWrap/>
            <w:vAlign w:val="bottom"/>
            <w:hideMark/>
          </w:tcPr>
          <w:p w14:paraId="42D742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572F2C7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CA2E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74DF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4FAEFA0" w14:textId="77777777" w:rsidTr="00A5526B">
        <w:trPr>
          <w:trHeight w:val="285"/>
        </w:trPr>
        <w:tc>
          <w:tcPr>
            <w:tcW w:w="1053" w:type="dxa"/>
            <w:tcBorders>
              <w:top w:val="nil"/>
              <w:left w:val="nil"/>
              <w:bottom w:val="nil"/>
              <w:right w:val="nil"/>
            </w:tcBorders>
            <w:shd w:val="clear" w:color="auto" w:fill="auto"/>
            <w:noWrap/>
            <w:vAlign w:val="bottom"/>
            <w:hideMark/>
          </w:tcPr>
          <w:p w14:paraId="4BF4B7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063508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9245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571AC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38FD61" w14:textId="77777777" w:rsidTr="00A5526B">
        <w:trPr>
          <w:trHeight w:val="285"/>
        </w:trPr>
        <w:tc>
          <w:tcPr>
            <w:tcW w:w="1053" w:type="dxa"/>
            <w:tcBorders>
              <w:top w:val="nil"/>
              <w:left w:val="nil"/>
              <w:bottom w:val="nil"/>
              <w:right w:val="nil"/>
            </w:tcBorders>
            <w:shd w:val="clear" w:color="auto" w:fill="auto"/>
            <w:noWrap/>
            <w:vAlign w:val="bottom"/>
            <w:hideMark/>
          </w:tcPr>
          <w:p w14:paraId="49C781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05B464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8386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DB903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F0D9ED2" w14:textId="77777777" w:rsidTr="00A5526B">
        <w:trPr>
          <w:trHeight w:val="285"/>
        </w:trPr>
        <w:tc>
          <w:tcPr>
            <w:tcW w:w="1053" w:type="dxa"/>
            <w:tcBorders>
              <w:top w:val="nil"/>
              <w:left w:val="nil"/>
              <w:bottom w:val="nil"/>
              <w:right w:val="nil"/>
            </w:tcBorders>
            <w:shd w:val="clear" w:color="auto" w:fill="auto"/>
            <w:noWrap/>
            <w:vAlign w:val="bottom"/>
            <w:hideMark/>
          </w:tcPr>
          <w:p w14:paraId="735D32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597698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0.397</w:t>
            </w:r>
          </w:p>
        </w:tc>
        <w:tc>
          <w:tcPr>
            <w:tcW w:w="1020" w:type="dxa"/>
            <w:tcBorders>
              <w:top w:val="nil"/>
              <w:left w:val="nil"/>
              <w:bottom w:val="nil"/>
              <w:right w:val="nil"/>
            </w:tcBorders>
            <w:shd w:val="clear" w:color="auto" w:fill="auto"/>
            <w:noWrap/>
            <w:vAlign w:val="bottom"/>
            <w:hideMark/>
          </w:tcPr>
          <w:p w14:paraId="35C111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0.360</w:t>
            </w:r>
          </w:p>
        </w:tc>
        <w:tc>
          <w:tcPr>
            <w:tcW w:w="1020" w:type="dxa"/>
            <w:tcBorders>
              <w:top w:val="nil"/>
              <w:left w:val="nil"/>
              <w:bottom w:val="nil"/>
              <w:right w:val="nil"/>
            </w:tcBorders>
            <w:shd w:val="clear" w:color="auto" w:fill="auto"/>
            <w:noWrap/>
            <w:vAlign w:val="bottom"/>
            <w:hideMark/>
          </w:tcPr>
          <w:p w14:paraId="4AC7D3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0.438</w:t>
            </w:r>
          </w:p>
        </w:tc>
      </w:tr>
      <w:tr w:rsidR="00A5526B" w:rsidRPr="00B30C13" w14:paraId="239DBE71" w14:textId="77777777" w:rsidTr="00A5526B">
        <w:trPr>
          <w:trHeight w:val="285"/>
        </w:trPr>
        <w:tc>
          <w:tcPr>
            <w:tcW w:w="1053" w:type="dxa"/>
            <w:tcBorders>
              <w:top w:val="nil"/>
              <w:left w:val="nil"/>
              <w:bottom w:val="nil"/>
              <w:right w:val="nil"/>
            </w:tcBorders>
            <w:shd w:val="clear" w:color="auto" w:fill="auto"/>
            <w:noWrap/>
            <w:vAlign w:val="bottom"/>
            <w:hideMark/>
          </w:tcPr>
          <w:p w14:paraId="7892E3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362931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0.434</w:t>
            </w:r>
          </w:p>
        </w:tc>
        <w:tc>
          <w:tcPr>
            <w:tcW w:w="1020" w:type="dxa"/>
            <w:tcBorders>
              <w:top w:val="nil"/>
              <w:left w:val="nil"/>
              <w:bottom w:val="nil"/>
              <w:right w:val="nil"/>
            </w:tcBorders>
            <w:shd w:val="clear" w:color="auto" w:fill="auto"/>
            <w:noWrap/>
            <w:vAlign w:val="bottom"/>
            <w:hideMark/>
          </w:tcPr>
          <w:p w14:paraId="654B26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0.391</w:t>
            </w:r>
          </w:p>
        </w:tc>
        <w:tc>
          <w:tcPr>
            <w:tcW w:w="1020" w:type="dxa"/>
            <w:tcBorders>
              <w:top w:val="nil"/>
              <w:left w:val="nil"/>
              <w:bottom w:val="nil"/>
              <w:right w:val="nil"/>
            </w:tcBorders>
            <w:shd w:val="clear" w:color="auto" w:fill="auto"/>
            <w:noWrap/>
            <w:vAlign w:val="bottom"/>
            <w:hideMark/>
          </w:tcPr>
          <w:p w14:paraId="0F1B41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0.482</w:t>
            </w:r>
          </w:p>
        </w:tc>
      </w:tr>
      <w:tr w:rsidR="00A5526B" w:rsidRPr="00B30C13" w14:paraId="11FEC9EB" w14:textId="77777777" w:rsidTr="00A5526B">
        <w:trPr>
          <w:trHeight w:val="285"/>
        </w:trPr>
        <w:tc>
          <w:tcPr>
            <w:tcW w:w="1053" w:type="dxa"/>
            <w:tcBorders>
              <w:top w:val="nil"/>
              <w:left w:val="nil"/>
              <w:bottom w:val="nil"/>
              <w:right w:val="nil"/>
            </w:tcBorders>
            <w:shd w:val="clear" w:color="auto" w:fill="auto"/>
            <w:noWrap/>
            <w:vAlign w:val="bottom"/>
            <w:hideMark/>
          </w:tcPr>
          <w:p w14:paraId="759FC4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0D4CC3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55067A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0.619</w:t>
            </w:r>
          </w:p>
        </w:tc>
        <w:tc>
          <w:tcPr>
            <w:tcW w:w="1020" w:type="dxa"/>
            <w:tcBorders>
              <w:top w:val="nil"/>
              <w:left w:val="nil"/>
              <w:bottom w:val="nil"/>
              <w:right w:val="nil"/>
            </w:tcBorders>
            <w:shd w:val="clear" w:color="auto" w:fill="auto"/>
            <w:noWrap/>
            <w:vAlign w:val="bottom"/>
            <w:hideMark/>
          </w:tcPr>
          <w:p w14:paraId="749EFA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r>
      <w:tr w:rsidR="00A5526B" w:rsidRPr="00B30C13" w14:paraId="3B916A1E" w14:textId="77777777" w:rsidTr="00A5526B">
        <w:trPr>
          <w:trHeight w:val="285"/>
        </w:trPr>
        <w:tc>
          <w:tcPr>
            <w:tcW w:w="1053" w:type="dxa"/>
            <w:tcBorders>
              <w:top w:val="nil"/>
              <w:left w:val="nil"/>
              <w:bottom w:val="nil"/>
              <w:right w:val="nil"/>
            </w:tcBorders>
            <w:shd w:val="clear" w:color="auto" w:fill="auto"/>
            <w:noWrap/>
            <w:vAlign w:val="bottom"/>
            <w:hideMark/>
          </w:tcPr>
          <w:p w14:paraId="7694F5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4BADDEE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4CFE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C423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85B9FFD" w14:textId="77777777" w:rsidTr="00A5526B">
        <w:trPr>
          <w:trHeight w:val="285"/>
        </w:trPr>
        <w:tc>
          <w:tcPr>
            <w:tcW w:w="1053" w:type="dxa"/>
            <w:tcBorders>
              <w:top w:val="nil"/>
              <w:left w:val="nil"/>
              <w:bottom w:val="nil"/>
              <w:right w:val="nil"/>
            </w:tcBorders>
            <w:shd w:val="clear" w:color="auto" w:fill="auto"/>
            <w:noWrap/>
            <w:vAlign w:val="bottom"/>
            <w:hideMark/>
          </w:tcPr>
          <w:p w14:paraId="54A0CB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37A430F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F79E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939F8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89D107" w14:textId="77777777" w:rsidTr="00A5526B">
        <w:trPr>
          <w:trHeight w:val="285"/>
        </w:trPr>
        <w:tc>
          <w:tcPr>
            <w:tcW w:w="1053" w:type="dxa"/>
            <w:tcBorders>
              <w:top w:val="nil"/>
              <w:left w:val="nil"/>
              <w:bottom w:val="nil"/>
              <w:right w:val="nil"/>
            </w:tcBorders>
            <w:shd w:val="clear" w:color="auto" w:fill="auto"/>
            <w:noWrap/>
            <w:vAlign w:val="bottom"/>
            <w:hideMark/>
          </w:tcPr>
          <w:p w14:paraId="3E156B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56C054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0.409</w:t>
            </w:r>
          </w:p>
        </w:tc>
        <w:tc>
          <w:tcPr>
            <w:tcW w:w="1020" w:type="dxa"/>
            <w:tcBorders>
              <w:top w:val="nil"/>
              <w:left w:val="nil"/>
              <w:bottom w:val="nil"/>
              <w:right w:val="nil"/>
            </w:tcBorders>
            <w:shd w:val="clear" w:color="auto" w:fill="auto"/>
            <w:noWrap/>
            <w:vAlign w:val="bottom"/>
            <w:hideMark/>
          </w:tcPr>
          <w:p w14:paraId="2B854B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0.363</w:t>
            </w:r>
          </w:p>
        </w:tc>
        <w:tc>
          <w:tcPr>
            <w:tcW w:w="1020" w:type="dxa"/>
            <w:tcBorders>
              <w:top w:val="nil"/>
              <w:left w:val="nil"/>
              <w:bottom w:val="nil"/>
              <w:right w:val="nil"/>
            </w:tcBorders>
            <w:shd w:val="clear" w:color="auto" w:fill="auto"/>
            <w:noWrap/>
            <w:vAlign w:val="bottom"/>
            <w:hideMark/>
          </w:tcPr>
          <w:p w14:paraId="33B7E2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0.461</w:t>
            </w:r>
          </w:p>
        </w:tc>
      </w:tr>
      <w:tr w:rsidR="00A5526B" w:rsidRPr="00B30C13" w14:paraId="78C8FDF2" w14:textId="77777777" w:rsidTr="00A5526B">
        <w:trPr>
          <w:trHeight w:val="285"/>
        </w:trPr>
        <w:tc>
          <w:tcPr>
            <w:tcW w:w="1053" w:type="dxa"/>
            <w:tcBorders>
              <w:top w:val="nil"/>
              <w:left w:val="nil"/>
              <w:bottom w:val="nil"/>
              <w:right w:val="nil"/>
            </w:tcBorders>
            <w:shd w:val="clear" w:color="auto" w:fill="auto"/>
            <w:noWrap/>
            <w:vAlign w:val="bottom"/>
            <w:hideMark/>
          </w:tcPr>
          <w:p w14:paraId="3224CA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4869B8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0.445</w:t>
            </w:r>
          </w:p>
        </w:tc>
        <w:tc>
          <w:tcPr>
            <w:tcW w:w="1020" w:type="dxa"/>
            <w:tcBorders>
              <w:top w:val="nil"/>
              <w:left w:val="nil"/>
              <w:bottom w:val="nil"/>
              <w:right w:val="nil"/>
            </w:tcBorders>
            <w:shd w:val="clear" w:color="auto" w:fill="auto"/>
            <w:noWrap/>
            <w:vAlign w:val="bottom"/>
            <w:hideMark/>
          </w:tcPr>
          <w:p w14:paraId="1AD094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0.395</w:t>
            </w:r>
          </w:p>
        </w:tc>
        <w:tc>
          <w:tcPr>
            <w:tcW w:w="1020" w:type="dxa"/>
            <w:tcBorders>
              <w:top w:val="nil"/>
              <w:left w:val="nil"/>
              <w:bottom w:val="nil"/>
              <w:right w:val="nil"/>
            </w:tcBorders>
            <w:shd w:val="clear" w:color="auto" w:fill="auto"/>
            <w:noWrap/>
            <w:vAlign w:val="bottom"/>
            <w:hideMark/>
          </w:tcPr>
          <w:p w14:paraId="4ED913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0.501</w:t>
            </w:r>
          </w:p>
        </w:tc>
      </w:tr>
      <w:tr w:rsidR="00A5526B" w:rsidRPr="00B30C13" w14:paraId="207350FC" w14:textId="77777777" w:rsidTr="00A5526B">
        <w:trPr>
          <w:trHeight w:val="285"/>
        </w:trPr>
        <w:tc>
          <w:tcPr>
            <w:tcW w:w="1053" w:type="dxa"/>
            <w:tcBorders>
              <w:top w:val="nil"/>
              <w:left w:val="nil"/>
              <w:bottom w:val="nil"/>
              <w:right w:val="nil"/>
            </w:tcBorders>
            <w:shd w:val="clear" w:color="auto" w:fill="auto"/>
            <w:noWrap/>
            <w:vAlign w:val="bottom"/>
            <w:hideMark/>
          </w:tcPr>
          <w:p w14:paraId="51C336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490839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9EBF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2DE9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0C6AEB1" w14:textId="77777777" w:rsidTr="00A5526B">
        <w:trPr>
          <w:trHeight w:val="285"/>
        </w:trPr>
        <w:tc>
          <w:tcPr>
            <w:tcW w:w="1053" w:type="dxa"/>
            <w:tcBorders>
              <w:top w:val="nil"/>
              <w:left w:val="nil"/>
              <w:bottom w:val="nil"/>
              <w:right w:val="nil"/>
            </w:tcBorders>
            <w:shd w:val="clear" w:color="auto" w:fill="auto"/>
            <w:noWrap/>
            <w:vAlign w:val="bottom"/>
            <w:hideMark/>
          </w:tcPr>
          <w:p w14:paraId="02F696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48E5A8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0.401</w:t>
            </w:r>
          </w:p>
        </w:tc>
        <w:tc>
          <w:tcPr>
            <w:tcW w:w="1020" w:type="dxa"/>
            <w:tcBorders>
              <w:top w:val="nil"/>
              <w:left w:val="nil"/>
              <w:bottom w:val="nil"/>
              <w:right w:val="nil"/>
            </w:tcBorders>
            <w:shd w:val="clear" w:color="auto" w:fill="auto"/>
            <w:noWrap/>
            <w:vAlign w:val="bottom"/>
            <w:hideMark/>
          </w:tcPr>
          <w:p w14:paraId="2D90B8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0.359</w:t>
            </w:r>
          </w:p>
        </w:tc>
        <w:tc>
          <w:tcPr>
            <w:tcW w:w="1020" w:type="dxa"/>
            <w:tcBorders>
              <w:top w:val="nil"/>
              <w:left w:val="nil"/>
              <w:bottom w:val="nil"/>
              <w:right w:val="nil"/>
            </w:tcBorders>
            <w:shd w:val="clear" w:color="auto" w:fill="auto"/>
            <w:noWrap/>
            <w:vAlign w:val="bottom"/>
            <w:hideMark/>
          </w:tcPr>
          <w:p w14:paraId="240B4E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0.449</w:t>
            </w:r>
          </w:p>
        </w:tc>
      </w:tr>
      <w:tr w:rsidR="00A5526B" w:rsidRPr="00B30C13" w14:paraId="0606011C" w14:textId="77777777" w:rsidTr="00A5526B">
        <w:trPr>
          <w:trHeight w:val="285"/>
        </w:trPr>
        <w:tc>
          <w:tcPr>
            <w:tcW w:w="1053" w:type="dxa"/>
            <w:tcBorders>
              <w:top w:val="nil"/>
              <w:left w:val="nil"/>
              <w:bottom w:val="nil"/>
              <w:right w:val="nil"/>
            </w:tcBorders>
            <w:shd w:val="clear" w:color="auto" w:fill="auto"/>
            <w:noWrap/>
            <w:vAlign w:val="bottom"/>
          </w:tcPr>
          <w:p w14:paraId="41289F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c>
          <w:tcPr>
            <w:tcW w:w="1020" w:type="dxa"/>
            <w:tcBorders>
              <w:top w:val="nil"/>
              <w:left w:val="nil"/>
              <w:bottom w:val="nil"/>
              <w:right w:val="nil"/>
            </w:tcBorders>
            <w:shd w:val="clear" w:color="auto" w:fill="auto"/>
            <w:noWrap/>
            <w:vAlign w:val="bottom"/>
          </w:tcPr>
          <w:p w14:paraId="4E7364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c>
          <w:tcPr>
            <w:tcW w:w="1020" w:type="dxa"/>
            <w:tcBorders>
              <w:top w:val="nil"/>
              <w:left w:val="nil"/>
              <w:bottom w:val="nil"/>
              <w:right w:val="nil"/>
            </w:tcBorders>
            <w:shd w:val="clear" w:color="auto" w:fill="auto"/>
            <w:noWrap/>
            <w:vAlign w:val="bottom"/>
          </w:tcPr>
          <w:p w14:paraId="3BF579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c>
          <w:tcPr>
            <w:tcW w:w="1020" w:type="dxa"/>
            <w:tcBorders>
              <w:top w:val="nil"/>
              <w:left w:val="nil"/>
              <w:bottom w:val="nil"/>
              <w:right w:val="nil"/>
            </w:tcBorders>
            <w:shd w:val="clear" w:color="auto" w:fill="auto"/>
            <w:noWrap/>
            <w:vAlign w:val="bottom"/>
          </w:tcPr>
          <w:p w14:paraId="534E83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p>
        </w:tc>
      </w:tr>
    </w:tbl>
    <w:p w14:paraId="2F6546EB" w14:textId="77777777" w:rsidR="00A5526B" w:rsidRDefault="00A5526B" w:rsidP="00A5526B">
      <w:pPr>
        <w:rPr>
          <w:lang w:val="en-AU" w:eastAsia="en-US"/>
        </w:rPr>
      </w:pPr>
    </w:p>
    <w:p w14:paraId="5B5E849B" w14:textId="3B40A015" w:rsidR="00A5526B" w:rsidRPr="007C68EE" w:rsidRDefault="00A5526B" w:rsidP="00A5526B">
      <w:pPr>
        <w:keepNext/>
        <w:spacing w:after="200"/>
        <w:rPr>
          <w:i/>
          <w:iCs/>
          <w:color w:val="44546A"/>
          <w:sz w:val="18"/>
          <w:szCs w:val="18"/>
          <w:lang w:val="en-AU" w:eastAsia="en-US"/>
        </w:rPr>
      </w:pPr>
      <w:bookmarkStart w:id="667" w:name="_Toc467433603"/>
      <w:bookmarkStart w:id="668" w:name="_Toc469405571"/>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15</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2</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67"/>
      <w:bookmarkEnd w:id="668"/>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62BA3342" w14:textId="77777777" w:rsidTr="00A5526B">
        <w:trPr>
          <w:trHeight w:val="285"/>
        </w:trPr>
        <w:tc>
          <w:tcPr>
            <w:tcW w:w="1053" w:type="dxa"/>
            <w:tcBorders>
              <w:top w:val="nil"/>
              <w:left w:val="nil"/>
              <w:bottom w:val="nil"/>
              <w:right w:val="nil"/>
            </w:tcBorders>
            <w:shd w:val="clear" w:color="auto" w:fill="auto"/>
            <w:noWrap/>
            <w:vAlign w:val="bottom"/>
            <w:hideMark/>
          </w:tcPr>
          <w:p w14:paraId="541202F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5209146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416076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2CA576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31A6C26E" w14:textId="77777777" w:rsidTr="00A5526B">
        <w:trPr>
          <w:trHeight w:val="285"/>
        </w:trPr>
        <w:tc>
          <w:tcPr>
            <w:tcW w:w="1053" w:type="dxa"/>
            <w:tcBorders>
              <w:top w:val="nil"/>
              <w:left w:val="nil"/>
              <w:bottom w:val="nil"/>
              <w:right w:val="nil"/>
            </w:tcBorders>
            <w:shd w:val="clear" w:color="auto" w:fill="auto"/>
            <w:noWrap/>
            <w:vAlign w:val="bottom"/>
            <w:hideMark/>
          </w:tcPr>
          <w:p w14:paraId="1C4D5F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5F5AE9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3DB4F6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0.887</w:t>
            </w:r>
          </w:p>
        </w:tc>
        <w:tc>
          <w:tcPr>
            <w:tcW w:w="1020" w:type="dxa"/>
            <w:tcBorders>
              <w:top w:val="nil"/>
              <w:left w:val="nil"/>
              <w:bottom w:val="nil"/>
              <w:right w:val="nil"/>
            </w:tcBorders>
            <w:shd w:val="clear" w:color="auto" w:fill="auto"/>
            <w:noWrap/>
            <w:vAlign w:val="bottom"/>
            <w:hideMark/>
          </w:tcPr>
          <w:p w14:paraId="626E04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1.179</w:t>
            </w:r>
          </w:p>
        </w:tc>
      </w:tr>
      <w:tr w:rsidR="00A5526B" w:rsidRPr="00B30C13" w14:paraId="20CFF8ED" w14:textId="77777777" w:rsidTr="00A5526B">
        <w:trPr>
          <w:trHeight w:val="285"/>
        </w:trPr>
        <w:tc>
          <w:tcPr>
            <w:tcW w:w="1053" w:type="dxa"/>
            <w:tcBorders>
              <w:top w:val="nil"/>
              <w:left w:val="nil"/>
              <w:bottom w:val="nil"/>
              <w:right w:val="nil"/>
            </w:tcBorders>
            <w:shd w:val="clear" w:color="auto" w:fill="auto"/>
            <w:noWrap/>
            <w:vAlign w:val="bottom"/>
            <w:hideMark/>
          </w:tcPr>
          <w:p w14:paraId="657DB6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22E247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0.960</w:t>
            </w:r>
          </w:p>
        </w:tc>
        <w:tc>
          <w:tcPr>
            <w:tcW w:w="1020" w:type="dxa"/>
            <w:tcBorders>
              <w:top w:val="nil"/>
              <w:left w:val="nil"/>
              <w:bottom w:val="nil"/>
              <w:right w:val="nil"/>
            </w:tcBorders>
            <w:shd w:val="clear" w:color="auto" w:fill="auto"/>
            <w:noWrap/>
            <w:vAlign w:val="bottom"/>
            <w:hideMark/>
          </w:tcPr>
          <w:p w14:paraId="5DEF24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3A45BF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1.121</w:t>
            </w:r>
          </w:p>
        </w:tc>
      </w:tr>
      <w:tr w:rsidR="00A5526B" w:rsidRPr="00B30C13" w14:paraId="7F4F0248" w14:textId="77777777" w:rsidTr="00A5526B">
        <w:trPr>
          <w:trHeight w:val="285"/>
        </w:trPr>
        <w:tc>
          <w:tcPr>
            <w:tcW w:w="1053" w:type="dxa"/>
            <w:tcBorders>
              <w:top w:val="nil"/>
              <w:left w:val="nil"/>
              <w:bottom w:val="nil"/>
              <w:right w:val="nil"/>
            </w:tcBorders>
            <w:shd w:val="clear" w:color="auto" w:fill="auto"/>
            <w:noWrap/>
            <w:vAlign w:val="bottom"/>
            <w:hideMark/>
          </w:tcPr>
          <w:p w14:paraId="658D5F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7B9F70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0.852</w:t>
            </w:r>
          </w:p>
        </w:tc>
        <w:tc>
          <w:tcPr>
            <w:tcW w:w="1020" w:type="dxa"/>
            <w:tcBorders>
              <w:top w:val="nil"/>
              <w:left w:val="nil"/>
              <w:bottom w:val="nil"/>
              <w:right w:val="nil"/>
            </w:tcBorders>
            <w:shd w:val="clear" w:color="auto" w:fill="auto"/>
            <w:noWrap/>
            <w:vAlign w:val="bottom"/>
            <w:hideMark/>
          </w:tcPr>
          <w:p w14:paraId="2E9DE6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0.697</w:t>
            </w:r>
          </w:p>
        </w:tc>
        <w:tc>
          <w:tcPr>
            <w:tcW w:w="1020" w:type="dxa"/>
            <w:tcBorders>
              <w:top w:val="nil"/>
              <w:left w:val="nil"/>
              <w:bottom w:val="nil"/>
              <w:right w:val="nil"/>
            </w:tcBorders>
            <w:shd w:val="clear" w:color="auto" w:fill="auto"/>
            <w:noWrap/>
            <w:vAlign w:val="bottom"/>
            <w:hideMark/>
          </w:tcPr>
          <w:p w14:paraId="7AA74D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1.041</w:t>
            </w:r>
          </w:p>
        </w:tc>
      </w:tr>
      <w:tr w:rsidR="00A5526B" w:rsidRPr="00B30C13" w14:paraId="3FC40E93" w14:textId="77777777" w:rsidTr="00A5526B">
        <w:trPr>
          <w:trHeight w:val="285"/>
        </w:trPr>
        <w:tc>
          <w:tcPr>
            <w:tcW w:w="1053" w:type="dxa"/>
            <w:tcBorders>
              <w:top w:val="nil"/>
              <w:left w:val="nil"/>
              <w:bottom w:val="nil"/>
              <w:right w:val="nil"/>
            </w:tcBorders>
            <w:shd w:val="clear" w:color="auto" w:fill="auto"/>
            <w:noWrap/>
            <w:vAlign w:val="bottom"/>
            <w:hideMark/>
          </w:tcPr>
          <w:p w14:paraId="151771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3F74AF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0.671</w:t>
            </w:r>
          </w:p>
        </w:tc>
        <w:tc>
          <w:tcPr>
            <w:tcW w:w="1020" w:type="dxa"/>
            <w:tcBorders>
              <w:top w:val="nil"/>
              <w:left w:val="nil"/>
              <w:bottom w:val="nil"/>
              <w:right w:val="nil"/>
            </w:tcBorders>
            <w:shd w:val="clear" w:color="auto" w:fill="auto"/>
            <w:noWrap/>
            <w:vAlign w:val="bottom"/>
            <w:hideMark/>
          </w:tcPr>
          <w:p w14:paraId="7A73B0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0.582</w:t>
            </w:r>
          </w:p>
        </w:tc>
        <w:tc>
          <w:tcPr>
            <w:tcW w:w="1020" w:type="dxa"/>
            <w:tcBorders>
              <w:top w:val="nil"/>
              <w:left w:val="nil"/>
              <w:bottom w:val="nil"/>
              <w:right w:val="nil"/>
            </w:tcBorders>
            <w:shd w:val="clear" w:color="auto" w:fill="auto"/>
            <w:noWrap/>
            <w:vAlign w:val="bottom"/>
            <w:hideMark/>
          </w:tcPr>
          <w:p w14:paraId="433769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0.774</w:t>
            </w:r>
          </w:p>
        </w:tc>
      </w:tr>
      <w:tr w:rsidR="00A5526B" w:rsidRPr="00B30C13" w14:paraId="05F9A867" w14:textId="77777777" w:rsidTr="00A5526B">
        <w:trPr>
          <w:trHeight w:val="285"/>
        </w:trPr>
        <w:tc>
          <w:tcPr>
            <w:tcW w:w="1053" w:type="dxa"/>
            <w:tcBorders>
              <w:top w:val="nil"/>
              <w:left w:val="nil"/>
              <w:bottom w:val="nil"/>
              <w:right w:val="nil"/>
            </w:tcBorders>
            <w:shd w:val="clear" w:color="auto" w:fill="auto"/>
            <w:noWrap/>
            <w:vAlign w:val="bottom"/>
            <w:hideMark/>
          </w:tcPr>
          <w:p w14:paraId="5F6FF4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65083B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07E7F8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0.870</w:t>
            </w:r>
          </w:p>
        </w:tc>
        <w:tc>
          <w:tcPr>
            <w:tcW w:w="1020" w:type="dxa"/>
            <w:tcBorders>
              <w:top w:val="nil"/>
              <w:left w:val="nil"/>
              <w:bottom w:val="nil"/>
              <w:right w:val="nil"/>
            </w:tcBorders>
            <w:shd w:val="clear" w:color="auto" w:fill="auto"/>
            <w:noWrap/>
            <w:vAlign w:val="bottom"/>
            <w:hideMark/>
          </w:tcPr>
          <w:p w14:paraId="693088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1.143</w:t>
            </w:r>
          </w:p>
        </w:tc>
      </w:tr>
      <w:tr w:rsidR="00A5526B" w:rsidRPr="00B30C13" w14:paraId="37B6C92E" w14:textId="77777777" w:rsidTr="00A5526B">
        <w:trPr>
          <w:trHeight w:val="285"/>
        </w:trPr>
        <w:tc>
          <w:tcPr>
            <w:tcW w:w="1053" w:type="dxa"/>
            <w:tcBorders>
              <w:top w:val="nil"/>
              <w:left w:val="nil"/>
              <w:bottom w:val="nil"/>
              <w:right w:val="nil"/>
            </w:tcBorders>
            <w:shd w:val="clear" w:color="auto" w:fill="auto"/>
            <w:noWrap/>
            <w:vAlign w:val="bottom"/>
            <w:hideMark/>
          </w:tcPr>
          <w:p w14:paraId="55BE3B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7E0447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1.248</w:t>
            </w:r>
          </w:p>
        </w:tc>
        <w:tc>
          <w:tcPr>
            <w:tcW w:w="1020" w:type="dxa"/>
            <w:tcBorders>
              <w:top w:val="nil"/>
              <w:left w:val="nil"/>
              <w:bottom w:val="nil"/>
              <w:right w:val="nil"/>
            </w:tcBorders>
            <w:shd w:val="clear" w:color="auto" w:fill="auto"/>
            <w:noWrap/>
            <w:vAlign w:val="bottom"/>
            <w:hideMark/>
          </w:tcPr>
          <w:p w14:paraId="0546F3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c>
          <w:tcPr>
            <w:tcW w:w="1020" w:type="dxa"/>
            <w:tcBorders>
              <w:top w:val="nil"/>
              <w:left w:val="nil"/>
              <w:bottom w:val="nil"/>
              <w:right w:val="nil"/>
            </w:tcBorders>
            <w:shd w:val="clear" w:color="auto" w:fill="auto"/>
            <w:noWrap/>
            <w:vAlign w:val="bottom"/>
            <w:hideMark/>
          </w:tcPr>
          <w:p w14:paraId="0DEC27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1.447</w:t>
            </w:r>
          </w:p>
        </w:tc>
      </w:tr>
      <w:tr w:rsidR="00A5526B" w:rsidRPr="00B30C13" w14:paraId="2DFCBCEC" w14:textId="77777777" w:rsidTr="00A5526B">
        <w:trPr>
          <w:trHeight w:val="285"/>
        </w:trPr>
        <w:tc>
          <w:tcPr>
            <w:tcW w:w="1053" w:type="dxa"/>
            <w:tcBorders>
              <w:top w:val="nil"/>
              <w:left w:val="nil"/>
              <w:bottom w:val="nil"/>
              <w:right w:val="nil"/>
            </w:tcBorders>
            <w:shd w:val="clear" w:color="auto" w:fill="auto"/>
            <w:noWrap/>
            <w:vAlign w:val="bottom"/>
            <w:hideMark/>
          </w:tcPr>
          <w:p w14:paraId="7A50CB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08ACBB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0.406</w:t>
            </w:r>
          </w:p>
        </w:tc>
        <w:tc>
          <w:tcPr>
            <w:tcW w:w="1020" w:type="dxa"/>
            <w:tcBorders>
              <w:top w:val="nil"/>
              <w:left w:val="nil"/>
              <w:bottom w:val="nil"/>
              <w:right w:val="nil"/>
            </w:tcBorders>
            <w:shd w:val="clear" w:color="auto" w:fill="auto"/>
            <w:noWrap/>
            <w:vAlign w:val="bottom"/>
            <w:hideMark/>
          </w:tcPr>
          <w:p w14:paraId="659E83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0.322</w:t>
            </w:r>
          </w:p>
        </w:tc>
        <w:tc>
          <w:tcPr>
            <w:tcW w:w="1020" w:type="dxa"/>
            <w:tcBorders>
              <w:top w:val="nil"/>
              <w:left w:val="nil"/>
              <w:bottom w:val="nil"/>
              <w:right w:val="nil"/>
            </w:tcBorders>
            <w:shd w:val="clear" w:color="auto" w:fill="auto"/>
            <w:noWrap/>
            <w:vAlign w:val="bottom"/>
            <w:hideMark/>
          </w:tcPr>
          <w:p w14:paraId="0D270B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0.512</w:t>
            </w:r>
          </w:p>
        </w:tc>
      </w:tr>
      <w:tr w:rsidR="00A5526B" w:rsidRPr="00B30C13" w14:paraId="17C1579E" w14:textId="77777777" w:rsidTr="00A5526B">
        <w:trPr>
          <w:trHeight w:val="285"/>
        </w:trPr>
        <w:tc>
          <w:tcPr>
            <w:tcW w:w="1053" w:type="dxa"/>
            <w:tcBorders>
              <w:top w:val="nil"/>
              <w:left w:val="nil"/>
              <w:bottom w:val="nil"/>
              <w:right w:val="nil"/>
            </w:tcBorders>
            <w:shd w:val="clear" w:color="auto" w:fill="auto"/>
            <w:noWrap/>
            <w:vAlign w:val="bottom"/>
            <w:hideMark/>
          </w:tcPr>
          <w:p w14:paraId="53E870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172F71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10E82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A7C1C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9F30201" w14:textId="77777777" w:rsidTr="00A5526B">
        <w:trPr>
          <w:trHeight w:val="285"/>
        </w:trPr>
        <w:tc>
          <w:tcPr>
            <w:tcW w:w="1053" w:type="dxa"/>
            <w:tcBorders>
              <w:top w:val="nil"/>
              <w:left w:val="nil"/>
              <w:bottom w:val="nil"/>
              <w:right w:val="nil"/>
            </w:tcBorders>
            <w:shd w:val="clear" w:color="auto" w:fill="auto"/>
            <w:noWrap/>
            <w:vAlign w:val="bottom"/>
            <w:hideMark/>
          </w:tcPr>
          <w:p w14:paraId="6F4B12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2E22EA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0C8016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0.667</w:t>
            </w:r>
          </w:p>
        </w:tc>
        <w:tc>
          <w:tcPr>
            <w:tcW w:w="1020" w:type="dxa"/>
            <w:tcBorders>
              <w:top w:val="nil"/>
              <w:left w:val="nil"/>
              <w:bottom w:val="nil"/>
              <w:right w:val="nil"/>
            </w:tcBorders>
            <w:shd w:val="clear" w:color="auto" w:fill="auto"/>
            <w:noWrap/>
            <w:vAlign w:val="bottom"/>
            <w:hideMark/>
          </w:tcPr>
          <w:p w14:paraId="28E165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1.024</w:t>
            </w:r>
          </w:p>
        </w:tc>
      </w:tr>
      <w:tr w:rsidR="00A5526B" w:rsidRPr="00B30C13" w14:paraId="607F6D10" w14:textId="77777777" w:rsidTr="00A5526B">
        <w:trPr>
          <w:trHeight w:val="285"/>
        </w:trPr>
        <w:tc>
          <w:tcPr>
            <w:tcW w:w="1053" w:type="dxa"/>
            <w:tcBorders>
              <w:top w:val="nil"/>
              <w:left w:val="nil"/>
              <w:bottom w:val="nil"/>
              <w:right w:val="nil"/>
            </w:tcBorders>
            <w:shd w:val="clear" w:color="auto" w:fill="auto"/>
            <w:noWrap/>
            <w:vAlign w:val="bottom"/>
            <w:hideMark/>
          </w:tcPr>
          <w:p w14:paraId="2AA0C2F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74647F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0.719</w:t>
            </w:r>
          </w:p>
        </w:tc>
        <w:tc>
          <w:tcPr>
            <w:tcW w:w="1020" w:type="dxa"/>
            <w:tcBorders>
              <w:top w:val="nil"/>
              <w:left w:val="nil"/>
              <w:bottom w:val="nil"/>
              <w:right w:val="nil"/>
            </w:tcBorders>
            <w:shd w:val="clear" w:color="auto" w:fill="auto"/>
            <w:noWrap/>
            <w:vAlign w:val="bottom"/>
            <w:hideMark/>
          </w:tcPr>
          <w:p w14:paraId="4E7988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0.544</w:t>
            </w:r>
          </w:p>
        </w:tc>
        <w:tc>
          <w:tcPr>
            <w:tcW w:w="1020" w:type="dxa"/>
            <w:tcBorders>
              <w:top w:val="nil"/>
              <w:left w:val="nil"/>
              <w:bottom w:val="nil"/>
              <w:right w:val="nil"/>
            </w:tcBorders>
            <w:shd w:val="clear" w:color="auto" w:fill="auto"/>
            <w:noWrap/>
            <w:vAlign w:val="bottom"/>
            <w:hideMark/>
          </w:tcPr>
          <w:p w14:paraId="278626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0.951</w:t>
            </w:r>
          </w:p>
        </w:tc>
      </w:tr>
      <w:tr w:rsidR="00A5526B" w:rsidRPr="00B30C13" w14:paraId="02021401" w14:textId="77777777" w:rsidTr="00A5526B">
        <w:trPr>
          <w:trHeight w:val="285"/>
        </w:trPr>
        <w:tc>
          <w:tcPr>
            <w:tcW w:w="1053" w:type="dxa"/>
            <w:tcBorders>
              <w:top w:val="nil"/>
              <w:left w:val="nil"/>
              <w:bottom w:val="nil"/>
              <w:right w:val="nil"/>
            </w:tcBorders>
            <w:shd w:val="clear" w:color="auto" w:fill="auto"/>
            <w:noWrap/>
            <w:vAlign w:val="bottom"/>
            <w:hideMark/>
          </w:tcPr>
          <w:p w14:paraId="1387EE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60E7E9C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01366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914B4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7D04853" w14:textId="77777777" w:rsidTr="00A5526B">
        <w:trPr>
          <w:trHeight w:val="285"/>
        </w:trPr>
        <w:tc>
          <w:tcPr>
            <w:tcW w:w="1053" w:type="dxa"/>
            <w:tcBorders>
              <w:top w:val="nil"/>
              <w:left w:val="nil"/>
              <w:bottom w:val="nil"/>
              <w:right w:val="nil"/>
            </w:tcBorders>
            <w:shd w:val="clear" w:color="auto" w:fill="auto"/>
            <w:noWrap/>
            <w:vAlign w:val="bottom"/>
            <w:hideMark/>
          </w:tcPr>
          <w:p w14:paraId="24C60D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5D098E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AFDE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EBE5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1899DBB" w14:textId="77777777" w:rsidTr="00A5526B">
        <w:trPr>
          <w:trHeight w:val="285"/>
        </w:trPr>
        <w:tc>
          <w:tcPr>
            <w:tcW w:w="1053" w:type="dxa"/>
            <w:tcBorders>
              <w:top w:val="nil"/>
              <w:left w:val="nil"/>
              <w:bottom w:val="nil"/>
              <w:right w:val="nil"/>
            </w:tcBorders>
            <w:shd w:val="clear" w:color="auto" w:fill="auto"/>
            <w:noWrap/>
            <w:vAlign w:val="bottom"/>
            <w:hideMark/>
          </w:tcPr>
          <w:p w14:paraId="6C7376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249287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1.159</w:t>
            </w:r>
          </w:p>
        </w:tc>
        <w:tc>
          <w:tcPr>
            <w:tcW w:w="1020" w:type="dxa"/>
            <w:tcBorders>
              <w:top w:val="nil"/>
              <w:left w:val="nil"/>
              <w:bottom w:val="nil"/>
              <w:right w:val="nil"/>
            </w:tcBorders>
            <w:shd w:val="clear" w:color="auto" w:fill="auto"/>
            <w:noWrap/>
            <w:vAlign w:val="bottom"/>
            <w:hideMark/>
          </w:tcPr>
          <w:p w14:paraId="245DFA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1.004</w:t>
            </w:r>
          </w:p>
        </w:tc>
        <w:tc>
          <w:tcPr>
            <w:tcW w:w="1020" w:type="dxa"/>
            <w:tcBorders>
              <w:top w:val="nil"/>
              <w:left w:val="nil"/>
              <w:bottom w:val="nil"/>
              <w:right w:val="nil"/>
            </w:tcBorders>
            <w:shd w:val="clear" w:color="auto" w:fill="auto"/>
            <w:noWrap/>
            <w:vAlign w:val="bottom"/>
            <w:hideMark/>
          </w:tcPr>
          <w:p w14:paraId="447041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1.338</w:t>
            </w:r>
          </w:p>
        </w:tc>
      </w:tr>
      <w:tr w:rsidR="00A5526B" w:rsidRPr="00B30C13" w14:paraId="2F4D9AAC" w14:textId="77777777" w:rsidTr="00A5526B">
        <w:trPr>
          <w:trHeight w:val="285"/>
        </w:trPr>
        <w:tc>
          <w:tcPr>
            <w:tcW w:w="1053" w:type="dxa"/>
            <w:tcBorders>
              <w:top w:val="nil"/>
              <w:left w:val="nil"/>
              <w:bottom w:val="nil"/>
              <w:right w:val="nil"/>
            </w:tcBorders>
            <w:shd w:val="clear" w:color="auto" w:fill="auto"/>
            <w:noWrap/>
            <w:vAlign w:val="bottom"/>
            <w:hideMark/>
          </w:tcPr>
          <w:p w14:paraId="3774C0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1516AA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1.463</w:t>
            </w:r>
          </w:p>
        </w:tc>
        <w:tc>
          <w:tcPr>
            <w:tcW w:w="1020" w:type="dxa"/>
            <w:tcBorders>
              <w:top w:val="nil"/>
              <w:left w:val="nil"/>
              <w:bottom w:val="nil"/>
              <w:right w:val="nil"/>
            </w:tcBorders>
            <w:shd w:val="clear" w:color="auto" w:fill="auto"/>
            <w:noWrap/>
            <w:vAlign w:val="bottom"/>
            <w:hideMark/>
          </w:tcPr>
          <w:p w14:paraId="219906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1.265</w:t>
            </w:r>
          </w:p>
        </w:tc>
        <w:tc>
          <w:tcPr>
            <w:tcW w:w="1020" w:type="dxa"/>
            <w:tcBorders>
              <w:top w:val="nil"/>
              <w:left w:val="nil"/>
              <w:bottom w:val="nil"/>
              <w:right w:val="nil"/>
            </w:tcBorders>
            <w:shd w:val="clear" w:color="auto" w:fill="auto"/>
            <w:noWrap/>
            <w:vAlign w:val="bottom"/>
            <w:hideMark/>
          </w:tcPr>
          <w:p w14:paraId="069F7B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1.691</w:t>
            </w:r>
          </w:p>
        </w:tc>
      </w:tr>
      <w:tr w:rsidR="00A5526B" w:rsidRPr="00B30C13" w14:paraId="2ECAD3F7" w14:textId="77777777" w:rsidTr="00A5526B">
        <w:trPr>
          <w:trHeight w:val="285"/>
        </w:trPr>
        <w:tc>
          <w:tcPr>
            <w:tcW w:w="1053" w:type="dxa"/>
            <w:tcBorders>
              <w:top w:val="nil"/>
              <w:left w:val="nil"/>
              <w:bottom w:val="nil"/>
              <w:right w:val="nil"/>
            </w:tcBorders>
            <w:shd w:val="clear" w:color="auto" w:fill="auto"/>
            <w:noWrap/>
            <w:vAlign w:val="bottom"/>
            <w:hideMark/>
          </w:tcPr>
          <w:p w14:paraId="4F338F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080891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B957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63C6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9EF833D" w14:textId="77777777" w:rsidTr="00A5526B">
        <w:trPr>
          <w:trHeight w:val="285"/>
        </w:trPr>
        <w:tc>
          <w:tcPr>
            <w:tcW w:w="1053" w:type="dxa"/>
            <w:tcBorders>
              <w:top w:val="nil"/>
              <w:left w:val="nil"/>
              <w:bottom w:val="nil"/>
              <w:right w:val="nil"/>
            </w:tcBorders>
            <w:shd w:val="clear" w:color="auto" w:fill="auto"/>
            <w:noWrap/>
            <w:vAlign w:val="bottom"/>
            <w:hideMark/>
          </w:tcPr>
          <w:p w14:paraId="363265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46773B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0.637</w:t>
            </w:r>
          </w:p>
        </w:tc>
        <w:tc>
          <w:tcPr>
            <w:tcW w:w="1020" w:type="dxa"/>
            <w:tcBorders>
              <w:top w:val="nil"/>
              <w:left w:val="nil"/>
              <w:bottom w:val="nil"/>
              <w:right w:val="nil"/>
            </w:tcBorders>
            <w:shd w:val="clear" w:color="auto" w:fill="auto"/>
            <w:noWrap/>
            <w:vAlign w:val="bottom"/>
            <w:hideMark/>
          </w:tcPr>
          <w:p w14:paraId="67406C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0.555</w:t>
            </w:r>
          </w:p>
        </w:tc>
        <w:tc>
          <w:tcPr>
            <w:tcW w:w="1020" w:type="dxa"/>
            <w:tcBorders>
              <w:top w:val="nil"/>
              <w:left w:val="nil"/>
              <w:bottom w:val="nil"/>
              <w:right w:val="nil"/>
            </w:tcBorders>
            <w:shd w:val="clear" w:color="auto" w:fill="auto"/>
            <w:noWrap/>
            <w:vAlign w:val="bottom"/>
            <w:hideMark/>
          </w:tcPr>
          <w:p w14:paraId="2D8D1F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0.731</w:t>
            </w:r>
          </w:p>
        </w:tc>
      </w:tr>
      <w:tr w:rsidR="00A5526B" w:rsidRPr="00B30C13" w14:paraId="33647892" w14:textId="77777777" w:rsidTr="00A5526B">
        <w:trPr>
          <w:trHeight w:val="285"/>
        </w:trPr>
        <w:tc>
          <w:tcPr>
            <w:tcW w:w="1053" w:type="dxa"/>
            <w:tcBorders>
              <w:top w:val="nil"/>
              <w:left w:val="nil"/>
              <w:bottom w:val="nil"/>
              <w:right w:val="nil"/>
            </w:tcBorders>
            <w:shd w:val="clear" w:color="auto" w:fill="auto"/>
            <w:noWrap/>
            <w:vAlign w:val="bottom"/>
            <w:hideMark/>
          </w:tcPr>
          <w:p w14:paraId="148A7D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20021B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0BD37B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4B4865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0.862</w:t>
            </w:r>
          </w:p>
        </w:tc>
      </w:tr>
      <w:tr w:rsidR="00A5526B" w:rsidRPr="00B30C13" w14:paraId="715FE158" w14:textId="77777777" w:rsidTr="00A5526B">
        <w:trPr>
          <w:trHeight w:val="285"/>
        </w:trPr>
        <w:tc>
          <w:tcPr>
            <w:tcW w:w="1053" w:type="dxa"/>
            <w:tcBorders>
              <w:top w:val="nil"/>
              <w:left w:val="nil"/>
              <w:bottom w:val="nil"/>
              <w:right w:val="nil"/>
            </w:tcBorders>
            <w:shd w:val="clear" w:color="auto" w:fill="auto"/>
            <w:noWrap/>
            <w:vAlign w:val="bottom"/>
            <w:hideMark/>
          </w:tcPr>
          <w:p w14:paraId="30725B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2E2165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522EA6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0.499</w:t>
            </w:r>
          </w:p>
        </w:tc>
        <w:tc>
          <w:tcPr>
            <w:tcW w:w="1020" w:type="dxa"/>
            <w:tcBorders>
              <w:top w:val="nil"/>
              <w:left w:val="nil"/>
              <w:bottom w:val="nil"/>
              <w:right w:val="nil"/>
            </w:tcBorders>
            <w:shd w:val="clear" w:color="auto" w:fill="auto"/>
            <w:noWrap/>
            <w:vAlign w:val="bottom"/>
            <w:hideMark/>
          </w:tcPr>
          <w:p w14:paraId="62B268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0.664</w:t>
            </w:r>
          </w:p>
        </w:tc>
      </w:tr>
      <w:tr w:rsidR="00A5526B" w:rsidRPr="00B30C13" w14:paraId="182B7485" w14:textId="77777777" w:rsidTr="00A5526B">
        <w:trPr>
          <w:trHeight w:val="285"/>
        </w:trPr>
        <w:tc>
          <w:tcPr>
            <w:tcW w:w="1053" w:type="dxa"/>
            <w:tcBorders>
              <w:top w:val="nil"/>
              <w:left w:val="nil"/>
              <w:bottom w:val="nil"/>
              <w:right w:val="nil"/>
            </w:tcBorders>
            <w:shd w:val="clear" w:color="auto" w:fill="auto"/>
            <w:noWrap/>
            <w:vAlign w:val="bottom"/>
            <w:hideMark/>
          </w:tcPr>
          <w:p w14:paraId="0654ED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033841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3343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A5C9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1E161FD" w14:textId="77777777" w:rsidTr="00A5526B">
        <w:trPr>
          <w:trHeight w:val="285"/>
        </w:trPr>
        <w:tc>
          <w:tcPr>
            <w:tcW w:w="1053" w:type="dxa"/>
            <w:tcBorders>
              <w:top w:val="nil"/>
              <w:left w:val="nil"/>
              <w:bottom w:val="nil"/>
              <w:right w:val="nil"/>
            </w:tcBorders>
            <w:shd w:val="clear" w:color="auto" w:fill="auto"/>
            <w:noWrap/>
            <w:vAlign w:val="bottom"/>
            <w:hideMark/>
          </w:tcPr>
          <w:p w14:paraId="5621C3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6854B2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144DE5A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0.763</w:t>
            </w:r>
          </w:p>
        </w:tc>
        <w:tc>
          <w:tcPr>
            <w:tcW w:w="1020" w:type="dxa"/>
            <w:tcBorders>
              <w:top w:val="nil"/>
              <w:left w:val="nil"/>
              <w:bottom w:val="nil"/>
              <w:right w:val="nil"/>
            </w:tcBorders>
            <w:shd w:val="clear" w:color="auto" w:fill="auto"/>
            <w:noWrap/>
            <w:vAlign w:val="bottom"/>
            <w:hideMark/>
          </w:tcPr>
          <w:p w14:paraId="0B6FFA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1.463</w:t>
            </w:r>
          </w:p>
        </w:tc>
      </w:tr>
      <w:tr w:rsidR="00A5526B" w:rsidRPr="00B30C13" w14:paraId="7D67AE0E" w14:textId="77777777" w:rsidTr="00A5526B">
        <w:trPr>
          <w:trHeight w:val="285"/>
        </w:trPr>
        <w:tc>
          <w:tcPr>
            <w:tcW w:w="1053" w:type="dxa"/>
            <w:tcBorders>
              <w:top w:val="nil"/>
              <w:left w:val="nil"/>
              <w:bottom w:val="nil"/>
              <w:right w:val="nil"/>
            </w:tcBorders>
            <w:shd w:val="clear" w:color="auto" w:fill="auto"/>
            <w:noWrap/>
            <w:vAlign w:val="bottom"/>
            <w:hideMark/>
          </w:tcPr>
          <w:p w14:paraId="1E790B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24C804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0.644</w:t>
            </w:r>
          </w:p>
        </w:tc>
        <w:tc>
          <w:tcPr>
            <w:tcW w:w="1020" w:type="dxa"/>
            <w:tcBorders>
              <w:top w:val="nil"/>
              <w:left w:val="nil"/>
              <w:bottom w:val="nil"/>
              <w:right w:val="nil"/>
            </w:tcBorders>
            <w:shd w:val="clear" w:color="auto" w:fill="auto"/>
            <w:noWrap/>
            <w:vAlign w:val="bottom"/>
            <w:hideMark/>
          </w:tcPr>
          <w:p w14:paraId="28591B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0.562</w:t>
            </w:r>
          </w:p>
        </w:tc>
        <w:tc>
          <w:tcPr>
            <w:tcW w:w="1020" w:type="dxa"/>
            <w:tcBorders>
              <w:top w:val="nil"/>
              <w:left w:val="nil"/>
              <w:bottom w:val="nil"/>
              <w:right w:val="nil"/>
            </w:tcBorders>
            <w:shd w:val="clear" w:color="auto" w:fill="auto"/>
            <w:noWrap/>
            <w:vAlign w:val="bottom"/>
            <w:hideMark/>
          </w:tcPr>
          <w:p w14:paraId="7D7E9D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r>
      <w:tr w:rsidR="00A5526B" w:rsidRPr="00B30C13" w14:paraId="04E5275D" w14:textId="77777777" w:rsidTr="00A5526B">
        <w:trPr>
          <w:trHeight w:val="285"/>
        </w:trPr>
        <w:tc>
          <w:tcPr>
            <w:tcW w:w="1053" w:type="dxa"/>
            <w:tcBorders>
              <w:top w:val="nil"/>
              <w:left w:val="nil"/>
              <w:bottom w:val="nil"/>
              <w:right w:val="nil"/>
            </w:tcBorders>
            <w:shd w:val="clear" w:color="auto" w:fill="auto"/>
            <w:noWrap/>
            <w:vAlign w:val="bottom"/>
            <w:hideMark/>
          </w:tcPr>
          <w:p w14:paraId="0D8D54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020211C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71BF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CDD15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D1FD204" w14:textId="77777777" w:rsidTr="00A5526B">
        <w:trPr>
          <w:trHeight w:val="285"/>
        </w:trPr>
        <w:tc>
          <w:tcPr>
            <w:tcW w:w="1053" w:type="dxa"/>
            <w:tcBorders>
              <w:top w:val="nil"/>
              <w:left w:val="nil"/>
              <w:bottom w:val="nil"/>
              <w:right w:val="nil"/>
            </w:tcBorders>
            <w:shd w:val="clear" w:color="auto" w:fill="auto"/>
            <w:noWrap/>
            <w:vAlign w:val="bottom"/>
            <w:hideMark/>
          </w:tcPr>
          <w:p w14:paraId="6623E1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097E31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1.636</w:t>
            </w:r>
          </w:p>
        </w:tc>
        <w:tc>
          <w:tcPr>
            <w:tcW w:w="1020" w:type="dxa"/>
            <w:tcBorders>
              <w:top w:val="nil"/>
              <w:left w:val="nil"/>
              <w:bottom w:val="nil"/>
              <w:right w:val="nil"/>
            </w:tcBorders>
            <w:shd w:val="clear" w:color="auto" w:fill="auto"/>
            <w:noWrap/>
            <w:vAlign w:val="bottom"/>
            <w:hideMark/>
          </w:tcPr>
          <w:p w14:paraId="493FC9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2F103D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2.422</w:t>
            </w:r>
          </w:p>
        </w:tc>
      </w:tr>
      <w:tr w:rsidR="00A5526B" w:rsidRPr="00B30C13" w14:paraId="72B72E96" w14:textId="77777777" w:rsidTr="00A5526B">
        <w:trPr>
          <w:trHeight w:val="285"/>
        </w:trPr>
        <w:tc>
          <w:tcPr>
            <w:tcW w:w="1053" w:type="dxa"/>
            <w:tcBorders>
              <w:top w:val="nil"/>
              <w:left w:val="nil"/>
              <w:bottom w:val="nil"/>
              <w:right w:val="nil"/>
            </w:tcBorders>
            <w:shd w:val="clear" w:color="auto" w:fill="auto"/>
            <w:noWrap/>
            <w:vAlign w:val="bottom"/>
            <w:hideMark/>
          </w:tcPr>
          <w:p w14:paraId="68C8B6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771003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3C6551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0.608</w:t>
            </w:r>
          </w:p>
        </w:tc>
        <w:tc>
          <w:tcPr>
            <w:tcW w:w="1020" w:type="dxa"/>
            <w:tcBorders>
              <w:top w:val="nil"/>
              <w:left w:val="nil"/>
              <w:bottom w:val="nil"/>
              <w:right w:val="nil"/>
            </w:tcBorders>
            <w:shd w:val="clear" w:color="auto" w:fill="auto"/>
            <w:noWrap/>
            <w:vAlign w:val="bottom"/>
            <w:hideMark/>
          </w:tcPr>
          <w:p w14:paraId="15F853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r>
      <w:tr w:rsidR="00A5526B" w:rsidRPr="00B30C13" w14:paraId="2761E1C2" w14:textId="77777777" w:rsidTr="00A5526B">
        <w:trPr>
          <w:trHeight w:val="285"/>
        </w:trPr>
        <w:tc>
          <w:tcPr>
            <w:tcW w:w="1053" w:type="dxa"/>
            <w:tcBorders>
              <w:top w:val="nil"/>
              <w:left w:val="nil"/>
              <w:bottom w:val="nil"/>
              <w:right w:val="nil"/>
            </w:tcBorders>
            <w:shd w:val="clear" w:color="auto" w:fill="auto"/>
            <w:noWrap/>
            <w:vAlign w:val="bottom"/>
            <w:hideMark/>
          </w:tcPr>
          <w:p w14:paraId="78832B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5B3236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0.738</w:t>
            </w:r>
          </w:p>
        </w:tc>
        <w:tc>
          <w:tcPr>
            <w:tcW w:w="1020" w:type="dxa"/>
            <w:tcBorders>
              <w:top w:val="nil"/>
              <w:left w:val="nil"/>
              <w:bottom w:val="nil"/>
              <w:right w:val="nil"/>
            </w:tcBorders>
            <w:shd w:val="clear" w:color="auto" w:fill="auto"/>
            <w:noWrap/>
            <w:vAlign w:val="bottom"/>
            <w:hideMark/>
          </w:tcPr>
          <w:p w14:paraId="3072C5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0.536</w:t>
            </w:r>
          </w:p>
        </w:tc>
        <w:tc>
          <w:tcPr>
            <w:tcW w:w="1020" w:type="dxa"/>
            <w:tcBorders>
              <w:top w:val="nil"/>
              <w:left w:val="nil"/>
              <w:bottom w:val="nil"/>
              <w:right w:val="nil"/>
            </w:tcBorders>
            <w:shd w:val="clear" w:color="auto" w:fill="auto"/>
            <w:noWrap/>
            <w:vAlign w:val="bottom"/>
            <w:hideMark/>
          </w:tcPr>
          <w:p w14:paraId="3E1ADB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1.017</w:t>
            </w:r>
          </w:p>
        </w:tc>
      </w:tr>
      <w:tr w:rsidR="00A5526B" w:rsidRPr="00B30C13" w14:paraId="3D4510D3" w14:textId="77777777" w:rsidTr="00A5526B">
        <w:trPr>
          <w:trHeight w:val="285"/>
        </w:trPr>
        <w:tc>
          <w:tcPr>
            <w:tcW w:w="1053" w:type="dxa"/>
            <w:tcBorders>
              <w:top w:val="nil"/>
              <w:left w:val="nil"/>
              <w:bottom w:val="nil"/>
              <w:right w:val="nil"/>
            </w:tcBorders>
            <w:shd w:val="clear" w:color="auto" w:fill="auto"/>
            <w:noWrap/>
            <w:vAlign w:val="bottom"/>
            <w:hideMark/>
          </w:tcPr>
          <w:p w14:paraId="711EA9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405AF9B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2A883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B8A2A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17D2B94" w14:textId="77777777" w:rsidTr="00A5526B">
        <w:trPr>
          <w:trHeight w:val="285"/>
        </w:trPr>
        <w:tc>
          <w:tcPr>
            <w:tcW w:w="1053" w:type="dxa"/>
            <w:tcBorders>
              <w:top w:val="nil"/>
              <w:left w:val="nil"/>
              <w:bottom w:val="nil"/>
              <w:right w:val="nil"/>
            </w:tcBorders>
            <w:shd w:val="clear" w:color="auto" w:fill="auto"/>
            <w:noWrap/>
            <w:vAlign w:val="bottom"/>
            <w:hideMark/>
          </w:tcPr>
          <w:p w14:paraId="1DA349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1C5778F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C959B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18409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D20971A" w14:textId="77777777" w:rsidTr="00A5526B">
        <w:trPr>
          <w:trHeight w:val="285"/>
        </w:trPr>
        <w:tc>
          <w:tcPr>
            <w:tcW w:w="1053" w:type="dxa"/>
            <w:tcBorders>
              <w:top w:val="nil"/>
              <w:left w:val="nil"/>
              <w:bottom w:val="nil"/>
              <w:right w:val="nil"/>
            </w:tcBorders>
            <w:shd w:val="clear" w:color="auto" w:fill="auto"/>
            <w:noWrap/>
            <w:vAlign w:val="bottom"/>
            <w:hideMark/>
          </w:tcPr>
          <w:p w14:paraId="59FD90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6FABBF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0.921</w:t>
            </w:r>
          </w:p>
        </w:tc>
        <w:tc>
          <w:tcPr>
            <w:tcW w:w="1020" w:type="dxa"/>
            <w:tcBorders>
              <w:top w:val="nil"/>
              <w:left w:val="nil"/>
              <w:bottom w:val="nil"/>
              <w:right w:val="nil"/>
            </w:tcBorders>
            <w:shd w:val="clear" w:color="auto" w:fill="auto"/>
            <w:noWrap/>
            <w:vAlign w:val="bottom"/>
            <w:hideMark/>
          </w:tcPr>
          <w:p w14:paraId="2ADDD7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0.777</w:t>
            </w:r>
          </w:p>
        </w:tc>
        <w:tc>
          <w:tcPr>
            <w:tcW w:w="1020" w:type="dxa"/>
            <w:tcBorders>
              <w:top w:val="nil"/>
              <w:left w:val="nil"/>
              <w:bottom w:val="nil"/>
              <w:right w:val="nil"/>
            </w:tcBorders>
            <w:shd w:val="clear" w:color="auto" w:fill="auto"/>
            <w:noWrap/>
            <w:vAlign w:val="bottom"/>
            <w:hideMark/>
          </w:tcPr>
          <w:p w14:paraId="1B98B9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r>
      <w:tr w:rsidR="00A5526B" w:rsidRPr="00B30C13" w14:paraId="35E4D4A5" w14:textId="77777777" w:rsidTr="00A5526B">
        <w:trPr>
          <w:trHeight w:val="285"/>
        </w:trPr>
        <w:tc>
          <w:tcPr>
            <w:tcW w:w="1053" w:type="dxa"/>
            <w:tcBorders>
              <w:top w:val="nil"/>
              <w:left w:val="nil"/>
              <w:bottom w:val="nil"/>
              <w:right w:val="nil"/>
            </w:tcBorders>
            <w:shd w:val="clear" w:color="auto" w:fill="auto"/>
            <w:noWrap/>
            <w:vAlign w:val="bottom"/>
            <w:hideMark/>
          </w:tcPr>
          <w:p w14:paraId="7651A5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3547E0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1.793</w:t>
            </w:r>
          </w:p>
        </w:tc>
        <w:tc>
          <w:tcPr>
            <w:tcW w:w="1020" w:type="dxa"/>
            <w:tcBorders>
              <w:top w:val="nil"/>
              <w:left w:val="nil"/>
              <w:bottom w:val="nil"/>
              <w:right w:val="nil"/>
            </w:tcBorders>
            <w:shd w:val="clear" w:color="auto" w:fill="auto"/>
            <w:noWrap/>
            <w:vAlign w:val="bottom"/>
            <w:hideMark/>
          </w:tcPr>
          <w:p w14:paraId="2187A0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1.550</w:t>
            </w:r>
          </w:p>
        </w:tc>
        <w:tc>
          <w:tcPr>
            <w:tcW w:w="1020" w:type="dxa"/>
            <w:tcBorders>
              <w:top w:val="nil"/>
              <w:left w:val="nil"/>
              <w:bottom w:val="nil"/>
              <w:right w:val="nil"/>
            </w:tcBorders>
            <w:shd w:val="clear" w:color="auto" w:fill="auto"/>
            <w:noWrap/>
            <w:vAlign w:val="bottom"/>
            <w:hideMark/>
          </w:tcPr>
          <w:p w14:paraId="6B3045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2.073</w:t>
            </w:r>
          </w:p>
        </w:tc>
      </w:tr>
      <w:tr w:rsidR="00A5526B" w:rsidRPr="00B30C13" w14:paraId="09E288F3" w14:textId="77777777" w:rsidTr="00A5526B">
        <w:trPr>
          <w:trHeight w:val="285"/>
        </w:trPr>
        <w:tc>
          <w:tcPr>
            <w:tcW w:w="1053" w:type="dxa"/>
            <w:tcBorders>
              <w:top w:val="nil"/>
              <w:left w:val="nil"/>
              <w:bottom w:val="nil"/>
              <w:right w:val="nil"/>
            </w:tcBorders>
            <w:shd w:val="clear" w:color="auto" w:fill="auto"/>
            <w:noWrap/>
            <w:vAlign w:val="bottom"/>
            <w:hideMark/>
          </w:tcPr>
          <w:p w14:paraId="26BE9A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793EE0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1.707</w:t>
            </w:r>
          </w:p>
        </w:tc>
        <w:tc>
          <w:tcPr>
            <w:tcW w:w="1020" w:type="dxa"/>
            <w:tcBorders>
              <w:top w:val="nil"/>
              <w:left w:val="nil"/>
              <w:bottom w:val="nil"/>
              <w:right w:val="nil"/>
            </w:tcBorders>
            <w:shd w:val="clear" w:color="auto" w:fill="auto"/>
            <w:noWrap/>
            <w:vAlign w:val="bottom"/>
            <w:hideMark/>
          </w:tcPr>
          <w:p w14:paraId="7C3418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1.409</w:t>
            </w:r>
          </w:p>
        </w:tc>
        <w:tc>
          <w:tcPr>
            <w:tcW w:w="1020" w:type="dxa"/>
            <w:tcBorders>
              <w:top w:val="nil"/>
              <w:left w:val="nil"/>
              <w:bottom w:val="nil"/>
              <w:right w:val="nil"/>
            </w:tcBorders>
            <w:shd w:val="clear" w:color="auto" w:fill="auto"/>
            <w:noWrap/>
            <w:vAlign w:val="bottom"/>
            <w:hideMark/>
          </w:tcPr>
          <w:p w14:paraId="75A65A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2.068</w:t>
            </w:r>
          </w:p>
        </w:tc>
      </w:tr>
      <w:tr w:rsidR="00A5526B" w:rsidRPr="00B30C13" w14:paraId="43A165D4" w14:textId="77777777" w:rsidTr="00A5526B">
        <w:trPr>
          <w:trHeight w:val="285"/>
        </w:trPr>
        <w:tc>
          <w:tcPr>
            <w:tcW w:w="1053" w:type="dxa"/>
            <w:tcBorders>
              <w:top w:val="nil"/>
              <w:left w:val="nil"/>
              <w:bottom w:val="nil"/>
              <w:right w:val="nil"/>
            </w:tcBorders>
            <w:shd w:val="clear" w:color="auto" w:fill="auto"/>
            <w:noWrap/>
            <w:vAlign w:val="bottom"/>
            <w:hideMark/>
          </w:tcPr>
          <w:p w14:paraId="52AC91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41547A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F0955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9E80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EC1D614" w14:textId="77777777" w:rsidTr="00A5526B">
        <w:trPr>
          <w:trHeight w:val="285"/>
        </w:trPr>
        <w:tc>
          <w:tcPr>
            <w:tcW w:w="1053" w:type="dxa"/>
            <w:tcBorders>
              <w:top w:val="nil"/>
              <w:left w:val="nil"/>
              <w:bottom w:val="nil"/>
              <w:right w:val="nil"/>
            </w:tcBorders>
            <w:shd w:val="clear" w:color="auto" w:fill="auto"/>
            <w:noWrap/>
            <w:vAlign w:val="bottom"/>
            <w:hideMark/>
          </w:tcPr>
          <w:p w14:paraId="21CC4A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354300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666B15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351AC3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0.970</w:t>
            </w:r>
          </w:p>
        </w:tc>
      </w:tr>
      <w:tr w:rsidR="00A5526B" w:rsidRPr="00B30C13" w14:paraId="4ADAB9E0" w14:textId="77777777" w:rsidTr="00A5526B">
        <w:trPr>
          <w:trHeight w:val="285"/>
        </w:trPr>
        <w:tc>
          <w:tcPr>
            <w:tcW w:w="1053" w:type="dxa"/>
            <w:tcBorders>
              <w:top w:val="nil"/>
              <w:left w:val="nil"/>
              <w:bottom w:val="nil"/>
              <w:right w:val="nil"/>
            </w:tcBorders>
            <w:shd w:val="clear" w:color="auto" w:fill="auto"/>
            <w:noWrap/>
            <w:vAlign w:val="bottom"/>
            <w:hideMark/>
          </w:tcPr>
          <w:p w14:paraId="4D3E96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7531F8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1.256</w:t>
            </w:r>
          </w:p>
        </w:tc>
        <w:tc>
          <w:tcPr>
            <w:tcW w:w="1020" w:type="dxa"/>
            <w:tcBorders>
              <w:top w:val="nil"/>
              <w:left w:val="nil"/>
              <w:bottom w:val="nil"/>
              <w:right w:val="nil"/>
            </w:tcBorders>
            <w:shd w:val="clear" w:color="auto" w:fill="auto"/>
            <w:noWrap/>
            <w:vAlign w:val="bottom"/>
            <w:hideMark/>
          </w:tcPr>
          <w:p w14:paraId="19204C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1.096</w:t>
            </w:r>
          </w:p>
        </w:tc>
        <w:tc>
          <w:tcPr>
            <w:tcW w:w="1020" w:type="dxa"/>
            <w:tcBorders>
              <w:top w:val="nil"/>
              <w:left w:val="nil"/>
              <w:bottom w:val="nil"/>
              <w:right w:val="nil"/>
            </w:tcBorders>
            <w:shd w:val="clear" w:color="auto" w:fill="auto"/>
            <w:noWrap/>
            <w:vAlign w:val="bottom"/>
            <w:hideMark/>
          </w:tcPr>
          <w:p w14:paraId="071BA6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1.439</w:t>
            </w:r>
          </w:p>
        </w:tc>
      </w:tr>
      <w:tr w:rsidR="00A5526B" w:rsidRPr="00B30C13" w14:paraId="182C4C11" w14:textId="77777777" w:rsidTr="00A5526B">
        <w:trPr>
          <w:trHeight w:val="285"/>
        </w:trPr>
        <w:tc>
          <w:tcPr>
            <w:tcW w:w="1053" w:type="dxa"/>
            <w:tcBorders>
              <w:top w:val="nil"/>
              <w:left w:val="nil"/>
              <w:bottom w:val="nil"/>
              <w:right w:val="nil"/>
            </w:tcBorders>
            <w:shd w:val="clear" w:color="auto" w:fill="auto"/>
            <w:noWrap/>
            <w:vAlign w:val="bottom"/>
            <w:hideMark/>
          </w:tcPr>
          <w:p w14:paraId="441991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23DF89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1.152</w:t>
            </w:r>
          </w:p>
        </w:tc>
        <w:tc>
          <w:tcPr>
            <w:tcW w:w="1020" w:type="dxa"/>
            <w:tcBorders>
              <w:top w:val="nil"/>
              <w:left w:val="nil"/>
              <w:bottom w:val="nil"/>
              <w:right w:val="nil"/>
            </w:tcBorders>
            <w:shd w:val="clear" w:color="auto" w:fill="auto"/>
            <w:noWrap/>
            <w:vAlign w:val="bottom"/>
            <w:hideMark/>
          </w:tcPr>
          <w:p w14:paraId="51B565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36F60B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1.373</w:t>
            </w:r>
          </w:p>
        </w:tc>
      </w:tr>
      <w:tr w:rsidR="00A5526B" w:rsidRPr="00B30C13" w14:paraId="13364964" w14:textId="77777777" w:rsidTr="00A5526B">
        <w:trPr>
          <w:trHeight w:val="285"/>
        </w:trPr>
        <w:tc>
          <w:tcPr>
            <w:tcW w:w="1053" w:type="dxa"/>
            <w:tcBorders>
              <w:top w:val="nil"/>
              <w:left w:val="nil"/>
              <w:bottom w:val="nil"/>
              <w:right w:val="nil"/>
            </w:tcBorders>
            <w:shd w:val="clear" w:color="auto" w:fill="auto"/>
            <w:noWrap/>
            <w:vAlign w:val="bottom"/>
            <w:hideMark/>
          </w:tcPr>
          <w:p w14:paraId="766EE0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16B3BE6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9CD8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2B7B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6586F2" w14:textId="77777777" w:rsidTr="00A5526B">
        <w:trPr>
          <w:trHeight w:val="285"/>
        </w:trPr>
        <w:tc>
          <w:tcPr>
            <w:tcW w:w="1053" w:type="dxa"/>
            <w:tcBorders>
              <w:top w:val="nil"/>
              <w:left w:val="nil"/>
              <w:bottom w:val="nil"/>
              <w:right w:val="nil"/>
            </w:tcBorders>
            <w:shd w:val="clear" w:color="auto" w:fill="auto"/>
            <w:noWrap/>
            <w:vAlign w:val="bottom"/>
            <w:hideMark/>
          </w:tcPr>
          <w:p w14:paraId="24AA4B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3419CD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0.621</w:t>
            </w:r>
          </w:p>
        </w:tc>
        <w:tc>
          <w:tcPr>
            <w:tcW w:w="1020" w:type="dxa"/>
            <w:tcBorders>
              <w:top w:val="nil"/>
              <w:left w:val="nil"/>
              <w:bottom w:val="nil"/>
              <w:right w:val="nil"/>
            </w:tcBorders>
            <w:shd w:val="clear" w:color="auto" w:fill="auto"/>
            <w:noWrap/>
            <w:vAlign w:val="bottom"/>
            <w:hideMark/>
          </w:tcPr>
          <w:p w14:paraId="5CF099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0.527</w:t>
            </w:r>
          </w:p>
        </w:tc>
        <w:tc>
          <w:tcPr>
            <w:tcW w:w="1020" w:type="dxa"/>
            <w:tcBorders>
              <w:top w:val="nil"/>
              <w:left w:val="nil"/>
              <w:bottom w:val="nil"/>
              <w:right w:val="nil"/>
            </w:tcBorders>
            <w:shd w:val="clear" w:color="auto" w:fill="auto"/>
            <w:noWrap/>
            <w:vAlign w:val="bottom"/>
            <w:hideMark/>
          </w:tcPr>
          <w:p w14:paraId="154580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0.731</w:t>
            </w:r>
          </w:p>
        </w:tc>
      </w:tr>
      <w:tr w:rsidR="00A5526B" w:rsidRPr="00B30C13" w14:paraId="0B5DD85D" w14:textId="77777777" w:rsidTr="00A5526B">
        <w:trPr>
          <w:trHeight w:val="285"/>
        </w:trPr>
        <w:tc>
          <w:tcPr>
            <w:tcW w:w="1053" w:type="dxa"/>
            <w:tcBorders>
              <w:top w:val="nil"/>
              <w:left w:val="nil"/>
              <w:bottom w:val="nil"/>
              <w:right w:val="nil"/>
            </w:tcBorders>
            <w:shd w:val="clear" w:color="auto" w:fill="auto"/>
            <w:noWrap/>
            <w:vAlign w:val="bottom"/>
            <w:hideMark/>
          </w:tcPr>
          <w:p w14:paraId="1FF6CA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59C57E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08A066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0.727</w:t>
            </w:r>
          </w:p>
        </w:tc>
        <w:tc>
          <w:tcPr>
            <w:tcW w:w="1020" w:type="dxa"/>
            <w:tcBorders>
              <w:top w:val="nil"/>
              <w:left w:val="nil"/>
              <w:bottom w:val="nil"/>
              <w:right w:val="nil"/>
            </w:tcBorders>
            <w:shd w:val="clear" w:color="auto" w:fill="auto"/>
            <w:noWrap/>
            <w:vAlign w:val="bottom"/>
            <w:hideMark/>
          </w:tcPr>
          <w:p w14:paraId="0C7BFB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0.989</w:t>
            </w:r>
          </w:p>
        </w:tc>
      </w:tr>
      <w:tr w:rsidR="00A5526B" w:rsidRPr="00B30C13" w14:paraId="1FE8A24F" w14:textId="77777777" w:rsidTr="00A5526B">
        <w:trPr>
          <w:trHeight w:val="285"/>
        </w:trPr>
        <w:tc>
          <w:tcPr>
            <w:tcW w:w="1053" w:type="dxa"/>
            <w:tcBorders>
              <w:top w:val="nil"/>
              <w:left w:val="nil"/>
              <w:bottom w:val="nil"/>
              <w:right w:val="nil"/>
            </w:tcBorders>
            <w:shd w:val="clear" w:color="auto" w:fill="auto"/>
            <w:noWrap/>
            <w:vAlign w:val="bottom"/>
            <w:hideMark/>
          </w:tcPr>
          <w:p w14:paraId="2A4224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4672BB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94A4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76640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22427B4" w14:textId="77777777" w:rsidTr="00A5526B">
        <w:trPr>
          <w:trHeight w:val="285"/>
        </w:trPr>
        <w:tc>
          <w:tcPr>
            <w:tcW w:w="1053" w:type="dxa"/>
            <w:tcBorders>
              <w:top w:val="nil"/>
              <w:left w:val="nil"/>
              <w:bottom w:val="nil"/>
              <w:right w:val="nil"/>
            </w:tcBorders>
            <w:shd w:val="clear" w:color="auto" w:fill="auto"/>
            <w:noWrap/>
            <w:vAlign w:val="bottom"/>
            <w:hideMark/>
          </w:tcPr>
          <w:p w14:paraId="3AA78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46E833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1C4C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B0E3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691780" w14:textId="77777777" w:rsidTr="00A5526B">
        <w:trPr>
          <w:trHeight w:val="285"/>
        </w:trPr>
        <w:tc>
          <w:tcPr>
            <w:tcW w:w="1053" w:type="dxa"/>
            <w:tcBorders>
              <w:top w:val="nil"/>
              <w:left w:val="nil"/>
              <w:bottom w:val="nil"/>
              <w:right w:val="nil"/>
            </w:tcBorders>
            <w:shd w:val="clear" w:color="auto" w:fill="auto"/>
            <w:noWrap/>
            <w:vAlign w:val="bottom"/>
            <w:hideMark/>
          </w:tcPr>
          <w:p w14:paraId="5013F7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29189A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0.506</w:t>
            </w:r>
          </w:p>
        </w:tc>
        <w:tc>
          <w:tcPr>
            <w:tcW w:w="1020" w:type="dxa"/>
            <w:tcBorders>
              <w:top w:val="nil"/>
              <w:left w:val="nil"/>
              <w:bottom w:val="nil"/>
              <w:right w:val="nil"/>
            </w:tcBorders>
            <w:shd w:val="clear" w:color="auto" w:fill="auto"/>
            <w:noWrap/>
            <w:vAlign w:val="bottom"/>
            <w:hideMark/>
          </w:tcPr>
          <w:p w14:paraId="2FDC8F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0.412</w:t>
            </w:r>
          </w:p>
        </w:tc>
        <w:tc>
          <w:tcPr>
            <w:tcW w:w="1020" w:type="dxa"/>
            <w:tcBorders>
              <w:top w:val="nil"/>
              <w:left w:val="nil"/>
              <w:bottom w:val="nil"/>
              <w:right w:val="nil"/>
            </w:tcBorders>
            <w:shd w:val="clear" w:color="auto" w:fill="auto"/>
            <w:noWrap/>
            <w:vAlign w:val="bottom"/>
            <w:hideMark/>
          </w:tcPr>
          <w:p w14:paraId="3B79A9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0.621</w:t>
            </w:r>
          </w:p>
        </w:tc>
      </w:tr>
      <w:tr w:rsidR="00A5526B" w:rsidRPr="00B30C13" w14:paraId="7AA57AF1" w14:textId="77777777" w:rsidTr="00A5526B">
        <w:trPr>
          <w:trHeight w:val="285"/>
        </w:trPr>
        <w:tc>
          <w:tcPr>
            <w:tcW w:w="1053" w:type="dxa"/>
            <w:tcBorders>
              <w:top w:val="nil"/>
              <w:left w:val="nil"/>
              <w:bottom w:val="nil"/>
              <w:right w:val="nil"/>
            </w:tcBorders>
            <w:shd w:val="clear" w:color="auto" w:fill="auto"/>
            <w:noWrap/>
            <w:vAlign w:val="bottom"/>
            <w:hideMark/>
          </w:tcPr>
          <w:p w14:paraId="6BB76E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7719FEE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53D2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9CA22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FCD5DD3" w14:textId="77777777" w:rsidTr="00A5526B">
        <w:trPr>
          <w:trHeight w:val="285"/>
        </w:trPr>
        <w:tc>
          <w:tcPr>
            <w:tcW w:w="1053" w:type="dxa"/>
            <w:tcBorders>
              <w:top w:val="nil"/>
              <w:left w:val="nil"/>
              <w:bottom w:val="nil"/>
              <w:right w:val="nil"/>
            </w:tcBorders>
            <w:shd w:val="clear" w:color="auto" w:fill="auto"/>
            <w:noWrap/>
            <w:vAlign w:val="bottom"/>
            <w:hideMark/>
          </w:tcPr>
          <w:p w14:paraId="396A6E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1990.125</w:t>
            </w:r>
          </w:p>
        </w:tc>
        <w:tc>
          <w:tcPr>
            <w:tcW w:w="1020" w:type="dxa"/>
            <w:tcBorders>
              <w:top w:val="nil"/>
              <w:left w:val="nil"/>
              <w:bottom w:val="nil"/>
              <w:right w:val="nil"/>
            </w:tcBorders>
            <w:shd w:val="clear" w:color="auto" w:fill="auto"/>
            <w:noWrap/>
            <w:vAlign w:val="bottom"/>
            <w:hideMark/>
          </w:tcPr>
          <w:p w14:paraId="431A53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F636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8BF8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A6B1E5" w14:textId="77777777" w:rsidTr="00A5526B">
        <w:trPr>
          <w:trHeight w:val="285"/>
        </w:trPr>
        <w:tc>
          <w:tcPr>
            <w:tcW w:w="1053" w:type="dxa"/>
            <w:tcBorders>
              <w:top w:val="nil"/>
              <w:left w:val="nil"/>
              <w:bottom w:val="nil"/>
              <w:right w:val="nil"/>
            </w:tcBorders>
            <w:shd w:val="clear" w:color="auto" w:fill="auto"/>
            <w:noWrap/>
            <w:vAlign w:val="bottom"/>
            <w:hideMark/>
          </w:tcPr>
          <w:p w14:paraId="149549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3E4041F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2F528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7F09C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6F59473" w14:textId="77777777" w:rsidTr="00A5526B">
        <w:trPr>
          <w:trHeight w:val="285"/>
        </w:trPr>
        <w:tc>
          <w:tcPr>
            <w:tcW w:w="1053" w:type="dxa"/>
            <w:tcBorders>
              <w:top w:val="nil"/>
              <w:left w:val="nil"/>
              <w:bottom w:val="nil"/>
              <w:right w:val="nil"/>
            </w:tcBorders>
            <w:shd w:val="clear" w:color="auto" w:fill="auto"/>
            <w:noWrap/>
            <w:vAlign w:val="bottom"/>
            <w:hideMark/>
          </w:tcPr>
          <w:p w14:paraId="360364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3B26DED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4016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E9DCE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227B557" w14:textId="77777777" w:rsidTr="00A5526B">
        <w:trPr>
          <w:trHeight w:val="285"/>
        </w:trPr>
        <w:tc>
          <w:tcPr>
            <w:tcW w:w="1053" w:type="dxa"/>
            <w:tcBorders>
              <w:top w:val="nil"/>
              <w:left w:val="nil"/>
              <w:bottom w:val="nil"/>
              <w:right w:val="nil"/>
            </w:tcBorders>
            <w:shd w:val="clear" w:color="auto" w:fill="auto"/>
            <w:noWrap/>
            <w:vAlign w:val="bottom"/>
            <w:hideMark/>
          </w:tcPr>
          <w:p w14:paraId="164CB2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176317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9651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B6C1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9AEDA24" w14:textId="77777777" w:rsidTr="00A5526B">
        <w:trPr>
          <w:trHeight w:val="285"/>
        </w:trPr>
        <w:tc>
          <w:tcPr>
            <w:tcW w:w="1053" w:type="dxa"/>
            <w:tcBorders>
              <w:top w:val="nil"/>
              <w:left w:val="nil"/>
              <w:bottom w:val="nil"/>
              <w:right w:val="nil"/>
            </w:tcBorders>
            <w:shd w:val="clear" w:color="auto" w:fill="auto"/>
            <w:noWrap/>
            <w:vAlign w:val="bottom"/>
            <w:hideMark/>
          </w:tcPr>
          <w:p w14:paraId="486481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52C157B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4FECA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370B0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6B14C3" w14:textId="77777777" w:rsidTr="00A5526B">
        <w:trPr>
          <w:trHeight w:val="285"/>
        </w:trPr>
        <w:tc>
          <w:tcPr>
            <w:tcW w:w="1053" w:type="dxa"/>
            <w:tcBorders>
              <w:top w:val="nil"/>
              <w:left w:val="nil"/>
              <w:bottom w:val="nil"/>
              <w:right w:val="nil"/>
            </w:tcBorders>
            <w:shd w:val="clear" w:color="auto" w:fill="auto"/>
            <w:noWrap/>
            <w:vAlign w:val="bottom"/>
            <w:hideMark/>
          </w:tcPr>
          <w:p w14:paraId="53F385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405BF5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DB48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69D0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1353F1C" w14:textId="77777777" w:rsidTr="00A5526B">
        <w:trPr>
          <w:trHeight w:val="285"/>
        </w:trPr>
        <w:tc>
          <w:tcPr>
            <w:tcW w:w="1053" w:type="dxa"/>
            <w:tcBorders>
              <w:top w:val="nil"/>
              <w:left w:val="nil"/>
              <w:bottom w:val="nil"/>
              <w:right w:val="nil"/>
            </w:tcBorders>
            <w:shd w:val="clear" w:color="auto" w:fill="auto"/>
            <w:noWrap/>
            <w:vAlign w:val="bottom"/>
            <w:hideMark/>
          </w:tcPr>
          <w:p w14:paraId="1E0877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45E2E9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37116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4A2B6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76968D1" w14:textId="77777777" w:rsidTr="00A5526B">
        <w:trPr>
          <w:trHeight w:val="285"/>
        </w:trPr>
        <w:tc>
          <w:tcPr>
            <w:tcW w:w="1053" w:type="dxa"/>
            <w:tcBorders>
              <w:top w:val="nil"/>
              <w:left w:val="nil"/>
              <w:bottom w:val="nil"/>
              <w:right w:val="nil"/>
            </w:tcBorders>
            <w:shd w:val="clear" w:color="auto" w:fill="auto"/>
            <w:noWrap/>
            <w:vAlign w:val="bottom"/>
            <w:hideMark/>
          </w:tcPr>
          <w:p w14:paraId="52C2FA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1D2123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B5031D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950E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A5D7F78" w14:textId="77777777" w:rsidTr="00A5526B">
        <w:trPr>
          <w:trHeight w:val="285"/>
        </w:trPr>
        <w:tc>
          <w:tcPr>
            <w:tcW w:w="1053" w:type="dxa"/>
            <w:tcBorders>
              <w:top w:val="nil"/>
              <w:left w:val="nil"/>
              <w:bottom w:val="nil"/>
              <w:right w:val="nil"/>
            </w:tcBorders>
            <w:shd w:val="clear" w:color="auto" w:fill="auto"/>
            <w:noWrap/>
            <w:vAlign w:val="bottom"/>
            <w:hideMark/>
          </w:tcPr>
          <w:p w14:paraId="51E6FD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2586E7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78F0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A3F7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B82C668" w14:textId="77777777" w:rsidTr="00A5526B">
        <w:trPr>
          <w:trHeight w:val="285"/>
        </w:trPr>
        <w:tc>
          <w:tcPr>
            <w:tcW w:w="1053" w:type="dxa"/>
            <w:tcBorders>
              <w:top w:val="nil"/>
              <w:left w:val="nil"/>
              <w:bottom w:val="nil"/>
              <w:right w:val="nil"/>
            </w:tcBorders>
            <w:shd w:val="clear" w:color="auto" w:fill="auto"/>
            <w:noWrap/>
            <w:vAlign w:val="bottom"/>
            <w:hideMark/>
          </w:tcPr>
          <w:p w14:paraId="4FEFF9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445129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B36A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1AC1A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DFA1720" w14:textId="77777777" w:rsidTr="00A5526B">
        <w:trPr>
          <w:trHeight w:val="285"/>
        </w:trPr>
        <w:tc>
          <w:tcPr>
            <w:tcW w:w="1053" w:type="dxa"/>
            <w:tcBorders>
              <w:top w:val="nil"/>
              <w:left w:val="nil"/>
              <w:bottom w:val="nil"/>
              <w:right w:val="nil"/>
            </w:tcBorders>
            <w:shd w:val="clear" w:color="auto" w:fill="auto"/>
            <w:noWrap/>
            <w:vAlign w:val="bottom"/>
            <w:hideMark/>
          </w:tcPr>
          <w:p w14:paraId="03024E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0A9827E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3FF54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B0A6C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210BFA" w14:textId="77777777" w:rsidTr="00A5526B">
        <w:trPr>
          <w:trHeight w:val="285"/>
        </w:trPr>
        <w:tc>
          <w:tcPr>
            <w:tcW w:w="1053" w:type="dxa"/>
            <w:tcBorders>
              <w:top w:val="nil"/>
              <w:left w:val="nil"/>
              <w:bottom w:val="nil"/>
              <w:right w:val="nil"/>
            </w:tcBorders>
            <w:shd w:val="clear" w:color="auto" w:fill="auto"/>
            <w:noWrap/>
            <w:vAlign w:val="bottom"/>
            <w:hideMark/>
          </w:tcPr>
          <w:p w14:paraId="5E5617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27DD7E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4CD3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94EF5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FA16B1C" w14:textId="77777777" w:rsidTr="00A5526B">
        <w:trPr>
          <w:trHeight w:val="285"/>
        </w:trPr>
        <w:tc>
          <w:tcPr>
            <w:tcW w:w="1053" w:type="dxa"/>
            <w:tcBorders>
              <w:top w:val="nil"/>
              <w:left w:val="nil"/>
              <w:bottom w:val="nil"/>
              <w:right w:val="nil"/>
            </w:tcBorders>
            <w:shd w:val="clear" w:color="auto" w:fill="auto"/>
            <w:noWrap/>
            <w:vAlign w:val="bottom"/>
            <w:hideMark/>
          </w:tcPr>
          <w:p w14:paraId="1FD551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55B6F40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BDB0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1C88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43354F0" w14:textId="77777777" w:rsidTr="00A5526B">
        <w:trPr>
          <w:trHeight w:val="285"/>
        </w:trPr>
        <w:tc>
          <w:tcPr>
            <w:tcW w:w="1053" w:type="dxa"/>
            <w:tcBorders>
              <w:top w:val="nil"/>
              <w:left w:val="nil"/>
              <w:bottom w:val="nil"/>
              <w:right w:val="nil"/>
            </w:tcBorders>
            <w:shd w:val="clear" w:color="auto" w:fill="auto"/>
            <w:noWrap/>
            <w:vAlign w:val="bottom"/>
            <w:hideMark/>
          </w:tcPr>
          <w:p w14:paraId="4E96EA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0EB164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6ACD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69497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8931249" w14:textId="77777777" w:rsidTr="00A5526B">
        <w:trPr>
          <w:trHeight w:val="285"/>
        </w:trPr>
        <w:tc>
          <w:tcPr>
            <w:tcW w:w="1053" w:type="dxa"/>
            <w:tcBorders>
              <w:top w:val="nil"/>
              <w:left w:val="nil"/>
              <w:bottom w:val="nil"/>
              <w:right w:val="nil"/>
            </w:tcBorders>
            <w:shd w:val="clear" w:color="auto" w:fill="auto"/>
            <w:noWrap/>
            <w:vAlign w:val="bottom"/>
            <w:hideMark/>
          </w:tcPr>
          <w:p w14:paraId="404E29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1194EA9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F954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1CB68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8D857ED" w14:textId="77777777" w:rsidTr="00A5526B">
        <w:trPr>
          <w:trHeight w:val="285"/>
        </w:trPr>
        <w:tc>
          <w:tcPr>
            <w:tcW w:w="1053" w:type="dxa"/>
            <w:tcBorders>
              <w:top w:val="nil"/>
              <w:left w:val="nil"/>
              <w:bottom w:val="nil"/>
              <w:right w:val="nil"/>
            </w:tcBorders>
            <w:shd w:val="clear" w:color="auto" w:fill="auto"/>
            <w:noWrap/>
            <w:vAlign w:val="bottom"/>
            <w:hideMark/>
          </w:tcPr>
          <w:p w14:paraId="1D3172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0CF06B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1.175</w:t>
            </w:r>
          </w:p>
        </w:tc>
        <w:tc>
          <w:tcPr>
            <w:tcW w:w="1020" w:type="dxa"/>
            <w:tcBorders>
              <w:top w:val="nil"/>
              <w:left w:val="nil"/>
              <w:bottom w:val="nil"/>
              <w:right w:val="nil"/>
            </w:tcBorders>
            <w:shd w:val="clear" w:color="auto" w:fill="auto"/>
            <w:noWrap/>
            <w:vAlign w:val="bottom"/>
            <w:hideMark/>
          </w:tcPr>
          <w:p w14:paraId="7E6781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0.821</w:t>
            </w:r>
          </w:p>
        </w:tc>
        <w:tc>
          <w:tcPr>
            <w:tcW w:w="1020" w:type="dxa"/>
            <w:tcBorders>
              <w:top w:val="nil"/>
              <w:left w:val="nil"/>
              <w:bottom w:val="nil"/>
              <w:right w:val="nil"/>
            </w:tcBorders>
            <w:shd w:val="clear" w:color="auto" w:fill="auto"/>
            <w:noWrap/>
            <w:vAlign w:val="bottom"/>
            <w:hideMark/>
          </w:tcPr>
          <w:p w14:paraId="63EBD1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1.680</w:t>
            </w:r>
          </w:p>
        </w:tc>
      </w:tr>
      <w:tr w:rsidR="00A5526B" w:rsidRPr="00B30C13" w14:paraId="123F71F0" w14:textId="77777777" w:rsidTr="00A5526B">
        <w:trPr>
          <w:trHeight w:val="285"/>
        </w:trPr>
        <w:tc>
          <w:tcPr>
            <w:tcW w:w="1053" w:type="dxa"/>
            <w:tcBorders>
              <w:top w:val="nil"/>
              <w:left w:val="nil"/>
              <w:bottom w:val="nil"/>
              <w:right w:val="nil"/>
            </w:tcBorders>
            <w:shd w:val="clear" w:color="auto" w:fill="auto"/>
            <w:noWrap/>
            <w:vAlign w:val="bottom"/>
            <w:hideMark/>
          </w:tcPr>
          <w:p w14:paraId="4EB21D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22144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c>
          <w:tcPr>
            <w:tcW w:w="1020" w:type="dxa"/>
            <w:tcBorders>
              <w:top w:val="nil"/>
              <w:left w:val="nil"/>
              <w:bottom w:val="nil"/>
              <w:right w:val="nil"/>
            </w:tcBorders>
            <w:shd w:val="clear" w:color="auto" w:fill="auto"/>
            <w:noWrap/>
            <w:vAlign w:val="bottom"/>
            <w:hideMark/>
          </w:tcPr>
          <w:p w14:paraId="7E43FA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0.869</w:t>
            </w:r>
          </w:p>
        </w:tc>
        <w:tc>
          <w:tcPr>
            <w:tcW w:w="1020" w:type="dxa"/>
            <w:tcBorders>
              <w:top w:val="nil"/>
              <w:left w:val="nil"/>
              <w:bottom w:val="nil"/>
              <w:right w:val="nil"/>
            </w:tcBorders>
            <w:shd w:val="clear" w:color="auto" w:fill="auto"/>
            <w:noWrap/>
            <w:vAlign w:val="bottom"/>
            <w:hideMark/>
          </w:tcPr>
          <w:p w14:paraId="10EDEA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1.426</w:t>
            </w:r>
          </w:p>
        </w:tc>
      </w:tr>
      <w:tr w:rsidR="00A5526B" w:rsidRPr="00B30C13" w14:paraId="0D3C6E65" w14:textId="77777777" w:rsidTr="00A5526B">
        <w:trPr>
          <w:trHeight w:val="285"/>
        </w:trPr>
        <w:tc>
          <w:tcPr>
            <w:tcW w:w="1053" w:type="dxa"/>
            <w:tcBorders>
              <w:top w:val="nil"/>
              <w:left w:val="nil"/>
              <w:bottom w:val="nil"/>
              <w:right w:val="nil"/>
            </w:tcBorders>
            <w:shd w:val="clear" w:color="auto" w:fill="auto"/>
            <w:noWrap/>
            <w:vAlign w:val="bottom"/>
            <w:hideMark/>
          </w:tcPr>
          <w:p w14:paraId="2702C6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30944C2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B3B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593B1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4981758" w14:textId="77777777" w:rsidTr="00A5526B">
        <w:trPr>
          <w:trHeight w:val="285"/>
        </w:trPr>
        <w:tc>
          <w:tcPr>
            <w:tcW w:w="1053" w:type="dxa"/>
            <w:tcBorders>
              <w:top w:val="nil"/>
              <w:left w:val="nil"/>
              <w:bottom w:val="nil"/>
              <w:right w:val="nil"/>
            </w:tcBorders>
            <w:shd w:val="clear" w:color="auto" w:fill="auto"/>
            <w:noWrap/>
            <w:vAlign w:val="bottom"/>
            <w:hideMark/>
          </w:tcPr>
          <w:p w14:paraId="6263E3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2D1777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44D3B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7BEF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21AEDC" w14:textId="77777777" w:rsidTr="00A5526B">
        <w:trPr>
          <w:trHeight w:val="285"/>
        </w:trPr>
        <w:tc>
          <w:tcPr>
            <w:tcW w:w="1053" w:type="dxa"/>
            <w:tcBorders>
              <w:top w:val="nil"/>
              <w:left w:val="nil"/>
              <w:bottom w:val="nil"/>
              <w:right w:val="nil"/>
            </w:tcBorders>
            <w:shd w:val="clear" w:color="auto" w:fill="auto"/>
            <w:noWrap/>
            <w:vAlign w:val="bottom"/>
            <w:hideMark/>
          </w:tcPr>
          <w:p w14:paraId="19C451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1B796C1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35388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C5678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9A77FC5" w14:textId="77777777" w:rsidTr="00A5526B">
        <w:trPr>
          <w:trHeight w:val="285"/>
        </w:trPr>
        <w:tc>
          <w:tcPr>
            <w:tcW w:w="1053" w:type="dxa"/>
            <w:tcBorders>
              <w:top w:val="nil"/>
              <w:left w:val="nil"/>
              <w:bottom w:val="nil"/>
              <w:right w:val="nil"/>
            </w:tcBorders>
            <w:shd w:val="clear" w:color="auto" w:fill="auto"/>
            <w:noWrap/>
            <w:vAlign w:val="bottom"/>
            <w:hideMark/>
          </w:tcPr>
          <w:p w14:paraId="573E21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059F28D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EE9A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D978A7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B55D7EB" w14:textId="77777777" w:rsidTr="00A5526B">
        <w:trPr>
          <w:trHeight w:val="285"/>
        </w:trPr>
        <w:tc>
          <w:tcPr>
            <w:tcW w:w="1053" w:type="dxa"/>
            <w:tcBorders>
              <w:top w:val="nil"/>
              <w:left w:val="nil"/>
              <w:bottom w:val="nil"/>
              <w:right w:val="nil"/>
            </w:tcBorders>
            <w:shd w:val="clear" w:color="auto" w:fill="auto"/>
            <w:noWrap/>
            <w:vAlign w:val="bottom"/>
            <w:hideMark/>
          </w:tcPr>
          <w:p w14:paraId="59DD9D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25F6F26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BD48B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9C11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1B37E82" w14:textId="77777777" w:rsidTr="00A5526B">
        <w:trPr>
          <w:trHeight w:val="285"/>
        </w:trPr>
        <w:tc>
          <w:tcPr>
            <w:tcW w:w="1053" w:type="dxa"/>
            <w:tcBorders>
              <w:top w:val="nil"/>
              <w:left w:val="nil"/>
              <w:bottom w:val="nil"/>
              <w:right w:val="nil"/>
            </w:tcBorders>
            <w:shd w:val="clear" w:color="auto" w:fill="auto"/>
            <w:noWrap/>
            <w:vAlign w:val="bottom"/>
            <w:hideMark/>
          </w:tcPr>
          <w:p w14:paraId="374931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0DF27CA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A3D7F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AA0463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6717EE6" w14:textId="77777777" w:rsidTr="00A5526B">
        <w:trPr>
          <w:trHeight w:val="285"/>
        </w:trPr>
        <w:tc>
          <w:tcPr>
            <w:tcW w:w="1053" w:type="dxa"/>
            <w:tcBorders>
              <w:top w:val="nil"/>
              <w:left w:val="nil"/>
              <w:bottom w:val="nil"/>
              <w:right w:val="nil"/>
            </w:tcBorders>
            <w:shd w:val="clear" w:color="auto" w:fill="auto"/>
            <w:noWrap/>
            <w:vAlign w:val="bottom"/>
            <w:hideMark/>
          </w:tcPr>
          <w:p w14:paraId="7E090D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3C6083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AFB9A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7346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49775A" w14:textId="77777777" w:rsidTr="00A5526B">
        <w:trPr>
          <w:trHeight w:val="285"/>
        </w:trPr>
        <w:tc>
          <w:tcPr>
            <w:tcW w:w="1053" w:type="dxa"/>
            <w:tcBorders>
              <w:top w:val="nil"/>
              <w:left w:val="nil"/>
              <w:bottom w:val="nil"/>
              <w:right w:val="nil"/>
            </w:tcBorders>
            <w:shd w:val="clear" w:color="auto" w:fill="auto"/>
            <w:noWrap/>
            <w:vAlign w:val="bottom"/>
            <w:hideMark/>
          </w:tcPr>
          <w:p w14:paraId="1B1DFA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681BE1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1.341</w:t>
            </w:r>
          </w:p>
        </w:tc>
        <w:tc>
          <w:tcPr>
            <w:tcW w:w="1020" w:type="dxa"/>
            <w:tcBorders>
              <w:top w:val="nil"/>
              <w:left w:val="nil"/>
              <w:bottom w:val="nil"/>
              <w:right w:val="nil"/>
            </w:tcBorders>
            <w:shd w:val="clear" w:color="auto" w:fill="auto"/>
            <w:noWrap/>
            <w:vAlign w:val="bottom"/>
            <w:hideMark/>
          </w:tcPr>
          <w:p w14:paraId="10A368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c>
          <w:tcPr>
            <w:tcW w:w="1020" w:type="dxa"/>
            <w:tcBorders>
              <w:top w:val="nil"/>
              <w:left w:val="nil"/>
              <w:bottom w:val="nil"/>
              <w:right w:val="nil"/>
            </w:tcBorders>
            <w:shd w:val="clear" w:color="auto" w:fill="auto"/>
            <w:noWrap/>
            <w:vAlign w:val="bottom"/>
            <w:hideMark/>
          </w:tcPr>
          <w:p w14:paraId="67EC5A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1.624</w:t>
            </w:r>
          </w:p>
        </w:tc>
      </w:tr>
      <w:tr w:rsidR="00A5526B" w:rsidRPr="00B30C13" w14:paraId="21D0ED37" w14:textId="77777777" w:rsidTr="00A5526B">
        <w:trPr>
          <w:trHeight w:val="285"/>
        </w:trPr>
        <w:tc>
          <w:tcPr>
            <w:tcW w:w="1053" w:type="dxa"/>
            <w:tcBorders>
              <w:top w:val="nil"/>
              <w:left w:val="nil"/>
              <w:bottom w:val="nil"/>
              <w:right w:val="nil"/>
            </w:tcBorders>
            <w:shd w:val="clear" w:color="auto" w:fill="auto"/>
            <w:noWrap/>
            <w:vAlign w:val="bottom"/>
            <w:hideMark/>
          </w:tcPr>
          <w:p w14:paraId="2A74A4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57DFE5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70BA5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6A8B9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C3F1C12" w14:textId="77777777" w:rsidTr="00A5526B">
        <w:trPr>
          <w:trHeight w:val="285"/>
        </w:trPr>
        <w:tc>
          <w:tcPr>
            <w:tcW w:w="1053" w:type="dxa"/>
            <w:tcBorders>
              <w:top w:val="nil"/>
              <w:left w:val="nil"/>
              <w:bottom w:val="nil"/>
              <w:right w:val="nil"/>
            </w:tcBorders>
            <w:shd w:val="clear" w:color="auto" w:fill="auto"/>
            <w:noWrap/>
            <w:vAlign w:val="bottom"/>
            <w:hideMark/>
          </w:tcPr>
          <w:p w14:paraId="67290C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2CC7F9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AB11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BC5CC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58B3B2" w14:textId="77777777" w:rsidTr="00A5526B">
        <w:trPr>
          <w:trHeight w:val="285"/>
        </w:trPr>
        <w:tc>
          <w:tcPr>
            <w:tcW w:w="1053" w:type="dxa"/>
            <w:tcBorders>
              <w:top w:val="nil"/>
              <w:left w:val="nil"/>
              <w:bottom w:val="nil"/>
              <w:right w:val="nil"/>
            </w:tcBorders>
            <w:shd w:val="clear" w:color="auto" w:fill="auto"/>
            <w:noWrap/>
            <w:vAlign w:val="bottom"/>
            <w:hideMark/>
          </w:tcPr>
          <w:p w14:paraId="1C24D5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4C0F21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6.688</w:t>
            </w:r>
          </w:p>
        </w:tc>
        <w:tc>
          <w:tcPr>
            <w:tcW w:w="1020" w:type="dxa"/>
            <w:tcBorders>
              <w:top w:val="nil"/>
              <w:left w:val="nil"/>
              <w:bottom w:val="nil"/>
              <w:right w:val="nil"/>
            </w:tcBorders>
            <w:shd w:val="clear" w:color="auto" w:fill="auto"/>
            <w:noWrap/>
            <w:vAlign w:val="bottom"/>
            <w:hideMark/>
          </w:tcPr>
          <w:p w14:paraId="7B8619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4.927</w:t>
            </w:r>
          </w:p>
        </w:tc>
        <w:tc>
          <w:tcPr>
            <w:tcW w:w="1020" w:type="dxa"/>
            <w:tcBorders>
              <w:top w:val="nil"/>
              <w:left w:val="nil"/>
              <w:bottom w:val="nil"/>
              <w:right w:val="nil"/>
            </w:tcBorders>
            <w:shd w:val="clear" w:color="auto" w:fill="auto"/>
            <w:noWrap/>
            <w:vAlign w:val="bottom"/>
            <w:hideMark/>
          </w:tcPr>
          <w:p w14:paraId="629C6E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9.078</w:t>
            </w:r>
          </w:p>
        </w:tc>
      </w:tr>
      <w:tr w:rsidR="00A5526B" w:rsidRPr="00B30C13" w14:paraId="266DAC71" w14:textId="77777777" w:rsidTr="00A5526B">
        <w:trPr>
          <w:trHeight w:val="285"/>
        </w:trPr>
        <w:tc>
          <w:tcPr>
            <w:tcW w:w="1053" w:type="dxa"/>
            <w:tcBorders>
              <w:top w:val="nil"/>
              <w:left w:val="nil"/>
              <w:bottom w:val="nil"/>
              <w:right w:val="nil"/>
            </w:tcBorders>
            <w:shd w:val="clear" w:color="auto" w:fill="auto"/>
            <w:noWrap/>
            <w:vAlign w:val="bottom"/>
            <w:hideMark/>
          </w:tcPr>
          <w:p w14:paraId="33F28A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7ABB44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42C26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298F5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F0A157" w14:textId="77777777" w:rsidTr="00A5526B">
        <w:trPr>
          <w:trHeight w:val="285"/>
        </w:trPr>
        <w:tc>
          <w:tcPr>
            <w:tcW w:w="1053" w:type="dxa"/>
            <w:tcBorders>
              <w:top w:val="nil"/>
              <w:left w:val="nil"/>
              <w:bottom w:val="nil"/>
              <w:right w:val="nil"/>
            </w:tcBorders>
            <w:shd w:val="clear" w:color="auto" w:fill="auto"/>
            <w:noWrap/>
            <w:vAlign w:val="bottom"/>
            <w:hideMark/>
          </w:tcPr>
          <w:p w14:paraId="587D33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56366E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2B3EE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19F59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222DDE9" w14:textId="77777777" w:rsidTr="00A5526B">
        <w:trPr>
          <w:trHeight w:val="285"/>
        </w:trPr>
        <w:tc>
          <w:tcPr>
            <w:tcW w:w="1053" w:type="dxa"/>
            <w:tcBorders>
              <w:top w:val="nil"/>
              <w:left w:val="nil"/>
              <w:bottom w:val="nil"/>
              <w:right w:val="nil"/>
            </w:tcBorders>
            <w:shd w:val="clear" w:color="auto" w:fill="auto"/>
            <w:noWrap/>
            <w:vAlign w:val="bottom"/>
            <w:hideMark/>
          </w:tcPr>
          <w:p w14:paraId="3B6A5E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7AA6CB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0.291</w:t>
            </w:r>
          </w:p>
        </w:tc>
        <w:tc>
          <w:tcPr>
            <w:tcW w:w="1020" w:type="dxa"/>
            <w:tcBorders>
              <w:top w:val="nil"/>
              <w:left w:val="nil"/>
              <w:bottom w:val="nil"/>
              <w:right w:val="nil"/>
            </w:tcBorders>
            <w:shd w:val="clear" w:color="auto" w:fill="auto"/>
            <w:noWrap/>
            <w:vAlign w:val="bottom"/>
            <w:hideMark/>
          </w:tcPr>
          <w:p w14:paraId="6BCF33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0.204</w:t>
            </w:r>
          </w:p>
        </w:tc>
        <w:tc>
          <w:tcPr>
            <w:tcW w:w="1020" w:type="dxa"/>
            <w:tcBorders>
              <w:top w:val="nil"/>
              <w:left w:val="nil"/>
              <w:bottom w:val="nil"/>
              <w:right w:val="nil"/>
            </w:tcBorders>
            <w:shd w:val="clear" w:color="auto" w:fill="auto"/>
            <w:noWrap/>
            <w:vAlign w:val="bottom"/>
            <w:hideMark/>
          </w:tcPr>
          <w:p w14:paraId="070627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0.414</w:t>
            </w:r>
          </w:p>
        </w:tc>
      </w:tr>
      <w:tr w:rsidR="00A5526B" w:rsidRPr="00B30C13" w14:paraId="7EBA902F" w14:textId="77777777" w:rsidTr="00A5526B">
        <w:trPr>
          <w:trHeight w:val="285"/>
        </w:trPr>
        <w:tc>
          <w:tcPr>
            <w:tcW w:w="1053" w:type="dxa"/>
            <w:tcBorders>
              <w:top w:val="nil"/>
              <w:left w:val="nil"/>
              <w:bottom w:val="nil"/>
              <w:right w:val="nil"/>
            </w:tcBorders>
            <w:shd w:val="clear" w:color="auto" w:fill="auto"/>
            <w:noWrap/>
            <w:vAlign w:val="bottom"/>
            <w:hideMark/>
          </w:tcPr>
          <w:p w14:paraId="5EA7E3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69C7C8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0.427</w:t>
            </w:r>
          </w:p>
        </w:tc>
        <w:tc>
          <w:tcPr>
            <w:tcW w:w="1020" w:type="dxa"/>
            <w:tcBorders>
              <w:top w:val="nil"/>
              <w:left w:val="nil"/>
              <w:bottom w:val="nil"/>
              <w:right w:val="nil"/>
            </w:tcBorders>
            <w:shd w:val="clear" w:color="auto" w:fill="auto"/>
            <w:noWrap/>
            <w:vAlign w:val="bottom"/>
            <w:hideMark/>
          </w:tcPr>
          <w:p w14:paraId="3064CE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0.298</w:t>
            </w:r>
          </w:p>
        </w:tc>
        <w:tc>
          <w:tcPr>
            <w:tcW w:w="1020" w:type="dxa"/>
            <w:tcBorders>
              <w:top w:val="nil"/>
              <w:left w:val="nil"/>
              <w:bottom w:val="nil"/>
              <w:right w:val="nil"/>
            </w:tcBorders>
            <w:shd w:val="clear" w:color="auto" w:fill="auto"/>
            <w:noWrap/>
            <w:vAlign w:val="bottom"/>
            <w:hideMark/>
          </w:tcPr>
          <w:p w14:paraId="265DFC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0.612</w:t>
            </w:r>
          </w:p>
        </w:tc>
      </w:tr>
      <w:tr w:rsidR="00A5526B" w:rsidRPr="00B30C13" w14:paraId="226C2AC6" w14:textId="77777777" w:rsidTr="00A5526B">
        <w:trPr>
          <w:trHeight w:val="285"/>
        </w:trPr>
        <w:tc>
          <w:tcPr>
            <w:tcW w:w="1053" w:type="dxa"/>
            <w:tcBorders>
              <w:top w:val="nil"/>
              <w:left w:val="nil"/>
              <w:bottom w:val="nil"/>
              <w:right w:val="nil"/>
            </w:tcBorders>
            <w:shd w:val="clear" w:color="auto" w:fill="auto"/>
            <w:noWrap/>
            <w:vAlign w:val="bottom"/>
            <w:hideMark/>
          </w:tcPr>
          <w:p w14:paraId="563A5C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17FA827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6C20B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F30E91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B5C32F2" w14:textId="77777777" w:rsidTr="00A5526B">
        <w:trPr>
          <w:trHeight w:val="285"/>
        </w:trPr>
        <w:tc>
          <w:tcPr>
            <w:tcW w:w="1053" w:type="dxa"/>
            <w:tcBorders>
              <w:top w:val="nil"/>
              <w:left w:val="nil"/>
              <w:bottom w:val="nil"/>
              <w:right w:val="nil"/>
            </w:tcBorders>
            <w:shd w:val="clear" w:color="auto" w:fill="auto"/>
            <w:noWrap/>
            <w:vAlign w:val="bottom"/>
            <w:hideMark/>
          </w:tcPr>
          <w:p w14:paraId="2AB1AB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7CFCB3C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896B6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EB0CF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5FBE4C" w14:textId="77777777" w:rsidTr="00A5526B">
        <w:trPr>
          <w:trHeight w:val="285"/>
        </w:trPr>
        <w:tc>
          <w:tcPr>
            <w:tcW w:w="1053" w:type="dxa"/>
            <w:tcBorders>
              <w:top w:val="nil"/>
              <w:left w:val="nil"/>
              <w:bottom w:val="nil"/>
              <w:right w:val="nil"/>
            </w:tcBorders>
            <w:shd w:val="clear" w:color="auto" w:fill="auto"/>
            <w:noWrap/>
            <w:vAlign w:val="bottom"/>
            <w:hideMark/>
          </w:tcPr>
          <w:p w14:paraId="4B1B4C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7165BFC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77C34A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FBC2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28CC4FD" w14:textId="77777777" w:rsidTr="00A5526B">
        <w:trPr>
          <w:trHeight w:val="285"/>
        </w:trPr>
        <w:tc>
          <w:tcPr>
            <w:tcW w:w="1053" w:type="dxa"/>
            <w:tcBorders>
              <w:top w:val="nil"/>
              <w:left w:val="nil"/>
              <w:bottom w:val="nil"/>
              <w:right w:val="nil"/>
            </w:tcBorders>
            <w:shd w:val="clear" w:color="auto" w:fill="auto"/>
            <w:noWrap/>
            <w:vAlign w:val="bottom"/>
            <w:hideMark/>
          </w:tcPr>
          <w:p w14:paraId="071441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2F21A7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2FA8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4D3F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48EB5D7" w14:textId="77777777" w:rsidTr="00A5526B">
        <w:trPr>
          <w:trHeight w:val="285"/>
        </w:trPr>
        <w:tc>
          <w:tcPr>
            <w:tcW w:w="1053" w:type="dxa"/>
            <w:tcBorders>
              <w:top w:val="nil"/>
              <w:left w:val="nil"/>
              <w:bottom w:val="nil"/>
              <w:right w:val="nil"/>
            </w:tcBorders>
            <w:shd w:val="clear" w:color="auto" w:fill="auto"/>
            <w:noWrap/>
            <w:vAlign w:val="bottom"/>
            <w:hideMark/>
          </w:tcPr>
          <w:p w14:paraId="7D6E0E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02416A5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990C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8A31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BF62515" w14:textId="77777777" w:rsidTr="00A5526B">
        <w:trPr>
          <w:trHeight w:val="285"/>
        </w:trPr>
        <w:tc>
          <w:tcPr>
            <w:tcW w:w="1053" w:type="dxa"/>
            <w:tcBorders>
              <w:top w:val="nil"/>
              <w:left w:val="nil"/>
              <w:bottom w:val="nil"/>
              <w:right w:val="nil"/>
            </w:tcBorders>
            <w:shd w:val="clear" w:color="auto" w:fill="auto"/>
            <w:noWrap/>
            <w:vAlign w:val="bottom"/>
            <w:hideMark/>
          </w:tcPr>
          <w:p w14:paraId="11E2CF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452DE65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CE954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5E1F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00537C" w14:textId="77777777" w:rsidTr="00A5526B">
        <w:trPr>
          <w:trHeight w:val="285"/>
        </w:trPr>
        <w:tc>
          <w:tcPr>
            <w:tcW w:w="1053" w:type="dxa"/>
            <w:tcBorders>
              <w:top w:val="nil"/>
              <w:left w:val="nil"/>
              <w:bottom w:val="nil"/>
              <w:right w:val="nil"/>
            </w:tcBorders>
            <w:shd w:val="clear" w:color="auto" w:fill="auto"/>
            <w:noWrap/>
            <w:vAlign w:val="bottom"/>
            <w:hideMark/>
          </w:tcPr>
          <w:p w14:paraId="1CF95F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25E419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3ABB73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0.520</w:t>
            </w:r>
          </w:p>
        </w:tc>
        <w:tc>
          <w:tcPr>
            <w:tcW w:w="1020" w:type="dxa"/>
            <w:tcBorders>
              <w:top w:val="nil"/>
              <w:left w:val="nil"/>
              <w:bottom w:val="nil"/>
              <w:right w:val="nil"/>
            </w:tcBorders>
            <w:shd w:val="clear" w:color="auto" w:fill="auto"/>
            <w:noWrap/>
            <w:vAlign w:val="bottom"/>
            <w:hideMark/>
          </w:tcPr>
          <w:p w14:paraId="443D41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0.872</w:t>
            </w:r>
          </w:p>
        </w:tc>
      </w:tr>
      <w:tr w:rsidR="00A5526B" w:rsidRPr="00B30C13" w14:paraId="0B9426D4" w14:textId="77777777" w:rsidTr="00A5526B">
        <w:trPr>
          <w:trHeight w:val="285"/>
        </w:trPr>
        <w:tc>
          <w:tcPr>
            <w:tcW w:w="1053" w:type="dxa"/>
            <w:tcBorders>
              <w:top w:val="nil"/>
              <w:left w:val="nil"/>
              <w:bottom w:val="nil"/>
              <w:right w:val="nil"/>
            </w:tcBorders>
            <w:shd w:val="clear" w:color="auto" w:fill="auto"/>
            <w:noWrap/>
            <w:vAlign w:val="bottom"/>
            <w:hideMark/>
          </w:tcPr>
          <w:p w14:paraId="108FB4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741362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A893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C3F184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3FEDFD1" w14:textId="77777777" w:rsidTr="00A5526B">
        <w:trPr>
          <w:trHeight w:val="285"/>
        </w:trPr>
        <w:tc>
          <w:tcPr>
            <w:tcW w:w="1053" w:type="dxa"/>
            <w:tcBorders>
              <w:top w:val="nil"/>
              <w:left w:val="nil"/>
              <w:bottom w:val="nil"/>
              <w:right w:val="nil"/>
            </w:tcBorders>
            <w:shd w:val="clear" w:color="auto" w:fill="auto"/>
            <w:noWrap/>
            <w:vAlign w:val="bottom"/>
            <w:hideMark/>
          </w:tcPr>
          <w:p w14:paraId="4DA259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6845C11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70E54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CB5EC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8C53F0D" w14:textId="77777777" w:rsidTr="00A5526B">
        <w:trPr>
          <w:trHeight w:val="285"/>
        </w:trPr>
        <w:tc>
          <w:tcPr>
            <w:tcW w:w="1053" w:type="dxa"/>
            <w:tcBorders>
              <w:top w:val="nil"/>
              <w:left w:val="nil"/>
              <w:bottom w:val="nil"/>
              <w:right w:val="nil"/>
            </w:tcBorders>
            <w:shd w:val="clear" w:color="auto" w:fill="auto"/>
            <w:noWrap/>
            <w:vAlign w:val="bottom"/>
            <w:hideMark/>
          </w:tcPr>
          <w:p w14:paraId="03DD16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53ABF12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064FB6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0.788</w:t>
            </w:r>
          </w:p>
        </w:tc>
        <w:tc>
          <w:tcPr>
            <w:tcW w:w="1020" w:type="dxa"/>
            <w:tcBorders>
              <w:top w:val="nil"/>
              <w:left w:val="nil"/>
              <w:bottom w:val="nil"/>
              <w:right w:val="nil"/>
            </w:tcBorders>
            <w:shd w:val="clear" w:color="auto" w:fill="auto"/>
            <w:noWrap/>
            <w:vAlign w:val="bottom"/>
            <w:hideMark/>
          </w:tcPr>
          <w:p w14:paraId="3B19D3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1.186</w:t>
            </w:r>
          </w:p>
        </w:tc>
      </w:tr>
      <w:tr w:rsidR="00A5526B" w:rsidRPr="00B30C13" w14:paraId="2D192EB4" w14:textId="77777777" w:rsidTr="00A5526B">
        <w:trPr>
          <w:trHeight w:val="285"/>
        </w:trPr>
        <w:tc>
          <w:tcPr>
            <w:tcW w:w="1053" w:type="dxa"/>
            <w:tcBorders>
              <w:top w:val="nil"/>
              <w:left w:val="nil"/>
              <w:bottom w:val="nil"/>
              <w:right w:val="nil"/>
            </w:tcBorders>
            <w:shd w:val="clear" w:color="auto" w:fill="auto"/>
            <w:noWrap/>
            <w:vAlign w:val="bottom"/>
            <w:hideMark/>
          </w:tcPr>
          <w:p w14:paraId="7210BA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06BE66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517D9D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0.740</w:t>
            </w:r>
          </w:p>
        </w:tc>
        <w:tc>
          <w:tcPr>
            <w:tcW w:w="1020" w:type="dxa"/>
            <w:tcBorders>
              <w:top w:val="nil"/>
              <w:left w:val="nil"/>
              <w:bottom w:val="nil"/>
              <w:right w:val="nil"/>
            </w:tcBorders>
            <w:shd w:val="clear" w:color="auto" w:fill="auto"/>
            <w:noWrap/>
            <w:vAlign w:val="bottom"/>
            <w:hideMark/>
          </w:tcPr>
          <w:p w14:paraId="5B1AC5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1.144</w:t>
            </w:r>
          </w:p>
        </w:tc>
      </w:tr>
      <w:tr w:rsidR="00A5526B" w:rsidRPr="00B30C13" w14:paraId="4204BA64" w14:textId="77777777" w:rsidTr="00A5526B">
        <w:trPr>
          <w:trHeight w:val="285"/>
        </w:trPr>
        <w:tc>
          <w:tcPr>
            <w:tcW w:w="1053" w:type="dxa"/>
            <w:tcBorders>
              <w:top w:val="nil"/>
              <w:left w:val="nil"/>
              <w:bottom w:val="nil"/>
              <w:right w:val="nil"/>
            </w:tcBorders>
            <w:shd w:val="clear" w:color="auto" w:fill="auto"/>
            <w:noWrap/>
            <w:vAlign w:val="bottom"/>
            <w:hideMark/>
          </w:tcPr>
          <w:p w14:paraId="3A2174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3083F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0.974</w:t>
            </w:r>
          </w:p>
        </w:tc>
        <w:tc>
          <w:tcPr>
            <w:tcW w:w="1020" w:type="dxa"/>
            <w:tcBorders>
              <w:top w:val="nil"/>
              <w:left w:val="nil"/>
              <w:bottom w:val="nil"/>
              <w:right w:val="nil"/>
            </w:tcBorders>
            <w:shd w:val="clear" w:color="auto" w:fill="auto"/>
            <w:noWrap/>
            <w:vAlign w:val="bottom"/>
            <w:hideMark/>
          </w:tcPr>
          <w:p w14:paraId="50DB1B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00B1D9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1.289</w:t>
            </w:r>
          </w:p>
        </w:tc>
      </w:tr>
      <w:tr w:rsidR="00A5526B" w:rsidRPr="00B30C13" w14:paraId="6241A6C5" w14:textId="77777777" w:rsidTr="00A5526B">
        <w:trPr>
          <w:trHeight w:val="285"/>
        </w:trPr>
        <w:tc>
          <w:tcPr>
            <w:tcW w:w="1053" w:type="dxa"/>
            <w:tcBorders>
              <w:top w:val="nil"/>
              <w:left w:val="nil"/>
              <w:bottom w:val="nil"/>
              <w:right w:val="nil"/>
            </w:tcBorders>
            <w:shd w:val="clear" w:color="auto" w:fill="auto"/>
            <w:noWrap/>
            <w:vAlign w:val="bottom"/>
            <w:hideMark/>
          </w:tcPr>
          <w:p w14:paraId="4A6F75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30F5FF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0.406</w:t>
            </w:r>
          </w:p>
        </w:tc>
        <w:tc>
          <w:tcPr>
            <w:tcW w:w="1020" w:type="dxa"/>
            <w:tcBorders>
              <w:top w:val="nil"/>
              <w:left w:val="nil"/>
              <w:bottom w:val="nil"/>
              <w:right w:val="nil"/>
            </w:tcBorders>
            <w:shd w:val="clear" w:color="auto" w:fill="auto"/>
            <w:noWrap/>
            <w:vAlign w:val="bottom"/>
            <w:hideMark/>
          </w:tcPr>
          <w:p w14:paraId="686AAE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0.329</w:t>
            </w:r>
          </w:p>
        </w:tc>
        <w:tc>
          <w:tcPr>
            <w:tcW w:w="1020" w:type="dxa"/>
            <w:tcBorders>
              <w:top w:val="nil"/>
              <w:left w:val="nil"/>
              <w:bottom w:val="nil"/>
              <w:right w:val="nil"/>
            </w:tcBorders>
            <w:shd w:val="clear" w:color="auto" w:fill="auto"/>
            <w:noWrap/>
            <w:vAlign w:val="bottom"/>
            <w:hideMark/>
          </w:tcPr>
          <w:p w14:paraId="5FB949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0.502</w:t>
            </w:r>
          </w:p>
        </w:tc>
      </w:tr>
      <w:tr w:rsidR="00A5526B" w:rsidRPr="00B30C13" w14:paraId="1018A46A" w14:textId="77777777" w:rsidTr="00A5526B">
        <w:trPr>
          <w:trHeight w:val="285"/>
        </w:trPr>
        <w:tc>
          <w:tcPr>
            <w:tcW w:w="1053" w:type="dxa"/>
            <w:tcBorders>
              <w:top w:val="nil"/>
              <w:left w:val="nil"/>
              <w:bottom w:val="nil"/>
              <w:right w:val="nil"/>
            </w:tcBorders>
            <w:shd w:val="clear" w:color="auto" w:fill="auto"/>
            <w:noWrap/>
            <w:vAlign w:val="bottom"/>
            <w:hideMark/>
          </w:tcPr>
          <w:p w14:paraId="0BA7AF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3B103C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0.402</w:t>
            </w:r>
          </w:p>
        </w:tc>
        <w:tc>
          <w:tcPr>
            <w:tcW w:w="1020" w:type="dxa"/>
            <w:tcBorders>
              <w:top w:val="nil"/>
              <w:left w:val="nil"/>
              <w:bottom w:val="nil"/>
              <w:right w:val="nil"/>
            </w:tcBorders>
            <w:shd w:val="clear" w:color="auto" w:fill="auto"/>
            <w:noWrap/>
            <w:vAlign w:val="bottom"/>
            <w:hideMark/>
          </w:tcPr>
          <w:p w14:paraId="78E6B8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0.323</w:t>
            </w:r>
          </w:p>
        </w:tc>
        <w:tc>
          <w:tcPr>
            <w:tcW w:w="1020" w:type="dxa"/>
            <w:tcBorders>
              <w:top w:val="nil"/>
              <w:left w:val="nil"/>
              <w:bottom w:val="nil"/>
              <w:right w:val="nil"/>
            </w:tcBorders>
            <w:shd w:val="clear" w:color="auto" w:fill="auto"/>
            <w:noWrap/>
            <w:vAlign w:val="bottom"/>
            <w:hideMark/>
          </w:tcPr>
          <w:p w14:paraId="462EE5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0.500</w:t>
            </w:r>
          </w:p>
        </w:tc>
      </w:tr>
      <w:tr w:rsidR="00A5526B" w:rsidRPr="00B30C13" w14:paraId="12E54FAC" w14:textId="77777777" w:rsidTr="00A5526B">
        <w:trPr>
          <w:trHeight w:val="285"/>
        </w:trPr>
        <w:tc>
          <w:tcPr>
            <w:tcW w:w="1053" w:type="dxa"/>
            <w:tcBorders>
              <w:top w:val="nil"/>
              <w:left w:val="nil"/>
              <w:bottom w:val="nil"/>
              <w:right w:val="nil"/>
            </w:tcBorders>
            <w:shd w:val="clear" w:color="auto" w:fill="auto"/>
            <w:noWrap/>
            <w:vAlign w:val="bottom"/>
            <w:hideMark/>
          </w:tcPr>
          <w:p w14:paraId="1C683B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65B77C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0.454</w:t>
            </w:r>
          </w:p>
        </w:tc>
        <w:tc>
          <w:tcPr>
            <w:tcW w:w="1020" w:type="dxa"/>
            <w:tcBorders>
              <w:top w:val="nil"/>
              <w:left w:val="nil"/>
              <w:bottom w:val="nil"/>
              <w:right w:val="nil"/>
            </w:tcBorders>
            <w:shd w:val="clear" w:color="auto" w:fill="auto"/>
            <w:noWrap/>
            <w:vAlign w:val="bottom"/>
            <w:hideMark/>
          </w:tcPr>
          <w:p w14:paraId="4B2A1C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0.360</w:t>
            </w:r>
          </w:p>
        </w:tc>
        <w:tc>
          <w:tcPr>
            <w:tcW w:w="1020" w:type="dxa"/>
            <w:tcBorders>
              <w:top w:val="nil"/>
              <w:left w:val="nil"/>
              <w:bottom w:val="nil"/>
              <w:right w:val="nil"/>
            </w:tcBorders>
            <w:shd w:val="clear" w:color="auto" w:fill="auto"/>
            <w:noWrap/>
            <w:vAlign w:val="bottom"/>
            <w:hideMark/>
          </w:tcPr>
          <w:p w14:paraId="29934C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0.572</w:t>
            </w:r>
          </w:p>
        </w:tc>
      </w:tr>
      <w:tr w:rsidR="00A5526B" w:rsidRPr="00B30C13" w14:paraId="2B846ED7" w14:textId="77777777" w:rsidTr="00A5526B">
        <w:trPr>
          <w:trHeight w:val="285"/>
        </w:trPr>
        <w:tc>
          <w:tcPr>
            <w:tcW w:w="1053" w:type="dxa"/>
            <w:tcBorders>
              <w:top w:val="nil"/>
              <w:left w:val="nil"/>
              <w:bottom w:val="nil"/>
              <w:right w:val="nil"/>
            </w:tcBorders>
            <w:shd w:val="clear" w:color="auto" w:fill="auto"/>
            <w:noWrap/>
            <w:vAlign w:val="bottom"/>
            <w:hideMark/>
          </w:tcPr>
          <w:p w14:paraId="022E42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43C145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0.465</w:t>
            </w:r>
          </w:p>
        </w:tc>
        <w:tc>
          <w:tcPr>
            <w:tcW w:w="1020" w:type="dxa"/>
            <w:tcBorders>
              <w:top w:val="nil"/>
              <w:left w:val="nil"/>
              <w:bottom w:val="nil"/>
              <w:right w:val="nil"/>
            </w:tcBorders>
            <w:shd w:val="clear" w:color="auto" w:fill="auto"/>
            <w:noWrap/>
            <w:vAlign w:val="bottom"/>
            <w:hideMark/>
          </w:tcPr>
          <w:p w14:paraId="68956C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0.358</w:t>
            </w:r>
          </w:p>
        </w:tc>
        <w:tc>
          <w:tcPr>
            <w:tcW w:w="1020" w:type="dxa"/>
            <w:tcBorders>
              <w:top w:val="nil"/>
              <w:left w:val="nil"/>
              <w:bottom w:val="nil"/>
              <w:right w:val="nil"/>
            </w:tcBorders>
            <w:shd w:val="clear" w:color="auto" w:fill="auto"/>
            <w:noWrap/>
            <w:vAlign w:val="bottom"/>
            <w:hideMark/>
          </w:tcPr>
          <w:p w14:paraId="47693E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0.604</w:t>
            </w:r>
          </w:p>
        </w:tc>
      </w:tr>
      <w:tr w:rsidR="00A5526B" w:rsidRPr="00B30C13" w14:paraId="4F4E6A14" w14:textId="77777777" w:rsidTr="00A5526B">
        <w:trPr>
          <w:trHeight w:val="285"/>
        </w:trPr>
        <w:tc>
          <w:tcPr>
            <w:tcW w:w="1053" w:type="dxa"/>
            <w:tcBorders>
              <w:top w:val="nil"/>
              <w:left w:val="nil"/>
              <w:bottom w:val="nil"/>
              <w:right w:val="nil"/>
            </w:tcBorders>
            <w:shd w:val="clear" w:color="auto" w:fill="auto"/>
            <w:noWrap/>
            <w:vAlign w:val="bottom"/>
            <w:hideMark/>
          </w:tcPr>
          <w:p w14:paraId="129D04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2CB127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0.499</w:t>
            </w:r>
          </w:p>
        </w:tc>
        <w:tc>
          <w:tcPr>
            <w:tcW w:w="1020" w:type="dxa"/>
            <w:tcBorders>
              <w:top w:val="nil"/>
              <w:left w:val="nil"/>
              <w:bottom w:val="nil"/>
              <w:right w:val="nil"/>
            </w:tcBorders>
            <w:shd w:val="clear" w:color="auto" w:fill="auto"/>
            <w:noWrap/>
            <w:vAlign w:val="bottom"/>
            <w:hideMark/>
          </w:tcPr>
          <w:p w14:paraId="233DF1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0.399</w:t>
            </w:r>
          </w:p>
        </w:tc>
        <w:tc>
          <w:tcPr>
            <w:tcW w:w="1020" w:type="dxa"/>
            <w:tcBorders>
              <w:top w:val="nil"/>
              <w:left w:val="nil"/>
              <w:bottom w:val="nil"/>
              <w:right w:val="nil"/>
            </w:tcBorders>
            <w:shd w:val="clear" w:color="auto" w:fill="auto"/>
            <w:noWrap/>
            <w:vAlign w:val="bottom"/>
            <w:hideMark/>
          </w:tcPr>
          <w:p w14:paraId="1A6928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0.624</w:t>
            </w:r>
          </w:p>
        </w:tc>
      </w:tr>
      <w:tr w:rsidR="00A5526B" w:rsidRPr="00B30C13" w14:paraId="67C35D1E" w14:textId="77777777" w:rsidTr="00A5526B">
        <w:trPr>
          <w:trHeight w:val="285"/>
        </w:trPr>
        <w:tc>
          <w:tcPr>
            <w:tcW w:w="1053" w:type="dxa"/>
            <w:tcBorders>
              <w:top w:val="nil"/>
              <w:left w:val="nil"/>
              <w:bottom w:val="nil"/>
              <w:right w:val="nil"/>
            </w:tcBorders>
            <w:shd w:val="clear" w:color="auto" w:fill="auto"/>
            <w:noWrap/>
            <w:vAlign w:val="bottom"/>
            <w:hideMark/>
          </w:tcPr>
          <w:p w14:paraId="0E4870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0C2066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0.667</w:t>
            </w:r>
          </w:p>
        </w:tc>
        <w:tc>
          <w:tcPr>
            <w:tcW w:w="1020" w:type="dxa"/>
            <w:tcBorders>
              <w:top w:val="nil"/>
              <w:left w:val="nil"/>
              <w:bottom w:val="nil"/>
              <w:right w:val="nil"/>
            </w:tcBorders>
            <w:shd w:val="clear" w:color="auto" w:fill="auto"/>
            <w:noWrap/>
            <w:vAlign w:val="bottom"/>
            <w:hideMark/>
          </w:tcPr>
          <w:p w14:paraId="521662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0.539</w:t>
            </w:r>
          </w:p>
        </w:tc>
        <w:tc>
          <w:tcPr>
            <w:tcW w:w="1020" w:type="dxa"/>
            <w:tcBorders>
              <w:top w:val="nil"/>
              <w:left w:val="nil"/>
              <w:bottom w:val="nil"/>
              <w:right w:val="nil"/>
            </w:tcBorders>
            <w:shd w:val="clear" w:color="auto" w:fill="auto"/>
            <w:noWrap/>
            <w:vAlign w:val="bottom"/>
            <w:hideMark/>
          </w:tcPr>
          <w:p w14:paraId="3FC446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r>
      <w:tr w:rsidR="00A5526B" w:rsidRPr="00B30C13" w14:paraId="21CD4735" w14:textId="77777777" w:rsidTr="00A5526B">
        <w:trPr>
          <w:trHeight w:val="285"/>
        </w:trPr>
        <w:tc>
          <w:tcPr>
            <w:tcW w:w="1053" w:type="dxa"/>
            <w:tcBorders>
              <w:top w:val="nil"/>
              <w:left w:val="nil"/>
              <w:bottom w:val="nil"/>
              <w:right w:val="nil"/>
            </w:tcBorders>
            <w:shd w:val="clear" w:color="auto" w:fill="auto"/>
            <w:noWrap/>
            <w:vAlign w:val="bottom"/>
            <w:hideMark/>
          </w:tcPr>
          <w:p w14:paraId="4CD82E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1C874A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0.742</w:t>
            </w:r>
          </w:p>
        </w:tc>
        <w:tc>
          <w:tcPr>
            <w:tcW w:w="1020" w:type="dxa"/>
            <w:tcBorders>
              <w:top w:val="nil"/>
              <w:left w:val="nil"/>
              <w:bottom w:val="nil"/>
              <w:right w:val="nil"/>
            </w:tcBorders>
            <w:shd w:val="clear" w:color="auto" w:fill="auto"/>
            <w:noWrap/>
            <w:vAlign w:val="bottom"/>
            <w:hideMark/>
          </w:tcPr>
          <w:p w14:paraId="0D4E8C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0.606</w:t>
            </w:r>
          </w:p>
        </w:tc>
        <w:tc>
          <w:tcPr>
            <w:tcW w:w="1020" w:type="dxa"/>
            <w:tcBorders>
              <w:top w:val="nil"/>
              <w:left w:val="nil"/>
              <w:bottom w:val="nil"/>
              <w:right w:val="nil"/>
            </w:tcBorders>
            <w:shd w:val="clear" w:color="auto" w:fill="auto"/>
            <w:noWrap/>
            <w:vAlign w:val="bottom"/>
            <w:hideMark/>
          </w:tcPr>
          <w:p w14:paraId="19670F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0.909</w:t>
            </w:r>
          </w:p>
        </w:tc>
      </w:tr>
      <w:tr w:rsidR="00A5526B" w:rsidRPr="00B30C13" w14:paraId="3CF300AF" w14:textId="77777777" w:rsidTr="00A5526B">
        <w:trPr>
          <w:trHeight w:val="285"/>
        </w:trPr>
        <w:tc>
          <w:tcPr>
            <w:tcW w:w="1053" w:type="dxa"/>
            <w:tcBorders>
              <w:top w:val="nil"/>
              <w:left w:val="nil"/>
              <w:bottom w:val="nil"/>
              <w:right w:val="nil"/>
            </w:tcBorders>
            <w:shd w:val="clear" w:color="auto" w:fill="auto"/>
            <w:noWrap/>
            <w:vAlign w:val="bottom"/>
            <w:hideMark/>
          </w:tcPr>
          <w:p w14:paraId="5B3176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13A37E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0.701</w:t>
            </w:r>
          </w:p>
        </w:tc>
        <w:tc>
          <w:tcPr>
            <w:tcW w:w="1020" w:type="dxa"/>
            <w:tcBorders>
              <w:top w:val="nil"/>
              <w:left w:val="nil"/>
              <w:bottom w:val="nil"/>
              <w:right w:val="nil"/>
            </w:tcBorders>
            <w:shd w:val="clear" w:color="auto" w:fill="auto"/>
            <w:noWrap/>
            <w:vAlign w:val="bottom"/>
            <w:hideMark/>
          </w:tcPr>
          <w:p w14:paraId="023BCD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0.586</w:t>
            </w:r>
          </w:p>
        </w:tc>
        <w:tc>
          <w:tcPr>
            <w:tcW w:w="1020" w:type="dxa"/>
            <w:tcBorders>
              <w:top w:val="nil"/>
              <w:left w:val="nil"/>
              <w:bottom w:val="nil"/>
              <w:right w:val="nil"/>
            </w:tcBorders>
            <w:shd w:val="clear" w:color="auto" w:fill="auto"/>
            <w:noWrap/>
            <w:vAlign w:val="bottom"/>
            <w:hideMark/>
          </w:tcPr>
          <w:p w14:paraId="4B48A5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0.838</w:t>
            </w:r>
          </w:p>
        </w:tc>
      </w:tr>
      <w:tr w:rsidR="00A5526B" w:rsidRPr="00B30C13" w14:paraId="459D797B" w14:textId="77777777" w:rsidTr="00A5526B">
        <w:trPr>
          <w:trHeight w:val="285"/>
        </w:trPr>
        <w:tc>
          <w:tcPr>
            <w:tcW w:w="1053" w:type="dxa"/>
            <w:tcBorders>
              <w:top w:val="nil"/>
              <w:left w:val="nil"/>
              <w:bottom w:val="nil"/>
              <w:right w:val="nil"/>
            </w:tcBorders>
            <w:shd w:val="clear" w:color="auto" w:fill="auto"/>
            <w:noWrap/>
            <w:vAlign w:val="bottom"/>
            <w:hideMark/>
          </w:tcPr>
          <w:p w14:paraId="516E1E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089228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0.981</w:t>
            </w:r>
          </w:p>
        </w:tc>
        <w:tc>
          <w:tcPr>
            <w:tcW w:w="1020" w:type="dxa"/>
            <w:tcBorders>
              <w:top w:val="nil"/>
              <w:left w:val="nil"/>
              <w:bottom w:val="nil"/>
              <w:right w:val="nil"/>
            </w:tcBorders>
            <w:shd w:val="clear" w:color="auto" w:fill="auto"/>
            <w:noWrap/>
            <w:vAlign w:val="bottom"/>
            <w:hideMark/>
          </w:tcPr>
          <w:p w14:paraId="6A1BDB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49AE7A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1.173</w:t>
            </w:r>
          </w:p>
        </w:tc>
      </w:tr>
      <w:tr w:rsidR="00A5526B" w:rsidRPr="00B30C13" w14:paraId="62A92951" w14:textId="77777777" w:rsidTr="00A5526B">
        <w:trPr>
          <w:trHeight w:val="285"/>
        </w:trPr>
        <w:tc>
          <w:tcPr>
            <w:tcW w:w="1053" w:type="dxa"/>
            <w:tcBorders>
              <w:top w:val="nil"/>
              <w:left w:val="nil"/>
              <w:bottom w:val="nil"/>
              <w:right w:val="nil"/>
            </w:tcBorders>
            <w:shd w:val="clear" w:color="auto" w:fill="auto"/>
            <w:noWrap/>
            <w:vAlign w:val="bottom"/>
            <w:hideMark/>
          </w:tcPr>
          <w:p w14:paraId="454A31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4A5564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8F5C6C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D85E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6108A18" w14:textId="77777777" w:rsidTr="00A5526B">
        <w:trPr>
          <w:trHeight w:val="285"/>
        </w:trPr>
        <w:tc>
          <w:tcPr>
            <w:tcW w:w="1053" w:type="dxa"/>
            <w:tcBorders>
              <w:top w:val="nil"/>
              <w:left w:val="nil"/>
              <w:bottom w:val="nil"/>
              <w:right w:val="nil"/>
            </w:tcBorders>
            <w:shd w:val="clear" w:color="auto" w:fill="auto"/>
            <w:noWrap/>
            <w:vAlign w:val="bottom"/>
            <w:hideMark/>
          </w:tcPr>
          <w:p w14:paraId="0EA2FB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1D8C51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0.343</w:t>
            </w:r>
          </w:p>
        </w:tc>
        <w:tc>
          <w:tcPr>
            <w:tcW w:w="1020" w:type="dxa"/>
            <w:tcBorders>
              <w:top w:val="nil"/>
              <w:left w:val="nil"/>
              <w:bottom w:val="nil"/>
              <w:right w:val="nil"/>
            </w:tcBorders>
            <w:shd w:val="clear" w:color="auto" w:fill="auto"/>
            <w:noWrap/>
            <w:vAlign w:val="bottom"/>
            <w:hideMark/>
          </w:tcPr>
          <w:p w14:paraId="2B1825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0.257</w:t>
            </w:r>
          </w:p>
        </w:tc>
        <w:tc>
          <w:tcPr>
            <w:tcW w:w="1020" w:type="dxa"/>
            <w:tcBorders>
              <w:top w:val="nil"/>
              <w:left w:val="nil"/>
              <w:bottom w:val="nil"/>
              <w:right w:val="nil"/>
            </w:tcBorders>
            <w:shd w:val="clear" w:color="auto" w:fill="auto"/>
            <w:noWrap/>
            <w:vAlign w:val="bottom"/>
            <w:hideMark/>
          </w:tcPr>
          <w:p w14:paraId="58711A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0.458</w:t>
            </w:r>
          </w:p>
        </w:tc>
      </w:tr>
      <w:tr w:rsidR="00A5526B" w:rsidRPr="00B30C13" w14:paraId="3ED42A31" w14:textId="77777777" w:rsidTr="00A5526B">
        <w:trPr>
          <w:trHeight w:val="285"/>
        </w:trPr>
        <w:tc>
          <w:tcPr>
            <w:tcW w:w="1053" w:type="dxa"/>
            <w:tcBorders>
              <w:top w:val="nil"/>
              <w:left w:val="nil"/>
              <w:bottom w:val="nil"/>
              <w:right w:val="nil"/>
            </w:tcBorders>
            <w:shd w:val="clear" w:color="auto" w:fill="auto"/>
            <w:noWrap/>
            <w:vAlign w:val="bottom"/>
            <w:hideMark/>
          </w:tcPr>
          <w:p w14:paraId="438E65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48E4545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83A86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DF5B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DAC7BB" w14:textId="77777777" w:rsidTr="00A5526B">
        <w:trPr>
          <w:trHeight w:val="285"/>
        </w:trPr>
        <w:tc>
          <w:tcPr>
            <w:tcW w:w="1053" w:type="dxa"/>
            <w:tcBorders>
              <w:top w:val="nil"/>
              <w:left w:val="nil"/>
              <w:bottom w:val="nil"/>
              <w:right w:val="nil"/>
            </w:tcBorders>
            <w:shd w:val="clear" w:color="auto" w:fill="auto"/>
            <w:noWrap/>
            <w:vAlign w:val="bottom"/>
            <w:hideMark/>
          </w:tcPr>
          <w:p w14:paraId="6C636B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3D2A59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1CC4FE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c>
          <w:tcPr>
            <w:tcW w:w="1020" w:type="dxa"/>
            <w:tcBorders>
              <w:top w:val="nil"/>
              <w:left w:val="nil"/>
              <w:bottom w:val="nil"/>
              <w:right w:val="nil"/>
            </w:tcBorders>
            <w:shd w:val="clear" w:color="auto" w:fill="auto"/>
            <w:noWrap/>
            <w:vAlign w:val="bottom"/>
            <w:hideMark/>
          </w:tcPr>
          <w:p w14:paraId="4C58986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1.592</w:t>
            </w:r>
          </w:p>
        </w:tc>
      </w:tr>
      <w:tr w:rsidR="00A5526B" w:rsidRPr="00B30C13" w14:paraId="7AE49B29" w14:textId="77777777" w:rsidTr="00A5526B">
        <w:trPr>
          <w:trHeight w:val="285"/>
        </w:trPr>
        <w:tc>
          <w:tcPr>
            <w:tcW w:w="1053" w:type="dxa"/>
            <w:tcBorders>
              <w:top w:val="nil"/>
              <w:left w:val="nil"/>
              <w:bottom w:val="nil"/>
              <w:right w:val="nil"/>
            </w:tcBorders>
            <w:shd w:val="clear" w:color="auto" w:fill="auto"/>
            <w:noWrap/>
            <w:vAlign w:val="bottom"/>
            <w:hideMark/>
          </w:tcPr>
          <w:p w14:paraId="4D2D52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5ED09A8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C65B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BB431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3F2357F" w14:textId="77777777" w:rsidTr="00A5526B">
        <w:trPr>
          <w:trHeight w:val="285"/>
        </w:trPr>
        <w:tc>
          <w:tcPr>
            <w:tcW w:w="1053" w:type="dxa"/>
            <w:tcBorders>
              <w:top w:val="nil"/>
              <w:left w:val="nil"/>
              <w:bottom w:val="nil"/>
              <w:right w:val="nil"/>
            </w:tcBorders>
            <w:shd w:val="clear" w:color="auto" w:fill="auto"/>
            <w:noWrap/>
            <w:vAlign w:val="bottom"/>
            <w:hideMark/>
          </w:tcPr>
          <w:p w14:paraId="2F2177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32052E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C68B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AE9BC8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03B2B47" w14:textId="77777777" w:rsidTr="00A5526B">
        <w:trPr>
          <w:trHeight w:val="285"/>
        </w:trPr>
        <w:tc>
          <w:tcPr>
            <w:tcW w:w="1053" w:type="dxa"/>
            <w:tcBorders>
              <w:top w:val="nil"/>
              <w:left w:val="nil"/>
              <w:bottom w:val="nil"/>
              <w:right w:val="nil"/>
            </w:tcBorders>
            <w:shd w:val="clear" w:color="auto" w:fill="auto"/>
            <w:noWrap/>
            <w:vAlign w:val="bottom"/>
            <w:hideMark/>
          </w:tcPr>
          <w:p w14:paraId="0DFB3A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7A05F9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464A9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DA93AA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325FF21" w14:textId="77777777" w:rsidTr="00A5526B">
        <w:trPr>
          <w:trHeight w:val="285"/>
        </w:trPr>
        <w:tc>
          <w:tcPr>
            <w:tcW w:w="1053" w:type="dxa"/>
            <w:tcBorders>
              <w:top w:val="nil"/>
              <w:left w:val="nil"/>
              <w:bottom w:val="nil"/>
              <w:right w:val="nil"/>
            </w:tcBorders>
            <w:shd w:val="clear" w:color="auto" w:fill="auto"/>
            <w:noWrap/>
            <w:vAlign w:val="bottom"/>
            <w:hideMark/>
          </w:tcPr>
          <w:p w14:paraId="48F7EE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6A9013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1.904</w:t>
            </w:r>
          </w:p>
        </w:tc>
        <w:tc>
          <w:tcPr>
            <w:tcW w:w="1020" w:type="dxa"/>
            <w:tcBorders>
              <w:top w:val="nil"/>
              <w:left w:val="nil"/>
              <w:bottom w:val="nil"/>
              <w:right w:val="nil"/>
            </w:tcBorders>
            <w:shd w:val="clear" w:color="auto" w:fill="auto"/>
            <w:noWrap/>
            <w:vAlign w:val="bottom"/>
            <w:hideMark/>
          </w:tcPr>
          <w:p w14:paraId="344F7C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1.368</w:t>
            </w:r>
          </w:p>
        </w:tc>
        <w:tc>
          <w:tcPr>
            <w:tcW w:w="1020" w:type="dxa"/>
            <w:tcBorders>
              <w:top w:val="nil"/>
              <w:left w:val="nil"/>
              <w:bottom w:val="nil"/>
              <w:right w:val="nil"/>
            </w:tcBorders>
            <w:shd w:val="clear" w:color="auto" w:fill="auto"/>
            <w:noWrap/>
            <w:vAlign w:val="bottom"/>
            <w:hideMark/>
          </w:tcPr>
          <w:p w14:paraId="687A9E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2.648</w:t>
            </w:r>
          </w:p>
        </w:tc>
      </w:tr>
      <w:tr w:rsidR="00A5526B" w:rsidRPr="00B30C13" w14:paraId="2D45ACD4" w14:textId="77777777" w:rsidTr="00A5526B">
        <w:trPr>
          <w:trHeight w:val="285"/>
        </w:trPr>
        <w:tc>
          <w:tcPr>
            <w:tcW w:w="1053" w:type="dxa"/>
            <w:tcBorders>
              <w:top w:val="nil"/>
              <w:left w:val="nil"/>
              <w:bottom w:val="nil"/>
              <w:right w:val="nil"/>
            </w:tcBorders>
            <w:shd w:val="clear" w:color="auto" w:fill="auto"/>
            <w:noWrap/>
            <w:vAlign w:val="bottom"/>
            <w:hideMark/>
          </w:tcPr>
          <w:p w14:paraId="23B97C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1DE015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A71FC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E7A1A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F84FA06" w14:textId="77777777" w:rsidTr="00A5526B">
        <w:trPr>
          <w:trHeight w:val="285"/>
        </w:trPr>
        <w:tc>
          <w:tcPr>
            <w:tcW w:w="1053" w:type="dxa"/>
            <w:tcBorders>
              <w:top w:val="nil"/>
              <w:left w:val="nil"/>
              <w:bottom w:val="nil"/>
              <w:right w:val="nil"/>
            </w:tcBorders>
            <w:shd w:val="clear" w:color="auto" w:fill="auto"/>
            <w:noWrap/>
            <w:vAlign w:val="bottom"/>
            <w:hideMark/>
          </w:tcPr>
          <w:p w14:paraId="650407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66A7365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DC6D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6DA5F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A86A050" w14:textId="77777777" w:rsidTr="00A5526B">
        <w:trPr>
          <w:trHeight w:val="285"/>
        </w:trPr>
        <w:tc>
          <w:tcPr>
            <w:tcW w:w="1053" w:type="dxa"/>
            <w:tcBorders>
              <w:top w:val="nil"/>
              <w:left w:val="nil"/>
              <w:bottom w:val="nil"/>
              <w:right w:val="nil"/>
            </w:tcBorders>
            <w:shd w:val="clear" w:color="auto" w:fill="auto"/>
            <w:noWrap/>
            <w:vAlign w:val="bottom"/>
            <w:hideMark/>
          </w:tcPr>
          <w:p w14:paraId="5B78BD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421270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68C9C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1277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F00DE1" w14:textId="77777777" w:rsidTr="00A5526B">
        <w:trPr>
          <w:trHeight w:val="285"/>
        </w:trPr>
        <w:tc>
          <w:tcPr>
            <w:tcW w:w="1053" w:type="dxa"/>
            <w:tcBorders>
              <w:top w:val="nil"/>
              <w:left w:val="nil"/>
              <w:bottom w:val="nil"/>
              <w:right w:val="nil"/>
            </w:tcBorders>
            <w:shd w:val="clear" w:color="auto" w:fill="auto"/>
            <w:noWrap/>
            <w:vAlign w:val="bottom"/>
            <w:hideMark/>
          </w:tcPr>
          <w:p w14:paraId="09C0DC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46E47A9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4001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7E7F8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531606" w14:textId="77777777" w:rsidTr="00A5526B">
        <w:trPr>
          <w:trHeight w:val="285"/>
        </w:trPr>
        <w:tc>
          <w:tcPr>
            <w:tcW w:w="1053" w:type="dxa"/>
            <w:tcBorders>
              <w:top w:val="nil"/>
              <w:left w:val="nil"/>
              <w:bottom w:val="nil"/>
              <w:right w:val="nil"/>
            </w:tcBorders>
            <w:shd w:val="clear" w:color="auto" w:fill="auto"/>
            <w:noWrap/>
            <w:vAlign w:val="bottom"/>
            <w:hideMark/>
          </w:tcPr>
          <w:p w14:paraId="275139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72149F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26A6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BF92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A68702C" w14:textId="77777777" w:rsidTr="00A5526B">
        <w:trPr>
          <w:trHeight w:val="285"/>
        </w:trPr>
        <w:tc>
          <w:tcPr>
            <w:tcW w:w="1053" w:type="dxa"/>
            <w:tcBorders>
              <w:top w:val="nil"/>
              <w:left w:val="nil"/>
              <w:bottom w:val="nil"/>
              <w:right w:val="nil"/>
            </w:tcBorders>
            <w:shd w:val="clear" w:color="auto" w:fill="auto"/>
            <w:noWrap/>
            <w:vAlign w:val="bottom"/>
            <w:hideMark/>
          </w:tcPr>
          <w:p w14:paraId="7780D6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24AFAD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9C281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BB459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3FA511B" w14:textId="77777777" w:rsidTr="00A5526B">
        <w:trPr>
          <w:trHeight w:val="285"/>
        </w:trPr>
        <w:tc>
          <w:tcPr>
            <w:tcW w:w="1053" w:type="dxa"/>
            <w:tcBorders>
              <w:top w:val="nil"/>
              <w:left w:val="nil"/>
              <w:bottom w:val="nil"/>
              <w:right w:val="nil"/>
            </w:tcBorders>
            <w:shd w:val="clear" w:color="auto" w:fill="auto"/>
            <w:noWrap/>
            <w:vAlign w:val="bottom"/>
            <w:hideMark/>
          </w:tcPr>
          <w:p w14:paraId="33A3FD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3548EBA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8583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208BA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188D73" w14:textId="77777777" w:rsidTr="00A5526B">
        <w:trPr>
          <w:trHeight w:val="285"/>
        </w:trPr>
        <w:tc>
          <w:tcPr>
            <w:tcW w:w="1053" w:type="dxa"/>
            <w:tcBorders>
              <w:top w:val="nil"/>
              <w:left w:val="nil"/>
              <w:bottom w:val="nil"/>
              <w:right w:val="nil"/>
            </w:tcBorders>
            <w:shd w:val="clear" w:color="auto" w:fill="auto"/>
            <w:noWrap/>
            <w:vAlign w:val="bottom"/>
            <w:hideMark/>
          </w:tcPr>
          <w:p w14:paraId="750640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0BE2FB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D37BD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4347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29C3F05" w14:textId="77777777" w:rsidTr="00A5526B">
        <w:trPr>
          <w:trHeight w:val="285"/>
        </w:trPr>
        <w:tc>
          <w:tcPr>
            <w:tcW w:w="1053" w:type="dxa"/>
            <w:tcBorders>
              <w:top w:val="nil"/>
              <w:left w:val="nil"/>
              <w:bottom w:val="nil"/>
              <w:right w:val="nil"/>
            </w:tcBorders>
            <w:shd w:val="clear" w:color="auto" w:fill="auto"/>
            <w:noWrap/>
            <w:vAlign w:val="bottom"/>
            <w:hideMark/>
          </w:tcPr>
          <w:p w14:paraId="75F72E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26C46C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7B4DB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604D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D8F8FA4" w14:textId="77777777" w:rsidTr="00A5526B">
        <w:trPr>
          <w:trHeight w:val="285"/>
        </w:trPr>
        <w:tc>
          <w:tcPr>
            <w:tcW w:w="1053" w:type="dxa"/>
            <w:tcBorders>
              <w:top w:val="nil"/>
              <w:left w:val="nil"/>
              <w:bottom w:val="nil"/>
              <w:right w:val="nil"/>
            </w:tcBorders>
            <w:shd w:val="clear" w:color="auto" w:fill="auto"/>
            <w:noWrap/>
            <w:vAlign w:val="bottom"/>
            <w:hideMark/>
          </w:tcPr>
          <w:p w14:paraId="7F2A7C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1BF46B1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ABD37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FADA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953A35" w14:textId="77777777" w:rsidTr="00A5526B">
        <w:trPr>
          <w:trHeight w:val="285"/>
        </w:trPr>
        <w:tc>
          <w:tcPr>
            <w:tcW w:w="1053" w:type="dxa"/>
            <w:tcBorders>
              <w:top w:val="nil"/>
              <w:left w:val="nil"/>
              <w:bottom w:val="nil"/>
              <w:right w:val="nil"/>
            </w:tcBorders>
            <w:shd w:val="clear" w:color="auto" w:fill="auto"/>
            <w:noWrap/>
            <w:vAlign w:val="bottom"/>
            <w:hideMark/>
          </w:tcPr>
          <w:p w14:paraId="578644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54EC4B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1B7B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56F8D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6C38BD" w14:textId="77777777" w:rsidTr="00A5526B">
        <w:trPr>
          <w:trHeight w:val="285"/>
        </w:trPr>
        <w:tc>
          <w:tcPr>
            <w:tcW w:w="1053" w:type="dxa"/>
            <w:tcBorders>
              <w:top w:val="nil"/>
              <w:left w:val="nil"/>
              <w:bottom w:val="nil"/>
              <w:right w:val="nil"/>
            </w:tcBorders>
            <w:shd w:val="clear" w:color="auto" w:fill="auto"/>
            <w:noWrap/>
            <w:vAlign w:val="bottom"/>
            <w:hideMark/>
          </w:tcPr>
          <w:p w14:paraId="17E6BE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0A27E8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0219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927A5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D8A76D" w14:textId="77777777" w:rsidTr="00A5526B">
        <w:trPr>
          <w:trHeight w:val="285"/>
        </w:trPr>
        <w:tc>
          <w:tcPr>
            <w:tcW w:w="1053" w:type="dxa"/>
            <w:tcBorders>
              <w:top w:val="nil"/>
              <w:left w:val="nil"/>
              <w:bottom w:val="nil"/>
              <w:right w:val="nil"/>
            </w:tcBorders>
            <w:shd w:val="clear" w:color="auto" w:fill="auto"/>
            <w:noWrap/>
            <w:vAlign w:val="bottom"/>
            <w:hideMark/>
          </w:tcPr>
          <w:p w14:paraId="03C9A2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6967E0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1F1FB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11D3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6900912" w14:textId="77777777" w:rsidTr="00A5526B">
        <w:trPr>
          <w:trHeight w:val="285"/>
        </w:trPr>
        <w:tc>
          <w:tcPr>
            <w:tcW w:w="1053" w:type="dxa"/>
            <w:tcBorders>
              <w:top w:val="nil"/>
              <w:left w:val="nil"/>
              <w:bottom w:val="nil"/>
              <w:right w:val="nil"/>
            </w:tcBorders>
            <w:shd w:val="clear" w:color="auto" w:fill="auto"/>
            <w:noWrap/>
            <w:vAlign w:val="bottom"/>
            <w:hideMark/>
          </w:tcPr>
          <w:p w14:paraId="429BE7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720076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0.859</w:t>
            </w:r>
          </w:p>
        </w:tc>
        <w:tc>
          <w:tcPr>
            <w:tcW w:w="1020" w:type="dxa"/>
            <w:tcBorders>
              <w:top w:val="nil"/>
              <w:left w:val="nil"/>
              <w:bottom w:val="nil"/>
              <w:right w:val="nil"/>
            </w:tcBorders>
            <w:shd w:val="clear" w:color="auto" w:fill="auto"/>
            <w:noWrap/>
            <w:vAlign w:val="bottom"/>
            <w:hideMark/>
          </w:tcPr>
          <w:p w14:paraId="16CCF0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0.626</w:t>
            </w:r>
          </w:p>
        </w:tc>
        <w:tc>
          <w:tcPr>
            <w:tcW w:w="1020" w:type="dxa"/>
            <w:tcBorders>
              <w:top w:val="nil"/>
              <w:left w:val="nil"/>
              <w:bottom w:val="nil"/>
              <w:right w:val="nil"/>
            </w:tcBorders>
            <w:shd w:val="clear" w:color="auto" w:fill="auto"/>
            <w:noWrap/>
            <w:vAlign w:val="bottom"/>
            <w:hideMark/>
          </w:tcPr>
          <w:p w14:paraId="4F23AC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1.178</w:t>
            </w:r>
          </w:p>
        </w:tc>
      </w:tr>
    </w:tbl>
    <w:p w14:paraId="7EB8B427" w14:textId="77777777" w:rsidR="00A5526B" w:rsidRDefault="00A5526B" w:rsidP="00A5526B">
      <w:pPr>
        <w:rPr>
          <w:lang w:val="en-AU" w:eastAsia="en-US"/>
        </w:rPr>
      </w:pPr>
    </w:p>
    <w:p w14:paraId="0EE43A5A" w14:textId="77777777" w:rsidR="00A5526B" w:rsidRDefault="00A5526B" w:rsidP="00A5526B">
      <w:pPr>
        <w:rPr>
          <w:lang w:val="en-AU" w:eastAsia="en-US"/>
        </w:rPr>
      </w:pPr>
    </w:p>
    <w:p w14:paraId="649F3DAC" w14:textId="77777777" w:rsidR="00A5526B" w:rsidRDefault="00A5526B" w:rsidP="00A5526B">
      <w:pPr>
        <w:rPr>
          <w:lang w:val="en-AU" w:eastAsia="en-US"/>
        </w:rPr>
      </w:pPr>
    </w:p>
    <w:p w14:paraId="4C0DEB6A" w14:textId="1788AC57" w:rsidR="00A5526B" w:rsidRDefault="00A5526B" w:rsidP="00A5526B">
      <w:pPr>
        <w:keepNext/>
        <w:spacing w:after="200"/>
        <w:rPr>
          <w:i/>
          <w:iCs/>
          <w:color w:val="44546A"/>
          <w:sz w:val="18"/>
          <w:szCs w:val="18"/>
          <w:lang w:val="en-AU" w:eastAsia="en-US"/>
        </w:rPr>
      </w:pPr>
      <w:bookmarkStart w:id="669" w:name="_Toc467433604"/>
      <w:bookmarkStart w:id="670" w:name="_Toc469405572"/>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16</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3</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69"/>
      <w:bookmarkEnd w:id="670"/>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7D233546" w14:textId="77777777" w:rsidTr="00A5526B">
        <w:trPr>
          <w:trHeight w:val="285"/>
        </w:trPr>
        <w:tc>
          <w:tcPr>
            <w:tcW w:w="1053" w:type="dxa"/>
            <w:tcBorders>
              <w:top w:val="nil"/>
              <w:left w:val="nil"/>
              <w:bottom w:val="nil"/>
              <w:right w:val="nil"/>
            </w:tcBorders>
            <w:shd w:val="clear" w:color="auto" w:fill="auto"/>
            <w:noWrap/>
            <w:vAlign w:val="bottom"/>
            <w:hideMark/>
          </w:tcPr>
          <w:p w14:paraId="4D0D2B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0D5D1A4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47C68E7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2754D9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2EEFD8AD" w14:textId="77777777" w:rsidTr="00A5526B">
        <w:trPr>
          <w:trHeight w:val="285"/>
        </w:trPr>
        <w:tc>
          <w:tcPr>
            <w:tcW w:w="1053" w:type="dxa"/>
            <w:tcBorders>
              <w:top w:val="nil"/>
              <w:left w:val="nil"/>
              <w:bottom w:val="nil"/>
              <w:right w:val="nil"/>
            </w:tcBorders>
            <w:shd w:val="clear" w:color="auto" w:fill="auto"/>
            <w:noWrap/>
            <w:vAlign w:val="bottom"/>
            <w:hideMark/>
          </w:tcPr>
          <w:p w14:paraId="4ABFA7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358EA6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2.53</w:t>
            </w:r>
          </w:p>
        </w:tc>
        <w:tc>
          <w:tcPr>
            <w:tcW w:w="1020" w:type="dxa"/>
            <w:tcBorders>
              <w:top w:val="nil"/>
              <w:left w:val="nil"/>
              <w:bottom w:val="nil"/>
              <w:right w:val="nil"/>
            </w:tcBorders>
            <w:shd w:val="clear" w:color="auto" w:fill="auto"/>
            <w:noWrap/>
            <w:vAlign w:val="bottom"/>
            <w:hideMark/>
          </w:tcPr>
          <w:p w14:paraId="3C8BD7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2.30</w:t>
            </w:r>
          </w:p>
        </w:tc>
        <w:tc>
          <w:tcPr>
            <w:tcW w:w="1020" w:type="dxa"/>
            <w:tcBorders>
              <w:top w:val="nil"/>
              <w:left w:val="nil"/>
              <w:bottom w:val="nil"/>
              <w:right w:val="nil"/>
            </w:tcBorders>
            <w:shd w:val="clear" w:color="auto" w:fill="auto"/>
            <w:noWrap/>
            <w:vAlign w:val="bottom"/>
            <w:hideMark/>
          </w:tcPr>
          <w:p w14:paraId="5BDC56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2.78</w:t>
            </w:r>
          </w:p>
        </w:tc>
      </w:tr>
      <w:tr w:rsidR="00A5526B" w:rsidRPr="00B30C13" w14:paraId="42CE63D4" w14:textId="77777777" w:rsidTr="00A5526B">
        <w:trPr>
          <w:trHeight w:val="285"/>
        </w:trPr>
        <w:tc>
          <w:tcPr>
            <w:tcW w:w="1053" w:type="dxa"/>
            <w:tcBorders>
              <w:top w:val="nil"/>
              <w:left w:val="nil"/>
              <w:bottom w:val="nil"/>
              <w:right w:val="nil"/>
            </w:tcBorders>
            <w:shd w:val="clear" w:color="auto" w:fill="auto"/>
            <w:noWrap/>
            <w:vAlign w:val="bottom"/>
            <w:hideMark/>
          </w:tcPr>
          <w:p w14:paraId="42582C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4BB7D6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B26F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64C4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36036D0" w14:textId="77777777" w:rsidTr="00A5526B">
        <w:trPr>
          <w:trHeight w:val="285"/>
        </w:trPr>
        <w:tc>
          <w:tcPr>
            <w:tcW w:w="1053" w:type="dxa"/>
            <w:tcBorders>
              <w:top w:val="nil"/>
              <w:left w:val="nil"/>
              <w:bottom w:val="nil"/>
              <w:right w:val="nil"/>
            </w:tcBorders>
            <w:shd w:val="clear" w:color="auto" w:fill="auto"/>
            <w:noWrap/>
            <w:vAlign w:val="bottom"/>
            <w:hideMark/>
          </w:tcPr>
          <w:p w14:paraId="02D884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475C02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D384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8758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957DD42" w14:textId="77777777" w:rsidTr="00A5526B">
        <w:trPr>
          <w:trHeight w:val="285"/>
        </w:trPr>
        <w:tc>
          <w:tcPr>
            <w:tcW w:w="1053" w:type="dxa"/>
            <w:tcBorders>
              <w:top w:val="nil"/>
              <w:left w:val="nil"/>
              <w:bottom w:val="nil"/>
              <w:right w:val="nil"/>
            </w:tcBorders>
            <w:shd w:val="clear" w:color="auto" w:fill="auto"/>
            <w:noWrap/>
            <w:vAlign w:val="bottom"/>
            <w:hideMark/>
          </w:tcPr>
          <w:p w14:paraId="5D239B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3A23E4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10F0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E9E0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1C406AF" w14:textId="77777777" w:rsidTr="00A5526B">
        <w:trPr>
          <w:trHeight w:val="285"/>
        </w:trPr>
        <w:tc>
          <w:tcPr>
            <w:tcW w:w="1053" w:type="dxa"/>
            <w:tcBorders>
              <w:top w:val="nil"/>
              <w:left w:val="nil"/>
              <w:bottom w:val="nil"/>
              <w:right w:val="nil"/>
            </w:tcBorders>
            <w:shd w:val="clear" w:color="auto" w:fill="auto"/>
            <w:noWrap/>
            <w:vAlign w:val="bottom"/>
            <w:hideMark/>
          </w:tcPr>
          <w:p w14:paraId="7ACFFF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188E5E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2.08</w:t>
            </w:r>
          </w:p>
        </w:tc>
        <w:tc>
          <w:tcPr>
            <w:tcW w:w="1020" w:type="dxa"/>
            <w:tcBorders>
              <w:top w:val="nil"/>
              <w:left w:val="nil"/>
              <w:bottom w:val="nil"/>
              <w:right w:val="nil"/>
            </w:tcBorders>
            <w:shd w:val="clear" w:color="auto" w:fill="auto"/>
            <w:noWrap/>
            <w:vAlign w:val="bottom"/>
            <w:hideMark/>
          </w:tcPr>
          <w:p w14:paraId="28B97E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1.84</w:t>
            </w:r>
          </w:p>
        </w:tc>
        <w:tc>
          <w:tcPr>
            <w:tcW w:w="1020" w:type="dxa"/>
            <w:tcBorders>
              <w:top w:val="nil"/>
              <w:left w:val="nil"/>
              <w:bottom w:val="nil"/>
              <w:right w:val="nil"/>
            </w:tcBorders>
            <w:shd w:val="clear" w:color="auto" w:fill="auto"/>
            <w:noWrap/>
            <w:vAlign w:val="bottom"/>
            <w:hideMark/>
          </w:tcPr>
          <w:p w14:paraId="6F3B51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2.34</w:t>
            </w:r>
          </w:p>
        </w:tc>
      </w:tr>
      <w:tr w:rsidR="00A5526B" w:rsidRPr="00B30C13" w14:paraId="44CC444D" w14:textId="77777777" w:rsidTr="00A5526B">
        <w:trPr>
          <w:trHeight w:val="285"/>
        </w:trPr>
        <w:tc>
          <w:tcPr>
            <w:tcW w:w="1053" w:type="dxa"/>
            <w:tcBorders>
              <w:top w:val="nil"/>
              <w:left w:val="nil"/>
              <w:bottom w:val="nil"/>
              <w:right w:val="nil"/>
            </w:tcBorders>
            <w:shd w:val="clear" w:color="auto" w:fill="auto"/>
            <w:noWrap/>
            <w:vAlign w:val="bottom"/>
            <w:hideMark/>
          </w:tcPr>
          <w:p w14:paraId="684149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2BBF02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w:t>
            </w:r>
          </w:p>
        </w:tc>
        <w:tc>
          <w:tcPr>
            <w:tcW w:w="1020" w:type="dxa"/>
            <w:tcBorders>
              <w:top w:val="nil"/>
              <w:left w:val="nil"/>
              <w:bottom w:val="nil"/>
              <w:right w:val="nil"/>
            </w:tcBorders>
            <w:shd w:val="clear" w:color="auto" w:fill="auto"/>
            <w:noWrap/>
            <w:vAlign w:val="bottom"/>
            <w:hideMark/>
          </w:tcPr>
          <w:p w14:paraId="59CD52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w:t>
            </w:r>
          </w:p>
        </w:tc>
        <w:tc>
          <w:tcPr>
            <w:tcW w:w="1020" w:type="dxa"/>
            <w:tcBorders>
              <w:top w:val="nil"/>
              <w:left w:val="nil"/>
              <w:bottom w:val="nil"/>
              <w:right w:val="nil"/>
            </w:tcBorders>
            <w:shd w:val="clear" w:color="auto" w:fill="auto"/>
            <w:noWrap/>
            <w:vAlign w:val="bottom"/>
            <w:hideMark/>
          </w:tcPr>
          <w:p w14:paraId="34E809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w:t>
            </w:r>
          </w:p>
        </w:tc>
      </w:tr>
      <w:tr w:rsidR="00A5526B" w:rsidRPr="00B30C13" w14:paraId="3407AD86" w14:textId="77777777" w:rsidTr="00A5526B">
        <w:trPr>
          <w:trHeight w:val="285"/>
        </w:trPr>
        <w:tc>
          <w:tcPr>
            <w:tcW w:w="1053" w:type="dxa"/>
            <w:tcBorders>
              <w:top w:val="nil"/>
              <w:left w:val="nil"/>
              <w:bottom w:val="nil"/>
              <w:right w:val="nil"/>
            </w:tcBorders>
            <w:shd w:val="clear" w:color="auto" w:fill="auto"/>
            <w:noWrap/>
            <w:vAlign w:val="bottom"/>
            <w:hideMark/>
          </w:tcPr>
          <w:p w14:paraId="6B6527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22A81D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75426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818C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EB3C8C2" w14:textId="77777777" w:rsidTr="00A5526B">
        <w:trPr>
          <w:trHeight w:val="285"/>
        </w:trPr>
        <w:tc>
          <w:tcPr>
            <w:tcW w:w="1053" w:type="dxa"/>
            <w:tcBorders>
              <w:top w:val="nil"/>
              <w:left w:val="nil"/>
              <w:bottom w:val="nil"/>
              <w:right w:val="nil"/>
            </w:tcBorders>
            <w:shd w:val="clear" w:color="auto" w:fill="auto"/>
            <w:noWrap/>
            <w:vAlign w:val="bottom"/>
            <w:hideMark/>
          </w:tcPr>
          <w:p w14:paraId="2598B0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6DAFF31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0D2B3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3EEA6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94FA5E5" w14:textId="77777777" w:rsidTr="00A5526B">
        <w:trPr>
          <w:trHeight w:val="285"/>
        </w:trPr>
        <w:tc>
          <w:tcPr>
            <w:tcW w:w="1053" w:type="dxa"/>
            <w:tcBorders>
              <w:top w:val="nil"/>
              <w:left w:val="nil"/>
              <w:bottom w:val="nil"/>
              <w:right w:val="nil"/>
            </w:tcBorders>
            <w:shd w:val="clear" w:color="auto" w:fill="auto"/>
            <w:noWrap/>
            <w:vAlign w:val="bottom"/>
            <w:hideMark/>
          </w:tcPr>
          <w:p w14:paraId="0229BC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161F34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2.39</w:t>
            </w:r>
          </w:p>
        </w:tc>
        <w:tc>
          <w:tcPr>
            <w:tcW w:w="1020" w:type="dxa"/>
            <w:tcBorders>
              <w:top w:val="nil"/>
              <w:left w:val="nil"/>
              <w:bottom w:val="nil"/>
              <w:right w:val="nil"/>
            </w:tcBorders>
            <w:shd w:val="clear" w:color="auto" w:fill="auto"/>
            <w:noWrap/>
            <w:vAlign w:val="bottom"/>
            <w:hideMark/>
          </w:tcPr>
          <w:p w14:paraId="4632E7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2.23</w:t>
            </w:r>
          </w:p>
        </w:tc>
        <w:tc>
          <w:tcPr>
            <w:tcW w:w="1020" w:type="dxa"/>
            <w:tcBorders>
              <w:top w:val="nil"/>
              <w:left w:val="nil"/>
              <w:bottom w:val="nil"/>
              <w:right w:val="nil"/>
            </w:tcBorders>
            <w:shd w:val="clear" w:color="auto" w:fill="auto"/>
            <w:noWrap/>
            <w:vAlign w:val="bottom"/>
            <w:hideMark/>
          </w:tcPr>
          <w:p w14:paraId="29E3F5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2.56</w:t>
            </w:r>
          </w:p>
        </w:tc>
      </w:tr>
      <w:tr w:rsidR="00A5526B" w:rsidRPr="00B30C13" w14:paraId="6F49EB4C" w14:textId="77777777" w:rsidTr="00A5526B">
        <w:trPr>
          <w:trHeight w:val="285"/>
        </w:trPr>
        <w:tc>
          <w:tcPr>
            <w:tcW w:w="1053" w:type="dxa"/>
            <w:tcBorders>
              <w:top w:val="nil"/>
              <w:left w:val="nil"/>
              <w:bottom w:val="nil"/>
              <w:right w:val="nil"/>
            </w:tcBorders>
            <w:shd w:val="clear" w:color="auto" w:fill="auto"/>
            <w:noWrap/>
            <w:vAlign w:val="bottom"/>
            <w:hideMark/>
          </w:tcPr>
          <w:p w14:paraId="6F9C18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525997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w:t>
            </w:r>
          </w:p>
        </w:tc>
        <w:tc>
          <w:tcPr>
            <w:tcW w:w="1020" w:type="dxa"/>
            <w:tcBorders>
              <w:top w:val="nil"/>
              <w:left w:val="nil"/>
              <w:bottom w:val="nil"/>
              <w:right w:val="nil"/>
            </w:tcBorders>
            <w:shd w:val="clear" w:color="auto" w:fill="auto"/>
            <w:noWrap/>
            <w:vAlign w:val="bottom"/>
            <w:hideMark/>
          </w:tcPr>
          <w:p w14:paraId="52095E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w:t>
            </w:r>
          </w:p>
        </w:tc>
        <w:tc>
          <w:tcPr>
            <w:tcW w:w="1020" w:type="dxa"/>
            <w:tcBorders>
              <w:top w:val="nil"/>
              <w:left w:val="nil"/>
              <w:bottom w:val="nil"/>
              <w:right w:val="nil"/>
            </w:tcBorders>
            <w:shd w:val="clear" w:color="auto" w:fill="auto"/>
            <w:noWrap/>
            <w:vAlign w:val="bottom"/>
            <w:hideMark/>
          </w:tcPr>
          <w:p w14:paraId="4C86ED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w:t>
            </w:r>
          </w:p>
        </w:tc>
      </w:tr>
      <w:tr w:rsidR="00A5526B" w:rsidRPr="00B30C13" w14:paraId="0A0D2D8F" w14:textId="77777777" w:rsidTr="00A5526B">
        <w:trPr>
          <w:trHeight w:val="285"/>
        </w:trPr>
        <w:tc>
          <w:tcPr>
            <w:tcW w:w="1053" w:type="dxa"/>
            <w:tcBorders>
              <w:top w:val="nil"/>
              <w:left w:val="nil"/>
              <w:bottom w:val="nil"/>
              <w:right w:val="nil"/>
            </w:tcBorders>
            <w:shd w:val="clear" w:color="auto" w:fill="auto"/>
            <w:noWrap/>
            <w:vAlign w:val="bottom"/>
            <w:hideMark/>
          </w:tcPr>
          <w:p w14:paraId="01D4C4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5A7ED48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EABC1E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3A34E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C8729B7" w14:textId="77777777" w:rsidTr="00A5526B">
        <w:trPr>
          <w:trHeight w:val="285"/>
        </w:trPr>
        <w:tc>
          <w:tcPr>
            <w:tcW w:w="1053" w:type="dxa"/>
            <w:tcBorders>
              <w:top w:val="nil"/>
              <w:left w:val="nil"/>
              <w:bottom w:val="nil"/>
              <w:right w:val="nil"/>
            </w:tcBorders>
            <w:shd w:val="clear" w:color="auto" w:fill="auto"/>
            <w:noWrap/>
            <w:vAlign w:val="bottom"/>
            <w:hideMark/>
          </w:tcPr>
          <w:p w14:paraId="369989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3B2B0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w:t>
            </w:r>
          </w:p>
        </w:tc>
        <w:tc>
          <w:tcPr>
            <w:tcW w:w="1020" w:type="dxa"/>
            <w:tcBorders>
              <w:top w:val="nil"/>
              <w:left w:val="nil"/>
              <w:bottom w:val="nil"/>
              <w:right w:val="nil"/>
            </w:tcBorders>
            <w:shd w:val="clear" w:color="auto" w:fill="auto"/>
            <w:noWrap/>
            <w:vAlign w:val="bottom"/>
            <w:hideMark/>
          </w:tcPr>
          <w:p w14:paraId="7BADCE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w:t>
            </w:r>
          </w:p>
        </w:tc>
        <w:tc>
          <w:tcPr>
            <w:tcW w:w="1020" w:type="dxa"/>
            <w:tcBorders>
              <w:top w:val="nil"/>
              <w:left w:val="nil"/>
              <w:bottom w:val="nil"/>
              <w:right w:val="nil"/>
            </w:tcBorders>
            <w:shd w:val="clear" w:color="auto" w:fill="auto"/>
            <w:noWrap/>
            <w:vAlign w:val="bottom"/>
            <w:hideMark/>
          </w:tcPr>
          <w:p w14:paraId="55C9DF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w:t>
            </w:r>
          </w:p>
        </w:tc>
      </w:tr>
      <w:tr w:rsidR="00A5526B" w:rsidRPr="00B30C13" w14:paraId="6A01D782" w14:textId="77777777" w:rsidTr="00A5526B">
        <w:trPr>
          <w:trHeight w:val="285"/>
        </w:trPr>
        <w:tc>
          <w:tcPr>
            <w:tcW w:w="1053" w:type="dxa"/>
            <w:tcBorders>
              <w:top w:val="nil"/>
              <w:left w:val="nil"/>
              <w:bottom w:val="nil"/>
              <w:right w:val="nil"/>
            </w:tcBorders>
            <w:shd w:val="clear" w:color="auto" w:fill="auto"/>
            <w:noWrap/>
            <w:vAlign w:val="bottom"/>
            <w:hideMark/>
          </w:tcPr>
          <w:p w14:paraId="28582E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59FE54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2.05</w:t>
            </w:r>
          </w:p>
        </w:tc>
        <w:tc>
          <w:tcPr>
            <w:tcW w:w="1020" w:type="dxa"/>
            <w:tcBorders>
              <w:top w:val="nil"/>
              <w:left w:val="nil"/>
              <w:bottom w:val="nil"/>
              <w:right w:val="nil"/>
            </w:tcBorders>
            <w:shd w:val="clear" w:color="auto" w:fill="auto"/>
            <w:noWrap/>
            <w:vAlign w:val="bottom"/>
            <w:hideMark/>
          </w:tcPr>
          <w:p w14:paraId="0D0BE3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1.92</w:t>
            </w:r>
          </w:p>
        </w:tc>
        <w:tc>
          <w:tcPr>
            <w:tcW w:w="1020" w:type="dxa"/>
            <w:tcBorders>
              <w:top w:val="nil"/>
              <w:left w:val="nil"/>
              <w:bottom w:val="nil"/>
              <w:right w:val="nil"/>
            </w:tcBorders>
            <w:shd w:val="clear" w:color="auto" w:fill="auto"/>
            <w:noWrap/>
            <w:vAlign w:val="bottom"/>
            <w:hideMark/>
          </w:tcPr>
          <w:p w14:paraId="1C259C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2.19</w:t>
            </w:r>
          </w:p>
        </w:tc>
      </w:tr>
      <w:tr w:rsidR="00A5526B" w:rsidRPr="00B30C13" w14:paraId="5CD58428" w14:textId="77777777" w:rsidTr="00A5526B">
        <w:trPr>
          <w:trHeight w:val="285"/>
        </w:trPr>
        <w:tc>
          <w:tcPr>
            <w:tcW w:w="1053" w:type="dxa"/>
            <w:tcBorders>
              <w:top w:val="nil"/>
              <w:left w:val="nil"/>
              <w:bottom w:val="nil"/>
              <w:right w:val="nil"/>
            </w:tcBorders>
            <w:shd w:val="clear" w:color="auto" w:fill="auto"/>
            <w:noWrap/>
            <w:vAlign w:val="bottom"/>
            <w:hideMark/>
          </w:tcPr>
          <w:p w14:paraId="63B584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45B829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2C14D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27CC4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6B3124" w14:textId="77777777" w:rsidTr="00A5526B">
        <w:trPr>
          <w:trHeight w:val="285"/>
        </w:trPr>
        <w:tc>
          <w:tcPr>
            <w:tcW w:w="1053" w:type="dxa"/>
            <w:tcBorders>
              <w:top w:val="nil"/>
              <w:left w:val="nil"/>
              <w:bottom w:val="nil"/>
              <w:right w:val="nil"/>
            </w:tcBorders>
            <w:shd w:val="clear" w:color="auto" w:fill="auto"/>
            <w:noWrap/>
            <w:vAlign w:val="bottom"/>
            <w:hideMark/>
          </w:tcPr>
          <w:p w14:paraId="063BD8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1964.125</w:t>
            </w:r>
          </w:p>
        </w:tc>
        <w:tc>
          <w:tcPr>
            <w:tcW w:w="1020" w:type="dxa"/>
            <w:tcBorders>
              <w:top w:val="nil"/>
              <w:left w:val="nil"/>
              <w:bottom w:val="nil"/>
              <w:right w:val="nil"/>
            </w:tcBorders>
            <w:shd w:val="clear" w:color="auto" w:fill="auto"/>
            <w:noWrap/>
            <w:vAlign w:val="bottom"/>
            <w:hideMark/>
          </w:tcPr>
          <w:p w14:paraId="40F674D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ED666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37F22E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DA95182" w14:textId="77777777" w:rsidTr="00A5526B">
        <w:trPr>
          <w:trHeight w:val="285"/>
        </w:trPr>
        <w:tc>
          <w:tcPr>
            <w:tcW w:w="1053" w:type="dxa"/>
            <w:tcBorders>
              <w:top w:val="nil"/>
              <w:left w:val="nil"/>
              <w:bottom w:val="nil"/>
              <w:right w:val="nil"/>
            </w:tcBorders>
            <w:shd w:val="clear" w:color="auto" w:fill="auto"/>
            <w:noWrap/>
            <w:vAlign w:val="bottom"/>
            <w:hideMark/>
          </w:tcPr>
          <w:p w14:paraId="3E490C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137207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1.83</w:t>
            </w:r>
          </w:p>
        </w:tc>
        <w:tc>
          <w:tcPr>
            <w:tcW w:w="1020" w:type="dxa"/>
            <w:tcBorders>
              <w:top w:val="nil"/>
              <w:left w:val="nil"/>
              <w:bottom w:val="nil"/>
              <w:right w:val="nil"/>
            </w:tcBorders>
            <w:shd w:val="clear" w:color="auto" w:fill="auto"/>
            <w:noWrap/>
            <w:vAlign w:val="bottom"/>
            <w:hideMark/>
          </w:tcPr>
          <w:p w14:paraId="1883B6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w:t>
            </w:r>
          </w:p>
        </w:tc>
        <w:tc>
          <w:tcPr>
            <w:tcW w:w="1020" w:type="dxa"/>
            <w:tcBorders>
              <w:top w:val="nil"/>
              <w:left w:val="nil"/>
              <w:bottom w:val="nil"/>
              <w:right w:val="nil"/>
            </w:tcBorders>
            <w:shd w:val="clear" w:color="auto" w:fill="auto"/>
            <w:noWrap/>
            <w:vAlign w:val="bottom"/>
            <w:hideMark/>
          </w:tcPr>
          <w:p w14:paraId="0FFD90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w:t>
            </w:r>
          </w:p>
        </w:tc>
      </w:tr>
      <w:tr w:rsidR="00A5526B" w:rsidRPr="00B30C13" w14:paraId="5C14124C" w14:textId="77777777" w:rsidTr="00A5526B">
        <w:trPr>
          <w:trHeight w:val="285"/>
        </w:trPr>
        <w:tc>
          <w:tcPr>
            <w:tcW w:w="1053" w:type="dxa"/>
            <w:tcBorders>
              <w:top w:val="nil"/>
              <w:left w:val="nil"/>
              <w:bottom w:val="nil"/>
              <w:right w:val="nil"/>
            </w:tcBorders>
            <w:shd w:val="clear" w:color="auto" w:fill="auto"/>
            <w:noWrap/>
            <w:vAlign w:val="bottom"/>
            <w:hideMark/>
          </w:tcPr>
          <w:p w14:paraId="33A8A8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686123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2.26</w:t>
            </w:r>
          </w:p>
        </w:tc>
        <w:tc>
          <w:tcPr>
            <w:tcW w:w="1020" w:type="dxa"/>
            <w:tcBorders>
              <w:top w:val="nil"/>
              <w:left w:val="nil"/>
              <w:bottom w:val="nil"/>
              <w:right w:val="nil"/>
            </w:tcBorders>
            <w:shd w:val="clear" w:color="auto" w:fill="auto"/>
            <w:noWrap/>
            <w:vAlign w:val="bottom"/>
            <w:hideMark/>
          </w:tcPr>
          <w:p w14:paraId="719914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2.12</w:t>
            </w:r>
          </w:p>
        </w:tc>
        <w:tc>
          <w:tcPr>
            <w:tcW w:w="1020" w:type="dxa"/>
            <w:tcBorders>
              <w:top w:val="nil"/>
              <w:left w:val="nil"/>
              <w:bottom w:val="nil"/>
              <w:right w:val="nil"/>
            </w:tcBorders>
            <w:shd w:val="clear" w:color="auto" w:fill="auto"/>
            <w:noWrap/>
            <w:vAlign w:val="bottom"/>
            <w:hideMark/>
          </w:tcPr>
          <w:p w14:paraId="18A3B9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2.42</w:t>
            </w:r>
          </w:p>
        </w:tc>
      </w:tr>
      <w:tr w:rsidR="00A5526B" w:rsidRPr="00B30C13" w14:paraId="5B4845AB" w14:textId="77777777" w:rsidTr="00A5526B">
        <w:trPr>
          <w:trHeight w:val="285"/>
        </w:trPr>
        <w:tc>
          <w:tcPr>
            <w:tcW w:w="1053" w:type="dxa"/>
            <w:tcBorders>
              <w:top w:val="nil"/>
              <w:left w:val="nil"/>
              <w:bottom w:val="nil"/>
              <w:right w:val="nil"/>
            </w:tcBorders>
            <w:shd w:val="clear" w:color="auto" w:fill="auto"/>
            <w:noWrap/>
            <w:vAlign w:val="bottom"/>
            <w:hideMark/>
          </w:tcPr>
          <w:p w14:paraId="090EE7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1BC641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w:t>
            </w:r>
          </w:p>
        </w:tc>
        <w:tc>
          <w:tcPr>
            <w:tcW w:w="1020" w:type="dxa"/>
            <w:tcBorders>
              <w:top w:val="nil"/>
              <w:left w:val="nil"/>
              <w:bottom w:val="nil"/>
              <w:right w:val="nil"/>
            </w:tcBorders>
            <w:shd w:val="clear" w:color="auto" w:fill="auto"/>
            <w:noWrap/>
            <w:vAlign w:val="bottom"/>
            <w:hideMark/>
          </w:tcPr>
          <w:p w14:paraId="1FD504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w:t>
            </w:r>
          </w:p>
        </w:tc>
        <w:tc>
          <w:tcPr>
            <w:tcW w:w="1020" w:type="dxa"/>
            <w:tcBorders>
              <w:top w:val="nil"/>
              <w:left w:val="nil"/>
              <w:bottom w:val="nil"/>
              <w:right w:val="nil"/>
            </w:tcBorders>
            <w:shd w:val="clear" w:color="auto" w:fill="auto"/>
            <w:noWrap/>
            <w:vAlign w:val="bottom"/>
            <w:hideMark/>
          </w:tcPr>
          <w:p w14:paraId="4A2A7E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w:t>
            </w:r>
          </w:p>
        </w:tc>
      </w:tr>
      <w:tr w:rsidR="00A5526B" w:rsidRPr="00B30C13" w14:paraId="6421DCED" w14:textId="77777777" w:rsidTr="00A5526B">
        <w:trPr>
          <w:trHeight w:val="285"/>
        </w:trPr>
        <w:tc>
          <w:tcPr>
            <w:tcW w:w="1053" w:type="dxa"/>
            <w:tcBorders>
              <w:top w:val="nil"/>
              <w:left w:val="nil"/>
              <w:bottom w:val="nil"/>
              <w:right w:val="nil"/>
            </w:tcBorders>
            <w:shd w:val="clear" w:color="auto" w:fill="auto"/>
            <w:noWrap/>
            <w:vAlign w:val="bottom"/>
            <w:hideMark/>
          </w:tcPr>
          <w:p w14:paraId="7EA59B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325A73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19C15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19F0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071A7A" w14:textId="77777777" w:rsidTr="00A5526B">
        <w:trPr>
          <w:trHeight w:val="285"/>
        </w:trPr>
        <w:tc>
          <w:tcPr>
            <w:tcW w:w="1053" w:type="dxa"/>
            <w:tcBorders>
              <w:top w:val="nil"/>
              <w:left w:val="nil"/>
              <w:bottom w:val="nil"/>
              <w:right w:val="nil"/>
            </w:tcBorders>
            <w:shd w:val="clear" w:color="auto" w:fill="auto"/>
            <w:noWrap/>
            <w:vAlign w:val="bottom"/>
            <w:hideMark/>
          </w:tcPr>
          <w:p w14:paraId="022553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6D051D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1.74</w:t>
            </w:r>
          </w:p>
        </w:tc>
        <w:tc>
          <w:tcPr>
            <w:tcW w:w="1020" w:type="dxa"/>
            <w:tcBorders>
              <w:top w:val="nil"/>
              <w:left w:val="nil"/>
              <w:bottom w:val="nil"/>
              <w:right w:val="nil"/>
            </w:tcBorders>
            <w:shd w:val="clear" w:color="auto" w:fill="auto"/>
            <w:noWrap/>
            <w:vAlign w:val="bottom"/>
            <w:hideMark/>
          </w:tcPr>
          <w:p w14:paraId="783D26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w:t>
            </w:r>
          </w:p>
        </w:tc>
        <w:tc>
          <w:tcPr>
            <w:tcW w:w="1020" w:type="dxa"/>
            <w:tcBorders>
              <w:top w:val="nil"/>
              <w:left w:val="nil"/>
              <w:bottom w:val="nil"/>
              <w:right w:val="nil"/>
            </w:tcBorders>
            <w:shd w:val="clear" w:color="auto" w:fill="auto"/>
            <w:noWrap/>
            <w:vAlign w:val="bottom"/>
            <w:hideMark/>
          </w:tcPr>
          <w:p w14:paraId="5CEFAE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1.90</w:t>
            </w:r>
          </w:p>
        </w:tc>
      </w:tr>
      <w:tr w:rsidR="00A5526B" w:rsidRPr="00B30C13" w14:paraId="5EA96AAB" w14:textId="77777777" w:rsidTr="00A5526B">
        <w:trPr>
          <w:trHeight w:val="285"/>
        </w:trPr>
        <w:tc>
          <w:tcPr>
            <w:tcW w:w="1053" w:type="dxa"/>
            <w:tcBorders>
              <w:top w:val="nil"/>
              <w:left w:val="nil"/>
              <w:bottom w:val="nil"/>
              <w:right w:val="nil"/>
            </w:tcBorders>
            <w:shd w:val="clear" w:color="auto" w:fill="auto"/>
            <w:noWrap/>
            <w:vAlign w:val="bottom"/>
            <w:hideMark/>
          </w:tcPr>
          <w:p w14:paraId="158FA5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42C5FC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2.11</w:t>
            </w:r>
          </w:p>
        </w:tc>
        <w:tc>
          <w:tcPr>
            <w:tcW w:w="1020" w:type="dxa"/>
            <w:tcBorders>
              <w:top w:val="nil"/>
              <w:left w:val="nil"/>
              <w:bottom w:val="nil"/>
              <w:right w:val="nil"/>
            </w:tcBorders>
            <w:shd w:val="clear" w:color="auto" w:fill="auto"/>
            <w:noWrap/>
            <w:vAlign w:val="bottom"/>
            <w:hideMark/>
          </w:tcPr>
          <w:p w14:paraId="4085D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w:t>
            </w:r>
          </w:p>
        </w:tc>
        <w:tc>
          <w:tcPr>
            <w:tcW w:w="1020" w:type="dxa"/>
            <w:tcBorders>
              <w:top w:val="nil"/>
              <w:left w:val="nil"/>
              <w:bottom w:val="nil"/>
              <w:right w:val="nil"/>
            </w:tcBorders>
            <w:shd w:val="clear" w:color="auto" w:fill="auto"/>
            <w:noWrap/>
            <w:vAlign w:val="bottom"/>
            <w:hideMark/>
          </w:tcPr>
          <w:p w14:paraId="6AC9E6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2.27</w:t>
            </w:r>
          </w:p>
        </w:tc>
      </w:tr>
      <w:tr w:rsidR="00A5526B" w:rsidRPr="00B30C13" w14:paraId="2652ED91" w14:textId="77777777" w:rsidTr="00A5526B">
        <w:trPr>
          <w:trHeight w:val="285"/>
        </w:trPr>
        <w:tc>
          <w:tcPr>
            <w:tcW w:w="1053" w:type="dxa"/>
            <w:tcBorders>
              <w:top w:val="nil"/>
              <w:left w:val="nil"/>
              <w:bottom w:val="nil"/>
              <w:right w:val="nil"/>
            </w:tcBorders>
            <w:shd w:val="clear" w:color="auto" w:fill="auto"/>
            <w:noWrap/>
            <w:vAlign w:val="bottom"/>
            <w:hideMark/>
          </w:tcPr>
          <w:p w14:paraId="246E14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2E16B3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F5AB2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6B419E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91C67BA" w14:textId="77777777" w:rsidTr="00A5526B">
        <w:trPr>
          <w:trHeight w:val="285"/>
        </w:trPr>
        <w:tc>
          <w:tcPr>
            <w:tcW w:w="1053" w:type="dxa"/>
            <w:tcBorders>
              <w:top w:val="nil"/>
              <w:left w:val="nil"/>
              <w:bottom w:val="nil"/>
              <w:right w:val="nil"/>
            </w:tcBorders>
            <w:shd w:val="clear" w:color="auto" w:fill="auto"/>
            <w:noWrap/>
            <w:vAlign w:val="bottom"/>
            <w:hideMark/>
          </w:tcPr>
          <w:p w14:paraId="567099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38ACB5E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CC51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5A37D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8706058" w14:textId="77777777" w:rsidTr="00A5526B">
        <w:trPr>
          <w:trHeight w:val="285"/>
        </w:trPr>
        <w:tc>
          <w:tcPr>
            <w:tcW w:w="1053" w:type="dxa"/>
            <w:tcBorders>
              <w:top w:val="nil"/>
              <w:left w:val="nil"/>
              <w:bottom w:val="nil"/>
              <w:right w:val="nil"/>
            </w:tcBorders>
            <w:shd w:val="clear" w:color="auto" w:fill="auto"/>
            <w:noWrap/>
            <w:vAlign w:val="bottom"/>
            <w:hideMark/>
          </w:tcPr>
          <w:p w14:paraId="61C42E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3E424FF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w:t>
            </w:r>
          </w:p>
        </w:tc>
        <w:tc>
          <w:tcPr>
            <w:tcW w:w="1020" w:type="dxa"/>
            <w:tcBorders>
              <w:top w:val="nil"/>
              <w:left w:val="nil"/>
              <w:bottom w:val="nil"/>
              <w:right w:val="nil"/>
            </w:tcBorders>
            <w:shd w:val="clear" w:color="auto" w:fill="auto"/>
            <w:noWrap/>
            <w:vAlign w:val="bottom"/>
            <w:hideMark/>
          </w:tcPr>
          <w:p w14:paraId="1102BD3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w:t>
            </w:r>
          </w:p>
        </w:tc>
        <w:tc>
          <w:tcPr>
            <w:tcW w:w="1020" w:type="dxa"/>
            <w:tcBorders>
              <w:top w:val="nil"/>
              <w:left w:val="nil"/>
              <w:bottom w:val="nil"/>
              <w:right w:val="nil"/>
            </w:tcBorders>
            <w:shd w:val="clear" w:color="auto" w:fill="auto"/>
            <w:noWrap/>
            <w:vAlign w:val="bottom"/>
            <w:hideMark/>
          </w:tcPr>
          <w:p w14:paraId="312235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w:t>
            </w:r>
          </w:p>
        </w:tc>
      </w:tr>
      <w:tr w:rsidR="00A5526B" w:rsidRPr="00B30C13" w14:paraId="7541AD8D" w14:textId="77777777" w:rsidTr="00A5526B">
        <w:trPr>
          <w:trHeight w:val="285"/>
        </w:trPr>
        <w:tc>
          <w:tcPr>
            <w:tcW w:w="1053" w:type="dxa"/>
            <w:tcBorders>
              <w:top w:val="nil"/>
              <w:left w:val="nil"/>
              <w:bottom w:val="nil"/>
              <w:right w:val="nil"/>
            </w:tcBorders>
            <w:shd w:val="clear" w:color="auto" w:fill="auto"/>
            <w:noWrap/>
            <w:vAlign w:val="bottom"/>
            <w:hideMark/>
          </w:tcPr>
          <w:p w14:paraId="5A2CD7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054C7B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2.03</w:t>
            </w:r>
          </w:p>
        </w:tc>
        <w:tc>
          <w:tcPr>
            <w:tcW w:w="1020" w:type="dxa"/>
            <w:tcBorders>
              <w:top w:val="nil"/>
              <w:left w:val="nil"/>
              <w:bottom w:val="nil"/>
              <w:right w:val="nil"/>
            </w:tcBorders>
            <w:shd w:val="clear" w:color="auto" w:fill="auto"/>
            <w:noWrap/>
            <w:vAlign w:val="bottom"/>
            <w:hideMark/>
          </w:tcPr>
          <w:p w14:paraId="6236C8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1.90</w:t>
            </w:r>
          </w:p>
        </w:tc>
        <w:tc>
          <w:tcPr>
            <w:tcW w:w="1020" w:type="dxa"/>
            <w:tcBorders>
              <w:top w:val="nil"/>
              <w:left w:val="nil"/>
              <w:bottom w:val="nil"/>
              <w:right w:val="nil"/>
            </w:tcBorders>
            <w:shd w:val="clear" w:color="auto" w:fill="auto"/>
            <w:noWrap/>
            <w:vAlign w:val="bottom"/>
            <w:hideMark/>
          </w:tcPr>
          <w:p w14:paraId="6AB322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2.16</w:t>
            </w:r>
          </w:p>
        </w:tc>
      </w:tr>
      <w:tr w:rsidR="00A5526B" w:rsidRPr="00B30C13" w14:paraId="3784D76B" w14:textId="77777777" w:rsidTr="00A5526B">
        <w:trPr>
          <w:trHeight w:val="285"/>
        </w:trPr>
        <w:tc>
          <w:tcPr>
            <w:tcW w:w="1053" w:type="dxa"/>
            <w:tcBorders>
              <w:top w:val="nil"/>
              <w:left w:val="nil"/>
              <w:bottom w:val="nil"/>
              <w:right w:val="nil"/>
            </w:tcBorders>
            <w:shd w:val="clear" w:color="auto" w:fill="auto"/>
            <w:noWrap/>
            <w:vAlign w:val="bottom"/>
            <w:hideMark/>
          </w:tcPr>
          <w:p w14:paraId="73ABDF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23B3A7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w:t>
            </w:r>
          </w:p>
        </w:tc>
        <w:tc>
          <w:tcPr>
            <w:tcW w:w="1020" w:type="dxa"/>
            <w:tcBorders>
              <w:top w:val="nil"/>
              <w:left w:val="nil"/>
              <w:bottom w:val="nil"/>
              <w:right w:val="nil"/>
            </w:tcBorders>
            <w:shd w:val="clear" w:color="auto" w:fill="auto"/>
            <w:noWrap/>
            <w:vAlign w:val="bottom"/>
            <w:hideMark/>
          </w:tcPr>
          <w:p w14:paraId="3E2944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w:t>
            </w:r>
          </w:p>
        </w:tc>
        <w:tc>
          <w:tcPr>
            <w:tcW w:w="1020" w:type="dxa"/>
            <w:tcBorders>
              <w:top w:val="nil"/>
              <w:left w:val="nil"/>
              <w:bottom w:val="nil"/>
              <w:right w:val="nil"/>
            </w:tcBorders>
            <w:shd w:val="clear" w:color="auto" w:fill="auto"/>
            <w:noWrap/>
            <w:vAlign w:val="bottom"/>
            <w:hideMark/>
          </w:tcPr>
          <w:p w14:paraId="502F09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w:t>
            </w:r>
          </w:p>
        </w:tc>
      </w:tr>
      <w:tr w:rsidR="00A5526B" w:rsidRPr="00B30C13" w14:paraId="1341F76B" w14:textId="77777777" w:rsidTr="00A5526B">
        <w:trPr>
          <w:trHeight w:val="285"/>
        </w:trPr>
        <w:tc>
          <w:tcPr>
            <w:tcW w:w="1053" w:type="dxa"/>
            <w:tcBorders>
              <w:top w:val="nil"/>
              <w:left w:val="nil"/>
              <w:bottom w:val="nil"/>
              <w:right w:val="nil"/>
            </w:tcBorders>
            <w:shd w:val="clear" w:color="auto" w:fill="auto"/>
            <w:noWrap/>
            <w:vAlign w:val="bottom"/>
            <w:hideMark/>
          </w:tcPr>
          <w:p w14:paraId="7E48F4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4FE3F0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w:t>
            </w:r>
          </w:p>
        </w:tc>
        <w:tc>
          <w:tcPr>
            <w:tcW w:w="1020" w:type="dxa"/>
            <w:tcBorders>
              <w:top w:val="nil"/>
              <w:left w:val="nil"/>
              <w:bottom w:val="nil"/>
              <w:right w:val="nil"/>
            </w:tcBorders>
            <w:shd w:val="clear" w:color="auto" w:fill="auto"/>
            <w:noWrap/>
            <w:vAlign w:val="bottom"/>
            <w:hideMark/>
          </w:tcPr>
          <w:p w14:paraId="7681E5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w:t>
            </w:r>
          </w:p>
        </w:tc>
        <w:tc>
          <w:tcPr>
            <w:tcW w:w="1020" w:type="dxa"/>
            <w:tcBorders>
              <w:top w:val="nil"/>
              <w:left w:val="nil"/>
              <w:bottom w:val="nil"/>
              <w:right w:val="nil"/>
            </w:tcBorders>
            <w:shd w:val="clear" w:color="auto" w:fill="auto"/>
            <w:noWrap/>
            <w:vAlign w:val="bottom"/>
            <w:hideMark/>
          </w:tcPr>
          <w:p w14:paraId="705BF7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w:t>
            </w:r>
          </w:p>
        </w:tc>
      </w:tr>
      <w:tr w:rsidR="00A5526B" w:rsidRPr="00B30C13" w14:paraId="1B094414" w14:textId="77777777" w:rsidTr="00A5526B">
        <w:trPr>
          <w:trHeight w:val="285"/>
        </w:trPr>
        <w:tc>
          <w:tcPr>
            <w:tcW w:w="1053" w:type="dxa"/>
            <w:tcBorders>
              <w:top w:val="nil"/>
              <w:left w:val="nil"/>
              <w:bottom w:val="nil"/>
              <w:right w:val="nil"/>
            </w:tcBorders>
            <w:shd w:val="clear" w:color="auto" w:fill="auto"/>
            <w:noWrap/>
            <w:vAlign w:val="bottom"/>
            <w:hideMark/>
          </w:tcPr>
          <w:p w14:paraId="64BD74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5330E7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w:t>
            </w:r>
          </w:p>
        </w:tc>
        <w:tc>
          <w:tcPr>
            <w:tcW w:w="1020" w:type="dxa"/>
            <w:tcBorders>
              <w:top w:val="nil"/>
              <w:left w:val="nil"/>
              <w:bottom w:val="nil"/>
              <w:right w:val="nil"/>
            </w:tcBorders>
            <w:shd w:val="clear" w:color="auto" w:fill="auto"/>
            <w:noWrap/>
            <w:vAlign w:val="bottom"/>
            <w:hideMark/>
          </w:tcPr>
          <w:p w14:paraId="163412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w:t>
            </w:r>
          </w:p>
        </w:tc>
        <w:tc>
          <w:tcPr>
            <w:tcW w:w="1020" w:type="dxa"/>
            <w:tcBorders>
              <w:top w:val="nil"/>
              <w:left w:val="nil"/>
              <w:bottom w:val="nil"/>
              <w:right w:val="nil"/>
            </w:tcBorders>
            <w:shd w:val="clear" w:color="auto" w:fill="auto"/>
            <w:noWrap/>
            <w:vAlign w:val="bottom"/>
            <w:hideMark/>
          </w:tcPr>
          <w:p w14:paraId="66BDD1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w:t>
            </w:r>
          </w:p>
        </w:tc>
      </w:tr>
      <w:tr w:rsidR="00A5526B" w:rsidRPr="00B30C13" w14:paraId="4728B218" w14:textId="77777777" w:rsidTr="00A5526B">
        <w:trPr>
          <w:trHeight w:val="285"/>
        </w:trPr>
        <w:tc>
          <w:tcPr>
            <w:tcW w:w="1053" w:type="dxa"/>
            <w:tcBorders>
              <w:top w:val="nil"/>
              <w:left w:val="nil"/>
              <w:bottom w:val="nil"/>
              <w:right w:val="nil"/>
            </w:tcBorders>
            <w:shd w:val="clear" w:color="auto" w:fill="auto"/>
            <w:noWrap/>
            <w:vAlign w:val="bottom"/>
            <w:hideMark/>
          </w:tcPr>
          <w:p w14:paraId="4D8565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119DFA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w:t>
            </w:r>
          </w:p>
        </w:tc>
        <w:tc>
          <w:tcPr>
            <w:tcW w:w="1020" w:type="dxa"/>
            <w:tcBorders>
              <w:top w:val="nil"/>
              <w:left w:val="nil"/>
              <w:bottom w:val="nil"/>
              <w:right w:val="nil"/>
            </w:tcBorders>
            <w:shd w:val="clear" w:color="auto" w:fill="auto"/>
            <w:noWrap/>
            <w:vAlign w:val="bottom"/>
            <w:hideMark/>
          </w:tcPr>
          <w:p w14:paraId="749B1D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w:t>
            </w:r>
          </w:p>
        </w:tc>
        <w:tc>
          <w:tcPr>
            <w:tcW w:w="1020" w:type="dxa"/>
            <w:tcBorders>
              <w:top w:val="nil"/>
              <w:left w:val="nil"/>
              <w:bottom w:val="nil"/>
              <w:right w:val="nil"/>
            </w:tcBorders>
            <w:shd w:val="clear" w:color="auto" w:fill="auto"/>
            <w:noWrap/>
            <w:vAlign w:val="bottom"/>
            <w:hideMark/>
          </w:tcPr>
          <w:p w14:paraId="7DC69A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w:t>
            </w:r>
          </w:p>
        </w:tc>
      </w:tr>
      <w:tr w:rsidR="00A5526B" w:rsidRPr="00B30C13" w14:paraId="5D56DB53" w14:textId="77777777" w:rsidTr="00A5526B">
        <w:trPr>
          <w:trHeight w:val="285"/>
        </w:trPr>
        <w:tc>
          <w:tcPr>
            <w:tcW w:w="1053" w:type="dxa"/>
            <w:tcBorders>
              <w:top w:val="nil"/>
              <w:left w:val="nil"/>
              <w:bottom w:val="nil"/>
              <w:right w:val="nil"/>
            </w:tcBorders>
            <w:shd w:val="clear" w:color="auto" w:fill="auto"/>
            <w:noWrap/>
            <w:vAlign w:val="bottom"/>
            <w:hideMark/>
          </w:tcPr>
          <w:p w14:paraId="7F4515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1845F8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w:t>
            </w:r>
          </w:p>
        </w:tc>
        <w:tc>
          <w:tcPr>
            <w:tcW w:w="1020" w:type="dxa"/>
            <w:tcBorders>
              <w:top w:val="nil"/>
              <w:left w:val="nil"/>
              <w:bottom w:val="nil"/>
              <w:right w:val="nil"/>
            </w:tcBorders>
            <w:shd w:val="clear" w:color="auto" w:fill="auto"/>
            <w:noWrap/>
            <w:vAlign w:val="bottom"/>
            <w:hideMark/>
          </w:tcPr>
          <w:p w14:paraId="4F5D2F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w:t>
            </w:r>
          </w:p>
        </w:tc>
        <w:tc>
          <w:tcPr>
            <w:tcW w:w="1020" w:type="dxa"/>
            <w:tcBorders>
              <w:top w:val="nil"/>
              <w:left w:val="nil"/>
              <w:bottom w:val="nil"/>
              <w:right w:val="nil"/>
            </w:tcBorders>
            <w:shd w:val="clear" w:color="auto" w:fill="auto"/>
            <w:noWrap/>
            <w:vAlign w:val="bottom"/>
            <w:hideMark/>
          </w:tcPr>
          <w:p w14:paraId="44E9ED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w:t>
            </w:r>
          </w:p>
        </w:tc>
      </w:tr>
      <w:tr w:rsidR="00A5526B" w:rsidRPr="00B30C13" w14:paraId="6C7AA8CE" w14:textId="77777777" w:rsidTr="00A5526B">
        <w:trPr>
          <w:trHeight w:val="285"/>
        </w:trPr>
        <w:tc>
          <w:tcPr>
            <w:tcW w:w="1053" w:type="dxa"/>
            <w:tcBorders>
              <w:top w:val="nil"/>
              <w:left w:val="nil"/>
              <w:bottom w:val="nil"/>
              <w:right w:val="nil"/>
            </w:tcBorders>
            <w:shd w:val="clear" w:color="auto" w:fill="auto"/>
            <w:noWrap/>
            <w:vAlign w:val="bottom"/>
            <w:hideMark/>
          </w:tcPr>
          <w:p w14:paraId="6828E7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0438A1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989FA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311E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E35EC1" w14:textId="77777777" w:rsidTr="00A5526B">
        <w:trPr>
          <w:trHeight w:val="285"/>
        </w:trPr>
        <w:tc>
          <w:tcPr>
            <w:tcW w:w="1053" w:type="dxa"/>
            <w:tcBorders>
              <w:top w:val="nil"/>
              <w:left w:val="nil"/>
              <w:bottom w:val="nil"/>
              <w:right w:val="nil"/>
            </w:tcBorders>
            <w:shd w:val="clear" w:color="auto" w:fill="auto"/>
            <w:noWrap/>
            <w:vAlign w:val="bottom"/>
            <w:hideMark/>
          </w:tcPr>
          <w:p w14:paraId="38AAC5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0A6676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w:t>
            </w:r>
          </w:p>
        </w:tc>
        <w:tc>
          <w:tcPr>
            <w:tcW w:w="1020" w:type="dxa"/>
            <w:tcBorders>
              <w:top w:val="nil"/>
              <w:left w:val="nil"/>
              <w:bottom w:val="nil"/>
              <w:right w:val="nil"/>
            </w:tcBorders>
            <w:shd w:val="clear" w:color="auto" w:fill="auto"/>
            <w:noWrap/>
            <w:vAlign w:val="bottom"/>
            <w:hideMark/>
          </w:tcPr>
          <w:p w14:paraId="17D5E6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w:t>
            </w:r>
          </w:p>
        </w:tc>
        <w:tc>
          <w:tcPr>
            <w:tcW w:w="1020" w:type="dxa"/>
            <w:tcBorders>
              <w:top w:val="nil"/>
              <w:left w:val="nil"/>
              <w:bottom w:val="nil"/>
              <w:right w:val="nil"/>
            </w:tcBorders>
            <w:shd w:val="clear" w:color="auto" w:fill="auto"/>
            <w:noWrap/>
            <w:vAlign w:val="bottom"/>
            <w:hideMark/>
          </w:tcPr>
          <w:p w14:paraId="03FB9D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w:t>
            </w:r>
          </w:p>
        </w:tc>
      </w:tr>
      <w:tr w:rsidR="00A5526B" w:rsidRPr="00B30C13" w14:paraId="19670552" w14:textId="77777777" w:rsidTr="00A5526B">
        <w:trPr>
          <w:trHeight w:val="285"/>
        </w:trPr>
        <w:tc>
          <w:tcPr>
            <w:tcW w:w="1053" w:type="dxa"/>
            <w:tcBorders>
              <w:top w:val="nil"/>
              <w:left w:val="nil"/>
              <w:bottom w:val="nil"/>
              <w:right w:val="nil"/>
            </w:tcBorders>
            <w:shd w:val="clear" w:color="auto" w:fill="auto"/>
            <w:noWrap/>
            <w:vAlign w:val="bottom"/>
            <w:hideMark/>
          </w:tcPr>
          <w:p w14:paraId="3BB6F2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7483B5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w:t>
            </w:r>
          </w:p>
        </w:tc>
        <w:tc>
          <w:tcPr>
            <w:tcW w:w="1020" w:type="dxa"/>
            <w:tcBorders>
              <w:top w:val="nil"/>
              <w:left w:val="nil"/>
              <w:bottom w:val="nil"/>
              <w:right w:val="nil"/>
            </w:tcBorders>
            <w:shd w:val="clear" w:color="auto" w:fill="auto"/>
            <w:noWrap/>
            <w:vAlign w:val="bottom"/>
            <w:hideMark/>
          </w:tcPr>
          <w:p w14:paraId="7BE759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w:t>
            </w:r>
          </w:p>
        </w:tc>
        <w:tc>
          <w:tcPr>
            <w:tcW w:w="1020" w:type="dxa"/>
            <w:tcBorders>
              <w:top w:val="nil"/>
              <w:left w:val="nil"/>
              <w:bottom w:val="nil"/>
              <w:right w:val="nil"/>
            </w:tcBorders>
            <w:shd w:val="clear" w:color="auto" w:fill="auto"/>
            <w:noWrap/>
            <w:vAlign w:val="bottom"/>
            <w:hideMark/>
          </w:tcPr>
          <w:p w14:paraId="756E09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w:t>
            </w:r>
          </w:p>
        </w:tc>
      </w:tr>
      <w:tr w:rsidR="00A5526B" w:rsidRPr="00B30C13" w14:paraId="7EAE8F14" w14:textId="77777777" w:rsidTr="00A5526B">
        <w:trPr>
          <w:trHeight w:val="285"/>
        </w:trPr>
        <w:tc>
          <w:tcPr>
            <w:tcW w:w="1053" w:type="dxa"/>
            <w:tcBorders>
              <w:top w:val="nil"/>
              <w:left w:val="nil"/>
              <w:bottom w:val="nil"/>
              <w:right w:val="nil"/>
            </w:tcBorders>
            <w:shd w:val="clear" w:color="auto" w:fill="auto"/>
            <w:noWrap/>
            <w:vAlign w:val="bottom"/>
            <w:hideMark/>
          </w:tcPr>
          <w:p w14:paraId="2043DF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66E1FA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w:t>
            </w:r>
          </w:p>
        </w:tc>
        <w:tc>
          <w:tcPr>
            <w:tcW w:w="1020" w:type="dxa"/>
            <w:tcBorders>
              <w:top w:val="nil"/>
              <w:left w:val="nil"/>
              <w:bottom w:val="nil"/>
              <w:right w:val="nil"/>
            </w:tcBorders>
            <w:shd w:val="clear" w:color="auto" w:fill="auto"/>
            <w:noWrap/>
            <w:vAlign w:val="bottom"/>
            <w:hideMark/>
          </w:tcPr>
          <w:p w14:paraId="0658D7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w:t>
            </w:r>
          </w:p>
        </w:tc>
        <w:tc>
          <w:tcPr>
            <w:tcW w:w="1020" w:type="dxa"/>
            <w:tcBorders>
              <w:top w:val="nil"/>
              <w:left w:val="nil"/>
              <w:bottom w:val="nil"/>
              <w:right w:val="nil"/>
            </w:tcBorders>
            <w:shd w:val="clear" w:color="auto" w:fill="auto"/>
            <w:noWrap/>
            <w:vAlign w:val="bottom"/>
            <w:hideMark/>
          </w:tcPr>
          <w:p w14:paraId="194171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w:t>
            </w:r>
          </w:p>
        </w:tc>
      </w:tr>
      <w:tr w:rsidR="00A5526B" w:rsidRPr="00B30C13" w14:paraId="1D18213A" w14:textId="77777777" w:rsidTr="00A5526B">
        <w:trPr>
          <w:trHeight w:val="285"/>
        </w:trPr>
        <w:tc>
          <w:tcPr>
            <w:tcW w:w="1053" w:type="dxa"/>
            <w:tcBorders>
              <w:top w:val="nil"/>
              <w:left w:val="nil"/>
              <w:bottom w:val="nil"/>
              <w:right w:val="nil"/>
            </w:tcBorders>
            <w:shd w:val="clear" w:color="auto" w:fill="auto"/>
            <w:noWrap/>
            <w:vAlign w:val="bottom"/>
            <w:hideMark/>
          </w:tcPr>
          <w:p w14:paraId="09B3F6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580210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w:t>
            </w:r>
          </w:p>
        </w:tc>
        <w:tc>
          <w:tcPr>
            <w:tcW w:w="1020" w:type="dxa"/>
            <w:tcBorders>
              <w:top w:val="nil"/>
              <w:left w:val="nil"/>
              <w:bottom w:val="nil"/>
              <w:right w:val="nil"/>
            </w:tcBorders>
            <w:shd w:val="clear" w:color="auto" w:fill="auto"/>
            <w:noWrap/>
            <w:vAlign w:val="bottom"/>
            <w:hideMark/>
          </w:tcPr>
          <w:p w14:paraId="623C71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w:t>
            </w:r>
          </w:p>
        </w:tc>
        <w:tc>
          <w:tcPr>
            <w:tcW w:w="1020" w:type="dxa"/>
            <w:tcBorders>
              <w:top w:val="nil"/>
              <w:left w:val="nil"/>
              <w:bottom w:val="nil"/>
              <w:right w:val="nil"/>
            </w:tcBorders>
            <w:shd w:val="clear" w:color="auto" w:fill="auto"/>
            <w:noWrap/>
            <w:vAlign w:val="bottom"/>
            <w:hideMark/>
          </w:tcPr>
          <w:p w14:paraId="43D352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w:t>
            </w:r>
          </w:p>
        </w:tc>
      </w:tr>
      <w:tr w:rsidR="00A5526B" w:rsidRPr="00B30C13" w14:paraId="2C9C4E78" w14:textId="77777777" w:rsidTr="00A5526B">
        <w:trPr>
          <w:trHeight w:val="285"/>
        </w:trPr>
        <w:tc>
          <w:tcPr>
            <w:tcW w:w="1053" w:type="dxa"/>
            <w:tcBorders>
              <w:top w:val="nil"/>
              <w:left w:val="nil"/>
              <w:bottom w:val="nil"/>
              <w:right w:val="nil"/>
            </w:tcBorders>
            <w:shd w:val="clear" w:color="auto" w:fill="auto"/>
            <w:noWrap/>
            <w:vAlign w:val="bottom"/>
            <w:hideMark/>
          </w:tcPr>
          <w:p w14:paraId="41BF68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670AFE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w:t>
            </w:r>
          </w:p>
        </w:tc>
        <w:tc>
          <w:tcPr>
            <w:tcW w:w="1020" w:type="dxa"/>
            <w:tcBorders>
              <w:top w:val="nil"/>
              <w:left w:val="nil"/>
              <w:bottom w:val="nil"/>
              <w:right w:val="nil"/>
            </w:tcBorders>
            <w:shd w:val="clear" w:color="auto" w:fill="auto"/>
            <w:noWrap/>
            <w:vAlign w:val="bottom"/>
            <w:hideMark/>
          </w:tcPr>
          <w:p w14:paraId="2BC4E6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w:t>
            </w:r>
          </w:p>
        </w:tc>
        <w:tc>
          <w:tcPr>
            <w:tcW w:w="1020" w:type="dxa"/>
            <w:tcBorders>
              <w:top w:val="nil"/>
              <w:left w:val="nil"/>
              <w:bottom w:val="nil"/>
              <w:right w:val="nil"/>
            </w:tcBorders>
            <w:shd w:val="clear" w:color="auto" w:fill="auto"/>
            <w:noWrap/>
            <w:vAlign w:val="bottom"/>
            <w:hideMark/>
          </w:tcPr>
          <w:p w14:paraId="3BBF15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w:t>
            </w:r>
          </w:p>
        </w:tc>
      </w:tr>
      <w:tr w:rsidR="00A5526B" w:rsidRPr="00B30C13" w14:paraId="440E5FDF" w14:textId="77777777" w:rsidTr="00A5526B">
        <w:trPr>
          <w:trHeight w:val="285"/>
        </w:trPr>
        <w:tc>
          <w:tcPr>
            <w:tcW w:w="1053" w:type="dxa"/>
            <w:tcBorders>
              <w:top w:val="nil"/>
              <w:left w:val="nil"/>
              <w:bottom w:val="nil"/>
              <w:right w:val="nil"/>
            </w:tcBorders>
            <w:shd w:val="clear" w:color="auto" w:fill="auto"/>
            <w:noWrap/>
            <w:vAlign w:val="bottom"/>
            <w:hideMark/>
          </w:tcPr>
          <w:p w14:paraId="037B13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23A35C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w:t>
            </w:r>
          </w:p>
        </w:tc>
        <w:tc>
          <w:tcPr>
            <w:tcW w:w="1020" w:type="dxa"/>
            <w:tcBorders>
              <w:top w:val="nil"/>
              <w:left w:val="nil"/>
              <w:bottom w:val="nil"/>
              <w:right w:val="nil"/>
            </w:tcBorders>
            <w:shd w:val="clear" w:color="auto" w:fill="auto"/>
            <w:noWrap/>
            <w:vAlign w:val="bottom"/>
            <w:hideMark/>
          </w:tcPr>
          <w:p w14:paraId="4D20D3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w:t>
            </w:r>
          </w:p>
        </w:tc>
        <w:tc>
          <w:tcPr>
            <w:tcW w:w="1020" w:type="dxa"/>
            <w:tcBorders>
              <w:top w:val="nil"/>
              <w:left w:val="nil"/>
              <w:bottom w:val="nil"/>
              <w:right w:val="nil"/>
            </w:tcBorders>
            <w:shd w:val="clear" w:color="auto" w:fill="auto"/>
            <w:noWrap/>
            <w:vAlign w:val="bottom"/>
            <w:hideMark/>
          </w:tcPr>
          <w:p w14:paraId="7F503B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w:t>
            </w:r>
          </w:p>
        </w:tc>
      </w:tr>
      <w:tr w:rsidR="00A5526B" w:rsidRPr="00B30C13" w14:paraId="1E448FCA" w14:textId="77777777" w:rsidTr="00A5526B">
        <w:trPr>
          <w:trHeight w:val="285"/>
        </w:trPr>
        <w:tc>
          <w:tcPr>
            <w:tcW w:w="1053" w:type="dxa"/>
            <w:tcBorders>
              <w:top w:val="nil"/>
              <w:left w:val="nil"/>
              <w:bottom w:val="nil"/>
              <w:right w:val="nil"/>
            </w:tcBorders>
            <w:shd w:val="clear" w:color="auto" w:fill="auto"/>
            <w:noWrap/>
            <w:vAlign w:val="bottom"/>
            <w:hideMark/>
          </w:tcPr>
          <w:p w14:paraId="7680C9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45D044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w:t>
            </w:r>
          </w:p>
        </w:tc>
        <w:tc>
          <w:tcPr>
            <w:tcW w:w="1020" w:type="dxa"/>
            <w:tcBorders>
              <w:top w:val="nil"/>
              <w:left w:val="nil"/>
              <w:bottom w:val="nil"/>
              <w:right w:val="nil"/>
            </w:tcBorders>
            <w:shd w:val="clear" w:color="auto" w:fill="auto"/>
            <w:noWrap/>
            <w:vAlign w:val="bottom"/>
            <w:hideMark/>
          </w:tcPr>
          <w:p w14:paraId="61D6FE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w:t>
            </w:r>
          </w:p>
        </w:tc>
        <w:tc>
          <w:tcPr>
            <w:tcW w:w="1020" w:type="dxa"/>
            <w:tcBorders>
              <w:top w:val="nil"/>
              <w:left w:val="nil"/>
              <w:bottom w:val="nil"/>
              <w:right w:val="nil"/>
            </w:tcBorders>
            <w:shd w:val="clear" w:color="auto" w:fill="auto"/>
            <w:noWrap/>
            <w:vAlign w:val="bottom"/>
            <w:hideMark/>
          </w:tcPr>
          <w:p w14:paraId="0FDFF8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w:t>
            </w:r>
          </w:p>
        </w:tc>
      </w:tr>
      <w:tr w:rsidR="00A5526B" w:rsidRPr="00B30C13" w14:paraId="07B6D119" w14:textId="77777777" w:rsidTr="00A5526B">
        <w:trPr>
          <w:trHeight w:val="285"/>
        </w:trPr>
        <w:tc>
          <w:tcPr>
            <w:tcW w:w="1053" w:type="dxa"/>
            <w:tcBorders>
              <w:top w:val="nil"/>
              <w:left w:val="nil"/>
              <w:bottom w:val="nil"/>
              <w:right w:val="nil"/>
            </w:tcBorders>
            <w:shd w:val="clear" w:color="auto" w:fill="auto"/>
            <w:noWrap/>
            <w:vAlign w:val="bottom"/>
            <w:hideMark/>
          </w:tcPr>
          <w:p w14:paraId="474D03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70905F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c>
          <w:tcPr>
            <w:tcW w:w="1020" w:type="dxa"/>
            <w:tcBorders>
              <w:top w:val="nil"/>
              <w:left w:val="nil"/>
              <w:bottom w:val="nil"/>
              <w:right w:val="nil"/>
            </w:tcBorders>
            <w:shd w:val="clear" w:color="auto" w:fill="auto"/>
            <w:noWrap/>
            <w:vAlign w:val="bottom"/>
            <w:hideMark/>
          </w:tcPr>
          <w:p w14:paraId="6DB047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c>
          <w:tcPr>
            <w:tcW w:w="1020" w:type="dxa"/>
            <w:tcBorders>
              <w:top w:val="nil"/>
              <w:left w:val="nil"/>
              <w:bottom w:val="nil"/>
              <w:right w:val="nil"/>
            </w:tcBorders>
            <w:shd w:val="clear" w:color="auto" w:fill="auto"/>
            <w:noWrap/>
            <w:vAlign w:val="bottom"/>
            <w:hideMark/>
          </w:tcPr>
          <w:p w14:paraId="1EC507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r>
      <w:tr w:rsidR="00A5526B" w:rsidRPr="00B30C13" w14:paraId="53E81504" w14:textId="77777777" w:rsidTr="00A5526B">
        <w:trPr>
          <w:trHeight w:val="285"/>
        </w:trPr>
        <w:tc>
          <w:tcPr>
            <w:tcW w:w="1053" w:type="dxa"/>
            <w:tcBorders>
              <w:top w:val="nil"/>
              <w:left w:val="nil"/>
              <w:bottom w:val="nil"/>
              <w:right w:val="nil"/>
            </w:tcBorders>
            <w:shd w:val="clear" w:color="auto" w:fill="auto"/>
            <w:noWrap/>
            <w:vAlign w:val="bottom"/>
            <w:hideMark/>
          </w:tcPr>
          <w:p w14:paraId="0B806C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58D5CB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w:t>
            </w:r>
          </w:p>
        </w:tc>
        <w:tc>
          <w:tcPr>
            <w:tcW w:w="1020" w:type="dxa"/>
            <w:tcBorders>
              <w:top w:val="nil"/>
              <w:left w:val="nil"/>
              <w:bottom w:val="nil"/>
              <w:right w:val="nil"/>
            </w:tcBorders>
            <w:shd w:val="clear" w:color="auto" w:fill="auto"/>
            <w:noWrap/>
            <w:vAlign w:val="bottom"/>
            <w:hideMark/>
          </w:tcPr>
          <w:p w14:paraId="1CFF8A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w:t>
            </w:r>
          </w:p>
        </w:tc>
        <w:tc>
          <w:tcPr>
            <w:tcW w:w="1020" w:type="dxa"/>
            <w:tcBorders>
              <w:top w:val="nil"/>
              <w:left w:val="nil"/>
              <w:bottom w:val="nil"/>
              <w:right w:val="nil"/>
            </w:tcBorders>
            <w:shd w:val="clear" w:color="auto" w:fill="auto"/>
            <w:noWrap/>
            <w:vAlign w:val="bottom"/>
            <w:hideMark/>
          </w:tcPr>
          <w:p w14:paraId="125EA4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w:t>
            </w:r>
          </w:p>
        </w:tc>
      </w:tr>
      <w:tr w:rsidR="00A5526B" w:rsidRPr="00B30C13" w14:paraId="252FACB3" w14:textId="77777777" w:rsidTr="00A5526B">
        <w:trPr>
          <w:trHeight w:val="285"/>
        </w:trPr>
        <w:tc>
          <w:tcPr>
            <w:tcW w:w="1053" w:type="dxa"/>
            <w:tcBorders>
              <w:top w:val="nil"/>
              <w:left w:val="nil"/>
              <w:bottom w:val="nil"/>
              <w:right w:val="nil"/>
            </w:tcBorders>
            <w:shd w:val="clear" w:color="auto" w:fill="auto"/>
            <w:noWrap/>
            <w:vAlign w:val="bottom"/>
            <w:hideMark/>
          </w:tcPr>
          <w:p w14:paraId="097B2D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557AE8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w:t>
            </w:r>
          </w:p>
        </w:tc>
        <w:tc>
          <w:tcPr>
            <w:tcW w:w="1020" w:type="dxa"/>
            <w:tcBorders>
              <w:top w:val="nil"/>
              <w:left w:val="nil"/>
              <w:bottom w:val="nil"/>
              <w:right w:val="nil"/>
            </w:tcBorders>
            <w:shd w:val="clear" w:color="auto" w:fill="auto"/>
            <w:noWrap/>
            <w:vAlign w:val="bottom"/>
            <w:hideMark/>
          </w:tcPr>
          <w:p w14:paraId="672C5A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w:t>
            </w:r>
          </w:p>
        </w:tc>
        <w:tc>
          <w:tcPr>
            <w:tcW w:w="1020" w:type="dxa"/>
            <w:tcBorders>
              <w:top w:val="nil"/>
              <w:left w:val="nil"/>
              <w:bottom w:val="nil"/>
              <w:right w:val="nil"/>
            </w:tcBorders>
            <w:shd w:val="clear" w:color="auto" w:fill="auto"/>
            <w:noWrap/>
            <w:vAlign w:val="bottom"/>
            <w:hideMark/>
          </w:tcPr>
          <w:p w14:paraId="2B9F9B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w:t>
            </w:r>
          </w:p>
        </w:tc>
      </w:tr>
      <w:tr w:rsidR="00A5526B" w:rsidRPr="00B30C13" w14:paraId="67125A2E" w14:textId="77777777" w:rsidTr="00A5526B">
        <w:trPr>
          <w:trHeight w:val="285"/>
        </w:trPr>
        <w:tc>
          <w:tcPr>
            <w:tcW w:w="1053" w:type="dxa"/>
            <w:tcBorders>
              <w:top w:val="nil"/>
              <w:left w:val="nil"/>
              <w:bottom w:val="nil"/>
              <w:right w:val="nil"/>
            </w:tcBorders>
            <w:shd w:val="clear" w:color="auto" w:fill="auto"/>
            <w:noWrap/>
            <w:vAlign w:val="bottom"/>
            <w:hideMark/>
          </w:tcPr>
          <w:p w14:paraId="310111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110BA6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w:t>
            </w:r>
          </w:p>
        </w:tc>
        <w:tc>
          <w:tcPr>
            <w:tcW w:w="1020" w:type="dxa"/>
            <w:tcBorders>
              <w:top w:val="nil"/>
              <w:left w:val="nil"/>
              <w:bottom w:val="nil"/>
              <w:right w:val="nil"/>
            </w:tcBorders>
            <w:shd w:val="clear" w:color="auto" w:fill="auto"/>
            <w:noWrap/>
            <w:vAlign w:val="bottom"/>
            <w:hideMark/>
          </w:tcPr>
          <w:p w14:paraId="0700E5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486508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r>
      <w:tr w:rsidR="00A5526B" w:rsidRPr="00B30C13" w14:paraId="11F7C838" w14:textId="77777777" w:rsidTr="00A5526B">
        <w:trPr>
          <w:trHeight w:val="285"/>
        </w:trPr>
        <w:tc>
          <w:tcPr>
            <w:tcW w:w="1053" w:type="dxa"/>
            <w:tcBorders>
              <w:top w:val="nil"/>
              <w:left w:val="nil"/>
              <w:bottom w:val="nil"/>
              <w:right w:val="nil"/>
            </w:tcBorders>
            <w:shd w:val="clear" w:color="auto" w:fill="auto"/>
            <w:noWrap/>
            <w:vAlign w:val="bottom"/>
            <w:hideMark/>
          </w:tcPr>
          <w:p w14:paraId="461A8A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0344F5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w:t>
            </w:r>
          </w:p>
        </w:tc>
        <w:tc>
          <w:tcPr>
            <w:tcW w:w="1020" w:type="dxa"/>
            <w:tcBorders>
              <w:top w:val="nil"/>
              <w:left w:val="nil"/>
              <w:bottom w:val="nil"/>
              <w:right w:val="nil"/>
            </w:tcBorders>
            <w:shd w:val="clear" w:color="auto" w:fill="auto"/>
            <w:noWrap/>
            <w:vAlign w:val="bottom"/>
            <w:hideMark/>
          </w:tcPr>
          <w:p w14:paraId="0799F6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38939C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w:t>
            </w:r>
          </w:p>
        </w:tc>
      </w:tr>
      <w:tr w:rsidR="00A5526B" w:rsidRPr="00B30C13" w14:paraId="068D1A1F" w14:textId="77777777" w:rsidTr="00A5526B">
        <w:trPr>
          <w:trHeight w:val="285"/>
        </w:trPr>
        <w:tc>
          <w:tcPr>
            <w:tcW w:w="1053" w:type="dxa"/>
            <w:tcBorders>
              <w:top w:val="nil"/>
              <w:left w:val="nil"/>
              <w:bottom w:val="nil"/>
              <w:right w:val="nil"/>
            </w:tcBorders>
            <w:shd w:val="clear" w:color="auto" w:fill="auto"/>
            <w:noWrap/>
            <w:vAlign w:val="bottom"/>
            <w:hideMark/>
          </w:tcPr>
          <w:p w14:paraId="69C8C3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55F7E7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w:t>
            </w:r>
          </w:p>
        </w:tc>
        <w:tc>
          <w:tcPr>
            <w:tcW w:w="1020" w:type="dxa"/>
            <w:tcBorders>
              <w:top w:val="nil"/>
              <w:left w:val="nil"/>
              <w:bottom w:val="nil"/>
              <w:right w:val="nil"/>
            </w:tcBorders>
            <w:shd w:val="clear" w:color="auto" w:fill="auto"/>
            <w:noWrap/>
            <w:vAlign w:val="bottom"/>
            <w:hideMark/>
          </w:tcPr>
          <w:p w14:paraId="226639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w:t>
            </w:r>
          </w:p>
        </w:tc>
        <w:tc>
          <w:tcPr>
            <w:tcW w:w="1020" w:type="dxa"/>
            <w:tcBorders>
              <w:top w:val="nil"/>
              <w:left w:val="nil"/>
              <w:bottom w:val="nil"/>
              <w:right w:val="nil"/>
            </w:tcBorders>
            <w:shd w:val="clear" w:color="auto" w:fill="auto"/>
            <w:noWrap/>
            <w:vAlign w:val="bottom"/>
            <w:hideMark/>
          </w:tcPr>
          <w:p w14:paraId="46C174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w:t>
            </w:r>
          </w:p>
        </w:tc>
      </w:tr>
      <w:tr w:rsidR="00A5526B" w:rsidRPr="00B30C13" w14:paraId="4453D5FA" w14:textId="77777777" w:rsidTr="00A5526B">
        <w:trPr>
          <w:trHeight w:val="285"/>
        </w:trPr>
        <w:tc>
          <w:tcPr>
            <w:tcW w:w="1053" w:type="dxa"/>
            <w:tcBorders>
              <w:top w:val="nil"/>
              <w:left w:val="nil"/>
              <w:bottom w:val="nil"/>
              <w:right w:val="nil"/>
            </w:tcBorders>
            <w:shd w:val="clear" w:color="auto" w:fill="auto"/>
            <w:noWrap/>
            <w:vAlign w:val="bottom"/>
            <w:hideMark/>
          </w:tcPr>
          <w:p w14:paraId="6E2FC8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3A1CEA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w:t>
            </w:r>
          </w:p>
        </w:tc>
        <w:tc>
          <w:tcPr>
            <w:tcW w:w="1020" w:type="dxa"/>
            <w:tcBorders>
              <w:top w:val="nil"/>
              <w:left w:val="nil"/>
              <w:bottom w:val="nil"/>
              <w:right w:val="nil"/>
            </w:tcBorders>
            <w:shd w:val="clear" w:color="auto" w:fill="auto"/>
            <w:noWrap/>
            <w:vAlign w:val="bottom"/>
            <w:hideMark/>
          </w:tcPr>
          <w:p w14:paraId="026ACA2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w:t>
            </w:r>
          </w:p>
        </w:tc>
        <w:tc>
          <w:tcPr>
            <w:tcW w:w="1020" w:type="dxa"/>
            <w:tcBorders>
              <w:top w:val="nil"/>
              <w:left w:val="nil"/>
              <w:bottom w:val="nil"/>
              <w:right w:val="nil"/>
            </w:tcBorders>
            <w:shd w:val="clear" w:color="auto" w:fill="auto"/>
            <w:noWrap/>
            <w:vAlign w:val="bottom"/>
            <w:hideMark/>
          </w:tcPr>
          <w:p w14:paraId="55DAC2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w:t>
            </w:r>
          </w:p>
        </w:tc>
      </w:tr>
      <w:tr w:rsidR="00A5526B" w:rsidRPr="00B30C13" w14:paraId="0B988988" w14:textId="77777777" w:rsidTr="00A5526B">
        <w:trPr>
          <w:trHeight w:val="285"/>
        </w:trPr>
        <w:tc>
          <w:tcPr>
            <w:tcW w:w="1053" w:type="dxa"/>
            <w:tcBorders>
              <w:top w:val="nil"/>
              <w:left w:val="nil"/>
              <w:bottom w:val="nil"/>
              <w:right w:val="nil"/>
            </w:tcBorders>
            <w:shd w:val="clear" w:color="auto" w:fill="auto"/>
            <w:noWrap/>
            <w:vAlign w:val="bottom"/>
            <w:hideMark/>
          </w:tcPr>
          <w:p w14:paraId="5F44B3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69A56E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c>
          <w:tcPr>
            <w:tcW w:w="1020" w:type="dxa"/>
            <w:tcBorders>
              <w:top w:val="nil"/>
              <w:left w:val="nil"/>
              <w:bottom w:val="nil"/>
              <w:right w:val="nil"/>
            </w:tcBorders>
            <w:shd w:val="clear" w:color="auto" w:fill="auto"/>
            <w:noWrap/>
            <w:vAlign w:val="bottom"/>
            <w:hideMark/>
          </w:tcPr>
          <w:p w14:paraId="0A9EBC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w:t>
            </w:r>
          </w:p>
        </w:tc>
        <w:tc>
          <w:tcPr>
            <w:tcW w:w="1020" w:type="dxa"/>
            <w:tcBorders>
              <w:top w:val="nil"/>
              <w:left w:val="nil"/>
              <w:bottom w:val="nil"/>
              <w:right w:val="nil"/>
            </w:tcBorders>
            <w:shd w:val="clear" w:color="auto" w:fill="auto"/>
            <w:noWrap/>
            <w:vAlign w:val="bottom"/>
            <w:hideMark/>
          </w:tcPr>
          <w:p w14:paraId="06C340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w:t>
            </w:r>
          </w:p>
        </w:tc>
      </w:tr>
      <w:tr w:rsidR="00A5526B" w:rsidRPr="00B30C13" w14:paraId="490A017F" w14:textId="77777777" w:rsidTr="00A5526B">
        <w:trPr>
          <w:trHeight w:val="285"/>
        </w:trPr>
        <w:tc>
          <w:tcPr>
            <w:tcW w:w="1053" w:type="dxa"/>
            <w:tcBorders>
              <w:top w:val="nil"/>
              <w:left w:val="nil"/>
              <w:bottom w:val="nil"/>
              <w:right w:val="nil"/>
            </w:tcBorders>
            <w:shd w:val="clear" w:color="auto" w:fill="auto"/>
            <w:noWrap/>
            <w:vAlign w:val="bottom"/>
            <w:hideMark/>
          </w:tcPr>
          <w:p w14:paraId="75E0D0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4CA0B5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5E1D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9E82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FCA8BA1" w14:textId="77777777" w:rsidTr="00A5526B">
        <w:trPr>
          <w:trHeight w:val="285"/>
        </w:trPr>
        <w:tc>
          <w:tcPr>
            <w:tcW w:w="1053" w:type="dxa"/>
            <w:tcBorders>
              <w:top w:val="nil"/>
              <w:left w:val="nil"/>
              <w:bottom w:val="nil"/>
              <w:right w:val="nil"/>
            </w:tcBorders>
            <w:shd w:val="clear" w:color="auto" w:fill="auto"/>
            <w:noWrap/>
            <w:vAlign w:val="bottom"/>
            <w:hideMark/>
          </w:tcPr>
          <w:p w14:paraId="1FE83C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2B65F2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c>
          <w:tcPr>
            <w:tcW w:w="1020" w:type="dxa"/>
            <w:tcBorders>
              <w:top w:val="nil"/>
              <w:left w:val="nil"/>
              <w:bottom w:val="nil"/>
              <w:right w:val="nil"/>
            </w:tcBorders>
            <w:shd w:val="clear" w:color="auto" w:fill="auto"/>
            <w:noWrap/>
            <w:vAlign w:val="bottom"/>
            <w:hideMark/>
          </w:tcPr>
          <w:p w14:paraId="011EEA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w:t>
            </w:r>
          </w:p>
        </w:tc>
        <w:tc>
          <w:tcPr>
            <w:tcW w:w="1020" w:type="dxa"/>
            <w:tcBorders>
              <w:top w:val="nil"/>
              <w:left w:val="nil"/>
              <w:bottom w:val="nil"/>
              <w:right w:val="nil"/>
            </w:tcBorders>
            <w:shd w:val="clear" w:color="auto" w:fill="auto"/>
            <w:noWrap/>
            <w:vAlign w:val="bottom"/>
            <w:hideMark/>
          </w:tcPr>
          <w:p w14:paraId="1A216F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w:t>
            </w:r>
          </w:p>
        </w:tc>
      </w:tr>
      <w:tr w:rsidR="00A5526B" w:rsidRPr="00B30C13" w14:paraId="65201740" w14:textId="77777777" w:rsidTr="00A5526B">
        <w:trPr>
          <w:trHeight w:val="285"/>
        </w:trPr>
        <w:tc>
          <w:tcPr>
            <w:tcW w:w="1053" w:type="dxa"/>
            <w:tcBorders>
              <w:top w:val="nil"/>
              <w:left w:val="nil"/>
              <w:bottom w:val="nil"/>
              <w:right w:val="nil"/>
            </w:tcBorders>
            <w:shd w:val="clear" w:color="auto" w:fill="auto"/>
            <w:noWrap/>
            <w:vAlign w:val="bottom"/>
            <w:hideMark/>
          </w:tcPr>
          <w:p w14:paraId="685B46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109AC5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w:t>
            </w:r>
          </w:p>
        </w:tc>
        <w:tc>
          <w:tcPr>
            <w:tcW w:w="1020" w:type="dxa"/>
            <w:tcBorders>
              <w:top w:val="nil"/>
              <w:left w:val="nil"/>
              <w:bottom w:val="nil"/>
              <w:right w:val="nil"/>
            </w:tcBorders>
            <w:shd w:val="clear" w:color="auto" w:fill="auto"/>
            <w:noWrap/>
            <w:vAlign w:val="bottom"/>
            <w:hideMark/>
          </w:tcPr>
          <w:p w14:paraId="1C9FB1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w:t>
            </w:r>
          </w:p>
        </w:tc>
        <w:tc>
          <w:tcPr>
            <w:tcW w:w="1020" w:type="dxa"/>
            <w:tcBorders>
              <w:top w:val="nil"/>
              <w:left w:val="nil"/>
              <w:bottom w:val="nil"/>
              <w:right w:val="nil"/>
            </w:tcBorders>
            <w:shd w:val="clear" w:color="auto" w:fill="auto"/>
            <w:noWrap/>
            <w:vAlign w:val="bottom"/>
            <w:hideMark/>
          </w:tcPr>
          <w:p w14:paraId="356E57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w:t>
            </w:r>
          </w:p>
        </w:tc>
      </w:tr>
      <w:tr w:rsidR="00A5526B" w:rsidRPr="00B30C13" w14:paraId="55B260CF" w14:textId="77777777" w:rsidTr="00A5526B">
        <w:trPr>
          <w:trHeight w:val="285"/>
        </w:trPr>
        <w:tc>
          <w:tcPr>
            <w:tcW w:w="1053" w:type="dxa"/>
            <w:tcBorders>
              <w:top w:val="nil"/>
              <w:left w:val="nil"/>
              <w:bottom w:val="nil"/>
              <w:right w:val="nil"/>
            </w:tcBorders>
            <w:shd w:val="clear" w:color="auto" w:fill="auto"/>
            <w:noWrap/>
            <w:vAlign w:val="bottom"/>
            <w:hideMark/>
          </w:tcPr>
          <w:p w14:paraId="1B28EA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0BADEC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w:t>
            </w:r>
          </w:p>
        </w:tc>
        <w:tc>
          <w:tcPr>
            <w:tcW w:w="1020" w:type="dxa"/>
            <w:tcBorders>
              <w:top w:val="nil"/>
              <w:left w:val="nil"/>
              <w:bottom w:val="nil"/>
              <w:right w:val="nil"/>
            </w:tcBorders>
            <w:shd w:val="clear" w:color="auto" w:fill="auto"/>
            <w:noWrap/>
            <w:vAlign w:val="bottom"/>
            <w:hideMark/>
          </w:tcPr>
          <w:p w14:paraId="2A450D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w:t>
            </w:r>
          </w:p>
        </w:tc>
        <w:tc>
          <w:tcPr>
            <w:tcW w:w="1020" w:type="dxa"/>
            <w:tcBorders>
              <w:top w:val="nil"/>
              <w:left w:val="nil"/>
              <w:bottom w:val="nil"/>
              <w:right w:val="nil"/>
            </w:tcBorders>
            <w:shd w:val="clear" w:color="auto" w:fill="auto"/>
            <w:noWrap/>
            <w:vAlign w:val="bottom"/>
            <w:hideMark/>
          </w:tcPr>
          <w:p w14:paraId="363621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r>
      <w:tr w:rsidR="00A5526B" w:rsidRPr="00B30C13" w14:paraId="6E9BBB05" w14:textId="77777777" w:rsidTr="00A5526B">
        <w:trPr>
          <w:trHeight w:val="285"/>
        </w:trPr>
        <w:tc>
          <w:tcPr>
            <w:tcW w:w="1053" w:type="dxa"/>
            <w:tcBorders>
              <w:top w:val="nil"/>
              <w:left w:val="nil"/>
              <w:bottom w:val="nil"/>
              <w:right w:val="nil"/>
            </w:tcBorders>
            <w:shd w:val="clear" w:color="auto" w:fill="auto"/>
            <w:noWrap/>
            <w:vAlign w:val="bottom"/>
            <w:hideMark/>
          </w:tcPr>
          <w:p w14:paraId="3738DA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1B2A64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w:t>
            </w:r>
          </w:p>
        </w:tc>
        <w:tc>
          <w:tcPr>
            <w:tcW w:w="1020" w:type="dxa"/>
            <w:tcBorders>
              <w:top w:val="nil"/>
              <w:left w:val="nil"/>
              <w:bottom w:val="nil"/>
              <w:right w:val="nil"/>
            </w:tcBorders>
            <w:shd w:val="clear" w:color="auto" w:fill="auto"/>
            <w:noWrap/>
            <w:vAlign w:val="bottom"/>
            <w:hideMark/>
          </w:tcPr>
          <w:p w14:paraId="44618F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w:t>
            </w:r>
          </w:p>
        </w:tc>
        <w:tc>
          <w:tcPr>
            <w:tcW w:w="1020" w:type="dxa"/>
            <w:tcBorders>
              <w:top w:val="nil"/>
              <w:left w:val="nil"/>
              <w:bottom w:val="nil"/>
              <w:right w:val="nil"/>
            </w:tcBorders>
            <w:shd w:val="clear" w:color="auto" w:fill="auto"/>
            <w:noWrap/>
            <w:vAlign w:val="bottom"/>
            <w:hideMark/>
          </w:tcPr>
          <w:p w14:paraId="6DC661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r>
      <w:tr w:rsidR="00A5526B" w:rsidRPr="00B30C13" w14:paraId="404D9830" w14:textId="77777777" w:rsidTr="00A5526B">
        <w:trPr>
          <w:trHeight w:val="285"/>
        </w:trPr>
        <w:tc>
          <w:tcPr>
            <w:tcW w:w="1053" w:type="dxa"/>
            <w:tcBorders>
              <w:top w:val="nil"/>
              <w:left w:val="nil"/>
              <w:bottom w:val="nil"/>
              <w:right w:val="nil"/>
            </w:tcBorders>
            <w:shd w:val="clear" w:color="auto" w:fill="auto"/>
            <w:noWrap/>
            <w:vAlign w:val="bottom"/>
            <w:hideMark/>
          </w:tcPr>
          <w:p w14:paraId="676299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4CB0C9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w:t>
            </w:r>
          </w:p>
        </w:tc>
        <w:tc>
          <w:tcPr>
            <w:tcW w:w="1020" w:type="dxa"/>
            <w:tcBorders>
              <w:top w:val="nil"/>
              <w:left w:val="nil"/>
              <w:bottom w:val="nil"/>
              <w:right w:val="nil"/>
            </w:tcBorders>
            <w:shd w:val="clear" w:color="auto" w:fill="auto"/>
            <w:noWrap/>
            <w:vAlign w:val="bottom"/>
            <w:hideMark/>
          </w:tcPr>
          <w:p w14:paraId="35270F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3692FF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w:t>
            </w:r>
          </w:p>
        </w:tc>
      </w:tr>
      <w:tr w:rsidR="00A5526B" w:rsidRPr="00B30C13" w14:paraId="5442A4AE" w14:textId="77777777" w:rsidTr="00A5526B">
        <w:trPr>
          <w:trHeight w:val="285"/>
        </w:trPr>
        <w:tc>
          <w:tcPr>
            <w:tcW w:w="1053" w:type="dxa"/>
            <w:tcBorders>
              <w:top w:val="nil"/>
              <w:left w:val="nil"/>
              <w:bottom w:val="nil"/>
              <w:right w:val="nil"/>
            </w:tcBorders>
            <w:shd w:val="clear" w:color="auto" w:fill="auto"/>
            <w:noWrap/>
            <w:vAlign w:val="bottom"/>
            <w:hideMark/>
          </w:tcPr>
          <w:p w14:paraId="7BD446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19A446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w:t>
            </w:r>
          </w:p>
        </w:tc>
        <w:tc>
          <w:tcPr>
            <w:tcW w:w="1020" w:type="dxa"/>
            <w:tcBorders>
              <w:top w:val="nil"/>
              <w:left w:val="nil"/>
              <w:bottom w:val="nil"/>
              <w:right w:val="nil"/>
            </w:tcBorders>
            <w:shd w:val="clear" w:color="auto" w:fill="auto"/>
            <w:noWrap/>
            <w:vAlign w:val="bottom"/>
            <w:hideMark/>
          </w:tcPr>
          <w:p w14:paraId="4E3BFD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c>
          <w:tcPr>
            <w:tcW w:w="1020" w:type="dxa"/>
            <w:tcBorders>
              <w:top w:val="nil"/>
              <w:left w:val="nil"/>
              <w:bottom w:val="nil"/>
              <w:right w:val="nil"/>
            </w:tcBorders>
            <w:shd w:val="clear" w:color="auto" w:fill="auto"/>
            <w:noWrap/>
            <w:vAlign w:val="bottom"/>
            <w:hideMark/>
          </w:tcPr>
          <w:p w14:paraId="6E8A8C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w:t>
            </w:r>
          </w:p>
        </w:tc>
      </w:tr>
      <w:tr w:rsidR="00A5526B" w:rsidRPr="00B30C13" w14:paraId="1B8C8C6D" w14:textId="77777777" w:rsidTr="00A5526B">
        <w:trPr>
          <w:trHeight w:val="285"/>
        </w:trPr>
        <w:tc>
          <w:tcPr>
            <w:tcW w:w="1053" w:type="dxa"/>
            <w:tcBorders>
              <w:top w:val="nil"/>
              <w:left w:val="nil"/>
              <w:bottom w:val="nil"/>
              <w:right w:val="nil"/>
            </w:tcBorders>
            <w:shd w:val="clear" w:color="auto" w:fill="auto"/>
            <w:noWrap/>
            <w:vAlign w:val="bottom"/>
            <w:hideMark/>
          </w:tcPr>
          <w:p w14:paraId="1BB482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76EFDF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0.39</w:t>
            </w:r>
          </w:p>
        </w:tc>
        <w:tc>
          <w:tcPr>
            <w:tcW w:w="1020" w:type="dxa"/>
            <w:tcBorders>
              <w:top w:val="nil"/>
              <w:left w:val="nil"/>
              <w:bottom w:val="nil"/>
              <w:right w:val="nil"/>
            </w:tcBorders>
            <w:shd w:val="clear" w:color="auto" w:fill="auto"/>
            <w:noWrap/>
            <w:vAlign w:val="bottom"/>
            <w:hideMark/>
          </w:tcPr>
          <w:p w14:paraId="6B6143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0.35</w:t>
            </w:r>
          </w:p>
        </w:tc>
        <w:tc>
          <w:tcPr>
            <w:tcW w:w="1020" w:type="dxa"/>
            <w:tcBorders>
              <w:top w:val="nil"/>
              <w:left w:val="nil"/>
              <w:bottom w:val="nil"/>
              <w:right w:val="nil"/>
            </w:tcBorders>
            <w:shd w:val="clear" w:color="auto" w:fill="auto"/>
            <w:noWrap/>
            <w:vAlign w:val="bottom"/>
            <w:hideMark/>
          </w:tcPr>
          <w:p w14:paraId="0D694B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r>
      <w:tr w:rsidR="00A5526B" w:rsidRPr="00B30C13" w14:paraId="43F6ABA1" w14:textId="77777777" w:rsidTr="00A5526B">
        <w:trPr>
          <w:trHeight w:val="285"/>
        </w:trPr>
        <w:tc>
          <w:tcPr>
            <w:tcW w:w="1053" w:type="dxa"/>
            <w:tcBorders>
              <w:top w:val="nil"/>
              <w:left w:val="nil"/>
              <w:bottom w:val="nil"/>
              <w:right w:val="nil"/>
            </w:tcBorders>
            <w:shd w:val="clear" w:color="auto" w:fill="auto"/>
            <w:noWrap/>
            <w:vAlign w:val="bottom"/>
            <w:hideMark/>
          </w:tcPr>
          <w:p w14:paraId="79F3EC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1DC46EC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3DA630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1670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45936F2" w14:textId="77777777" w:rsidTr="00A5526B">
        <w:trPr>
          <w:trHeight w:val="285"/>
        </w:trPr>
        <w:tc>
          <w:tcPr>
            <w:tcW w:w="1053" w:type="dxa"/>
            <w:tcBorders>
              <w:top w:val="nil"/>
              <w:left w:val="nil"/>
              <w:bottom w:val="nil"/>
              <w:right w:val="nil"/>
            </w:tcBorders>
            <w:shd w:val="clear" w:color="auto" w:fill="auto"/>
            <w:noWrap/>
            <w:vAlign w:val="bottom"/>
            <w:hideMark/>
          </w:tcPr>
          <w:p w14:paraId="69232B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0549FD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w:t>
            </w:r>
          </w:p>
        </w:tc>
        <w:tc>
          <w:tcPr>
            <w:tcW w:w="1020" w:type="dxa"/>
            <w:tcBorders>
              <w:top w:val="nil"/>
              <w:left w:val="nil"/>
              <w:bottom w:val="nil"/>
              <w:right w:val="nil"/>
            </w:tcBorders>
            <w:shd w:val="clear" w:color="auto" w:fill="auto"/>
            <w:noWrap/>
            <w:vAlign w:val="bottom"/>
            <w:hideMark/>
          </w:tcPr>
          <w:p w14:paraId="0298F7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w:t>
            </w:r>
          </w:p>
        </w:tc>
        <w:tc>
          <w:tcPr>
            <w:tcW w:w="1020" w:type="dxa"/>
            <w:tcBorders>
              <w:top w:val="nil"/>
              <w:left w:val="nil"/>
              <w:bottom w:val="nil"/>
              <w:right w:val="nil"/>
            </w:tcBorders>
            <w:shd w:val="clear" w:color="auto" w:fill="auto"/>
            <w:noWrap/>
            <w:vAlign w:val="bottom"/>
            <w:hideMark/>
          </w:tcPr>
          <w:p w14:paraId="41527B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w:t>
            </w:r>
          </w:p>
        </w:tc>
      </w:tr>
      <w:tr w:rsidR="00A5526B" w:rsidRPr="00B30C13" w14:paraId="216CF093" w14:textId="77777777" w:rsidTr="00A5526B">
        <w:trPr>
          <w:trHeight w:val="285"/>
        </w:trPr>
        <w:tc>
          <w:tcPr>
            <w:tcW w:w="1053" w:type="dxa"/>
            <w:tcBorders>
              <w:top w:val="nil"/>
              <w:left w:val="nil"/>
              <w:bottom w:val="nil"/>
              <w:right w:val="nil"/>
            </w:tcBorders>
            <w:shd w:val="clear" w:color="auto" w:fill="auto"/>
            <w:noWrap/>
            <w:vAlign w:val="bottom"/>
            <w:hideMark/>
          </w:tcPr>
          <w:p w14:paraId="3D9DB1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659D9F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c>
          <w:tcPr>
            <w:tcW w:w="1020" w:type="dxa"/>
            <w:tcBorders>
              <w:top w:val="nil"/>
              <w:left w:val="nil"/>
              <w:bottom w:val="nil"/>
              <w:right w:val="nil"/>
            </w:tcBorders>
            <w:shd w:val="clear" w:color="auto" w:fill="auto"/>
            <w:noWrap/>
            <w:vAlign w:val="bottom"/>
            <w:hideMark/>
          </w:tcPr>
          <w:p w14:paraId="6AF44E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0.48</w:t>
            </w:r>
          </w:p>
        </w:tc>
        <w:tc>
          <w:tcPr>
            <w:tcW w:w="1020" w:type="dxa"/>
            <w:tcBorders>
              <w:top w:val="nil"/>
              <w:left w:val="nil"/>
              <w:bottom w:val="nil"/>
              <w:right w:val="nil"/>
            </w:tcBorders>
            <w:shd w:val="clear" w:color="auto" w:fill="auto"/>
            <w:noWrap/>
            <w:vAlign w:val="bottom"/>
            <w:hideMark/>
          </w:tcPr>
          <w:p w14:paraId="3962E1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w:t>
            </w:r>
          </w:p>
        </w:tc>
      </w:tr>
      <w:tr w:rsidR="00A5526B" w:rsidRPr="00B30C13" w14:paraId="758E0EE0" w14:textId="77777777" w:rsidTr="00A5526B">
        <w:trPr>
          <w:trHeight w:val="285"/>
        </w:trPr>
        <w:tc>
          <w:tcPr>
            <w:tcW w:w="1053" w:type="dxa"/>
            <w:tcBorders>
              <w:top w:val="nil"/>
              <w:left w:val="nil"/>
              <w:bottom w:val="nil"/>
              <w:right w:val="nil"/>
            </w:tcBorders>
            <w:shd w:val="clear" w:color="auto" w:fill="auto"/>
            <w:noWrap/>
            <w:vAlign w:val="bottom"/>
            <w:hideMark/>
          </w:tcPr>
          <w:p w14:paraId="6B5602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5DBB41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0.33</w:t>
            </w:r>
          </w:p>
        </w:tc>
        <w:tc>
          <w:tcPr>
            <w:tcW w:w="1020" w:type="dxa"/>
            <w:tcBorders>
              <w:top w:val="nil"/>
              <w:left w:val="nil"/>
              <w:bottom w:val="nil"/>
              <w:right w:val="nil"/>
            </w:tcBorders>
            <w:shd w:val="clear" w:color="auto" w:fill="auto"/>
            <w:noWrap/>
            <w:vAlign w:val="bottom"/>
            <w:hideMark/>
          </w:tcPr>
          <w:p w14:paraId="73DBDB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0.30</w:t>
            </w:r>
          </w:p>
        </w:tc>
        <w:tc>
          <w:tcPr>
            <w:tcW w:w="1020" w:type="dxa"/>
            <w:tcBorders>
              <w:top w:val="nil"/>
              <w:left w:val="nil"/>
              <w:bottom w:val="nil"/>
              <w:right w:val="nil"/>
            </w:tcBorders>
            <w:shd w:val="clear" w:color="auto" w:fill="auto"/>
            <w:noWrap/>
            <w:vAlign w:val="bottom"/>
            <w:hideMark/>
          </w:tcPr>
          <w:p w14:paraId="54810A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w:t>
            </w:r>
          </w:p>
        </w:tc>
      </w:tr>
      <w:tr w:rsidR="00A5526B" w:rsidRPr="00B30C13" w14:paraId="4D02DFCA" w14:textId="77777777" w:rsidTr="00A5526B">
        <w:trPr>
          <w:trHeight w:val="285"/>
        </w:trPr>
        <w:tc>
          <w:tcPr>
            <w:tcW w:w="1053" w:type="dxa"/>
            <w:tcBorders>
              <w:top w:val="nil"/>
              <w:left w:val="nil"/>
              <w:bottom w:val="nil"/>
              <w:right w:val="nil"/>
            </w:tcBorders>
            <w:shd w:val="clear" w:color="auto" w:fill="auto"/>
            <w:noWrap/>
            <w:vAlign w:val="bottom"/>
            <w:hideMark/>
          </w:tcPr>
          <w:p w14:paraId="65DD98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012565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A458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D9BB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05F40FB" w14:textId="77777777" w:rsidTr="00A5526B">
        <w:trPr>
          <w:trHeight w:val="285"/>
        </w:trPr>
        <w:tc>
          <w:tcPr>
            <w:tcW w:w="1053" w:type="dxa"/>
            <w:tcBorders>
              <w:top w:val="nil"/>
              <w:left w:val="nil"/>
              <w:bottom w:val="nil"/>
              <w:right w:val="nil"/>
            </w:tcBorders>
            <w:shd w:val="clear" w:color="auto" w:fill="auto"/>
            <w:noWrap/>
            <w:vAlign w:val="bottom"/>
            <w:hideMark/>
          </w:tcPr>
          <w:p w14:paraId="025020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56EA5A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c>
          <w:tcPr>
            <w:tcW w:w="1020" w:type="dxa"/>
            <w:tcBorders>
              <w:top w:val="nil"/>
              <w:left w:val="nil"/>
              <w:bottom w:val="nil"/>
              <w:right w:val="nil"/>
            </w:tcBorders>
            <w:shd w:val="clear" w:color="auto" w:fill="auto"/>
            <w:noWrap/>
            <w:vAlign w:val="bottom"/>
            <w:hideMark/>
          </w:tcPr>
          <w:p w14:paraId="779081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w:t>
            </w:r>
          </w:p>
        </w:tc>
        <w:tc>
          <w:tcPr>
            <w:tcW w:w="1020" w:type="dxa"/>
            <w:tcBorders>
              <w:top w:val="nil"/>
              <w:left w:val="nil"/>
              <w:bottom w:val="nil"/>
              <w:right w:val="nil"/>
            </w:tcBorders>
            <w:shd w:val="clear" w:color="auto" w:fill="auto"/>
            <w:noWrap/>
            <w:vAlign w:val="bottom"/>
            <w:hideMark/>
          </w:tcPr>
          <w:p w14:paraId="7DD06F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w:t>
            </w:r>
          </w:p>
        </w:tc>
      </w:tr>
      <w:tr w:rsidR="00A5526B" w:rsidRPr="00B30C13" w14:paraId="592D8552" w14:textId="77777777" w:rsidTr="00A5526B">
        <w:trPr>
          <w:trHeight w:val="285"/>
        </w:trPr>
        <w:tc>
          <w:tcPr>
            <w:tcW w:w="1053" w:type="dxa"/>
            <w:tcBorders>
              <w:top w:val="nil"/>
              <w:left w:val="nil"/>
              <w:bottom w:val="nil"/>
              <w:right w:val="nil"/>
            </w:tcBorders>
            <w:shd w:val="clear" w:color="auto" w:fill="auto"/>
            <w:noWrap/>
            <w:vAlign w:val="bottom"/>
            <w:hideMark/>
          </w:tcPr>
          <w:p w14:paraId="214CA7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14CBCD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w:t>
            </w:r>
          </w:p>
        </w:tc>
        <w:tc>
          <w:tcPr>
            <w:tcW w:w="1020" w:type="dxa"/>
            <w:tcBorders>
              <w:top w:val="nil"/>
              <w:left w:val="nil"/>
              <w:bottom w:val="nil"/>
              <w:right w:val="nil"/>
            </w:tcBorders>
            <w:shd w:val="clear" w:color="auto" w:fill="auto"/>
            <w:noWrap/>
            <w:vAlign w:val="bottom"/>
            <w:hideMark/>
          </w:tcPr>
          <w:p w14:paraId="698D4C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0.40</w:t>
            </w:r>
          </w:p>
        </w:tc>
        <w:tc>
          <w:tcPr>
            <w:tcW w:w="1020" w:type="dxa"/>
            <w:tcBorders>
              <w:top w:val="nil"/>
              <w:left w:val="nil"/>
              <w:bottom w:val="nil"/>
              <w:right w:val="nil"/>
            </w:tcBorders>
            <w:shd w:val="clear" w:color="auto" w:fill="auto"/>
            <w:noWrap/>
            <w:vAlign w:val="bottom"/>
            <w:hideMark/>
          </w:tcPr>
          <w:p w14:paraId="6CCB95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r>
      <w:tr w:rsidR="00A5526B" w:rsidRPr="00B30C13" w14:paraId="687B28FD" w14:textId="77777777" w:rsidTr="00A5526B">
        <w:trPr>
          <w:trHeight w:val="285"/>
        </w:trPr>
        <w:tc>
          <w:tcPr>
            <w:tcW w:w="1053" w:type="dxa"/>
            <w:tcBorders>
              <w:top w:val="nil"/>
              <w:left w:val="nil"/>
              <w:bottom w:val="nil"/>
              <w:right w:val="nil"/>
            </w:tcBorders>
            <w:shd w:val="clear" w:color="auto" w:fill="auto"/>
            <w:noWrap/>
            <w:vAlign w:val="bottom"/>
            <w:hideMark/>
          </w:tcPr>
          <w:p w14:paraId="42607C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0A9D883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7EA87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1220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1DC22A2" w14:textId="77777777" w:rsidTr="00A5526B">
        <w:trPr>
          <w:trHeight w:val="285"/>
        </w:trPr>
        <w:tc>
          <w:tcPr>
            <w:tcW w:w="1053" w:type="dxa"/>
            <w:tcBorders>
              <w:top w:val="nil"/>
              <w:left w:val="nil"/>
              <w:bottom w:val="nil"/>
              <w:right w:val="nil"/>
            </w:tcBorders>
            <w:shd w:val="clear" w:color="auto" w:fill="auto"/>
            <w:noWrap/>
            <w:vAlign w:val="bottom"/>
            <w:hideMark/>
          </w:tcPr>
          <w:p w14:paraId="57E063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56674C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w:t>
            </w:r>
          </w:p>
        </w:tc>
        <w:tc>
          <w:tcPr>
            <w:tcW w:w="1020" w:type="dxa"/>
            <w:tcBorders>
              <w:top w:val="nil"/>
              <w:left w:val="nil"/>
              <w:bottom w:val="nil"/>
              <w:right w:val="nil"/>
            </w:tcBorders>
            <w:shd w:val="clear" w:color="auto" w:fill="auto"/>
            <w:noWrap/>
            <w:vAlign w:val="bottom"/>
            <w:hideMark/>
          </w:tcPr>
          <w:p w14:paraId="53F461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w:t>
            </w:r>
          </w:p>
        </w:tc>
        <w:tc>
          <w:tcPr>
            <w:tcW w:w="1020" w:type="dxa"/>
            <w:tcBorders>
              <w:top w:val="nil"/>
              <w:left w:val="nil"/>
              <w:bottom w:val="nil"/>
              <w:right w:val="nil"/>
            </w:tcBorders>
            <w:shd w:val="clear" w:color="auto" w:fill="auto"/>
            <w:noWrap/>
            <w:vAlign w:val="bottom"/>
            <w:hideMark/>
          </w:tcPr>
          <w:p w14:paraId="6145E7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w:t>
            </w:r>
          </w:p>
        </w:tc>
      </w:tr>
      <w:tr w:rsidR="00A5526B" w:rsidRPr="00B30C13" w14:paraId="53304EFC" w14:textId="77777777" w:rsidTr="00A5526B">
        <w:trPr>
          <w:trHeight w:val="285"/>
        </w:trPr>
        <w:tc>
          <w:tcPr>
            <w:tcW w:w="1053" w:type="dxa"/>
            <w:tcBorders>
              <w:top w:val="nil"/>
              <w:left w:val="nil"/>
              <w:bottom w:val="nil"/>
              <w:right w:val="nil"/>
            </w:tcBorders>
            <w:shd w:val="clear" w:color="auto" w:fill="auto"/>
            <w:noWrap/>
            <w:vAlign w:val="bottom"/>
            <w:hideMark/>
          </w:tcPr>
          <w:p w14:paraId="052980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1976.375</w:t>
            </w:r>
          </w:p>
        </w:tc>
        <w:tc>
          <w:tcPr>
            <w:tcW w:w="1020" w:type="dxa"/>
            <w:tcBorders>
              <w:top w:val="nil"/>
              <w:left w:val="nil"/>
              <w:bottom w:val="nil"/>
              <w:right w:val="nil"/>
            </w:tcBorders>
            <w:shd w:val="clear" w:color="auto" w:fill="auto"/>
            <w:noWrap/>
            <w:vAlign w:val="bottom"/>
            <w:hideMark/>
          </w:tcPr>
          <w:p w14:paraId="2434DF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w:t>
            </w:r>
          </w:p>
        </w:tc>
        <w:tc>
          <w:tcPr>
            <w:tcW w:w="1020" w:type="dxa"/>
            <w:tcBorders>
              <w:top w:val="nil"/>
              <w:left w:val="nil"/>
              <w:bottom w:val="nil"/>
              <w:right w:val="nil"/>
            </w:tcBorders>
            <w:shd w:val="clear" w:color="auto" w:fill="auto"/>
            <w:noWrap/>
            <w:vAlign w:val="bottom"/>
            <w:hideMark/>
          </w:tcPr>
          <w:p w14:paraId="1B7DD2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w:t>
            </w:r>
          </w:p>
        </w:tc>
        <w:tc>
          <w:tcPr>
            <w:tcW w:w="1020" w:type="dxa"/>
            <w:tcBorders>
              <w:top w:val="nil"/>
              <w:left w:val="nil"/>
              <w:bottom w:val="nil"/>
              <w:right w:val="nil"/>
            </w:tcBorders>
            <w:shd w:val="clear" w:color="auto" w:fill="auto"/>
            <w:noWrap/>
            <w:vAlign w:val="bottom"/>
            <w:hideMark/>
          </w:tcPr>
          <w:p w14:paraId="44FA58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w:t>
            </w:r>
          </w:p>
        </w:tc>
      </w:tr>
      <w:tr w:rsidR="00A5526B" w:rsidRPr="00B30C13" w14:paraId="62D20C13" w14:textId="77777777" w:rsidTr="00A5526B">
        <w:trPr>
          <w:trHeight w:val="285"/>
        </w:trPr>
        <w:tc>
          <w:tcPr>
            <w:tcW w:w="1053" w:type="dxa"/>
            <w:tcBorders>
              <w:top w:val="nil"/>
              <w:left w:val="nil"/>
              <w:bottom w:val="nil"/>
              <w:right w:val="nil"/>
            </w:tcBorders>
            <w:shd w:val="clear" w:color="auto" w:fill="auto"/>
            <w:noWrap/>
            <w:vAlign w:val="bottom"/>
            <w:hideMark/>
          </w:tcPr>
          <w:p w14:paraId="7F52E9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1976.625</w:t>
            </w:r>
          </w:p>
        </w:tc>
        <w:tc>
          <w:tcPr>
            <w:tcW w:w="1020" w:type="dxa"/>
            <w:tcBorders>
              <w:top w:val="nil"/>
              <w:left w:val="nil"/>
              <w:bottom w:val="nil"/>
              <w:right w:val="nil"/>
            </w:tcBorders>
            <w:shd w:val="clear" w:color="auto" w:fill="auto"/>
            <w:noWrap/>
            <w:vAlign w:val="bottom"/>
            <w:hideMark/>
          </w:tcPr>
          <w:p w14:paraId="2AD75F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w:t>
            </w:r>
          </w:p>
        </w:tc>
        <w:tc>
          <w:tcPr>
            <w:tcW w:w="1020" w:type="dxa"/>
            <w:tcBorders>
              <w:top w:val="nil"/>
              <w:left w:val="nil"/>
              <w:bottom w:val="nil"/>
              <w:right w:val="nil"/>
            </w:tcBorders>
            <w:shd w:val="clear" w:color="auto" w:fill="auto"/>
            <w:noWrap/>
            <w:vAlign w:val="bottom"/>
            <w:hideMark/>
          </w:tcPr>
          <w:p w14:paraId="237A8D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w:t>
            </w:r>
          </w:p>
        </w:tc>
        <w:tc>
          <w:tcPr>
            <w:tcW w:w="1020" w:type="dxa"/>
            <w:tcBorders>
              <w:top w:val="nil"/>
              <w:left w:val="nil"/>
              <w:bottom w:val="nil"/>
              <w:right w:val="nil"/>
            </w:tcBorders>
            <w:shd w:val="clear" w:color="auto" w:fill="auto"/>
            <w:noWrap/>
            <w:vAlign w:val="bottom"/>
            <w:hideMark/>
          </w:tcPr>
          <w:p w14:paraId="2F8029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w:t>
            </w:r>
          </w:p>
        </w:tc>
      </w:tr>
      <w:tr w:rsidR="00A5526B" w:rsidRPr="00B30C13" w14:paraId="1638FEAA" w14:textId="77777777" w:rsidTr="00A5526B">
        <w:trPr>
          <w:trHeight w:val="285"/>
        </w:trPr>
        <w:tc>
          <w:tcPr>
            <w:tcW w:w="1053" w:type="dxa"/>
            <w:tcBorders>
              <w:top w:val="nil"/>
              <w:left w:val="nil"/>
              <w:bottom w:val="nil"/>
              <w:right w:val="nil"/>
            </w:tcBorders>
            <w:shd w:val="clear" w:color="auto" w:fill="auto"/>
            <w:noWrap/>
            <w:vAlign w:val="bottom"/>
            <w:hideMark/>
          </w:tcPr>
          <w:p w14:paraId="2F260F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1976.875</w:t>
            </w:r>
          </w:p>
        </w:tc>
        <w:tc>
          <w:tcPr>
            <w:tcW w:w="1020" w:type="dxa"/>
            <w:tcBorders>
              <w:top w:val="nil"/>
              <w:left w:val="nil"/>
              <w:bottom w:val="nil"/>
              <w:right w:val="nil"/>
            </w:tcBorders>
            <w:shd w:val="clear" w:color="auto" w:fill="auto"/>
            <w:noWrap/>
            <w:vAlign w:val="bottom"/>
            <w:hideMark/>
          </w:tcPr>
          <w:p w14:paraId="621EC00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BA77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8786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E6955D3" w14:textId="77777777" w:rsidTr="00A5526B">
        <w:trPr>
          <w:trHeight w:val="285"/>
        </w:trPr>
        <w:tc>
          <w:tcPr>
            <w:tcW w:w="1053" w:type="dxa"/>
            <w:tcBorders>
              <w:top w:val="nil"/>
              <w:left w:val="nil"/>
              <w:bottom w:val="nil"/>
              <w:right w:val="nil"/>
            </w:tcBorders>
            <w:shd w:val="clear" w:color="auto" w:fill="auto"/>
            <w:noWrap/>
            <w:vAlign w:val="bottom"/>
            <w:hideMark/>
          </w:tcPr>
          <w:p w14:paraId="238E717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1977.125</w:t>
            </w:r>
          </w:p>
        </w:tc>
        <w:tc>
          <w:tcPr>
            <w:tcW w:w="1020" w:type="dxa"/>
            <w:tcBorders>
              <w:top w:val="nil"/>
              <w:left w:val="nil"/>
              <w:bottom w:val="nil"/>
              <w:right w:val="nil"/>
            </w:tcBorders>
            <w:shd w:val="clear" w:color="auto" w:fill="auto"/>
            <w:noWrap/>
            <w:vAlign w:val="bottom"/>
            <w:hideMark/>
          </w:tcPr>
          <w:p w14:paraId="2AA299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EA65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D48D6E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5A9ADF9" w14:textId="77777777" w:rsidTr="00A5526B">
        <w:trPr>
          <w:trHeight w:val="285"/>
        </w:trPr>
        <w:tc>
          <w:tcPr>
            <w:tcW w:w="1053" w:type="dxa"/>
            <w:tcBorders>
              <w:top w:val="nil"/>
              <w:left w:val="nil"/>
              <w:bottom w:val="nil"/>
              <w:right w:val="nil"/>
            </w:tcBorders>
            <w:shd w:val="clear" w:color="auto" w:fill="auto"/>
            <w:noWrap/>
            <w:vAlign w:val="bottom"/>
            <w:hideMark/>
          </w:tcPr>
          <w:p w14:paraId="2A0E6D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1977.375</w:t>
            </w:r>
          </w:p>
        </w:tc>
        <w:tc>
          <w:tcPr>
            <w:tcW w:w="1020" w:type="dxa"/>
            <w:tcBorders>
              <w:top w:val="nil"/>
              <w:left w:val="nil"/>
              <w:bottom w:val="nil"/>
              <w:right w:val="nil"/>
            </w:tcBorders>
            <w:shd w:val="clear" w:color="auto" w:fill="auto"/>
            <w:noWrap/>
            <w:vAlign w:val="bottom"/>
            <w:hideMark/>
          </w:tcPr>
          <w:p w14:paraId="0697058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ABCAEE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8F25C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79417A1" w14:textId="77777777" w:rsidTr="00A5526B">
        <w:trPr>
          <w:trHeight w:val="285"/>
        </w:trPr>
        <w:tc>
          <w:tcPr>
            <w:tcW w:w="1053" w:type="dxa"/>
            <w:tcBorders>
              <w:top w:val="nil"/>
              <w:left w:val="nil"/>
              <w:bottom w:val="nil"/>
              <w:right w:val="nil"/>
            </w:tcBorders>
            <w:shd w:val="clear" w:color="auto" w:fill="auto"/>
            <w:noWrap/>
            <w:vAlign w:val="bottom"/>
            <w:hideMark/>
          </w:tcPr>
          <w:p w14:paraId="5983D9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1977.625</w:t>
            </w:r>
          </w:p>
        </w:tc>
        <w:tc>
          <w:tcPr>
            <w:tcW w:w="1020" w:type="dxa"/>
            <w:tcBorders>
              <w:top w:val="nil"/>
              <w:left w:val="nil"/>
              <w:bottom w:val="nil"/>
              <w:right w:val="nil"/>
            </w:tcBorders>
            <w:shd w:val="clear" w:color="auto" w:fill="auto"/>
            <w:noWrap/>
            <w:vAlign w:val="bottom"/>
            <w:hideMark/>
          </w:tcPr>
          <w:p w14:paraId="322A15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w:t>
            </w:r>
          </w:p>
        </w:tc>
        <w:tc>
          <w:tcPr>
            <w:tcW w:w="1020" w:type="dxa"/>
            <w:tcBorders>
              <w:top w:val="nil"/>
              <w:left w:val="nil"/>
              <w:bottom w:val="nil"/>
              <w:right w:val="nil"/>
            </w:tcBorders>
            <w:shd w:val="clear" w:color="auto" w:fill="auto"/>
            <w:noWrap/>
            <w:vAlign w:val="bottom"/>
            <w:hideMark/>
          </w:tcPr>
          <w:p w14:paraId="137CF5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w:t>
            </w:r>
          </w:p>
        </w:tc>
        <w:tc>
          <w:tcPr>
            <w:tcW w:w="1020" w:type="dxa"/>
            <w:tcBorders>
              <w:top w:val="nil"/>
              <w:left w:val="nil"/>
              <w:bottom w:val="nil"/>
              <w:right w:val="nil"/>
            </w:tcBorders>
            <w:shd w:val="clear" w:color="auto" w:fill="auto"/>
            <w:noWrap/>
            <w:vAlign w:val="bottom"/>
            <w:hideMark/>
          </w:tcPr>
          <w:p w14:paraId="3BD7F9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w:t>
            </w:r>
          </w:p>
        </w:tc>
      </w:tr>
      <w:tr w:rsidR="00A5526B" w:rsidRPr="00B30C13" w14:paraId="4E8E94A7" w14:textId="77777777" w:rsidTr="00A5526B">
        <w:trPr>
          <w:trHeight w:val="285"/>
        </w:trPr>
        <w:tc>
          <w:tcPr>
            <w:tcW w:w="1053" w:type="dxa"/>
            <w:tcBorders>
              <w:top w:val="nil"/>
              <w:left w:val="nil"/>
              <w:bottom w:val="nil"/>
              <w:right w:val="nil"/>
            </w:tcBorders>
            <w:shd w:val="clear" w:color="auto" w:fill="auto"/>
            <w:noWrap/>
            <w:vAlign w:val="bottom"/>
            <w:hideMark/>
          </w:tcPr>
          <w:p w14:paraId="375B6B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1977.875</w:t>
            </w:r>
          </w:p>
        </w:tc>
        <w:tc>
          <w:tcPr>
            <w:tcW w:w="1020" w:type="dxa"/>
            <w:tcBorders>
              <w:top w:val="nil"/>
              <w:left w:val="nil"/>
              <w:bottom w:val="nil"/>
              <w:right w:val="nil"/>
            </w:tcBorders>
            <w:shd w:val="clear" w:color="auto" w:fill="auto"/>
            <w:noWrap/>
            <w:vAlign w:val="bottom"/>
            <w:hideMark/>
          </w:tcPr>
          <w:p w14:paraId="4929C3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3FEE0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99AB1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0D92CE9" w14:textId="77777777" w:rsidTr="00A5526B">
        <w:trPr>
          <w:trHeight w:val="285"/>
        </w:trPr>
        <w:tc>
          <w:tcPr>
            <w:tcW w:w="1053" w:type="dxa"/>
            <w:tcBorders>
              <w:top w:val="nil"/>
              <w:left w:val="nil"/>
              <w:bottom w:val="nil"/>
              <w:right w:val="nil"/>
            </w:tcBorders>
            <w:shd w:val="clear" w:color="auto" w:fill="auto"/>
            <w:noWrap/>
            <w:vAlign w:val="bottom"/>
            <w:hideMark/>
          </w:tcPr>
          <w:p w14:paraId="4EE9B1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1978.125</w:t>
            </w:r>
          </w:p>
        </w:tc>
        <w:tc>
          <w:tcPr>
            <w:tcW w:w="1020" w:type="dxa"/>
            <w:tcBorders>
              <w:top w:val="nil"/>
              <w:left w:val="nil"/>
              <w:bottom w:val="nil"/>
              <w:right w:val="nil"/>
            </w:tcBorders>
            <w:shd w:val="clear" w:color="auto" w:fill="auto"/>
            <w:noWrap/>
            <w:vAlign w:val="bottom"/>
            <w:hideMark/>
          </w:tcPr>
          <w:p w14:paraId="764D0A6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494A9E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647857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7372E6" w14:textId="77777777" w:rsidTr="00A5526B">
        <w:trPr>
          <w:trHeight w:val="285"/>
        </w:trPr>
        <w:tc>
          <w:tcPr>
            <w:tcW w:w="1053" w:type="dxa"/>
            <w:tcBorders>
              <w:top w:val="nil"/>
              <w:left w:val="nil"/>
              <w:bottom w:val="nil"/>
              <w:right w:val="nil"/>
            </w:tcBorders>
            <w:shd w:val="clear" w:color="auto" w:fill="auto"/>
            <w:noWrap/>
            <w:vAlign w:val="bottom"/>
            <w:hideMark/>
          </w:tcPr>
          <w:p w14:paraId="769C9C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1978.375</w:t>
            </w:r>
          </w:p>
        </w:tc>
        <w:tc>
          <w:tcPr>
            <w:tcW w:w="1020" w:type="dxa"/>
            <w:tcBorders>
              <w:top w:val="nil"/>
              <w:left w:val="nil"/>
              <w:bottom w:val="nil"/>
              <w:right w:val="nil"/>
            </w:tcBorders>
            <w:shd w:val="clear" w:color="auto" w:fill="auto"/>
            <w:noWrap/>
            <w:vAlign w:val="bottom"/>
            <w:hideMark/>
          </w:tcPr>
          <w:p w14:paraId="713EA40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272A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855D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9309AB3" w14:textId="77777777" w:rsidTr="00A5526B">
        <w:trPr>
          <w:trHeight w:val="285"/>
        </w:trPr>
        <w:tc>
          <w:tcPr>
            <w:tcW w:w="1053" w:type="dxa"/>
            <w:tcBorders>
              <w:top w:val="nil"/>
              <w:left w:val="nil"/>
              <w:bottom w:val="nil"/>
              <w:right w:val="nil"/>
            </w:tcBorders>
            <w:shd w:val="clear" w:color="auto" w:fill="auto"/>
            <w:noWrap/>
            <w:vAlign w:val="bottom"/>
            <w:hideMark/>
          </w:tcPr>
          <w:p w14:paraId="7B0BC0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1978.625</w:t>
            </w:r>
          </w:p>
        </w:tc>
        <w:tc>
          <w:tcPr>
            <w:tcW w:w="1020" w:type="dxa"/>
            <w:tcBorders>
              <w:top w:val="nil"/>
              <w:left w:val="nil"/>
              <w:bottom w:val="nil"/>
              <w:right w:val="nil"/>
            </w:tcBorders>
            <w:shd w:val="clear" w:color="auto" w:fill="auto"/>
            <w:noWrap/>
            <w:vAlign w:val="bottom"/>
            <w:hideMark/>
          </w:tcPr>
          <w:p w14:paraId="0CD8DB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0.33</w:t>
            </w:r>
          </w:p>
        </w:tc>
        <w:tc>
          <w:tcPr>
            <w:tcW w:w="1020" w:type="dxa"/>
            <w:tcBorders>
              <w:top w:val="nil"/>
              <w:left w:val="nil"/>
              <w:bottom w:val="nil"/>
              <w:right w:val="nil"/>
            </w:tcBorders>
            <w:shd w:val="clear" w:color="auto" w:fill="auto"/>
            <w:noWrap/>
            <w:vAlign w:val="bottom"/>
            <w:hideMark/>
          </w:tcPr>
          <w:p w14:paraId="7659B9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0.30</w:t>
            </w:r>
          </w:p>
        </w:tc>
        <w:tc>
          <w:tcPr>
            <w:tcW w:w="1020" w:type="dxa"/>
            <w:tcBorders>
              <w:top w:val="nil"/>
              <w:left w:val="nil"/>
              <w:bottom w:val="nil"/>
              <w:right w:val="nil"/>
            </w:tcBorders>
            <w:shd w:val="clear" w:color="auto" w:fill="auto"/>
            <w:noWrap/>
            <w:vAlign w:val="bottom"/>
            <w:hideMark/>
          </w:tcPr>
          <w:p w14:paraId="6B2799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0.36</w:t>
            </w:r>
          </w:p>
        </w:tc>
      </w:tr>
    </w:tbl>
    <w:p w14:paraId="08ABB7BF" w14:textId="77777777" w:rsidR="00A5526B" w:rsidRDefault="00A5526B" w:rsidP="00A5526B">
      <w:pPr>
        <w:rPr>
          <w:lang w:val="en-AU" w:eastAsia="en-US"/>
        </w:rPr>
      </w:pPr>
    </w:p>
    <w:p w14:paraId="3EB4D162" w14:textId="77777777" w:rsidR="00A5526B" w:rsidRDefault="00A5526B" w:rsidP="00A5526B">
      <w:pPr>
        <w:rPr>
          <w:lang w:val="en-AU" w:eastAsia="en-US"/>
        </w:rPr>
      </w:pPr>
    </w:p>
    <w:p w14:paraId="39D182E1" w14:textId="5F47EEFB" w:rsidR="00A5526B" w:rsidRPr="007C68EE" w:rsidRDefault="00A5526B" w:rsidP="00A5526B">
      <w:pPr>
        <w:keepNext/>
        <w:spacing w:after="200"/>
        <w:rPr>
          <w:i/>
          <w:iCs/>
          <w:color w:val="44546A"/>
          <w:sz w:val="18"/>
          <w:szCs w:val="18"/>
          <w:lang w:val="en-AU" w:eastAsia="en-US"/>
        </w:rPr>
      </w:pPr>
      <w:bookmarkStart w:id="671" w:name="_Toc467433605"/>
      <w:bookmarkStart w:id="672" w:name="_Toc469405573"/>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17</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3</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71"/>
      <w:bookmarkEnd w:id="672"/>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5B64B9D4" w14:textId="77777777" w:rsidTr="00A5526B">
        <w:trPr>
          <w:trHeight w:val="285"/>
        </w:trPr>
        <w:tc>
          <w:tcPr>
            <w:tcW w:w="1053" w:type="dxa"/>
            <w:tcBorders>
              <w:top w:val="nil"/>
              <w:left w:val="nil"/>
              <w:bottom w:val="nil"/>
              <w:right w:val="nil"/>
            </w:tcBorders>
            <w:shd w:val="clear" w:color="auto" w:fill="auto"/>
            <w:noWrap/>
            <w:vAlign w:val="bottom"/>
            <w:hideMark/>
          </w:tcPr>
          <w:p w14:paraId="3596C9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74B3A27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2A6BD5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05E91F5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62875983" w14:textId="77777777" w:rsidTr="00A5526B">
        <w:trPr>
          <w:trHeight w:val="285"/>
        </w:trPr>
        <w:tc>
          <w:tcPr>
            <w:tcW w:w="1053" w:type="dxa"/>
            <w:tcBorders>
              <w:top w:val="nil"/>
              <w:left w:val="nil"/>
              <w:bottom w:val="nil"/>
              <w:right w:val="nil"/>
            </w:tcBorders>
            <w:shd w:val="clear" w:color="auto" w:fill="auto"/>
            <w:noWrap/>
            <w:vAlign w:val="bottom"/>
            <w:hideMark/>
          </w:tcPr>
          <w:p w14:paraId="4239D6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3FEE85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0.881</w:t>
            </w:r>
          </w:p>
        </w:tc>
        <w:tc>
          <w:tcPr>
            <w:tcW w:w="1020" w:type="dxa"/>
            <w:tcBorders>
              <w:top w:val="nil"/>
              <w:left w:val="nil"/>
              <w:bottom w:val="nil"/>
              <w:right w:val="nil"/>
            </w:tcBorders>
            <w:shd w:val="clear" w:color="auto" w:fill="auto"/>
            <w:noWrap/>
            <w:vAlign w:val="bottom"/>
            <w:hideMark/>
          </w:tcPr>
          <w:p w14:paraId="3C7D4A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0.806</w:t>
            </w:r>
          </w:p>
        </w:tc>
        <w:tc>
          <w:tcPr>
            <w:tcW w:w="1020" w:type="dxa"/>
            <w:tcBorders>
              <w:top w:val="nil"/>
              <w:left w:val="nil"/>
              <w:bottom w:val="nil"/>
              <w:right w:val="nil"/>
            </w:tcBorders>
            <w:shd w:val="clear" w:color="auto" w:fill="auto"/>
            <w:noWrap/>
            <w:vAlign w:val="bottom"/>
            <w:hideMark/>
          </w:tcPr>
          <w:p w14:paraId="2DA65E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0.964</w:t>
            </w:r>
          </w:p>
        </w:tc>
      </w:tr>
      <w:tr w:rsidR="00A5526B" w:rsidRPr="00B30C13" w14:paraId="5CB7726F" w14:textId="77777777" w:rsidTr="00A5526B">
        <w:trPr>
          <w:trHeight w:val="285"/>
        </w:trPr>
        <w:tc>
          <w:tcPr>
            <w:tcW w:w="1053" w:type="dxa"/>
            <w:tcBorders>
              <w:top w:val="nil"/>
              <w:left w:val="nil"/>
              <w:bottom w:val="nil"/>
              <w:right w:val="nil"/>
            </w:tcBorders>
            <w:shd w:val="clear" w:color="auto" w:fill="auto"/>
            <w:noWrap/>
            <w:vAlign w:val="bottom"/>
            <w:hideMark/>
          </w:tcPr>
          <w:p w14:paraId="7D81D9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79762E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1.109</w:t>
            </w:r>
          </w:p>
        </w:tc>
        <w:tc>
          <w:tcPr>
            <w:tcW w:w="1020" w:type="dxa"/>
            <w:tcBorders>
              <w:top w:val="nil"/>
              <w:left w:val="nil"/>
              <w:bottom w:val="nil"/>
              <w:right w:val="nil"/>
            </w:tcBorders>
            <w:shd w:val="clear" w:color="auto" w:fill="auto"/>
            <w:noWrap/>
            <w:vAlign w:val="bottom"/>
            <w:hideMark/>
          </w:tcPr>
          <w:p w14:paraId="45E2CE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1.030</w:t>
            </w:r>
          </w:p>
        </w:tc>
        <w:tc>
          <w:tcPr>
            <w:tcW w:w="1020" w:type="dxa"/>
            <w:tcBorders>
              <w:top w:val="nil"/>
              <w:left w:val="nil"/>
              <w:bottom w:val="nil"/>
              <w:right w:val="nil"/>
            </w:tcBorders>
            <w:shd w:val="clear" w:color="auto" w:fill="auto"/>
            <w:noWrap/>
            <w:vAlign w:val="bottom"/>
            <w:hideMark/>
          </w:tcPr>
          <w:p w14:paraId="2919C5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1.193</w:t>
            </w:r>
          </w:p>
        </w:tc>
      </w:tr>
      <w:tr w:rsidR="00A5526B" w:rsidRPr="00B30C13" w14:paraId="79154B16" w14:textId="77777777" w:rsidTr="00A5526B">
        <w:trPr>
          <w:trHeight w:val="285"/>
        </w:trPr>
        <w:tc>
          <w:tcPr>
            <w:tcW w:w="1053" w:type="dxa"/>
            <w:tcBorders>
              <w:top w:val="nil"/>
              <w:left w:val="nil"/>
              <w:bottom w:val="nil"/>
              <w:right w:val="nil"/>
            </w:tcBorders>
            <w:shd w:val="clear" w:color="auto" w:fill="auto"/>
            <w:noWrap/>
            <w:vAlign w:val="bottom"/>
            <w:hideMark/>
          </w:tcPr>
          <w:p w14:paraId="04AE00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2268BC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1.286</w:t>
            </w:r>
          </w:p>
        </w:tc>
        <w:tc>
          <w:tcPr>
            <w:tcW w:w="1020" w:type="dxa"/>
            <w:tcBorders>
              <w:top w:val="nil"/>
              <w:left w:val="nil"/>
              <w:bottom w:val="nil"/>
              <w:right w:val="nil"/>
            </w:tcBorders>
            <w:shd w:val="clear" w:color="auto" w:fill="auto"/>
            <w:noWrap/>
            <w:vAlign w:val="bottom"/>
            <w:hideMark/>
          </w:tcPr>
          <w:p w14:paraId="27195A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1.202</w:t>
            </w:r>
          </w:p>
        </w:tc>
        <w:tc>
          <w:tcPr>
            <w:tcW w:w="1020" w:type="dxa"/>
            <w:tcBorders>
              <w:top w:val="nil"/>
              <w:left w:val="nil"/>
              <w:bottom w:val="nil"/>
              <w:right w:val="nil"/>
            </w:tcBorders>
            <w:shd w:val="clear" w:color="auto" w:fill="auto"/>
            <w:noWrap/>
            <w:vAlign w:val="bottom"/>
            <w:hideMark/>
          </w:tcPr>
          <w:p w14:paraId="12B9B3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1.376</w:t>
            </w:r>
          </w:p>
        </w:tc>
      </w:tr>
      <w:tr w:rsidR="00A5526B" w:rsidRPr="00B30C13" w14:paraId="3A5E9962" w14:textId="77777777" w:rsidTr="00A5526B">
        <w:trPr>
          <w:trHeight w:val="285"/>
        </w:trPr>
        <w:tc>
          <w:tcPr>
            <w:tcW w:w="1053" w:type="dxa"/>
            <w:tcBorders>
              <w:top w:val="nil"/>
              <w:left w:val="nil"/>
              <w:bottom w:val="nil"/>
              <w:right w:val="nil"/>
            </w:tcBorders>
            <w:shd w:val="clear" w:color="auto" w:fill="auto"/>
            <w:noWrap/>
            <w:vAlign w:val="bottom"/>
            <w:hideMark/>
          </w:tcPr>
          <w:p w14:paraId="40EE72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16A759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26D75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1F507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AB29ABB" w14:textId="77777777" w:rsidTr="00A5526B">
        <w:trPr>
          <w:trHeight w:val="285"/>
        </w:trPr>
        <w:tc>
          <w:tcPr>
            <w:tcW w:w="1053" w:type="dxa"/>
            <w:tcBorders>
              <w:top w:val="nil"/>
              <w:left w:val="nil"/>
              <w:bottom w:val="nil"/>
              <w:right w:val="nil"/>
            </w:tcBorders>
            <w:shd w:val="clear" w:color="auto" w:fill="auto"/>
            <w:noWrap/>
            <w:vAlign w:val="bottom"/>
            <w:hideMark/>
          </w:tcPr>
          <w:p w14:paraId="5A2F08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595CCD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1.595</w:t>
            </w:r>
          </w:p>
        </w:tc>
        <w:tc>
          <w:tcPr>
            <w:tcW w:w="1020" w:type="dxa"/>
            <w:tcBorders>
              <w:top w:val="nil"/>
              <w:left w:val="nil"/>
              <w:bottom w:val="nil"/>
              <w:right w:val="nil"/>
            </w:tcBorders>
            <w:shd w:val="clear" w:color="auto" w:fill="auto"/>
            <w:noWrap/>
            <w:vAlign w:val="bottom"/>
            <w:hideMark/>
          </w:tcPr>
          <w:p w14:paraId="583170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1.429</w:t>
            </w:r>
          </w:p>
        </w:tc>
        <w:tc>
          <w:tcPr>
            <w:tcW w:w="1020" w:type="dxa"/>
            <w:tcBorders>
              <w:top w:val="nil"/>
              <w:left w:val="nil"/>
              <w:bottom w:val="nil"/>
              <w:right w:val="nil"/>
            </w:tcBorders>
            <w:shd w:val="clear" w:color="auto" w:fill="auto"/>
            <w:noWrap/>
            <w:vAlign w:val="bottom"/>
            <w:hideMark/>
          </w:tcPr>
          <w:p w14:paraId="7BC75F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1.780</w:t>
            </w:r>
          </w:p>
        </w:tc>
      </w:tr>
      <w:tr w:rsidR="00A5526B" w:rsidRPr="00B30C13" w14:paraId="0E4AB481" w14:textId="77777777" w:rsidTr="00A5526B">
        <w:trPr>
          <w:trHeight w:val="285"/>
        </w:trPr>
        <w:tc>
          <w:tcPr>
            <w:tcW w:w="1053" w:type="dxa"/>
            <w:tcBorders>
              <w:top w:val="nil"/>
              <w:left w:val="nil"/>
              <w:bottom w:val="nil"/>
              <w:right w:val="nil"/>
            </w:tcBorders>
            <w:shd w:val="clear" w:color="auto" w:fill="auto"/>
            <w:noWrap/>
            <w:vAlign w:val="bottom"/>
            <w:hideMark/>
          </w:tcPr>
          <w:p w14:paraId="20E6C3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4FE283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1.498</w:t>
            </w:r>
          </w:p>
        </w:tc>
        <w:tc>
          <w:tcPr>
            <w:tcW w:w="1020" w:type="dxa"/>
            <w:tcBorders>
              <w:top w:val="nil"/>
              <w:left w:val="nil"/>
              <w:bottom w:val="nil"/>
              <w:right w:val="nil"/>
            </w:tcBorders>
            <w:shd w:val="clear" w:color="auto" w:fill="auto"/>
            <w:noWrap/>
            <w:vAlign w:val="bottom"/>
            <w:hideMark/>
          </w:tcPr>
          <w:p w14:paraId="3FD904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1.389</w:t>
            </w:r>
          </w:p>
        </w:tc>
        <w:tc>
          <w:tcPr>
            <w:tcW w:w="1020" w:type="dxa"/>
            <w:tcBorders>
              <w:top w:val="nil"/>
              <w:left w:val="nil"/>
              <w:bottom w:val="nil"/>
              <w:right w:val="nil"/>
            </w:tcBorders>
            <w:shd w:val="clear" w:color="auto" w:fill="auto"/>
            <w:noWrap/>
            <w:vAlign w:val="bottom"/>
            <w:hideMark/>
          </w:tcPr>
          <w:p w14:paraId="0387DD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1.615</w:t>
            </w:r>
          </w:p>
        </w:tc>
      </w:tr>
      <w:tr w:rsidR="00A5526B" w:rsidRPr="00B30C13" w14:paraId="5488F713" w14:textId="77777777" w:rsidTr="00A5526B">
        <w:trPr>
          <w:trHeight w:val="285"/>
        </w:trPr>
        <w:tc>
          <w:tcPr>
            <w:tcW w:w="1053" w:type="dxa"/>
            <w:tcBorders>
              <w:top w:val="nil"/>
              <w:left w:val="nil"/>
              <w:bottom w:val="nil"/>
              <w:right w:val="nil"/>
            </w:tcBorders>
            <w:shd w:val="clear" w:color="auto" w:fill="auto"/>
            <w:noWrap/>
            <w:vAlign w:val="bottom"/>
            <w:hideMark/>
          </w:tcPr>
          <w:p w14:paraId="62FB63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611C46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14D9CB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0.933</w:t>
            </w:r>
          </w:p>
        </w:tc>
        <w:tc>
          <w:tcPr>
            <w:tcW w:w="1020" w:type="dxa"/>
            <w:tcBorders>
              <w:top w:val="nil"/>
              <w:left w:val="nil"/>
              <w:bottom w:val="nil"/>
              <w:right w:val="nil"/>
            </w:tcBorders>
            <w:shd w:val="clear" w:color="auto" w:fill="auto"/>
            <w:noWrap/>
            <w:vAlign w:val="bottom"/>
            <w:hideMark/>
          </w:tcPr>
          <w:p w14:paraId="025D68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1.066</w:t>
            </w:r>
          </w:p>
        </w:tc>
      </w:tr>
      <w:tr w:rsidR="00A5526B" w:rsidRPr="00B30C13" w14:paraId="14D36BE2" w14:textId="77777777" w:rsidTr="00A5526B">
        <w:trPr>
          <w:trHeight w:val="285"/>
        </w:trPr>
        <w:tc>
          <w:tcPr>
            <w:tcW w:w="1053" w:type="dxa"/>
            <w:tcBorders>
              <w:top w:val="nil"/>
              <w:left w:val="nil"/>
              <w:bottom w:val="nil"/>
              <w:right w:val="nil"/>
            </w:tcBorders>
            <w:shd w:val="clear" w:color="auto" w:fill="auto"/>
            <w:noWrap/>
            <w:vAlign w:val="bottom"/>
            <w:hideMark/>
          </w:tcPr>
          <w:p w14:paraId="257B85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0ECB91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88A6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5AAE0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A147F76" w14:textId="77777777" w:rsidTr="00A5526B">
        <w:trPr>
          <w:trHeight w:val="285"/>
        </w:trPr>
        <w:tc>
          <w:tcPr>
            <w:tcW w:w="1053" w:type="dxa"/>
            <w:tcBorders>
              <w:top w:val="nil"/>
              <w:left w:val="nil"/>
              <w:bottom w:val="nil"/>
              <w:right w:val="nil"/>
            </w:tcBorders>
            <w:shd w:val="clear" w:color="auto" w:fill="auto"/>
            <w:noWrap/>
            <w:vAlign w:val="bottom"/>
            <w:hideMark/>
          </w:tcPr>
          <w:p w14:paraId="0DDE841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2C7D0D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5487C0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0.892</w:t>
            </w:r>
          </w:p>
        </w:tc>
        <w:tc>
          <w:tcPr>
            <w:tcW w:w="1020" w:type="dxa"/>
            <w:tcBorders>
              <w:top w:val="nil"/>
              <w:left w:val="nil"/>
              <w:bottom w:val="nil"/>
              <w:right w:val="nil"/>
            </w:tcBorders>
            <w:shd w:val="clear" w:color="auto" w:fill="auto"/>
            <w:noWrap/>
            <w:vAlign w:val="bottom"/>
            <w:hideMark/>
          </w:tcPr>
          <w:p w14:paraId="76F683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1.065</w:t>
            </w:r>
          </w:p>
        </w:tc>
      </w:tr>
      <w:tr w:rsidR="00A5526B" w:rsidRPr="00B30C13" w14:paraId="31CBAFEB" w14:textId="77777777" w:rsidTr="00A5526B">
        <w:trPr>
          <w:trHeight w:val="285"/>
        </w:trPr>
        <w:tc>
          <w:tcPr>
            <w:tcW w:w="1053" w:type="dxa"/>
            <w:tcBorders>
              <w:top w:val="nil"/>
              <w:left w:val="nil"/>
              <w:bottom w:val="nil"/>
              <w:right w:val="nil"/>
            </w:tcBorders>
            <w:shd w:val="clear" w:color="auto" w:fill="auto"/>
            <w:noWrap/>
            <w:vAlign w:val="bottom"/>
            <w:hideMark/>
          </w:tcPr>
          <w:p w14:paraId="2F6AD1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2FFE4E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1.502</w:t>
            </w:r>
          </w:p>
        </w:tc>
        <w:tc>
          <w:tcPr>
            <w:tcW w:w="1020" w:type="dxa"/>
            <w:tcBorders>
              <w:top w:val="nil"/>
              <w:left w:val="nil"/>
              <w:bottom w:val="nil"/>
              <w:right w:val="nil"/>
            </w:tcBorders>
            <w:shd w:val="clear" w:color="auto" w:fill="auto"/>
            <w:noWrap/>
            <w:vAlign w:val="bottom"/>
            <w:hideMark/>
          </w:tcPr>
          <w:p w14:paraId="4A1F1F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1.404</w:t>
            </w:r>
          </w:p>
        </w:tc>
        <w:tc>
          <w:tcPr>
            <w:tcW w:w="1020" w:type="dxa"/>
            <w:tcBorders>
              <w:top w:val="nil"/>
              <w:left w:val="nil"/>
              <w:bottom w:val="nil"/>
              <w:right w:val="nil"/>
            </w:tcBorders>
            <w:shd w:val="clear" w:color="auto" w:fill="auto"/>
            <w:noWrap/>
            <w:vAlign w:val="bottom"/>
            <w:hideMark/>
          </w:tcPr>
          <w:p w14:paraId="270625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1.606</w:t>
            </w:r>
          </w:p>
        </w:tc>
      </w:tr>
      <w:tr w:rsidR="00A5526B" w:rsidRPr="00B30C13" w14:paraId="371ECF74" w14:textId="77777777" w:rsidTr="00A5526B">
        <w:trPr>
          <w:trHeight w:val="285"/>
        </w:trPr>
        <w:tc>
          <w:tcPr>
            <w:tcW w:w="1053" w:type="dxa"/>
            <w:tcBorders>
              <w:top w:val="nil"/>
              <w:left w:val="nil"/>
              <w:bottom w:val="nil"/>
              <w:right w:val="nil"/>
            </w:tcBorders>
            <w:shd w:val="clear" w:color="auto" w:fill="auto"/>
            <w:noWrap/>
            <w:vAlign w:val="bottom"/>
            <w:hideMark/>
          </w:tcPr>
          <w:p w14:paraId="6E289C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26F72B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1.367</w:t>
            </w:r>
          </w:p>
        </w:tc>
        <w:tc>
          <w:tcPr>
            <w:tcW w:w="1020" w:type="dxa"/>
            <w:tcBorders>
              <w:top w:val="nil"/>
              <w:left w:val="nil"/>
              <w:bottom w:val="nil"/>
              <w:right w:val="nil"/>
            </w:tcBorders>
            <w:shd w:val="clear" w:color="auto" w:fill="auto"/>
            <w:noWrap/>
            <w:vAlign w:val="bottom"/>
            <w:hideMark/>
          </w:tcPr>
          <w:p w14:paraId="734843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1.277</w:t>
            </w:r>
          </w:p>
        </w:tc>
        <w:tc>
          <w:tcPr>
            <w:tcW w:w="1020" w:type="dxa"/>
            <w:tcBorders>
              <w:top w:val="nil"/>
              <w:left w:val="nil"/>
              <w:bottom w:val="nil"/>
              <w:right w:val="nil"/>
            </w:tcBorders>
            <w:shd w:val="clear" w:color="auto" w:fill="auto"/>
            <w:noWrap/>
            <w:vAlign w:val="bottom"/>
            <w:hideMark/>
          </w:tcPr>
          <w:p w14:paraId="36495A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1.464</w:t>
            </w:r>
          </w:p>
        </w:tc>
      </w:tr>
      <w:tr w:rsidR="00A5526B" w:rsidRPr="00B30C13" w14:paraId="5CC23026" w14:textId="77777777" w:rsidTr="00A5526B">
        <w:trPr>
          <w:trHeight w:val="285"/>
        </w:trPr>
        <w:tc>
          <w:tcPr>
            <w:tcW w:w="1053" w:type="dxa"/>
            <w:tcBorders>
              <w:top w:val="nil"/>
              <w:left w:val="nil"/>
              <w:bottom w:val="nil"/>
              <w:right w:val="nil"/>
            </w:tcBorders>
            <w:shd w:val="clear" w:color="auto" w:fill="auto"/>
            <w:noWrap/>
            <w:vAlign w:val="bottom"/>
            <w:hideMark/>
          </w:tcPr>
          <w:p w14:paraId="340976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6A0FF8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1ABF2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74829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89E6A8" w14:textId="77777777" w:rsidTr="00A5526B">
        <w:trPr>
          <w:trHeight w:val="285"/>
        </w:trPr>
        <w:tc>
          <w:tcPr>
            <w:tcW w:w="1053" w:type="dxa"/>
            <w:tcBorders>
              <w:top w:val="nil"/>
              <w:left w:val="nil"/>
              <w:bottom w:val="nil"/>
              <w:right w:val="nil"/>
            </w:tcBorders>
            <w:shd w:val="clear" w:color="auto" w:fill="auto"/>
            <w:noWrap/>
            <w:vAlign w:val="bottom"/>
            <w:hideMark/>
          </w:tcPr>
          <w:p w14:paraId="20BDFE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33CA96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1.420</w:t>
            </w:r>
          </w:p>
        </w:tc>
        <w:tc>
          <w:tcPr>
            <w:tcW w:w="1020" w:type="dxa"/>
            <w:tcBorders>
              <w:top w:val="nil"/>
              <w:left w:val="nil"/>
              <w:bottom w:val="nil"/>
              <w:right w:val="nil"/>
            </w:tcBorders>
            <w:shd w:val="clear" w:color="auto" w:fill="auto"/>
            <w:noWrap/>
            <w:vAlign w:val="bottom"/>
            <w:hideMark/>
          </w:tcPr>
          <w:p w14:paraId="7DF698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1.305</w:t>
            </w:r>
          </w:p>
        </w:tc>
        <w:tc>
          <w:tcPr>
            <w:tcW w:w="1020" w:type="dxa"/>
            <w:tcBorders>
              <w:top w:val="nil"/>
              <w:left w:val="nil"/>
              <w:bottom w:val="nil"/>
              <w:right w:val="nil"/>
            </w:tcBorders>
            <w:shd w:val="clear" w:color="auto" w:fill="auto"/>
            <w:noWrap/>
            <w:vAlign w:val="bottom"/>
            <w:hideMark/>
          </w:tcPr>
          <w:p w14:paraId="785164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1.545</w:t>
            </w:r>
          </w:p>
        </w:tc>
      </w:tr>
      <w:tr w:rsidR="00A5526B" w:rsidRPr="00B30C13" w14:paraId="2F7FA235" w14:textId="77777777" w:rsidTr="00A5526B">
        <w:trPr>
          <w:trHeight w:val="285"/>
        </w:trPr>
        <w:tc>
          <w:tcPr>
            <w:tcW w:w="1053" w:type="dxa"/>
            <w:tcBorders>
              <w:top w:val="nil"/>
              <w:left w:val="nil"/>
              <w:bottom w:val="nil"/>
              <w:right w:val="nil"/>
            </w:tcBorders>
            <w:shd w:val="clear" w:color="auto" w:fill="auto"/>
            <w:noWrap/>
            <w:vAlign w:val="bottom"/>
            <w:hideMark/>
          </w:tcPr>
          <w:p w14:paraId="766298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3F85BA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1.400</w:t>
            </w:r>
          </w:p>
        </w:tc>
        <w:tc>
          <w:tcPr>
            <w:tcW w:w="1020" w:type="dxa"/>
            <w:tcBorders>
              <w:top w:val="nil"/>
              <w:left w:val="nil"/>
              <w:bottom w:val="nil"/>
              <w:right w:val="nil"/>
            </w:tcBorders>
            <w:shd w:val="clear" w:color="auto" w:fill="auto"/>
            <w:noWrap/>
            <w:vAlign w:val="bottom"/>
            <w:hideMark/>
          </w:tcPr>
          <w:p w14:paraId="0845C1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1.321</w:t>
            </w:r>
          </w:p>
        </w:tc>
        <w:tc>
          <w:tcPr>
            <w:tcW w:w="1020" w:type="dxa"/>
            <w:tcBorders>
              <w:top w:val="nil"/>
              <w:left w:val="nil"/>
              <w:bottom w:val="nil"/>
              <w:right w:val="nil"/>
            </w:tcBorders>
            <w:shd w:val="clear" w:color="auto" w:fill="auto"/>
            <w:noWrap/>
            <w:vAlign w:val="bottom"/>
            <w:hideMark/>
          </w:tcPr>
          <w:p w14:paraId="771D06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1.484</w:t>
            </w:r>
          </w:p>
        </w:tc>
      </w:tr>
      <w:tr w:rsidR="00A5526B" w:rsidRPr="00B30C13" w14:paraId="400934B4" w14:textId="77777777" w:rsidTr="00A5526B">
        <w:trPr>
          <w:trHeight w:val="285"/>
        </w:trPr>
        <w:tc>
          <w:tcPr>
            <w:tcW w:w="1053" w:type="dxa"/>
            <w:tcBorders>
              <w:top w:val="nil"/>
              <w:left w:val="nil"/>
              <w:bottom w:val="nil"/>
              <w:right w:val="nil"/>
            </w:tcBorders>
            <w:shd w:val="clear" w:color="auto" w:fill="auto"/>
            <w:noWrap/>
            <w:vAlign w:val="bottom"/>
            <w:hideMark/>
          </w:tcPr>
          <w:p w14:paraId="4E7E9C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6A5429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1.171</w:t>
            </w:r>
          </w:p>
        </w:tc>
        <w:tc>
          <w:tcPr>
            <w:tcW w:w="1020" w:type="dxa"/>
            <w:tcBorders>
              <w:top w:val="nil"/>
              <w:left w:val="nil"/>
              <w:bottom w:val="nil"/>
              <w:right w:val="nil"/>
            </w:tcBorders>
            <w:shd w:val="clear" w:color="auto" w:fill="auto"/>
            <w:noWrap/>
            <w:vAlign w:val="bottom"/>
            <w:hideMark/>
          </w:tcPr>
          <w:p w14:paraId="39CD64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1.102</w:t>
            </w:r>
          </w:p>
        </w:tc>
        <w:tc>
          <w:tcPr>
            <w:tcW w:w="1020" w:type="dxa"/>
            <w:tcBorders>
              <w:top w:val="nil"/>
              <w:left w:val="nil"/>
              <w:bottom w:val="nil"/>
              <w:right w:val="nil"/>
            </w:tcBorders>
            <w:shd w:val="clear" w:color="auto" w:fill="auto"/>
            <w:noWrap/>
            <w:vAlign w:val="bottom"/>
            <w:hideMark/>
          </w:tcPr>
          <w:p w14:paraId="179EBE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1.244</w:t>
            </w:r>
          </w:p>
        </w:tc>
      </w:tr>
      <w:tr w:rsidR="00A5526B" w:rsidRPr="00B30C13" w14:paraId="0D91551B" w14:textId="77777777" w:rsidTr="00A5526B">
        <w:trPr>
          <w:trHeight w:val="285"/>
        </w:trPr>
        <w:tc>
          <w:tcPr>
            <w:tcW w:w="1053" w:type="dxa"/>
            <w:tcBorders>
              <w:top w:val="nil"/>
              <w:left w:val="nil"/>
              <w:bottom w:val="nil"/>
              <w:right w:val="nil"/>
            </w:tcBorders>
            <w:shd w:val="clear" w:color="auto" w:fill="auto"/>
            <w:noWrap/>
            <w:vAlign w:val="bottom"/>
            <w:hideMark/>
          </w:tcPr>
          <w:p w14:paraId="3C37AC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3EE216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c>
          <w:tcPr>
            <w:tcW w:w="1020" w:type="dxa"/>
            <w:tcBorders>
              <w:top w:val="nil"/>
              <w:left w:val="nil"/>
              <w:bottom w:val="nil"/>
              <w:right w:val="nil"/>
            </w:tcBorders>
            <w:shd w:val="clear" w:color="auto" w:fill="auto"/>
            <w:noWrap/>
            <w:vAlign w:val="bottom"/>
            <w:hideMark/>
          </w:tcPr>
          <w:p w14:paraId="0289D2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7C6A1A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1.191</w:t>
            </w:r>
          </w:p>
        </w:tc>
      </w:tr>
      <w:tr w:rsidR="00A5526B" w:rsidRPr="00B30C13" w14:paraId="0AA2BA28" w14:textId="77777777" w:rsidTr="00A5526B">
        <w:trPr>
          <w:trHeight w:val="285"/>
        </w:trPr>
        <w:tc>
          <w:tcPr>
            <w:tcW w:w="1053" w:type="dxa"/>
            <w:tcBorders>
              <w:top w:val="nil"/>
              <w:left w:val="nil"/>
              <w:bottom w:val="nil"/>
              <w:right w:val="nil"/>
            </w:tcBorders>
            <w:shd w:val="clear" w:color="auto" w:fill="auto"/>
            <w:noWrap/>
            <w:vAlign w:val="bottom"/>
            <w:hideMark/>
          </w:tcPr>
          <w:p w14:paraId="1B7AA2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4AA8DF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0.861</w:t>
            </w:r>
          </w:p>
        </w:tc>
        <w:tc>
          <w:tcPr>
            <w:tcW w:w="1020" w:type="dxa"/>
            <w:tcBorders>
              <w:top w:val="nil"/>
              <w:left w:val="nil"/>
              <w:bottom w:val="nil"/>
              <w:right w:val="nil"/>
            </w:tcBorders>
            <w:shd w:val="clear" w:color="auto" w:fill="auto"/>
            <w:noWrap/>
            <w:vAlign w:val="bottom"/>
            <w:hideMark/>
          </w:tcPr>
          <w:p w14:paraId="4B8338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0.800</w:t>
            </w:r>
          </w:p>
        </w:tc>
        <w:tc>
          <w:tcPr>
            <w:tcW w:w="1020" w:type="dxa"/>
            <w:tcBorders>
              <w:top w:val="nil"/>
              <w:left w:val="nil"/>
              <w:bottom w:val="nil"/>
              <w:right w:val="nil"/>
            </w:tcBorders>
            <w:shd w:val="clear" w:color="auto" w:fill="auto"/>
            <w:noWrap/>
            <w:vAlign w:val="bottom"/>
            <w:hideMark/>
          </w:tcPr>
          <w:p w14:paraId="041DE9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0.927</w:t>
            </w:r>
          </w:p>
        </w:tc>
      </w:tr>
      <w:tr w:rsidR="00A5526B" w:rsidRPr="00B30C13" w14:paraId="1FA81BBC" w14:textId="77777777" w:rsidTr="00A5526B">
        <w:trPr>
          <w:trHeight w:val="285"/>
        </w:trPr>
        <w:tc>
          <w:tcPr>
            <w:tcW w:w="1053" w:type="dxa"/>
            <w:tcBorders>
              <w:top w:val="nil"/>
              <w:left w:val="nil"/>
              <w:bottom w:val="nil"/>
              <w:right w:val="nil"/>
            </w:tcBorders>
            <w:shd w:val="clear" w:color="auto" w:fill="auto"/>
            <w:noWrap/>
            <w:vAlign w:val="bottom"/>
            <w:hideMark/>
          </w:tcPr>
          <w:p w14:paraId="1FCC3A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78E703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1.199</w:t>
            </w:r>
          </w:p>
        </w:tc>
        <w:tc>
          <w:tcPr>
            <w:tcW w:w="1020" w:type="dxa"/>
            <w:tcBorders>
              <w:top w:val="nil"/>
              <w:left w:val="nil"/>
              <w:bottom w:val="nil"/>
              <w:right w:val="nil"/>
            </w:tcBorders>
            <w:shd w:val="clear" w:color="auto" w:fill="auto"/>
            <w:noWrap/>
            <w:vAlign w:val="bottom"/>
            <w:hideMark/>
          </w:tcPr>
          <w:p w14:paraId="516E10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1.128</w:t>
            </w:r>
          </w:p>
        </w:tc>
        <w:tc>
          <w:tcPr>
            <w:tcW w:w="1020" w:type="dxa"/>
            <w:tcBorders>
              <w:top w:val="nil"/>
              <w:left w:val="nil"/>
              <w:bottom w:val="nil"/>
              <w:right w:val="nil"/>
            </w:tcBorders>
            <w:shd w:val="clear" w:color="auto" w:fill="auto"/>
            <w:noWrap/>
            <w:vAlign w:val="bottom"/>
            <w:hideMark/>
          </w:tcPr>
          <w:p w14:paraId="067DB5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1.275</w:t>
            </w:r>
          </w:p>
        </w:tc>
      </w:tr>
      <w:tr w:rsidR="00A5526B" w:rsidRPr="00B30C13" w14:paraId="4B10B079" w14:textId="77777777" w:rsidTr="00A5526B">
        <w:trPr>
          <w:trHeight w:val="285"/>
        </w:trPr>
        <w:tc>
          <w:tcPr>
            <w:tcW w:w="1053" w:type="dxa"/>
            <w:tcBorders>
              <w:top w:val="nil"/>
              <w:left w:val="nil"/>
              <w:bottom w:val="nil"/>
              <w:right w:val="nil"/>
            </w:tcBorders>
            <w:shd w:val="clear" w:color="auto" w:fill="auto"/>
            <w:noWrap/>
            <w:vAlign w:val="bottom"/>
            <w:hideMark/>
          </w:tcPr>
          <w:p w14:paraId="0F3CAB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259C78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1.210</w:t>
            </w:r>
          </w:p>
        </w:tc>
        <w:tc>
          <w:tcPr>
            <w:tcW w:w="1020" w:type="dxa"/>
            <w:tcBorders>
              <w:top w:val="nil"/>
              <w:left w:val="nil"/>
              <w:bottom w:val="nil"/>
              <w:right w:val="nil"/>
            </w:tcBorders>
            <w:shd w:val="clear" w:color="auto" w:fill="auto"/>
            <w:noWrap/>
            <w:vAlign w:val="bottom"/>
            <w:hideMark/>
          </w:tcPr>
          <w:p w14:paraId="7EC83C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1.138</w:t>
            </w:r>
          </w:p>
        </w:tc>
        <w:tc>
          <w:tcPr>
            <w:tcW w:w="1020" w:type="dxa"/>
            <w:tcBorders>
              <w:top w:val="nil"/>
              <w:left w:val="nil"/>
              <w:bottom w:val="nil"/>
              <w:right w:val="nil"/>
            </w:tcBorders>
            <w:shd w:val="clear" w:color="auto" w:fill="auto"/>
            <w:noWrap/>
            <w:vAlign w:val="bottom"/>
            <w:hideMark/>
          </w:tcPr>
          <w:p w14:paraId="62C56D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1.287</w:t>
            </w:r>
          </w:p>
        </w:tc>
      </w:tr>
      <w:tr w:rsidR="00A5526B" w:rsidRPr="00B30C13" w14:paraId="11B3671B" w14:textId="77777777" w:rsidTr="00A5526B">
        <w:trPr>
          <w:trHeight w:val="285"/>
        </w:trPr>
        <w:tc>
          <w:tcPr>
            <w:tcW w:w="1053" w:type="dxa"/>
            <w:tcBorders>
              <w:top w:val="nil"/>
              <w:left w:val="nil"/>
              <w:bottom w:val="nil"/>
              <w:right w:val="nil"/>
            </w:tcBorders>
            <w:shd w:val="clear" w:color="auto" w:fill="auto"/>
            <w:noWrap/>
            <w:vAlign w:val="bottom"/>
            <w:hideMark/>
          </w:tcPr>
          <w:p w14:paraId="5A4EFB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231747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1.206</w:t>
            </w:r>
          </w:p>
        </w:tc>
        <w:tc>
          <w:tcPr>
            <w:tcW w:w="1020" w:type="dxa"/>
            <w:tcBorders>
              <w:top w:val="nil"/>
              <w:left w:val="nil"/>
              <w:bottom w:val="nil"/>
              <w:right w:val="nil"/>
            </w:tcBorders>
            <w:shd w:val="clear" w:color="auto" w:fill="auto"/>
            <w:noWrap/>
            <w:vAlign w:val="bottom"/>
            <w:hideMark/>
          </w:tcPr>
          <w:p w14:paraId="4F1E92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c>
          <w:tcPr>
            <w:tcW w:w="1020" w:type="dxa"/>
            <w:tcBorders>
              <w:top w:val="nil"/>
              <w:left w:val="nil"/>
              <w:bottom w:val="nil"/>
              <w:right w:val="nil"/>
            </w:tcBorders>
            <w:shd w:val="clear" w:color="auto" w:fill="auto"/>
            <w:noWrap/>
            <w:vAlign w:val="bottom"/>
            <w:hideMark/>
          </w:tcPr>
          <w:p w14:paraId="62F951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1.351</w:t>
            </w:r>
          </w:p>
        </w:tc>
      </w:tr>
      <w:tr w:rsidR="00A5526B" w:rsidRPr="00B30C13" w14:paraId="17961F99" w14:textId="77777777" w:rsidTr="00A5526B">
        <w:trPr>
          <w:trHeight w:val="285"/>
        </w:trPr>
        <w:tc>
          <w:tcPr>
            <w:tcW w:w="1053" w:type="dxa"/>
            <w:tcBorders>
              <w:top w:val="nil"/>
              <w:left w:val="nil"/>
              <w:bottom w:val="nil"/>
              <w:right w:val="nil"/>
            </w:tcBorders>
            <w:shd w:val="clear" w:color="auto" w:fill="auto"/>
            <w:noWrap/>
            <w:vAlign w:val="bottom"/>
            <w:hideMark/>
          </w:tcPr>
          <w:p w14:paraId="2A8736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20342F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1.252</w:t>
            </w:r>
          </w:p>
        </w:tc>
        <w:tc>
          <w:tcPr>
            <w:tcW w:w="1020" w:type="dxa"/>
            <w:tcBorders>
              <w:top w:val="nil"/>
              <w:left w:val="nil"/>
              <w:bottom w:val="nil"/>
              <w:right w:val="nil"/>
            </w:tcBorders>
            <w:shd w:val="clear" w:color="auto" w:fill="auto"/>
            <w:noWrap/>
            <w:vAlign w:val="bottom"/>
            <w:hideMark/>
          </w:tcPr>
          <w:p w14:paraId="0D18FF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1.153</w:t>
            </w:r>
          </w:p>
        </w:tc>
        <w:tc>
          <w:tcPr>
            <w:tcW w:w="1020" w:type="dxa"/>
            <w:tcBorders>
              <w:top w:val="nil"/>
              <w:left w:val="nil"/>
              <w:bottom w:val="nil"/>
              <w:right w:val="nil"/>
            </w:tcBorders>
            <w:shd w:val="clear" w:color="auto" w:fill="auto"/>
            <w:noWrap/>
            <w:vAlign w:val="bottom"/>
            <w:hideMark/>
          </w:tcPr>
          <w:p w14:paraId="131E97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1.360</w:t>
            </w:r>
          </w:p>
        </w:tc>
      </w:tr>
      <w:tr w:rsidR="00A5526B" w:rsidRPr="00B30C13" w14:paraId="0C0AEF54" w14:textId="77777777" w:rsidTr="00A5526B">
        <w:trPr>
          <w:trHeight w:val="285"/>
        </w:trPr>
        <w:tc>
          <w:tcPr>
            <w:tcW w:w="1053" w:type="dxa"/>
            <w:tcBorders>
              <w:top w:val="nil"/>
              <w:left w:val="nil"/>
              <w:bottom w:val="nil"/>
              <w:right w:val="nil"/>
            </w:tcBorders>
            <w:shd w:val="clear" w:color="auto" w:fill="auto"/>
            <w:noWrap/>
            <w:vAlign w:val="bottom"/>
            <w:hideMark/>
          </w:tcPr>
          <w:p w14:paraId="754701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401D11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1.047</w:t>
            </w:r>
          </w:p>
        </w:tc>
        <w:tc>
          <w:tcPr>
            <w:tcW w:w="1020" w:type="dxa"/>
            <w:tcBorders>
              <w:top w:val="nil"/>
              <w:left w:val="nil"/>
              <w:bottom w:val="nil"/>
              <w:right w:val="nil"/>
            </w:tcBorders>
            <w:shd w:val="clear" w:color="auto" w:fill="auto"/>
            <w:noWrap/>
            <w:vAlign w:val="bottom"/>
            <w:hideMark/>
          </w:tcPr>
          <w:p w14:paraId="363FE6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4C73A8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1.116</w:t>
            </w:r>
          </w:p>
        </w:tc>
      </w:tr>
      <w:tr w:rsidR="00A5526B" w:rsidRPr="00B30C13" w14:paraId="1EF55DBD" w14:textId="77777777" w:rsidTr="00A5526B">
        <w:trPr>
          <w:trHeight w:val="285"/>
        </w:trPr>
        <w:tc>
          <w:tcPr>
            <w:tcW w:w="1053" w:type="dxa"/>
            <w:tcBorders>
              <w:top w:val="nil"/>
              <w:left w:val="nil"/>
              <w:bottom w:val="nil"/>
              <w:right w:val="nil"/>
            </w:tcBorders>
            <w:shd w:val="clear" w:color="auto" w:fill="auto"/>
            <w:noWrap/>
            <w:vAlign w:val="bottom"/>
            <w:hideMark/>
          </w:tcPr>
          <w:p w14:paraId="1A8C2C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0EA552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1.405</w:t>
            </w:r>
          </w:p>
        </w:tc>
        <w:tc>
          <w:tcPr>
            <w:tcW w:w="1020" w:type="dxa"/>
            <w:tcBorders>
              <w:top w:val="nil"/>
              <w:left w:val="nil"/>
              <w:bottom w:val="nil"/>
              <w:right w:val="nil"/>
            </w:tcBorders>
            <w:shd w:val="clear" w:color="auto" w:fill="auto"/>
            <w:noWrap/>
            <w:vAlign w:val="bottom"/>
            <w:hideMark/>
          </w:tcPr>
          <w:p w14:paraId="7756F1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1.320</w:t>
            </w:r>
          </w:p>
        </w:tc>
        <w:tc>
          <w:tcPr>
            <w:tcW w:w="1020" w:type="dxa"/>
            <w:tcBorders>
              <w:top w:val="nil"/>
              <w:left w:val="nil"/>
              <w:bottom w:val="nil"/>
              <w:right w:val="nil"/>
            </w:tcBorders>
            <w:shd w:val="clear" w:color="auto" w:fill="auto"/>
            <w:noWrap/>
            <w:vAlign w:val="bottom"/>
            <w:hideMark/>
          </w:tcPr>
          <w:p w14:paraId="5D68F7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1.497</w:t>
            </w:r>
          </w:p>
        </w:tc>
      </w:tr>
      <w:tr w:rsidR="00A5526B" w:rsidRPr="00B30C13" w14:paraId="7F70B0DD" w14:textId="77777777" w:rsidTr="00A5526B">
        <w:trPr>
          <w:trHeight w:val="285"/>
        </w:trPr>
        <w:tc>
          <w:tcPr>
            <w:tcW w:w="1053" w:type="dxa"/>
            <w:tcBorders>
              <w:top w:val="nil"/>
              <w:left w:val="nil"/>
              <w:bottom w:val="nil"/>
              <w:right w:val="nil"/>
            </w:tcBorders>
            <w:shd w:val="clear" w:color="auto" w:fill="auto"/>
            <w:noWrap/>
            <w:vAlign w:val="bottom"/>
            <w:hideMark/>
          </w:tcPr>
          <w:p w14:paraId="4619DF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699087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B821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D95A7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0A3B23C" w14:textId="77777777" w:rsidTr="00A5526B">
        <w:trPr>
          <w:trHeight w:val="285"/>
        </w:trPr>
        <w:tc>
          <w:tcPr>
            <w:tcW w:w="1053" w:type="dxa"/>
            <w:tcBorders>
              <w:top w:val="nil"/>
              <w:left w:val="nil"/>
              <w:bottom w:val="nil"/>
              <w:right w:val="nil"/>
            </w:tcBorders>
            <w:shd w:val="clear" w:color="auto" w:fill="auto"/>
            <w:noWrap/>
            <w:vAlign w:val="bottom"/>
            <w:hideMark/>
          </w:tcPr>
          <w:p w14:paraId="213E17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661793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1.014</w:t>
            </w:r>
          </w:p>
        </w:tc>
        <w:tc>
          <w:tcPr>
            <w:tcW w:w="1020" w:type="dxa"/>
            <w:tcBorders>
              <w:top w:val="nil"/>
              <w:left w:val="nil"/>
              <w:bottom w:val="nil"/>
              <w:right w:val="nil"/>
            </w:tcBorders>
            <w:shd w:val="clear" w:color="auto" w:fill="auto"/>
            <w:noWrap/>
            <w:vAlign w:val="bottom"/>
            <w:hideMark/>
          </w:tcPr>
          <w:p w14:paraId="3187B8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0.941</w:t>
            </w:r>
          </w:p>
        </w:tc>
        <w:tc>
          <w:tcPr>
            <w:tcW w:w="1020" w:type="dxa"/>
            <w:tcBorders>
              <w:top w:val="nil"/>
              <w:left w:val="nil"/>
              <w:bottom w:val="nil"/>
              <w:right w:val="nil"/>
            </w:tcBorders>
            <w:shd w:val="clear" w:color="auto" w:fill="auto"/>
            <w:noWrap/>
            <w:vAlign w:val="bottom"/>
            <w:hideMark/>
          </w:tcPr>
          <w:p w14:paraId="3EC82E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1.093</w:t>
            </w:r>
          </w:p>
        </w:tc>
      </w:tr>
      <w:tr w:rsidR="00A5526B" w:rsidRPr="00B30C13" w14:paraId="7B8C3E6D" w14:textId="77777777" w:rsidTr="00A5526B">
        <w:trPr>
          <w:trHeight w:val="285"/>
        </w:trPr>
        <w:tc>
          <w:tcPr>
            <w:tcW w:w="1053" w:type="dxa"/>
            <w:tcBorders>
              <w:top w:val="nil"/>
              <w:left w:val="nil"/>
              <w:bottom w:val="nil"/>
              <w:right w:val="nil"/>
            </w:tcBorders>
            <w:shd w:val="clear" w:color="auto" w:fill="auto"/>
            <w:noWrap/>
            <w:vAlign w:val="bottom"/>
            <w:hideMark/>
          </w:tcPr>
          <w:p w14:paraId="42F95E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73B957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1.156</w:t>
            </w:r>
          </w:p>
        </w:tc>
        <w:tc>
          <w:tcPr>
            <w:tcW w:w="1020" w:type="dxa"/>
            <w:tcBorders>
              <w:top w:val="nil"/>
              <w:left w:val="nil"/>
              <w:bottom w:val="nil"/>
              <w:right w:val="nil"/>
            </w:tcBorders>
            <w:shd w:val="clear" w:color="auto" w:fill="auto"/>
            <w:noWrap/>
            <w:vAlign w:val="bottom"/>
            <w:hideMark/>
          </w:tcPr>
          <w:p w14:paraId="286DBF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1.082</w:t>
            </w:r>
          </w:p>
        </w:tc>
        <w:tc>
          <w:tcPr>
            <w:tcW w:w="1020" w:type="dxa"/>
            <w:tcBorders>
              <w:top w:val="nil"/>
              <w:left w:val="nil"/>
              <w:bottom w:val="nil"/>
              <w:right w:val="nil"/>
            </w:tcBorders>
            <w:shd w:val="clear" w:color="auto" w:fill="auto"/>
            <w:noWrap/>
            <w:vAlign w:val="bottom"/>
            <w:hideMark/>
          </w:tcPr>
          <w:p w14:paraId="155BBD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1.235</w:t>
            </w:r>
          </w:p>
        </w:tc>
      </w:tr>
      <w:tr w:rsidR="00A5526B" w:rsidRPr="00B30C13" w14:paraId="1E2ADD09" w14:textId="77777777" w:rsidTr="00A5526B">
        <w:trPr>
          <w:trHeight w:val="285"/>
        </w:trPr>
        <w:tc>
          <w:tcPr>
            <w:tcW w:w="1053" w:type="dxa"/>
            <w:tcBorders>
              <w:top w:val="nil"/>
              <w:left w:val="nil"/>
              <w:bottom w:val="nil"/>
              <w:right w:val="nil"/>
            </w:tcBorders>
            <w:shd w:val="clear" w:color="auto" w:fill="auto"/>
            <w:noWrap/>
            <w:vAlign w:val="bottom"/>
            <w:hideMark/>
          </w:tcPr>
          <w:p w14:paraId="4E43D2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1AE429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1.551</w:t>
            </w:r>
          </w:p>
        </w:tc>
        <w:tc>
          <w:tcPr>
            <w:tcW w:w="1020" w:type="dxa"/>
            <w:tcBorders>
              <w:top w:val="nil"/>
              <w:left w:val="nil"/>
              <w:bottom w:val="nil"/>
              <w:right w:val="nil"/>
            </w:tcBorders>
            <w:shd w:val="clear" w:color="auto" w:fill="auto"/>
            <w:noWrap/>
            <w:vAlign w:val="bottom"/>
            <w:hideMark/>
          </w:tcPr>
          <w:p w14:paraId="3E2367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1.448</w:t>
            </w:r>
          </w:p>
        </w:tc>
        <w:tc>
          <w:tcPr>
            <w:tcW w:w="1020" w:type="dxa"/>
            <w:tcBorders>
              <w:top w:val="nil"/>
              <w:left w:val="nil"/>
              <w:bottom w:val="nil"/>
              <w:right w:val="nil"/>
            </w:tcBorders>
            <w:shd w:val="clear" w:color="auto" w:fill="auto"/>
            <w:noWrap/>
            <w:vAlign w:val="bottom"/>
            <w:hideMark/>
          </w:tcPr>
          <w:p w14:paraId="6F4DFE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1.661</w:t>
            </w:r>
          </w:p>
        </w:tc>
      </w:tr>
      <w:tr w:rsidR="00A5526B" w:rsidRPr="00B30C13" w14:paraId="2754DC80" w14:textId="77777777" w:rsidTr="00A5526B">
        <w:trPr>
          <w:trHeight w:val="285"/>
        </w:trPr>
        <w:tc>
          <w:tcPr>
            <w:tcW w:w="1053" w:type="dxa"/>
            <w:tcBorders>
              <w:top w:val="nil"/>
              <w:left w:val="nil"/>
              <w:bottom w:val="nil"/>
              <w:right w:val="nil"/>
            </w:tcBorders>
            <w:shd w:val="clear" w:color="auto" w:fill="auto"/>
            <w:noWrap/>
            <w:vAlign w:val="bottom"/>
            <w:hideMark/>
          </w:tcPr>
          <w:p w14:paraId="6D6E61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3E913E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1.579</w:t>
            </w:r>
          </w:p>
        </w:tc>
        <w:tc>
          <w:tcPr>
            <w:tcW w:w="1020" w:type="dxa"/>
            <w:tcBorders>
              <w:top w:val="nil"/>
              <w:left w:val="nil"/>
              <w:bottom w:val="nil"/>
              <w:right w:val="nil"/>
            </w:tcBorders>
            <w:shd w:val="clear" w:color="auto" w:fill="auto"/>
            <w:noWrap/>
            <w:vAlign w:val="bottom"/>
            <w:hideMark/>
          </w:tcPr>
          <w:p w14:paraId="6513C2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1.378</w:t>
            </w:r>
          </w:p>
        </w:tc>
        <w:tc>
          <w:tcPr>
            <w:tcW w:w="1020" w:type="dxa"/>
            <w:tcBorders>
              <w:top w:val="nil"/>
              <w:left w:val="nil"/>
              <w:bottom w:val="nil"/>
              <w:right w:val="nil"/>
            </w:tcBorders>
            <w:shd w:val="clear" w:color="auto" w:fill="auto"/>
            <w:noWrap/>
            <w:vAlign w:val="bottom"/>
            <w:hideMark/>
          </w:tcPr>
          <w:p w14:paraId="42147E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1.809</w:t>
            </w:r>
          </w:p>
        </w:tc>
      </w:tr>
      <w:tr w:rsidR="00A5526B" w:rsidRPr="00B30C13" w14:paraId="7443C715" w14:textId="77777777" w:rsidTr="00A5526B">
        <w:trPr>
          <w:trHeight w:val="285"/>
        </w:trPr>
        <w:tc>
          <w:tcPr>
            <w:tcW w:w="1053" w:type="dxa"/>
            <w:tcBorders>
              <w:top w:val="nil"/>
              <w:left w:val="nil"/>
              <w:bottom w:val="nil"/>
              <w:right w:val="nil"/>
            </w:tcBorders>
            <w:shd w:val="clear" w:color="auto" w:fill="auto"/>
            <w:noWrap/>
            <w:vAlign w:val="bottom"/>
            <w:hideMark/>
          </w:tcPr>
          <w:p w14:paraId="7D9BF5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63135E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1.298</w:t>
            </w:r>
          </w:p>
        </w:tc>
        <w:tc>
          <w:tcPr>
            <w:tcW w:w="1020" w:type="dxa"/>
            <w:tcBorders>
              <w:top w:val="nil"/>
              <w:left w:val="nil"/>
              <w:bottom w:val="nil"/>
              <w:right w:val="nil"/>
            </w:tcBorders>
            <w:shd w:val="clear" w:color="auto" w:fill="auto"/>
            <w:noWrap/>
            <w:vAlign w:val="bottom"/>
            <w:hideMark/>
          </w:tcPr>
          <w:p w14:paraId="790E59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1.194</w:t>
            </w:r>
          </w:p>
        </w:tc>
        <w:tc>
          <w:tcPr>
            <w:tcW w:w="1020" w:type="dxa"/>
            <w:tcBorders>
              <w:top w:val="nil"/>
              <w:left w:val="nil"/>
              <w:bottom w:val="nil"/>
              <w:right w:val="nil"/>
            </w:tcBorders>
            <w:shd w:val="clear" w:color="auto" w:fill="auto"/>
            <w:noWrap/>
            <w:vAlign w:val="bottom"/>
            <w:hideMark/>
          </w:tcPr>
          <w:p w14:paraId="3683AA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1.411</w:t>
            </w:r>
          </w:p>
        </w:tc>
      </w:tr>
      <w:tr w:rsidR="00A5526B" w:rsidRPr="00B30C13" w14:paraId="61844E93" w14:textId="77777777" w:rsidTr="00A5526B">
        <w:trPr>
          <w:trHeight w:val="285"/>
        </w:trPr>
        <w:tc>
          <w:tcPr>
            <w:tcW w:w="1053" w:type="dxa"/>
            <w:tcBorders>
              <w:top w:val="nil"/>
              <w:left w:val="nil"/>
              <w:bottom w:val="nil"/>
              <w:right w:val="nil"/>
            </w:tcBorders>
            <w:shd w:val="clear" w:color="auto" w:fill="auto"/>
            <w:noWrap/>
            <w:vAlign w:val="bottom"/>
            <w:hideMark/>
          </w:tcPr>
          <w:p w14:paraId="673977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22B001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1.558</w:t>
            </w:r>
          </w:p>
        </w:tc>
        <w:tc>
          <w:tcPr>
            <w:tcW w:w="1020" w:type="dxa"/>
            <w:tcBorders>
              <w:top w:val="nil"/>
              <w:left w:val="nil"/>
              <w:bottom w:val="nil"/>
              <w:right w:val="nil"/>
            </w:tcBorders>
            <w:shd w:val="clear" w:color="auto" w:fill="auto"/>
            <w:noWrap/>
            <w:vAlign w:val="bottom"/>
            <w:hideMark/>
          </w:tcPr>
          <w:p w14:paraId="5533C8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1.459</w:t>
            </w:r>
          </w:p>
        </w:tc>
        <w:tc>
          <w:tcPr>
            <w:tcW w:w="1020" w:type="dxa"/>
            <w:tcBorders>
              <w:top w:val="nil"/>
              <w:left w:val="nil"/>
              <w:bottom w:val="nil"/>
              <w:right w:val="nil"/>
            </w:tcBorders>
            <w:shd w:val="clear" w:color="auto" w:fill="auto"/>
            <w:noWrap/>
            <w:vAlign w:val="bottom"/>
            <w:hideMark/>
          </w:tcPr>
          <w:p w14:paraId="3EAF2D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1.664</w:t>
            </w:r>
          </w:p>
        </w:tc>
      </w:tr>
      <w:tr w:rsidR="00A5526B" w:rsidRPr="00B30C13" w14:paraId="05EB5F8B" w14:textId="77777777" w:rsidTr="00A5526B">
        <w:trPr>
          <w:trHeight w:val="285"/>
        </w:trPr>
        <w:tc>
          <w:tcPr>
            <w:tcW w:w="1053" w:type="dxa"/>
            <w:tcBorders>
              <w:top w:val="nil"/>
              <w:left w:val="nil"/>
              <w:bottom w:val="nil"/>
              <w:right w:val="nil"/>
            </w:tcBorders>
            <w:shd w:val="clear" w:color="auto" w:fill="auto"/>
            <w:noWrap/>
            <w:vAlign w:val="bottom"/>
            <w:hideMark/>
          </w:tcPr>
          <w:p w14:paraId="2BC74D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17F1F0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1.576</w:t>
            </w:r>
          </w:p>
        </w:tc>
        <w:tc>
          <w:tcPr>
            <w:tcW w:w="1020" w:type="dxa"/>
            <w:tcBorders>
              <w:top w:val="nil"/>
              <w:left w:val="nil"/>
              <w:bottom w:val="nil"/>
              <w:right w:val="nil"/>
            </w:tcBorders>
            <w:shd w:val="clear" w:color="auto" w:fill="auto"/>
            <w:noWrap/>
            <w:vAlign w:val="bottom"/>
            <w:hideMark/>
          </w:tcPr>
          <w:p w14:paraId="37B422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1.472</w:t>
            </w:r>
          </w:p>
        </w:tc>
        <w:tc>
          <w:tcPr>
            <w:tcW w:w="1020" w:type="dxa"/>
            <w:tcBorders>
              <w:top w:val="nil"/>
              <w:left w:val="nil"/>
              <w:bottom w:val="nil"/>
              <w:right w:val="nil"/>
            </w:tcBorders>
            <w:shd w:val="clear" w:color="auto" w:fill="auto"/>
            <w:noWrap/>
            <w:vAlign w:val="bottom"/>
            <w:hideMark/>
          </w:tcPr>
          <w:p w14:paraId="14907B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1.687</w:t>
            </w:r>
          </w:p>
        </w:tc>
      </w:tr>
      <w:tr w:rsidR="00A5526B" w:rsidRPr="00B30C13" w14:paraId="697F8AAB" w14:textId="77777777" w:rsidTr="00A5526B">
        <w:trPr>
          <w:trHeight w:val="285"/>
        </w:trPr>
        <w:tc>
          <w:tcPr>
            <w:tcW w:w="1053" w:type="dxa"/>
            <w:tcBorders>
              <w:top w:val="nil"/>
              <w:left w:val="nil"/>
              <w:bottom w:val="nil"/>
              <w:right w:val="nil"/>
            </w:tcBorders>
            <w:shd w:val="clear" w:color="auto" w:fill="auto"/>
            <w:noWrap/>
            <w:vAlign w:val="bottom"/>
            <w:hideMark/>
          </w:tcPr>
          <w:p w14:paraId="31BCFD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1986.875</w:t>
            </w:r>
          </w:p>
        </w:tc>
        <w:tc>
          <w:tcPr>
            <w:tcW w:w="1020" w:type="dxa"/>
            <w:tcBorders>
              <w:top w:val="nil"/>
              <w:left w:val="nil"/>
              <w:bottom w:val="nil"/>
              <w:right w:val="nil"/>
            </w:tcBorders>
            <w:shd w:val="clear" w:color="auto" w:fill="auto"/>
            <w:noWrap/>
            <w:vAlign w:val="bottom"/>
            <w:hideMark/>
          </w:tcPr>
          <w:p w14:paraId="3A5DFB0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73C8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E886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CACD6DA" w14:textId="77777777" w:rsidTr="00A5526B">
        <w:trPr>
          <w:trHeight w:val="285"/>
        </w:trPr>
        <w:tc>
          <w:tcPr>
            <w:tcW w:w="1053" w:type="dxa"/>
            <w:tcBorders>
              <w:top w:val="nil"/>
              <w:left w:val="nil"/>
              <w:bottom w:val="nil"/>
              <w:right w:val="nil"/>
            </w:tcBorders>
            <w:shd w:val="clear" w:color="auto" w:fill="auto"/>
            <w:noWrap/>
            <w:vAlign w:val="bottom"/>
            <w:hideMark/>
          </w:tcPr>
          <w:p w14:paraId="5CF7B7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263D4E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1.302</w:t>
            </w:r>
          </w:p>
        </w:tc>
        <w:tc>
          <w:tcPr>
            <w:tcW w:w="1020" w:type="dxa"/>
            <w:tcBorders>
              <w:top w:val="nil"/>
              <w:left w:val="nil"/>
              <w:bottom w:val="nil"/>
              <w:right w:val="nil"/>
            </w:tcBorders>
            <w:shd w:val="clear" w:color="auto" w:fill="auto"/>
            <w:noWrap/>
            <w:vAlign w:val="bottom"/>
            <w:hideMark/>
          </w:tcPr>
          <w:p w14:paraId="190B2F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1.181</w:t>
            </w:r>
          </w:p>
        </w:tc>
        <w:tc>
          <w:tcPr>
            <w:tcW w:w="1020" w:type="dxa"/>
            <w:tcBorders>
              <w:top w:val="nil"/>
              <w:left w:val="nil"/>
              <w:bottom w:val="nil"/>
              <w:right w:val="nil"/>
            </w:tcBorders>
            <w:shd w:val="clear" w:color="auto" w:fill="auto"/>
            <w:noWrap/>
            <w:vAlign w:val="bottom"/>
            <w:hideMark/>
          </w:tcPr>
          <w:p w14:paraId="5D1F81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1.436</w:t>
            </w:r>
          </w:p>
        </w:tc>
      </w:tr>
      <w:tr w:rsidR="00A5526B" w:rsidRPr="00B30C13" w14:paraId="063848EC" w14:textId="77777777" w:rsidTr="00A5526B">
        <w:trPr>
          <w:trHeight w:val="285"/>
        </w:trPr>
        <w:tc>
          <w:tcPr>
            <w:tcW w:w="1053" w:type="dxa"/>
            <w:tcBorders>
              <w:top w:val="nil"/>
              <w:left w:val="nil"/>
              <w:bottom w:val="nil"/>
              <w:right w:val="nil"/>
            </w:tcBorders>
            <w:shd w:val="clear" w:color="auto" w:fill="auto"/>
            <w:noWrap/>
            <w:vAlign w:val="bottom"/>
            <w:hideMark/>
          </w:tcPr>
          <w:p w14:paraId="2DBB21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7F085B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1.317</w:t>
            </w:r>
          </w:p>
        </w:tc>
        <w:tc>
          <w:tcPr>
            <w:tcW w:w="1020" w:type="dxa"/>
            <w:tcBorders>
              <w:top w:val="nil"/>
              <w:left w:val="nil"/>
              <w:bottom w:val="nil"/>
              <w:right w:val="nil"/>
            </w:tcBorders>
            <w:shd w:val="clear" w:color="auto" w:fill="auto"/>
            <w:noWrap/>
            <w:vAlign w:val="bottom"/>
            <w:hideMark/>
          </w:tcPr>
          <w:p w14:paraId="7EAAC2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1.225</w:t>
            </w:r>
          </w:p>
        </w:tc>
        <w:tc>
          <w:tcPr>
            <w:tcW w:w="1020" w:type="dxa"/>
            <w:tcBorders>
              <w:top w:val="nil"/>
              <w:left w:val="nil"/>
              <w:bottom w:val="nil"/>
              <w:right w:val="nil"/>
            </w:tcBorders>
            <w:shd w:val="clear" w:color="auto" w:fill="auto"/>
            <w:noWrap/>
            <w:vAlign w:val="bottom"/>
            <w:hideMark/>
          </w:tcPr>
          <w:p w14:paraId="77F828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1.415</w:t>
            </w:r>
          </w:p>
        </w:tc>
      </w:tr>
      <w:tr w:rsidR="00A5526B" w:rsidRPr="00B30C13" w14:paraId="557312CA" w14:textId="77777777" w:rsidTr="00A5526B">
        <w:trPr>
          <w:trHeight w:val="285"/>
        </w:trPr>
        <w:tc>
          <w:tcPr>
            <w:tcW w:w="1053" w:type="dxa"/>
            <w:tcBorders>
              <w:top w:val="nil"/>
              <w:left w:val="nil"/>
              <w:bottom w:val="nil"/>
              <w:right w:val="nil"/>
            </w:tcBorders>
            <w:shd w:val="clear" w:color="auto" w:fill="auto"/>
            <w:noWrap/>
            <w:vAlign w:val="bottom"/>
            <w:hideMark/>
          </w:tcPr>
          <w:p w14:paraId="385232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447829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1.251</w:t>
            </w:r>
          </w:p>
        </w:tc>
        <w:tc>
          <w:tcPr>
            <w:tcW w:w="1020" w:type="dxa"/>
            <w:tcBorders>
              <w:top w:val="nil"/>
              <w:left w:val="nil"/>
              <w:bottom w:val="nil"/>
              <w:right w:val="nil"/>
            </w:tcBorders>
            <w:shd w:val="clear" w:color="auto" w:fill="auto"/>
            <w:noWrap/>
            <w:vAlign w:val="bottom"/>
            <w:hideMark/>
          </w:tcPr>
          <w:p w14:paraId="50CF97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1.163</w:t>
            </w:r>
          </w:p>
        </w:tc>
        <w:tc>
          <w:tcPr>
            <w:tcW w:w="1020" w:type="dxa"/>
            <w:tcBorders>
              <w:top w:val="nil"/>
              <w:left w:val="nil"/>
              <w:bottom w:val="nil"/>
              <w:right w:val="nil"/>
            </w:tcBorders>
            <w:shd w:val="clear" w:color="auto" w:fill="auto"/>
            <w:noWrap/>
            <w:vAlign w:val="bottom"/>
            <w:hideMark/>
          </w:tcPr>
          <w:p w14:paraId="46F238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1.345</w:t>
            </w:r>
          </w:p>
        </w:tc>
      </w:tr>
      <w:tr w:rsidR="00A5526B" w:rsidRPr="00B30C13" w14:paraId="1FEF3C30" w14:textId="77777777" w:rsidTr="00A5526B">
        <w:trPr>
          <w:trHeight w:val="285"/>
        </w:trPr>
        <w:tc>
          <w:tcPr>
            <w:tcW w:w="1053" w:type="dxa"/>
            <w:tcBorders>
              <w:top w:val="nil"/>
              <w:left w:val="nil"/>
              <w:bottom w:val="nil"/>
              <w:right w:val="nil"/>
            </w:tcBorders>
            <w:shd w:val="clear" w:color="auto" w:fill="auto"/>
            <w:noWrap/>
            <w:vAlign w:val="bottom"/>
            <w:hideMark/>
          </w:tcPr>
          <w:p w14:paraId="3AA49F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589571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31CB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950E8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C4538FD" w14:textId="77777777" w:rsidTr="00A5526B">
        <w:trPr>
          <w:trHeight w:val="285"/>
        </w:trPr>
        <w:tc>
          <w:tcPr>
            <w:tcW w:w="1053" w:type="dxa"/>
            <w:tcBorders>
              <w:top w:val="nil"/>
              <w:left w:val="nil"/>
              <w:bottom w:val="nil"/>
              <w:right w:val="nil"/>
            </w:tcBorders>
            <w:shd w:val="clear" w:color="auto" w:fill="auto"/>
            <w:noWrap/>
            <w:vAlign w:val="bottom"/>
            <w:hideMark/>
          </w:tcPr>
          <w:p w14:paraId="37E4AF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5B2775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1.186</w:t>
            </w:r>
          </w:p>
        </w:tc>
        <w:tc>
          <w:tcPr>
            <w:tcW w:w="1020" w:type="dxa"/>
            <w:tcBorders>
              <w:top w:val="nil"/>
              <w:left w:val="nil"/>
              <w:bottom w:val="nil"/>
              <w:right w:val="nil"/>
            </w:tcBorders>
            <w:shd w:val="clear" w:color="auto" w:fill="auto"/>
            <w:noWrap/>
            <w:vAlign w:val="bottom"/>
            <w:hideMark/>
          </w:tcPr>
          <w:p w14:paraId="13CF86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c>
          <w:tcPr>
            <w:tcW w:w="1020" w:type="dxa"/>
            <w:tcBorders>
              <w:top w:val="nil"/>
              <w:left w:val="nil"/>
              <w:bottom w:val="nil"/>
              <w:right w:val="nil"/>
            </w:tcBorders>
            <w:shd w:val="clear" w:color="auto" w:fill="auto"/>
            <w:noWrap/>
            <w:vAlign w:val="bottom"/>
            <w:hideMark/>
          </w:tcPr>
          <w:p w14:paraId="1B76EB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1.297</w:t>
            </w:r>
          </w:p>
        </w:tc>
      </w:tr>
      <w:tr w:rsidR="00A5526B" w:rsidRPr="00B30C13" w14:paraId="3459E0F3" w14:textId="77777777" w:rsidTr="00A5526B">
        <w:trPr>
          <w:trHeight w:val="285"/>
        </w:trPr>
        <w:tc>
          <w:tcPr>
            <w:tcW w:w="1053" w:type="dxa"/>
            <w:tcBorders>
              <w:top w:val="nil"/>
              <w:left w:val="nil"/>
              <w:bottom w:val="nil"/>
              <w:right w:val="nil"/>
            </w:tcBorders>
            <w:shd w:val="clear" w:color="auto" w:fill="auto"/>
            <w:noWrap/>
            <w:vAlign w:val="bottom"/>
            <w:hideMark/>
          </w:tcPr>
          <w:p w14:paraId="46A818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39C4AB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0.900</w:t>
            </w:r>
          </w:p>
        </w:tc>
        <w:tc>
          <w:tcPr>
            <w:tcW w:w="1020" w:type="dxa"/>
            <w:tcBorders>
              <w:top w:val="nil"/>
              <w:left w:val="nil"/>
              <w:bottom w:val="nil"/>
              <w:right w:val="nil"/>
            </w:tcBorders>
            <w:shd w:val="clear" w:color="auto" w:fill="auto"/>
            <w:noWrap/>
            <w:vAlign w:val="bottom"/>
            <w:hideMark/>
          </w:tcPr>
          <w:p w14:paraId="4901B7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0.844</w:t>
            </w:r>
          </w:p>
        </w:tc>
        <w:tc>
          <w:tcPr>
            <w:tcW w:w="1020" w:type="dxa"/>
            <w:tcBorders>
              <w:top w:val="nil"/>
              <w:left w:val="nil"/>
              <w:bottom w:val="nil"/>
              <w:right w:val="nil"/>
            </w:tcBorders>
            <w:shd w:val="clear" w:color="auto" w:fill="auto"/>
            <w:noWrap/>
            <w:vAlign w:val="bottom"/>
            <w:hideMark/>
          </w:tcPr>
          <w:p w14:paraId="61DE9D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0.959</w:t>
            </w:r>
          </w:p>
        </w:tc>
      </w:tr>
      <w:tr w:rsidR="00A5526B" w:rsidRPr="00B30C13" w14:paraId="4C24BF59" w14:textId="77777777" w:rsidTr="00A5526B">
        <w:trPr>
          <w:trHeight w:val="285"/>
        </w:trPr>
        <w:tc>
          <w:tcPr>
            <w:tcW w:w="1053" w:type="dxa"/>
            <w:tcBorders>
              <w:top w:val="nil"/>
              <w:left w:val="nil"/>
              <w:bottom w:val="nil"/>
              <w:right w:val="nil"/>
            </w:tcBorders>
            <w:shd w:val="clear" w:color="auto" w:fill="auto"/>
            <w:noWrap/>
            <w:vAlign w:val="bottom"/>
            <w:hideMark/>
          </w:tcPr>
          <w:p w14:paraId="7717AB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622237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0.931</w:t>
            </w:r>
          </w:p>
        </w:tc>
        <w:tc>
          <w:tcPr>
            <w:tcW w:w="1020" w:type="dxa"/>
            <w:tcBorders>
              <w:top w:val="nil"/>
              <w:left w:val="nil"/>
              <w:bottom w:val="nil"/>
              <w:right w:val="nil"/>
            </w:tcBorders>
            <w:shd w:val="clear" w:color="auto" w:fill="auto"/>
            <w:noWrap/>
            <w:vAlign w:val="bottom"/>
            <w:hideMark/>
          </w:tcPr>
          <w:p w14:paraId="55B855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0.876</w:t>
            </w:r>
          </w:p>
        </w:tc>
        <w:tc>
          <w:tcPr>
            <w:tcW w:w="1020" w:type="dxa"/>
            <w:tcBorders>
              <w:top w:val="nil"/>
              <w:left w:val="nil"/>
              <w:bottom w:val="nil"/>
              <w:right w:val="nil"/>
            </w:tcBorders>
            <w:shd w:val="clear" w:color="auto" w:fill="auto"/>
            <w:noWrap/>
            <w:vAlign w:val="bottom"/>
            <w:hideMark/>
          </w:tcPr>
          <w:p w14:paraId="1BB364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0.990</w:t>
            </w:r>
          </w:p>
        </w:tc>
      </w:tr>
      <w:tr w:rsidR="00A5526B" w:rsidRPr="00B30C13" w14:paraId="20ACA044" w14:textId="77777777" w:rsidTr="00A5526B">
        <w:trPr>
          <w:trHeight w:val="285"/>
        </w:trPr>
        <w:tc>
          <w:tcPr>
            <w:tcW w:w="1053" w:type="dxa"/>
            <w:tcBorders>
              <w:top w:val="nil"/>
              <w:left w:val="nil"/>
              <w:bottom w:val="nil"/>
              <w:right w:val="nil"/>
            </w:tcBorders>
            <w:shd w:val="clear" w:color="auto" w:fill="auto"/>
            <w:noWrap/>
            <w:vAlign w:val="bottom"/>
            <w:hideMark/>
          </w:tcPr>
          <w:p w14:paraId="38CDA2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43E116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1B620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8BB50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C80E9F" w14:textId="77777777" w:rsidTr="00A5526B">
        <w:trPr>
          <w:trHeight w:val="285"/>
        </w:trPr>
        <w:tc>
          <w:tcPr>
            <w:tcW w:w="1053" w:type="dxa"/>
            <w:tcBorders>
              <w:top w:val="nil"/>
              <w:left w:val="nil"/>
              <w:bottom w:val="nil"/>
              <w:right w:val="nil"/>
            </w:tcBorders>
            <w:shd w:val="clear" w:color="auto" w:fill="auto"/>
            <w:noWrap/>
            <w:vAlign w:val="bottom"/>
            <w:hideMark/>
          </w:tcPr>
          <w:p w14:paraId="198D18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54F407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C54D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3177A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A77F074" w14:textId="77777777" w:rsidTr="00A5526B">
        <w:trPr>
          <w:trHeight w:val="285"/>
        </w:trPr>
        <w:tc>
          <w:tcPr>
            <w:tcW w:w="1053" w:type="dxa"/>
            <w:tcBorders>
              <w:top w:val="nil"/>
              <w:left w:val="nil"/>
              <w:bottom w:val="nil"/>
              <w:right w:val="nil"/>
            </w:tcBorders>
            <w:shd w:val="clear" w:color="auto" w:fill="auto"/>
            <w:noWrap/>
            <w:vAlign w:val="bottom"/>
            <w:hideMark/>
          </w:tcPr>
          <w:p w14:paraId="05E5B2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57EFFA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0.636</w:t>
            </w:r>
          </w:p>
        </w:tc>
        <w:tc>
          <w:tcPr>
            <w:tcW w:w="1020" w:type="dxa"/>
            <w:tcBorders>
              <w:top w:val="nil"/>
              <w:left w:val="nil"/>
              <w:bottom w:val="nil"/>
              <w:right w:val="nil"/>
            </w:tcBorders>
            <w:shd w:val="clear" w:color="auto" w:fill="auto"/>
            <w:noWrap/>
            <w:vAlign w:val="bottom"/>
            <w:hideMark/>
          </w:tcPr>
          <w:p w14:paraId="2C7372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0.591</w:t>
            </w:r>
          </w:p>
        </w:tc>
        <w:tc>
          <w:tcPr>
            <w:tcW w:w="1020" w:type="dxa"/>
            <w:tcBorders>
              <w:top w:val="nil"/>
              <w:left w:val="nil"/>
              <w:bottom w:val="nil"/>
              <w:right w:val="nil"/>
            </w:tcBorders>
            <w:shd w:val="clear" w:color="auto" w:fill="auto"/>
            <w:noWrap/>
            <w:vAlign w:val="bottom"/>
            <w:hideMark/>
          </w:tcPr>
          <w:p w14:paraId="63F35E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r>
      <w:tr w:rsidR="00A5526B" w:rsidRPr="00B30C13" w14:paraId="3D832C1A" w14:textId="77777777" w:rsidTr="00A5526B">
        <w:trPr>
          <w:trHeight w:val="285"/>
        </w:trPr>
        <w:tc>
          <w:tcPr>
            <w:tcW w:w="1053" w:type="dxa"/>
            <w:tcBorders>
              <w:top w:val="nil"/>
              <w:left w:val="nil"/>
              <w:bottom w:val="nil"/>
              <w:right w:val="nil"/>
            </w:tcBorders>
            <w:shd w:val="clear" w:color="auto" w:fill="auto"/>
            <w:noWrap/>
            <w:vAlign w:val="bottom"/>
            <w:hideMark/>
          </w:tcPr>
          <w:p w14:paraId="36503D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3F4F5E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62E15B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7A9191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0.837</w:t>
            </w:r>
          </w:p>
        </w:tc>
      </w:tr>
      <w:tr w:rsidR="00A5526B" w:rsidRPr="00B30C13" w14:paraId="5D1F1DE6" w14:textId="77777777" w:rsidTr="00A5526B">
        <w:trPr>
          <w:trHeight w:val="285"/>
        </w:trPr>
        <w:tc>
          <w:tcPr>
            <w:tcW w:w="1053" w:type="dxa"/>
            <w:tcBorders>
              <w:top w:val="nil"/>
              <w:left w:val="nil"/>
              <w:bottom w:val="nil"/>
              <w:right w:val="nil"/>
            </w:tcBorders>
            <w:shd w:val="clear" w:color="auto" w:fill="auto"/>
            <w:noWrap/>
            <w:vAlign w:val="bottom"/>
            <w:hideMark/>
          </w:tcPr>
          <w:p w14:paraId="6C3FB0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626883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8BC1B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936F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067B3D0" w14:textId="77777777" w:rsidTr="00A5526B">
        <w:trPr>
          <w:trHeight w:val="285"/>
        </w:trPr>
        <w:tc>
          <w:tcPr>
            <w:tcW w:w="1053" w:type="dxa"/>
            <w:tcBorders>
              <w:top w:val="nil"/>
              <w:left w:val="nil"/>
              <w:bottom w:val="nil"/>
              <w:right w:val="nil"/>
            </w:tcBorders>
            <w:shd w:val="clear" w:color="auto" w:fill="auto"/>
            <w:noWrap/>
            <w:vAlign w:val="bottom"/>
            <w:hideMark/>
          </w:tcPr>
          <w:p w14:paraId="0DCAD6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39A20C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C4265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FEAE0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9365A5" w14:textId="77777777" w:rsidTr="00A5526B">
        <w:trPr>
          <w:trHeight w:val="285"/>
        </w:trPr>
        <w:tc>
          <w:tcPr>
            <w:tcW w:w="1053" w:type="dxa"/>
            <w:tcBorders>
              <w:top w:val="nil"/>
              <w:left w:val="nil"/>
              <w:bottom w:val="nil"/>
              <w:right w:val="nil"/>
            </w:tcBorders>
            <w:shd w:val="clear" w:color="auto" w:fill="auto"/>
            <w:noWrap/>
            <w:vAlign w:val="bottom"/>
            <w:hideMark/>
          </w:tcPr>
          <w:p w14:paraId="656A07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2FBE24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0.954</w:t>
            </w:r>
          </w:p>
        </w:tc>
        <w:tc>
          <w:tcPr>
            <w:tcW w:w="1020" w:type="dxa"/>
            <w:tcBorders>
              <w:top w:val="nil"/>
              <w:left w:val="nil"/>
              <w:bottom w:val="nil"/>
              <w:right w:val="nil"/>
            </w:tcBorders>
            <w:shd w:val="clear" w:color="auto" w:fill="auto"/>
            <w:noWrap/>
            <w:vAlign w:val="bottom"/>
            <w:hideMark/>
          </w:tcPr>
          <w:p w14:paraId="2C9883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0.883</w:t>
            </w:r>
          </w:p>
        </w:tc>
        <w:tc>
          <w:tcPr>
            <w:tcW w:w="1020" w:type="dxa"/>
            <w:tcBorders>
              <w:top w:val="nil"/>
              <w:left w:val="nil"/>
              <w:bottom w:val="nil"/>
              <w:right w:val="nil"/>
            </w:tcBorders>
            <w:shd w:val="clear" w:color="auto" w:fill="auto"/>
            <w:noWrap/>
            <w:vAlign w:val="bottom"/>
            <w:hideMark/>
          </w:tcPr>
          <w:p w14:paraId="71F225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1.031</w:t>
            </w:r>
          </w:p>
        </w:tc>
      </w:tr>
      <w:tr w:rsidR="00A5526B" w:rsidRPr="00B30C13" w14:paraId="1159C618" w14:textId="77777777" w:rsidTr="00A5526B">
        <w:trPr>
          <w:trHeight w:val="285"/>
        </w:trPr>
        <w:tc>
          <w:tcPr>
            <w:tcW w:w="1053" w:type="dxa"/>
            <w:tcBorders>
              <w:top w:val="nil"/>
              <w:left w:val="nil"/>
              <w:bottom w:val="nil"/>
              <w:right w:val="nil"/>
            </w:tcBorders>
            <w:shd w:val="clear" w:color="auto" w:fill="auto"/>
            <w:noWrap/>
            <w:vAlign w:val="bottom"/>
            <w:hideMark/>
          </w:tcPr>
          <w:p w14:paraId="3EAF66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69EAC4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c>
          <w:tcPr>
            <w:tcW w:w="1020" w:type="dxa"/>
            <w:tcBorders>
              <w:top w:val="nil"/>
              <w:left w:val="nil"/>
              <w:bottom w:val="nil"/>
              <w:right w:val="nil"/>
            </w:tcBorders>
            <w:shd w:val="clear" w:color="auto" w:fill="auto"/>
            <w:noWrap/>
            <w:vAlign w:val="bottom"/>
            <w:hideMark/>
          </w:tcPr>
          <w:p w14:paraId="6E93BD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0.824</w:t>
            </w:r>
          </w:p>
        </w:tc>
        <w:tc>
          <w:tcPr>
            <w:tcW w:w="1020" w:type="dxa"/>
            <w:tcBorders>
              <w:top w:val="nil"/>
              <w:left w:val="nil"/>
              <w:bottom w:val="nil"/>
              <w:right w:val="nil"/>
            </w:tcBorders>
            <w:shd w:val="clear" w:color="auto" w:fill="auto"/>
            <w:noWrap/>
            <w:vAlign w:val="bottom"/>
            <w:hideMark/>
          </w:tcPr>
          <w:p w14:paraId="34CF57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0.939</w:t>
            </w:r>
          </w:p>
        </w:tc>
      </w:tr>
      <w:tr w:rsidR="00A5526B" w:rsidRPr="00B30C13" w14:paraId="7F2135DB" w14:textId="77777777" w:rsidTr="00A5526B">
        <w:trPr>
          <w:trHeight w:val="285"/>
        </w:trPr>
        <w:tc>
          <w:tcPr>
            <w:tcW w:w="1053" w:type="dxa"/>
            <w:tcBorders>
              <w:top w:val="nil"/>
              <w:left w:val="nil"/>
              <w:bottom w:val="nil"/>
              <w:right w:val="nil"/>
            </w:tcBorders>
            <w:shd w:val="clear" w:color="auto" w:fill="auto"/>
            <w:noWrap/>
            <w:vAlign w:val="bottom"/>
            <w:hideMark/>
          </w:tcPr>
          <w:p w14:paraId="3C1143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7D65312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1B840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0A4D8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D34F7BF" w14:textId="77777777" w:rsidTr="00A5526B">
        <w:trPr>
          <w:trHeight w:val="285"/>
        </w:trPr>
        <w:tc>
          <w:tcPr>
            <w:tcW w:w="1053" w:type="dxa"/>
            <w:tcBorders>
              <w:top w:val="nil"/>
              <w:left w:val="nil"/>
              <w:bottom w:val="nil"/>
              <w:right w:val="nil"/>
            </w:tcBorders>
            <w:shd w:val="clear" w:color="auto" w:fill="auto"/>
            <w:noWrap/>
            <w:vAlign w:val="bottom"/>
            <w:hideMark/>
          </w:tcPr>
          <w:p w14:paraId="381C18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28D78B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7006E6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0.630</w:t>
            </w:r>
          </w:p>
        </w:tc>
        <w:tc>
          <w:tcPr>
            <w:tcW w:w="1020" w:type="dxa"/>
            <w:tcBorders>
              <w:top w:val="nil"/>
              <w:left w:val="nil"/>
              <w:bottom w:val="nil"/>
              <w:right w:val="nil"/>
            </w:tcBorders>
            <w:shd w:val="clear" w:color="auto" w:fill="auto"/>
            <w:noWrap/>
            <w:vAlign w:val="bottom"/>
            <w:hideMark/>
          </w:tcPr>
          <w:p w14:paraId="53D7E9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0.789</w:t>
            </w:r>
          </w:p>
        </w:tc>
      </w:tr>
      <w:tr w:rsidR="00A5526B" w:rsidRPr="00B30C13" w14:paraId="0132B092" w14:textId="77777777" w:rsidTr="00A5526B">
        <w:trPr>
          <w:trHeight w:val="285"/>
        </w:trPr>
        <w:tc>
          <w:tcPr>
            <w:tcW w:w="1053" w:type="dxa"/>
            <w:tcBorders>
              <w:top w:val="nil"/>
              <w:left w:val="nil"/>
              <w:bottom w:val="nil"/>
              <w:right w:val="nil"/>
            </w:tcBorders>
            <w:shd w:val="clear" w:color="auto" w:fill="auto"/>
            <w:noWrap/>
            <w:vAlign w:val="bottom"/>
            <w:hideMark/>
          </w:tcPr>
          <w:p w14:paraId="141110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6DA105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0.651</w:t>
            </w:r>
          </w:p>
        </w:tc>
        <w:tc>
          <w:tcPr>
            <w:tcW w:w="1020" w:type="dxa"/>
            <w:tcBorders>
              <w:top w:val="nil"/>
              <w:left w:val="nil"/>
              <w:bottom w:val="nil"/>
              <w:right w:val="nil"/>
            </w:tcBorders>
            <w:shd w:val="clear" w:color="auto" w:fill="auto"/>
            <w:noWrap/>
            <w:vAlign w:val="bottom"/>
            <w:hideMark/>
          </w:tcPr>
          <w:p w14:paraId="555197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0.596</w:t>
            </w:r>
          </w:p>
        </w:tc>
        <w:tc>
          <w:tcPr>
            <w:tcW w:w="1020" w:type="dxa"/>
            <w:tcBorders>
              <w:top w:val="nil"/>
              <w:left w:val="nil"/>
              <w:bottom w:val="nil"/>
              <w:right w:val="nil"/>
            </w:tcBorders>
            <w:shd w:val="clear" w:color="auto" w:fill="auto"/>
            <w:noWrap/>
            <w:vAlign w:val="bottom"/>
            <w:hideMark/>
          </w:tcPr>
          <w:p w14:paraId="36233E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0.710</w:t>
            </w:r>
          </w:p>
        </w:tc>
      </w:tr>
      <w:tr w:rsidR="00A5526B" w:rsidRPr="00B30C13" w14:paraId="7335E9D5" w14:textId="77777777" w:rsidTr="00A5526B">
        <w:trPr>
          <w:trHeight w:val="285"/>
        </w:trPr>
        <w:tc>
          <w:tcPr>
            <w:tcW w:w="1053" w:type="dxa"/>
            <w:tcBorders>
              <w:top w:val="nil"/>
              <w:left w:val="nil"/>
              <w:bottom w:val="nil"/>
              <w:right w:val="nil"/>
            </w:tcBorders>
            <w:shd w:val="clear" w:color="auto" w:fill="auto"/>
            <w:noWrap/>
            <w:vAlign w:val="bottom"/>
            <w:hideMark/>
          </w:tcPr>
          <w:p w14:paraId="10AC7E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448457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2425D4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c>
          <w:tcPr>
            <w:tcW w:w="1020" w:type="dxa"/>
            <w:tcBorders>
              <w:top w:val="nil"/>
              <w:left w:val="nil"/>
              <w:bottom w:val="nil"/>
              <w:right w:val="nil"/>
            </w:tcBorders>
            <w:shd w:val="clear" w:color="auto" w:fill="auto"/>
            <w:noWrap/>
            <w:vAlign w:val="bottom"/>
            <w:hideMark/>
          </w:tcPr>
          <w:p w14:paraId="5A57BE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0.794</w:t>
            </w:r>
          </w:p>
        </w:tc>
      </w:tr>
      <w:tr w:rsidR="00A5526B" w:rsidRPr="00B30C13" w14:paraId="3A7415B6" w14:textId="77777777" w:rsidTr="00A5526B">
        <w:trPr>
          <w:trHeight w:val="285"/>
        </w:trPr>
        <w:tc>
          <w:tcPr>
            <w:tcW w:w="1053" w:type="dxa"/>
            <w:tcBorders>
              <w:top w:val="nil"/>
              <w:left w:val="nil"/>
              <w:bottom w:val="nil"/>
              <w:right w:val="nil"/>
            </w:tcBorders>
            <w:shd w:val="clear" w:color="auto" w:fill="auto"/>
            <w:noWrap/>
            <w:vAlign w:val="bottom"/>
            <w:hideMark/>
          </w:tcPr>
          <w:p w14:paraId="76587C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3BAFF85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D6A22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16B03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2DCF6B" w14:textId="77777777" w:rsidTr="00A5526B">
        <w:trPr>
          <w:trHeight w:val="285"/>
        </w:trPr>
        <w:tc>
          <w:tcPr>
            <w:tcW w:w="1053" w:type="dxa"/>
            <w:tcBorders>
              <w:top w:val="nil"/>
              <w:left w:val="nil"/>
              <w:bottom w:val="nil"/>
              <w:right w:val="nil"/>
            </w:tcBorders>
            <w:shd w:val="clear" w:color="auto" w:fill="auto"/>
            <w:noWrap/>
            <w:vAlign w:val="bottom"/>
            <w:hideMark/>
          </w:tcPr>
          <w:p w14:paraId="1271C3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3157A4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0.750</w:t>
            </w:r>
          </w:p>
        </w:tc>
        <w:tc>
          <w:tcPr>
            <w:tcW w:w="1020" w:type="dxa"/>
            <w:tcBorders>
              <w:top w:val="nil"/>
              <w:left w:val="nil"/>
              <w:bottom w:val="nil"/>
              <w:right w:val="nil"/>
            </w:tcBorders>
            <w:shd w:val="clear" w:color="auto" w:fill="auto"/>
            <w:noWrap/>
            <w:vAlign w:val="bottom"/>
            <w:hideMark/>
          </w:tcPr>
          <w:p w14:paraId="0A5EED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0.675</w:t>
            </w:r>
          </w:p>
        </w:tc>
        <w:tc>
          <w:tcPr>
            <w:tcW w:w="1020" w:type="dxa"/>
            <w:tcBorders>
              <w:top w:val="nil"/>
              <w:left w:val="nil"/>
              <w:bottom w:val="nil"/>
              <w:right w:val="nil"/>
            </w:tcBorders>
            <w:shd w:val="clear" w:color="auto" w:fill="auto"/>
            <w:noWrap/>
            <w:vAlign w:val="bottom"/>
            <w:hideMark/>
          </w:tcPr>
          <w:p w14:paraId="76B97E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0.834</w:t>
            </w:r>
          </w:p>
        </w:tc>
      </w:tr>
      <w:tr w:rsidR="00A5526B" w:rsidRPr="00B30C13" w14:paraId="59682E17" w14:textId="77777777" w:rsidTr="00A5526B">
        <w:trPr>
          <w:trHeight w:val="285"/>
        </w:trPr>
        <w:tc>
          <w:tcPr>
            <w:tcW w:w="1053" w:type="dxa"/>
            <w:tcBorders>
              <w:top w:val="nil"/>
              <w:left w:val="nil"/>
              <w:bottom w:val="nil"/>
              <w:right w:val="nil"/>
            </w:tcBorders>
            <w:shd w:val="clear" w:color="auto" w:fill="auto"/>
            <w:noWrap/>
            <w:vAlign w:val="bottom"/>
            <w:hideMark/>
          </w:tcPr>
          <w:p w14:paraId="097B18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5258B4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0.728</w:t>
            </w:r>
          </w:p>
        </w:tc>
        <w:tc>
          <w:tcPr>
            <w:tcW w:w="1020" w:type="dxa"/>
            <w:tcBorders>
              <w:top w:val="nil"/>
              <w:left w:val="nil"/>
              <w:bottom w:val="nil"/>
              <w:right w:val="nil"/>
            </w:tcBorders>
            <w:shd w:val="clear" w:color="auto" w:fill="auto"/>
            <w:noWrap/>
            <w:vAlign w:val="bottom"/>
            <w:hideMark/>
          </w:tcPr>
          <w:p w14:paraId="301733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0516DE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0.774</w:t>
            </w:r>
          </w:p>
        </w:tc>
      </w:tr>
      <w:tr w:rsidR="00A5526B" w:rsidRPr="00B30C13" w14:paraId="1CE78DD5" w14:textId="77777777" w:rsidTr="00A5526B">
        <w:trPr>
          <w:trHeight w:val="285"/>
        </w:trPr>
        <w:tc>
          <w:tcPr>
            <w:tcW w:w="1053" w:type="dxa"/>
            <w:tcBorders>
              <w:top w:val="nil"/>
              <w:left w:val="nil"/>
              <w:bottom w:val="nil"/>
              <w:right w:val="nil"/>
            </w:tcBorders>
            <w:shd w:val="clear" w:color="auto" w:fill="auto"/>
            <w:noWrap/>
            <w:vAlign w:val="bottom"/>
            <w:hideMark/>
          </w:tcPr>
          <w:p w14:paraId="0CBD13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4CA20B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0.791</w:t>
            </w:r>
          </w:p>
        </w:tc>
        <w:tc>
          <w:tcPr>
            <w:tcW w:w="1020" w:type="dxa"/>
            <w:tcBorders>
              <w:top w:val="nil"/>
              <w:left w:val="nil"/>
              <w:bottom w:val="nil"/>
              <w:right w:val="nil"/>
            </w:tcBorders>
            <w:shd w:val="clear" w:color="auto" w:fill="auto"/>
            <w:noWrap/>
            <w:vAlign w:val="bottom"/>
            <w:hideMark/>
          </w:tcPr>
          <w:p w14:paraId="7FB1BC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60A7B5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0.841</w:t>
            </w:r>
          </w:p>
        </w:tc>
      </w:tr>
      <w:tr w:rsidR="00A5526B" w:rsidRPr="00B30C13" w14:paraId="11612595" w14:textId="77777777" w:rsidTr="00A5526B">
        <w:trPr>
          <w:trHeight w:val="285"/>
        </w:trPr>
        <w:tc>
          <w:tcPr>
            <w:tcW w:w="1053" w:type="dxa"/>
            <w:tcBorders>
              <w:top w:val="nil"/>
              <w:left w:val="nil"/>
              <w:bottom w:val="nil"/>
              <w:right w:val="nil"/>
            </w:tcBorders>
            <w:shd w:val="clear" w:color="auto" w:fill="auto"/>
            <w:noWrap/>
            <w:vAlign w:val="bottom"/>
            <w:hideMark/>
          </w:tcPr>
          <w:p w14:paraId="7A38F4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760AACB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90230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E9C68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5AE19C4" w14:textId="77777777" w:rsidTr="00A5526B">
        <w:trPr>
          <w:trHeight w:val="285"/>
        </w:trPr>
        <w:tc>
          <w:tcPr>
            <w:tcW w:w="1053" w:type="dxa"/>
            <w:tcBorders>
              <w:top w:val="nil"/>
              <w:left w:val="nil"/>
              <w:bottom w:val="nil"/>
              <w:right w:val="nil"/>
            </w:tcBorders>
            <w:shd w:val="clear" w:color="auto" w:fill="auto"/>
            <w:noWrap/>
            <w:vAlign w:val="bottom"/>
            <w:hideMark/>
          </w:tcPr>
          <w:p w14:paraId="56EB72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2181AF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31473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851CC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7A79701" w14:textId="77777777" w:rsidTr="00A5526B">
        <w:trPr>
          <w:trHeight w:val="285"/>
        </w:trPr>
        <w:tc>
          <w:tcPr>
            <w:tcW w:w="1053" w:type="dxa"/>
            <w:tcBorders>
              <w:top w:val="nil"/>
              <w:left w:val="nil"/>
              <w:bottom w:val="nil"/>
              <w:right w:val="nil"/>
            </w:tcBorders>
            <w:shd w:val="clear" w:color="auto" w:fill="auto"/>
            <w:noWrap/>
            <w:vAlign w:val="bottom"/>
            <w:hideMark/>
          </w:tcPr>
          <w:p w14:paraId="331F70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5834B1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0.893</w:t>
            </w:r>
          </w:p>
        </w:tc>
        <w:tc>
          <w:tcPr>
            <w:tcW w:w="1020" w:type="dxa"/>
            <w:tcBorders>
              <w:top w:val="nil"/>
              <w:left w:val="nil"/>
              <w:bottom w:val="nil"/>
              <w:right w:val="nil"/>
            </w:tcBorders>
            <w:shd w:val="clear" w:color="auto" w:fill="auto"/>
            <w:noWrap/>
            <w:vAlign w:val="bottom"/>
            <w:hideMark/>
          </w:tcPr>
          <w:p w14:paraId="789B35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75653B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r>
      <w:tr w:rsidR="00A5526B" w:rsidRPr="00B30C13" w14:paraId="6ABEC509" w14:textId="77777777" w:rsidTr="00A5526B">
        <w:trPr>
          <w:trHeight w:val="285"/>
        </w:trPr>
        <w:tc>
          <w:tcPr>
            <w:tcW w:w="1053" w:type="dxa"/>
            <w:tcBorders>
              <w:top w:val="nil"/>
              <w:left w:val="nil"/>
              <w:bottom w:val="nil"/>
              <w:right w:val="nil"/>
            </w:tcBorders>
            <w:shd w:val="clear" w:color="auto" w:fill="auto"/>
            <w:noWrap/>
            <w:vAlign w:val="bottom"/>
            <w:hideMark/>
          </w:tcPr>
          <w:p w14:paraId="0358D9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029EEE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262CF3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0.796</w:t>
            </w:r>
          </w:p>
        </w:tc>
        <w:tc>
          <w:tcPr>
            <w:tcW w:w="1020" w:type="dxa"/>
            <w:tcBorders>
              <w:top w:val="nil"/>
              <w:left w:val="nil"/>
              <w:bottom w:val="nil"/>
              <w:right w:val="nil"/>
            </w:tcBorders>
            <w:shd w:val="clear" w:color="auto" w:fill="auto"/>
            <w:noWrap/>
            <w:vAlign w:val="bottom"/>
            <w:hideMark/>
          </w:tcPr>
          <w:p w14:paraId="25773F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0.893</w:t>
            </w:r>
          </w:p>
        </w:tc>
      </w:tr>
      <w:tr w:rsidR="00A5526B" w:rsidRPr="00B30C13" w14:paraId="36A2E6E3" w14:textId="77777777" w:rsidTr="00A5526B">
        <w:trPr>
          <w:trHeight w:val="285"/>
        </w:trPr>
        <w:tc>
          <w:tcPr>
            <w:tcW w:w="1053" w:type="dxa"/>
            <w:tcBorders>
              <w:top w:val="nil"/>
              <w:left w:val="nil"/>
              <w:bottom w:val="nil"/>
              <w:right w:val="nil"/>
            </w:tcBorders>
            <w:shd w:val="clear" w:color="auto" w:fill="auto"/>
            <w:noWrap/>
            <w:vAlign w:val="bottom"/>
            <w:hideMark/>
          </w:tcPr>
          <w:p w14:paraId="3399CC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2E4729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7B0A86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0.715</w:t>
            </w:r>
          </w:p>
        </w:tc>
        <w:tc>
          <w:tcPr>
            <w:tcW w:w="1020" w:type="dxa"/>
            <w:tcBorders>
              <w:top w:val="nil"/>
              <w:left w:val="nil"/>
              <w:bottom w:val="nil"/>
              <w:right w:val="nil"/>
            </w:tcBorders>
            <w:shd w:val="clear" w:color="auto" w:fill="auto"/>
            <w:noWrap/>
            <w:vAlign w:val="bottom"/>
            <w:hideMark/>
          </w:tcPr>
          <w:p w14:paraId="5DDB06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0.852</w:t>
            </w:r>
          </w:p>
        </w:tc>
      </w:tr>
      <w:tr w:rsidR="00A5526B" w:rsidRPr="00B30C13" w14:paraId="1B012B99" w14:textId="77777777" w:rsidTr="00A5526B">
        <w:trPr>
          <w:trHeight w:val="285"/>
        </w:trPr>
        <w:tc>
          <w:tcPr>
            <w:tcW w:w="1053" w:type="dxa"/>
            <w:tcBorders>
              <w:top w:val="nil"/>
              <w:left w:val="nil"/>
              <w:bottom w:val="nil"/>
              <w:right w:val="nil"/>
            </w:tcBorders>
            <w:shd w:val="clear" w:color="auto" w:fill="auto"/>
            <w:noWrap/>
            <w:vAlign w:val="bottom"/>
            <w:hideMark/>
          </w:tcPr>
          <w:p w14:paraId="228058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30CE00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1.012</w:t>
            </w:r>
          </w:p>
        </w:tc>
        <w:tc>
          <w:tcPr>
            <w:tcW w:w="1020" w:type="dxa"/>
            <w:tcBorders>
              <w:top w:val="nil"/>
              <w:left w:val="nil"/>
              <w:bottom w:val="nil"/>
              <w:right w:val="nil"/>
            </w:tcBorders>
            <w:shd w:val="clear" w:color="auto" w:fill="auto"/>
            <w:noWrap/>
            <w:vAlign w:val="bottom"/>
            <w:hideMark/>
          </w:tcPr>
          <w:p w14:paraId="69ED8F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0.945</w:t>
            </w:r>
          </w:p>
        </w:tc>
        <w:tc>
          <w:tcPr>
            <w:tcW w:w="1020" w:type="dxa"/>
            <w:tcBorders>
              <w:top w:val="nil"/>
              <w:left w:val="nil"/>
              <w:bottom w:val="nil"/>
              <w:right w:val="nil"/>
            </w:tcBorders>
            <w:shd w:val="clear" w:color="auto" w:fill="auto"/>
            <w:noWrap/>
            <w:vAlign w:val="bottom"/>
            <w:hideMark/>
          </w:tcPr>
          <w:p w14:paraId="599743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r>
      <w:tr w:rsidR="00A5526B" w:rsidRPr="00B30C13" w14:paraId="6874DCC7" w14:textId="77777777" w:rsidTr="00A5526B">
        <w:trPr>
          <w:trHeight w:val="285"/>
        </w:trPr>
        <w:tc>
          <w:tcPr>
            <w:tcW w:w="1053" w:type="dxa"/>
            <w:tcBorders>
              <w:top w:val="nil"/>
              <w:left w:val="nil"/>
              <w:bottom w:val="nil"/>
              <w:right w:val="nil"/>
            </w:tcBorders>
            <w:shd w:val="clear" w:color="auto" w:fill="auto"/>
            <w:noWrap/>
            <w:vAlign w:val="bottom"/>
            <w:hideMark/>
          </w:tcPr>
          <w:p w14:paraId="16F23F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666812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0.653</w:t>
            </w:r>
          </w:p>
        </w:tc>
        <w:tc>
          <w:tcPr>
            <w:tcW w:w="1020" w:type="dxa"/>
            <w:tcBorders>
              <w:top w:val="nil"/>
              <w:left w:val="nil"/>
              <w:bottom w:val="nil"/>
              <w:right w:val="nil"/>
            </w:tcBorders>
            <w:shd w:val="clear" w:color="auto" w:fill="auto"/>
            <w:noWrap/>
            <w:vAlign w:val="bottom"/>
            <w:hideMark/>
          </w:tcPr>
          <w:p w14:paraId="41AB21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5D24D1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r>
      <w:tr w:rsidR="00A5526B" w:rsidRPr="00B30C13" w14:paraId="65505558" w14:textId="77777777" w:rsidTr="00A5526B">
        <w:trPr>
          <w:trHeight w:val="285"/>
        </w:trPr>
        <w:tc>
          <w:tcPr>
            <w:tcW w:w="1053" w:type="dxa"/>
            <w:tcBorders>
              <w:top w:val="nil"/>
              <w:left w:val="nil"/>
              <w:bottom w:val="nil"/>
              <w:right w:val="nil"/>
            </w:tcBorders>
            <w:shd w:val="clear" w:color="auto" w:fill="auto"/>
            <w:noWrap/>
            <w:vAlign w:val="bottom"/>
            <w:hideMark/>
          </w:tcPr>
          <w:p w14:paraId="66469E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3E2FF7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c>
          <w:tcPr>
            <w:tcW w:w="1020" w:type="dxa"/>
            <w:tcBorders>
              <w:top w:val="nil"/>
              <w:left w:val="nil"/>
              <w:bottom w:val="nil"/>
              <w:right w:val="nil"/>
            </w:tcBorders>
            <w:shd w:val="clear" w:color="auto" w:fill="auto"/>
            <w:noWrap/>
            <w:vAlign w:val="bottom"/>
            <w:hideMark/>
          </w:tcPr>
          <w:p w14:paraId="51389A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1.049</w:t>
            </w:r>
          </w:p>
        </w:tc>
        <w:tc>
          <w:tcPr>
            <w:tcW w:w="1020" w:type="dxa"/>
            <w:tcBorders>
              <w:top w:val="nil"/>
              <w:left w:val="nil"/>
              <w:bottom w:val="nil"/>
              <w:right w:val="nil"/>
            </w:tcBorders>
            <w:shd w:val="clear" w:color="auto" w:fill="auto"/>
            <w:noWrap/>
            <w:vAlign w:val="bottom"/>
            <w:hideMark/>
          </w:tcPr>
          <w:p w14:paraId="039424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1.181</w:t>
            </w:r>
          </w:p>
        </w:tc>
      </w:tr>
      <w:tr w:rsidR="00A5526B" w:rsidRPr="00B30C13" w14:paraId="166C7FCA" w14:textId="77777777" w:rsidTr="00A5526B">
        <w:trPr>
          <w:trHeight w:val="285"/>
        </w:trPr>
        <w:tc>
          <w:tcPr>
            <w:tcW w:w="1053" w:type="dxa"/>
            <w:tcBorders>
              <w:top w:val="nil"/>
              <w:left w:val="nil"/>
              <w:bottom w:val="nil"/>
              <w:right w:val="nil"/>
            </w:tcBorders>
            <w:shd w:val="clear" w:color="auto" w:fill="auto"/>
            <w:noWrap/>
            <w:vAlign w:val="bottom"/>
            <w:hideMark/>
          </w:tcPr>
          <w:p w14:paraId="55E6EF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178E50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1.162</w:t>
            </w:r>
          </w:p>
        </w:tc>
        <w:tc>
          <w:tcPr>
            <w:tcW w:w="1020" w:type="dxa"/>
            <w:tcBorders>
              <w:top w:val="nil"/>
              <w:left w:val="nil"/>
              <w:bottom w:val="nil"/>
              <w:right w:val="nil"/>
            </w:tcBorders>
            <w:shd w:val="clear" w:color="auto" w:fill="auto"/>
            <w:noWrap/>
            <w:vAlign w:val="bottom"/>
            <w:hideMark/>
          </w:tcPr>
          <w:p w14:paraId="49A2DC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1.058</w:t>
            </w:r>
          </w:p>
        </w:tc>
        <w:tc>
          <w:tcPr>
            <w:tcW w:w="1020" w:type="dxa"/>
            <w:tcBorders>
              <w:top w:val="nil"/>
              <w:left w:val="nil"/>
              <w:bottom w:val="nil"/>
              <w:right w:val="nil"/>
            </w:tcBorders>
            <w:shd w:val="clear" w:color="auto" w:fill="auto"/>
            <w:noWrap/>
            <w:vAlign w:val="bottom"/>
            <w:hideMark/>
          </w:tcPr>
          <w:p w14:paraId="0803D7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1.277</w:t>
            </w:r>
          </w:p>
        </w:tc>
      </w:tr>
      <w:tr w:rsidR="00A5526B" w:rsidRPr="00B30C13" w14:paraId="0AD13415" w14:textId="77777777" w:rsidTr="00A5526B">
        <w:trPr>
          <w:trHeight w:val="285"/>
        </w:trPr>
        <w:tc>
          <w:tcPr>
            <w:tcW w:w="1053" w:type="dxa"/>
            <w:tcBorders>
              <w:top w:val="nil"/>
              <w:left w:val="nil"/>
              <w:bottom w:val="nil"/>
              <w:right w:val="nil"/>
            </w:tcBorders>
            <w:shd w:val="clear" w:color="auto" w:fill="auto"/>
            <w:noWrap/>
            <w:vAlign w:val="bottom"/>
            <w:hideMark/>
          </w:tcPr>
          <w:p w14:paraId="5B6F20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513630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0.750</w:t>
            </w:r>
          </w:p>
        </w:tc>
        <w:tc>
          <w:tcPr>
            <w:tcW w:w="1020" w:type="dxa"/>
            <w:tcBorders>
              <w:top w:val="nil"/>
              <w:left w:val="nil"/>
              <w:bottom w:val="nil"/>
              <w:right w:val="nil"/>
            </w:tcBorders>
            <w:shd w:val="clear" w:color="auto" w:fill="auto"/>
            <w:noWrap/>
            <w:vAlign w:val="bottom"/>
            <w:hideMark/>
          </w:tcPr>
          <w:p w14:paraId="270140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0.689</w:t>
            </w:r>
          </w:p>
        </w:tc>
        <w:tc>
          <w:tcPr>
            <w:tcW w:w="1020" w:type="dxa"/>
            <w:tcBorders>
              <w:top w:val="nil"/>
              <w:left w:val="nil"/>
              <w:bottom w:val="nil"/>
              <w:right w:val="nil"/>
            </w:tcBorders>
            <w:shd w:val="clear" w:color="auto" w:fill="auto"/>
            <w:noWrap/>
            <w:vAlign w:val="bottom"/>
            <w:hideMark/>
          </w:tcPr>
          <w:p w14:paraId="760722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0.815</w:t>
            </w:r>
          </w:p>
        </w:tc>
      </w:tr>
      <w:tr w:rsidR="00A5526B" w:rsidRPr="00B30C13" w14:paraId="30475DE3" w14:textId="77777777" w:rsidTr="00A5526B">
        <w:trPr>
          <w:trHeight w:val="285"/>
        </w:trPr>
        <w:tc>
          <w:tcPr>
            <w:tcW w:w="1053" w:type="dxa"/>
            <w:tcBorders>
              <w:top w:val="nil"/>
              <w:left w:val="nil"/>
              <w:bottom w:val="nil"/>
              <w:right w:val="nil"/>
            </w:tcBorders>
            <w:shd w:val="clear" w:color="auto" w:fill="auto"/>
            <w:noWrap/>
            <w:vAlign w:val="bottom"/>
            <w:hideMark/>
          </w:tcPr>
          <w:p w14:paraId="16C7BB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076989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0.917</w:t>
            </w:r>
          </w:p>
        </w:tc>
        <w:tc>
          <w:tcPr>
            <w:tcW w:w="1020" w:type="dxa"/>
            <w:tcBorders>
              <w:top w:val="nil"/>
              <w:left w:val="nil"/>
              <w:bottom w:val="nil"/>
              <w:right w:val="nil"/>
            </w:tcBorders>
            <w:shd w:val="clear" w:color="auto" w:fill="auto"/>
            <w:noWrap/>
            <w:vAlign w:val="bottom"/>
            <w:hideMark/>
          </w:tcPr>
          <w:p w14:paraId="76D008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0.867</w:t>
            </w:r>
          </w:p>
        </w:tc>
        <w:tc>
          <w:tcPr>
            <w:tcW w:w="1020" w:type="dxa"/>
            <w:tcBorders>
              <w:top w:val="nil"/>
              <w:left w:val="nil"/>
              <w:bottom w:val="nil"/>
              <w:right w:val="nil"/>
            </w:tcBorders>
            <w:shd w:val="clear" w:color="auto" w:fill="auto"/>
            <w:noWrap/>
            <w:vAlign w:val="bottom"/>
            <w:hideMark/>
          </w:tcPr>
          <w:p w14:paraId="25EA80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0.969</w:t>
            </w:r>
          </w:p>
        </w:tc>
      </w:tr>
      <w:tr w:rsidR="00A5526B" w:rsidRPr="00B30C13" w14:paraId="00BB8774" w14:textId="77777777" w:rsidTr="00A5526B">
        <w:trPr>
          <w:trHeight w:val="285"/>
        </w:trPr>
        <w:tc>
          <w:tcPr>
            <w:tcW w:w="1053" w:type="dxa"/>
            <w:tcBorders>
              <w:top w:val="nil"/>
              <w:left w:val="nil"/>
              <w:bottom w:val="nil"/>
              <w:right w:val="nil"/>
            </w:tcBorders>
            <w:shd w:val="clear" w:color="auto" w:fill="auto"/>
            <w:noWrap/>
            <w:vAlign w:val="bottom"/>
            <w:hideMark/>
          </w:tcPr>
          <w:p w14:paraId="3CE995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680F6C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1.078</w:t>
            </w:r>
          </w:p>
        </w:tc>
        <w:tc>
          <w:tcPr>
            <w:tcW w:w="1020" w:type="dxa"/>
            <w:tcBorders>
              <w:top w:val="nil"/>
              <w:left w:val="nil"/>
              <w:bottom w:val="nil"/>
              <w:right w:val="nil"/>
            </w:tcBorders>
            <w:shd w:val="clear" w:color="auto" w:fill="auto"/>
            <w:noWrap/>
            <w:vAlign w:val="bottom"/>
            <w:hideMark/>
          </w:tcPr>
          <w:p w14:paraId="32B5CF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1.012</w:t>
            </w:r>
          </w:p>
        </w:tc>
        <w:tc>
          <w:tcPr>
            <w:tcW w:w="1020" w:type="dxa"/>
            <w:tcBorders>
              <w:top w:val="nil"/>
              <w:left w:val="nil"/>
              <w:bottom w:val="nil"/>
              <w:right w:val="nil"/>
            </w:tcBorders>
            <w:shd w:val="clear" w:color="auto" w:fill="auto"/>
            <w:noWrap/>
            <w:vAlign w:val="bottom"/>
            <w:hideMark/>
          </w:tcPr>
          <w:p w14:paraId="03E4EF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1.148</w:t>
            </w:r>
          </w:p>
        </w:tc>
      </w:tr>
      <w:tr w:rsidR="00A5526B" w:rsidRPr="00B30C13" w14:paraId="0DB25572" w14:textId="77777777" w:rsidTr="00A5526B">
        <w:trPr>
          <w:trHeight w:val="285"/>
        </w:trPr>
        <w:tc>
          <w:tcPr>
            <w:tcW w:w="1053" w:type="dxa"/>
            <w:tcBorders>
              <w:top w:val="nil"/>
              <w:left w:val="nil"/>
              <w:bottom w:val="nil"/>
              <w:right w:val="nil"/>
            </w:tcBorders>
            <w:shd w:val="clear" w:color="auto" w:fill="auto"/>
            <w:noWrap/>
            <w:vAlign w:val="bottom"/>
            <w:hideMark/>
          </w:tcPr>
          <w:p w14:paraId="354823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2B90D9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0.639</w:t>
            </w:r>
          </w:p>
        </w:tc>
        <w:tc>
          <w:tcPr>
            <w:tcW w:w="1020" w:type="dxa"/>
            <w:tcBorders>
              <w:top w:val="nil"/>
              <w:left w:val="nil"/>
              <w:bottom w:val="nil"/>
              <w:right w:val="nil"/>
            </w:tcBorders>
            <w:shd w:val="clear" w:color="auto" w:fill="auto"/>
            <w:noWrap/>
            <w:vAlign w:val="bottom"/>
            <w:hideMark/>
          </w:tcPr>
          <w:p w14:paraId="6EFA39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0.587</w:t>
            </w:r>
          </w:p>
        </w:tc>
        <w:tc>
          <w:tcPr>
            <w:tcW w:w="1020" w:type="dxa"/>
            <w:tcBorders>
              <w:top w:val="nil"/>
              <w:left w:val="nil"/>
              <w:bottom w:val="nil"/>
              <w:right w:val="nil"/>
            </w:tcBorders>
            <w:shd w:val="clear" w:color="auto" w:fill="auto"/>
            <w:noWrap/>
            <w:vAlign w:val="bottom"/>
            <w:hideMark/>
          </w:tcPr>
          <w:p w14:paraId="1089B3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0.695</w:t>
            </w:r>
          </w:p>
        </w:tc>
      </w:tr>
      <w:tr w:rsidR="00A5526B" w:rsidRPr="00B30C13" w14:paraId="5926EEF1" w14:textId="77777777" w:rsidTr="00A5526B">
        <w:trPr>
          <w:trHeight w:val="285"/>
        </w:trPr>
        <w:tc>
          <w:tcPr>
            <w:tcW w:w="1053" w:type="dxa"/>
            <w:tcBorders>
              <w:top w:val="nil"/>
              <w:left w:val="nil"/>
              <w:bottom w:val="nil"/>
              <w:right w:val="nil"/>
            </w:tcBorders>
            <w:shd w:val="clear" w:color="auto" w:fill="auto"/>
            <w:noWrap/>
            <w:vAlign w:val="bottom"/>
            <w:hideMark/>
          </w:tcPr>
          <w:p w14:paraId="0D84B06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367076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137541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0.889</w:t>
            </w:r>
          </w:p>
        </w:tc>
        <w:tc>
          <w:tcPr>
            <w:tcW w:w="1020" w:type="dxa"/>
            <w:tcBorders>
              <w:top w:val="nil"/>
              <w:left w:val="nil"/>
              <w:bottom w:val="nil"/>
              <w:right w:val="nil"/>
            </w:tcBorders>
            <w:shd w:val="clear" w:color="auto" w:fill="auto"/>
            <w:noWrap/>
            <w:vAlign w:val="bottom"/>
            <w:hideMark/>
          </w:tcPr>
          <w:p w14:paraId="1459EE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1.011</w:t>
            </w:r>
          </w:p>
        </w:tc>
      </w:tr>
      <w:tr w:rsidR="00A5526B" w:rsidRPr="00B30C13" w14:paraId="3843265E" w14:textId="77777777" w:rsidTr="00A5526B">
        <w:trPr>
          <w:trHeight w:val="285"/>
        </w:trPr>
        <w:tc>
          <w:tcPr>
            <w:tcW w:w="1053" w:type="dxa"/>
            <w:tcBorders>
              <w:top w:val="nil"/>
              <w:left w:val="nil"/>
              <w:bottom w:val="nil"/>
              <w:right w:val="nil"/>
            </w:tcBorders>
            <w:shd w:val="clear" w:color="auto" w:fill="auto"/>
            <w:noWrap/>
            <w:vAlign w:val="bottom"/>
            <w:hideMark/>
          </w:tcPr>
          <w:p w14:paraId="45A969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0F522C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5E933D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0.790</w:t>
            </w:r>
          </w:p>
        </w:tc>
        <w:tc>
          <w:tcPr>
            <w:tcW w:w="1020" w:type="dxa"/>
            <w:tcBorders>
              <w:top w:val="nil"/>
              <w:left w:val="nil"/>
              <w:bottom w:val="nil"/>
              <w:right w:val="nil"/>
            </w:tcBorders>
            <w:shd w:val="clear" w:color="auto" w:fill="auto"/>
            <w:noWrap/>
            <w:vAlign w:val="bottom"/>
            <w:hideMark/>
          </w:tcPr>
          <w:p w14:paraId="51A815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0.877</w:t>
            </w:r>
          </w:p>
        </w:tc>
      </w:tr>
      <w:tr w:rsidR="00A5526B" w:rsidRPr="00B30C13" w14:paraId="5F0B7CF5" w14:textId="77777777" w:rsidTr="00A5526B">
        <w:trPr>
          <w:trHeight w:val="285"/>
        </w:trPr>
        <w:tc>
          <w:tcPr>
            <w:tcW w:w="1053" w:type="dxa"/>
            <w:tcBorders>
              <w:top w:val="nil"/>
              <w:left w:val="nil"/>
              <w:bottom w:val="nil"/>
              <w:right w:val="nil"/>
            </w:tcBorders>
            <w:shd w:val="clear" w:color="auto" w:fill="auto"/>
            <w:noWrap/>
            <w:vAlign w:val="bottom"/>
            <w:hideMark/>
          </w:tcPr>
          <w:p w14:paraId="0323A4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09796F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0.968</w:t>
            </w:r>
          </w:p>
        </w:tc>
        <w:tc>
          <w:tcPr>
            <w:tcW w:w="1020" w:type="dxa"/>
            <w:tcBorders>
              <w:top w:val="nil"/>
              <w:left w:val="nil"/>
              <w:bottom w:val="nil"/>
              <w:right w:val="nil"/>
            </w:tcBorders>
            <w:shd w:val="clear" w:color="auto" w:fill="auto"/>
            <w:noWrap/>
            <w:vAlign w:val="bottom"/>
            <w:hideMark/>
          </w:tcPr>
          <w:p w14:paraId="12C6F0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0.917</w:t>
            </w:r>
          </w:p>
        </w:tc>
        <w:tc>
          <w:tcPr>
            <w:tcW w:w="1020" w:type="dxa"/>
            <w:tcBorders>
              <w:top w:val="nil"/>
              <w:left w:val="nil"/>
              <w:bottom w:val="nil"/>
              <w:right w:val="nil"/>
            </w:tcBorders>
            <w:shd w:val="clear" w:color="auto" w:fill="auto"/>
            <w:noWrap/>
            <w:vAlign w:val="bottom"/>
            <w:hideMark/>
          </w:tcPr>
          <w:p w14:paraId="74F7BC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1.021</w:t>
            </w:r>
          </w:p>
        </w:tc>
      </w:tr>
      <w:tr w:rsidR="00A5526B" w:rsidRPr="00B30C13" w14:paraId="763EA943" w14:textId="77777777" w:rsidTr="00A5526B">
        <w:trPr>
          <w:trHeight w:val="285"/>
        </w:trPr>
        <w:tc>
          <w:tcPr>
            <w:tcW w:w="1053" w:type="dxa"/>
            <w:tcBorders>
              <w:top w:val="nil"/>
              <w:left w:val="nil"/>
              <w:bottom w:val="nil"/>
              <w:right w:val="nil"/>
            </w:tcBorders>
            <w:shd w:val="clear" w:color="auto" w:fill="auto"/>
            <w:noWrap/>
            <w:vAlign w:val="bottom"/>
            <w:hideMark/>
          </w:tcPr>
          <w:p w14:paraId="56C5A1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76DC93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1.071</w:t>
            </w:r>
          </w:p>
        </w:tc>
        <w:tc>
          <w:tcPr>
            <w:tcW w:w="1020" w:type="dxa"/>
            <w:tcBorders>
              <w:top w:val="nil"/>
              <w:left w:val="nil"/>
              <w:bottom w:val="nil"/>
              <w:right w:val="nil"/>
            </w:tcBorders>
            <w:shd w:val="clear" w:color="auto" w:fill="auto"/>
            <w:noWrap/>
            <w:vAlign w:val="bottom"/>
            <w:hideMark/>
          </w:tcPr>
          <w:p w14:paraId="0717774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0.994</w:t>
            </w:r>
          </w:p>
        </w:tc>
        <w:tc>
          <w:tcPr>
            <w:tcW w:w="1020" w:type="dxa"/>
            <w:tcBorders>
              <w:top w:val="nil"/>
              <w:left w:val="nil"/>
              <w:bottom w:val="nil"/>
              <w:right w:val="nil"/>
            </w:tcBorders>
            <w:shd w:val="clear" w:color="auto" w:fill="auto"/>
            <w:noWrap/>
            <w:vAlign w:val="bottom"/>
            <w:hideMark/>
          </w:tcPr>
          <w:p w14:paraId="2A46B9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r>
      <w:tr w:rsidR="00A5526B" w:rsidRPr="00B30C13" w14:paraId="160FF1E2" w14:textId="77777777" w:rsidTr="00A5526B">
        <w:trPr>
          <w:trHeight w:val="285"/>
        </w:trPr>
        <w:tc>
          <w:tcPr>
            <w:tcW w:w="1053" w:type="dxa"/>
            <w:tcBorders>
              <w:top w:val="nil"/>
              <w:left w:val="nil"/>
              <w:bottom w:val="nil"/>
              <w:right w:val="nil"/>
            </w:tcBorders>
            <w:shd w:val="clear" w:color="auto" w:fill="auto"/>
            <w:noWrap/>
            <w:vAlign w:val="bottom"/>
            <w:hideMark/>
          </w:tcPr>
          <w:p w14:paraId="5CF072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0F6CB3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583AFF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6A6093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0.971</w:t>
            </w:r>
          </w:p>
        </w:tc>
      </w:tr>
      <w:tr w:rsidR="00A5526B" w:rsidRPr="00B30C13" w14:paraId="3264C551" w14:textId="77777777" w:rsidTr="00A5526B">
        <w:trPr>
          <w:trHeight w:val="285"/>
        </w:trPr>
        <w:tc>
          <w:tcPr>
            <w:tcW w:w="1053" w:type="dxa"/>
            <w:tcBorders>
              <w:top w:val="nil"/>
              <w:left w:val="nil"/>
              <w:bottom w:val="nil"/>
              <w:right w:val="nil"/>
            </w:tcBorders>
            <w:shd w:val="clear" w:color="auto" w:fill="auto"/>
            <w:noWrap/>
            <w:vAlign w:val="bottom"/>
            <w:hideMark/>
          </w:tcPr>
          <w:p w14:paraId="7CBF1E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4AF3A6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1.076</w:t>
            </w:r>
          </w:p>
        </w:tc>
        <w:tc>
          <w:tcPr>
            <w:tcW w:w="1020" w:type="dxa"/>
            <w:tcBorders>
              <w:top w:val="nil"/>
              <w:left w:val="nil"/>
              <w:bottom w:val="nil"/>
              <w:right w:val="nil"/>
            </w:tcBorders>
            <w:shd w:val="clear" w:color="auto" w:fill="auto"/>
            <w:noWrap/>
            <w:vAlign w:val="bottom"/>
            <w:hideMark/>
          </w:tcPr>
          <w:p w14:paraId="003C57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25FE93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1.132</w:t>
            </w:r>
          </w:p>
        </w:tc>
      </w:tr>
      <w:tr w:rsidR="00A5526B" w:rsidRPr="00B30C13" w14:paraId="666EDEEF" w14:textId="77777777" w:rsidTr="00A5526B">
        <w:trPr>
          <w:trHeight w:val="285"/>
        </w:trPr>
        <w:tc>
          <w:tcPr>
            <w:tcW w:w="1053" w:type="dxa"/>
            <w:tcBorders>
              <w:top w:val="nil"/>
              <w:left w:val="nil"/>
              <w:bottom w:val="nil"/>
              <w:right w:val="nil"/>
            </w:tcBorders>
            <w:shd w:val="clear" w:color="auto" w:fill="auto"/>
            <w:noWrap/>
            <w:vAlign w:val="bottom"/>
            <w:hideMark/>
          </w:tcPr>
          <w:p w14:paraId="5EF270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15E4AA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1.301</w:t>
            </w:r>
          </w:p>
        </w:tc>
        <w:tc>
          <w:tcPr>
            <w:tcW w:w="1020" w:type="dxa"/>
            <w:tcBorders>
              <w:top w:val="nil"/>
              <w:left w:val="nil"/>
              <w:bottom w:val="nil"/>
              <w:right w:val="nil"/>
            </w:tcBorders>
            <w:shd w:val="clear" w:color="auto" w:fill="auto"/>
            <w:noWrap/>
            <w:vAlign w:val="bottom"/>
            <w:hideMark/>
          </w:tcPr>
          <w:p w14:paraId="007EB9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1.235</w:t>
            </w:r>
          </w:p>
        </w:tc>
        <w:tc>
          <w:tcPr>
            <w:tcW w:w="1020" w:type="dxa"/>
            <w:tcBorders>
              <w:top w:val="nil"/>
              <w:left w:val="nil"/>
              <w:bottom w:val="nil"/>
              <w:right w:val="nil"/>
            </w:tcBorders>
            <w:shd w:val="clear" w:color="auto" w:fill="auto"/>
            <w:noWrap/>
            <w:vAlign w:val="bottom"/>
            <w:hideMark/>
          </w:tcPr>
          <w:p w14:paraId="188CA3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1.370</w:t>
            </w:r>
          </w:p>
        </w:tc>
      </w:tr>
      <w:tr w:rsidR="00A5526B" w:rsidRPr="00B30C13" w14:paraId="7954293C" w14:textId="77777777" w:rsidTr="00A5526B">
        <w:trPr>
          <w:trHeight w:val="285"/>
        </w:trPr>
        <w:tc>
          <w:tcPr>
            <w:tcW w:w="1053" w:type="dxa"/>
            <w:tcBorders>
              <w:top w:val="nil"/>
              <w:left w:val="nil"/>
              <w:bottom w:val="nil"/>
              <w:right w:val="nil"/>
            </w:tcBorders>
            <w:shd w:val="clear" w:color="auto" w:fill="auto"/>
            <w:noWrap/>
            <w:vAlign w:val="bottom"/>
            <w:hideMark/>
          </w:tcPr>
          <w:p w14:paraId="466B75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2375EC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1.012</w:t>
            </w:r>
          </w:p>
        </w:tc>
        <w:tc>
          <w:tcPr>
            <w:tcW w:w="1020" w:type="dxa"/>
            <w:tcBorders>
              <w:top w:val="nil"/>
              <w:left w:val="nil"/>
              <w:bottom w:val="nil"/>
              <w:right w:val="nil"/>
            </w:tcBorders>
            <w:shd w:val="clear" w:color="auto" w:fill="auto"/>
            <w:noWrap/>
            <w:vAlign w:val="bottom"/>
            <w:hideMark/>
          </w:tcPr>
          <w:p w14:paraId="7E05A6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0.926</w:t>
            </w:r>
          </w:p>
        </w:tc>
        <w:tc>
          <w:tcPr>
            <w:tcW w:w="1020" w:type="dxa"/>
            <w:tcBorders>
              <w:top w:val="nil"/>
              <w:left w:val="nil"/>
              <w:bottom w:val="nil"/>
              <w:right w:val="nil"/>
            </w:tcBorders>
            <w:shd w:val="clear" w:color="auto" w:fill="auto"/>
            <w:noWrap/>
            <w:vAlign w:val="bottom"/>
            <w:hideMark/>
          </w:tcPr>
          <w:p w14:paraId="39C5EE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1.105</w:t>
            </w:r>
          </w:p>
        </w:tc>
      </w:tr>
      <w:tr w:rsidR="00A5526B" w:rsidRPr="00B30C13" w14:paraId="6D5703CC" w14:textId="77777777" w:rsidTr="00A5526B">
        <w:trPr>
          <w:trHeight w:val="285"/>
        </w:trPr>
        <w:tc>
          <w:tcPr>
            <w:tcW w:w="1053" w:type="dxa"/>
            <w:tcBorders>
              <w:top w:val="nil"/>
              <w:left w:val="nil"/>
              <w:bottom w:val="nil"/>
              <w:right w:val="nil"/>
            </w:tcBorders>
            <w:shd w:val="clear" w:color="auto" w:fill="auto"/>
            <w:noWrap/>
            <w:vAlign w:val="bottom"/>
            <w:hideMark/>
          </w:tcPr>
          <w:p w14:paraId="2CBEC9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2E3795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256CD3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0.691</w:t>
            </w:r>
          </w:p>
        </w:tc>
        <w:tc>
          <w:tcPr>
            <w:tcW w:w="1020" w:type="dxa"/>
            <w:tcBorders>
              <w:top w:val="nil"/>
              <w:left w:val="nil"/>
              <w:bottom w:val="nil"/>
              <w:right w:val="nil"/>
            </w:tcBorders>
            <w:shd w:val="clear" w:color="auto" w:fill="auto"/>
            <w:noWrap/>
            <w:vAlign w:val="bottom"/>
            <w:hideMark/>
          </w:tcPr>
          <w:p w14:paraId="5AF468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0.803</w:t>
            </w:r>
          </w:p>
        </w:tc>
      </w:tr>
      <w:tr w:rsidR="00A5526B" w:rsidRPr="00B30C13" w14:paraId="3FEAB775" w14:textId="77777777" w:rsidTr="00A5526B">
        <w:trPr>
          <w:trHeight w:val="285"/>
        </w:trPr>
        <w:tc>
          <w:tcPr>
            <w:tcW w:w="1053" w:type="dxa"/>
            <w:tcBorders>
              <w:top w:val="nil"/>
              <w:left w:val="nil"/>
              <w:bottom w:val="nil"/>
              <w:right w:val="nil"/>
            </w:tcBorders>
            <w:shd w:val="clear" w:color="auto" w:fill="auto"/>
            <w:noWrap/>
            <w:vAlign w:val="bottom"/>
            <w:hideMark/>
          </w:tcPr>
          <w:p w14:paraId="3E39A0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43BCC3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0.958</w:t>
            </w:r>
          </w:p>
        </w:tc>
        <w:tc>
          <w:tcPr>
            <w:tcW w:w="1020" w:type="dxa"/>
            <w:tcBorders>
              <w:top w:val="nil"/>
              <w:left w:val="nil"/>
              <w:bottom w:val="nil"/>
              <w:right w:val="nil"/>
            </w:tcBorders>
            <w:shd w:val="clear" w:color="auto" w:fill="auto"/>
            <w:noWrap/>
            <w:vAlign w:val="bottom"/>
            <w:hideMark/>
          </w:tcPr>
          <w:p w14:paraId="3BB222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0.913</w:t>
            </w:r>
          </w:p>
        </w:tc>
        <w:tc>
          <w:tcPr>
            <w:tcW w:w="1020" w:type="dxa"/>
            <w:tcBorders>
              <w:top w:val="nil"/>
              <w:left w:val="nil"/>
              <w:bottom w:val="nil"/>
              <w:right w:val="nil"/>
            </w:tcBorders>
            <w:shd w:val="clear" w:color="auto" w:fill="auto"/>
            <w:noWrap/>
            <w:vAlign w:val="bottom"/>
            <w:hideMark/>
          </w:tcPr>
          <w:p w14:paraId="3BD39A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1.006</w:t>
            </w:r>
          </w:p>
        </w:tc>
      </w:tr>
      <w:tr w:rsidR="00A5526B" w:rsidRPr="00B30C13" w14:paraId="19263B75" w14:textId="77777777" w:rsidTr="00A5526B">
        <w:trPr>
          <w:trHeight w:val="285"/>
        </w:trPr>
        <w:tc>
          <w:tcPr>
            <w:tcW w:w="1053" w:type="dxa"/>
            <w:tcBorders>
              <w:top w:val="nil"/>
              <w:left w:val="nil"/>
              <w:bottom w:val="nil"/>
              <w:right w:val="nil"/>
            </w:tcBorders>
            <w:shd w:val="clear" w:color="auto" w:fill="auto"/>
            <w:noWrap/>
            <w:vAlign w:val="bottom"/>
            <w:hideMark/>
          </w:tcPr>
          <w:p w14:paraId="2A8CE30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79EEC0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1.143</w:t>
            </w:r>
          </w:p>
        </w:tc>
        <w:tc>
          <w:tcPr>
            <w:tcW w:w="1020" w:type="dxa"/>
            <w:tcBorders>
              <w:top w:val="nil"/>
              <w:left w:val="nil"/>
              <w:bottom w:val="nil"/>
              <w:right w:val="nil"/>
            </w:tcBorders>
            <w:shd w:val="clear" w:color="auto" w:fill="auto"/>
            <w:noWrap/>
            <w:vAlign w:val="bottom"/>
            <w:hideMark/>
          </w:tcPr>
          <w:p w14:paraId="5767BE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c>
          <w:tcPr>
            <w:tcW w:w="1020" w:type="dxa"/>
            <w:tcBorders>
              <w:top w:val="nil"/>
              <w:left w:val="nil"/>
              <w:bottom w:val="nil"/>
              <w:right w:val="nil"/>
            </w:tcBorders>
            <w:shd w:val="clear" w:color="auto" w:fill="auto"/>
            <w:noWrap/>
            <w:vAlign w:val="bottom"/>
            <w:hideMark/>
          </w:tcPr>
          <w:p w14:paraId="420A1D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1.207</w:t>
            </w:r>
          </w:p>
        </w:tc>
      </w:tr>
      <w:tr w:rsidR="00A5526B" w:rsidRPr="00B30C13" w14:paraId="5572FCCD" w14:textId="77777777" w:rsidTr="00A5526B">
        <w:trPr>
          <w:trHeight w:val="285"/>
        </w:trPr>
        <w:tc>
          <w:tcPr>
            <w:tcW w:w="1053" w:type="dxa"/>
            <w:tcBorders>
              <w:top w:val="nil"/>
              <w:left w:val="nil"/>
              <w:bottom w:val="nil"/>
              <w:right w:val="nil"/>
            </w:tcBorders>
            <w:shd w:val="clear" w:color="auto" w:fill="auto"/>
            <w:noWrap/>
            <w:vAlign w:val="bottom"/>
            <w:hideMark/>
          </w:tcPr>
          <w:p w14:paraId="6AC3C6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739981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c>
          <w:tcPr>
            <w:tcW w:w="1020" w:type="dxa"/>
            <w:tcBorders>
              <w:top w:val="nil"/>
              <w:left w:val="nil"/>
              <w:bottom w:val="nil"/>
              <w:right w:val="nil"/>
            </w:tcBorders>
            <w:shd w:val="clear" w:color="auto" w:fill="auto"/>
            <w:noWrap/>
            <w:vAlign w:val="bottom"/>
            <w:hideMark/>
          </w:tcPr>
          <w:p w14:paraId="6314AB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0.853</w:t>
            </w:r>
          </w:p>
        </w:tc>
        <w:tc>
          <w:tcPr>
            <w:tcW w:w="1020" w:type="dxa"/>
            <w:tcBorders>
              <w:top w:val="nil"/>
              <w:left w:val="nil"/>
              <w:bottom w:val="nil"/>
              <w:right w:val="nil"/>
            </w:tcBorders>
            <w:shd w:val="clear" w:color="auto" w:fill="auto"/>
            <w:noWrap/>
            <w:vAlign w:val="bottom"/>
            <w:hideMark/>
          </w:tcPr>
          <w:p w14:paraId="2AF6B4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1.003</w:t>
            </w:r>
          </w:p>
        </w:tc>
      </w:tr>
      <w:tr w:rsidR="00A5526B" w:rsidRPr="00B30C13" w14:paraId="6CD53662" w14:textId="77777777" w:rsidTr="00A5526B">
        <w:trPr>
          <w:trHeight w:val="285"/>
        </w:trPr>
        <w:tc>
          <w:tcPr>
            <w:tcW w:w="1053" w:type="dxa"/>
            <w:tcBorders>
              <w:top w:val="nil"/>
              <w:left w:val="nil"/>
              <w:bottom w:val="nil"/>
              <w:right w:val="nil"/>
            </w:tcBorders>
            <w:shd w:val="clear" w:color="auto" w:fill="auto"/>
            <w:noWrap/>
            <w:vAlign w:val="bottom"/>
            <w:hideMark/>
          </w:tcPr>
          <w:p w14:paraId="37591F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710F33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c>
          <w:tcPr>
            <w:tcW w:w="1020" w:type="dxa"/>
            <w:tcBorders>
              <w:top w:val="nil"/>
              <w:left w:val="nil"/>
              <w:bottom w:val="nil"/>
              <w:right w:val="nil"/>
            </w:tcBorders>
            <w:shd w:val="clear" w:color="auto" w:fill="auto"/>
            <w:noWrap/>
            <w:vAlign w:val="bottom"/>
            <w:hideMark/>
          </w:tcPr>
          <w:p w14:paraId="6F2B60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6E1D15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0.654</w:t>
            </w:r>
          </w:p>
        </w:tc>
      </w:tr>
      <w:tr w:rsidR="00A5526B" w:rsidRPr="00B30C13" w14:paraId="73C76213" w14:textId="77777777" w:rsidTr="00A5526B">
        <w:trPr>
          <w:trHeight w:val="285"/>
        </w:trPr>
        <w:tc>
          <w:tcPr>
            <w:tcW w:w="1053" w:type="dxa"/>
            <w:tcBorders>
              <w:top w:val="nil"/>
              <w:left w:val="nil"/>
              <w:bottom w:val="nil"/>
              <w:right w:val="nil"/>
            </w:tcBorders>
            <w:shd w:val="clear" w:color="auto" w:fill="auto"/>
            <w:noWrap/>
            <w:vAlign w:val="bottom"/>
            <w:hideMark/>
          </w:tcPr>
          <w:p w14:paraId="4A9431C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324699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598CE6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0.682</w:t>
            </w:r>
          </w:p>
        </w:tc>
        <w:tc>
          <w:tcPr>
            <w:tcW w:w="1020" w:type="dxa"/>
            <w:tcBorders>
              <w:top w:val="nil"/>
              <w:left w:val="nil"/>
              <w:bottom w:val="nil"/>
              <w:right w:val="nil"/>
            </w:tcBorders>
            <w:shd w:val="clear" w:color="auto" w:fill="auto"/>
            <w:noWrap/>
            <w:vAlign w:val="bottom"/>
            <w:hideMark/>
          </w:tcPr>
          <w:p w14:paraId="0D6EEE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r>
      <w:tr w:rsidR="00A5526B" w:rsidRPr="00B30C13" w14:paraId="6FA11E88" w14:textId="77777777" w:rsidTr="00A5526B">
        <w:trPr>
          <w:trHeight w:val="285"/>
        </w:trPr>
        <w:tc>
          <w:tcPr>
            <w:tcW w:w="1053" w:type="dxa"/>
            <w:tcBorders>
              <w:top w:val="nil"/>
              <w:left w:val="nil"/>
              <w:bottom w:val="nil"/>
              <w:right w:val="nil"/>
            </w:tcBorders>
            <w:shd w:val="clear" w:color="auto" w:fill="auto"/>
            <w:noWrap/>
            <w:vAlign w:val="bottom"/>
            <w:hideMark/>
          </w:tcPr>
          <w:p w14:paraId="430A5D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7FA18A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734E20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1731E1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0.824</w:t>
            </w:r>
          </w:p>
        </w:tc>
      </w:tr>
      <w:tr w:rsidR="00A5526B" w:rsidRPr="00B30C13" w14:paraId="20E88633" w14:textId="77777777" w:rsidTr="00A5526B">
        <w:trPr>
          <w:trHeight w:val="285"/>
        </w:trPr>
        <w:tc>
          <w:tcPr>
            <w:tcW w:w="1053" w:type="dxa"/>
            <w:tcBorders>
              <w:top w:val="nil"/>
              <w:left w:val="nil"/>
              <w:bottom w:val="nil"/>
              <w:right w:val="nil"/>
            </w:tcBorders>
            <w:shd w:val="clear" w:color="auto" w:fill="auto"/>
            <w:noWrap/>
            <w:vAlign w:val="bottom"/>
            <w:hideMark/>
          </w:tcPr>
          <w:p w14:paraId="131D39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633D35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0.519</w:t>
            </w:r>
          </w:p>
        </w:tc>
        <w:tc>
          <w:tcPr>
            <w:tcW w:w="1020" w:type="dxa"/>
            <w:tcBorders>
              <w:top w:val="nil"/>
              <w:left w:val="nil"/>
              <w:bottom w:val="nil"/>
              <w:right w:val="nil"/>
            </w:tcBorders>
            <w:shd w:val="clear" w:color="auto" w:fill="auto"/>
            <w:noWrap/>
            <w:vAlign w:val="bottom"/>
            <w:hideMark/>
          </w:tcPr>
          <w:p w14:paraId="3E372C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0.479</w:t>
            </w:r>
          </w:p>
        </w:tc>
        <w:tc>
          <w:tcPr>
            <w:tcW w:w="1020" w:type="dxa"/>
            <w:tcBorders>
              <w:top w:val="nil"/>
              <w:left w:val="nil"/>
              <w:bottom w:val="nil"/>
              <w:right w:val="nil"/>
            </w:tcBorders>
            <w:shd w:val="clear" w:color="auto" w:fill="auto"/>
            <w:noWrap/>
            <w:vAlign w:val="bottom"/>
            <w:hideMark/>
          </w:tcPr>
          <w:p w14:paraId="65AC5F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0.562</w:t>
            </w:r>
          </w:p>
        </w:tc>
      </w:tr>
      <w:tr w:rsidR="00A5526B" w:rsidRPr="00B30C13" w14:paraId="3188D370" w14:textId="77777777" w:rsidTr="00A5526B">
        <w:trPr>
          <w:trHeight w:val="285"/>
        </w:trPr>
        <w:tc>
          <w:tcPr>
            <w:tcW w:w="1053" w:type="dxa"/>
            <w:tcBorders>
              <w:top w:val="nil"/>
              <w:left w:val="nil"/>
              <w:bottom w:val="nil"/>
              <w:right w:val="nil"/>
            </w:tcBorders>
            <w:shd w:val="clear" w:color="auto" w:fill="auto"/>
            <w:noWrap/>
            <w:vAlign w:val="bottom"/>
            <w:hideMark/>
          </w:tcPr>
          <w:p w14:paraId="137125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76B76F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0.890</w:t>
            </w:r>
          </w:p>
        </w:tc>
        <w:tc>
          <w:tcPr>
            <w:tcW w:w="1020" w:type="dxa"/>
            <w:tcBorders>
              <w:top w:val="nil"/>
              <w:left w:val="nil"/>
              <w:bottom w:val="nil"/>
              <w:right w:val="nil"/>
            </w:tcBorders>
            <w:shd w:val="clear" w:color="auto" w:fill="auto"/>
            <w:noWrap/>
            <w:vAlign w:val="bottom"/>
            <w:hideMark/>
          </w:tcPr>
          <w:p w14:paraId="7645BA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0.835</w:t>
            </w:r>
          </w:p>
        </w:tc>
        <w:tc>
          <w:tcPr>
            <w:tcW w:w="1020" w:type="dxa"/>
            <w:tcBorders>
              <w:top w:val="nil"/>
              <w:left w:val="nil"/>
              <w:bottom w:val="nil"/>
              <w:right w:val="nil"/>
            </w:tcBorders>
            <w:shd w:val="clear" w:color="auto" w:fill="auto"/>
            <w:noWrap/>
            <w:vAlign w:val="bottom"/>
            <w:hideMark/>
          </w:tcPr>
          <w:p w14:paraId="6C19B6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r>
      <w:tr w:rsidR="00A5526B" w:rsidRPr="00B30C13" w14:paraId="62612D44" w14:textId="77777777" w:rsidTr="00A5526B">
        <w:trPr>
          <w:trHeight w:val="285"/>
        </w:trPr>
        <w:tc>
          <w:tcPr>
            <w:tcW w:w="1053" w:type="dxa"/>
            <w:tcBorders>
              <w:top w:val="nil"/>
              <w:left w:val="nil"/>
              <w:bottom w:val="nil"/>
              <w:right w:val="nil"/>
            </w:tcBorders>
            <w:shd w:val="clear" w:color="auto" w:fill="auto"/>
            <w:noWrap/>
            <w:vAlign w:val="bottom"/>
            <w:hideMark/>
          </w:tcPr>
          <w:p w14:paraId="69244E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30E349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0.838</w:t>
            </w:r>
          </w:p>
        </w:tc>
        <w:tc>
          <w:tcPr>
            <w:tcW w:w="1020" w:type="dxa"/>
            <w:tcBorders>
              <w:top w:val="nil"/>
              <w:left w:val="nil"/>
              <w:bottom w:val="nil"/>
              <w:right w:val="nil"/>
            </w:tcBorders>
            <w:shd w:val="clear" w:color="auto" w:fill="auto"/>
            <w:noWrap/>
            <w:vAlign w:val="bottom"/>
            <w:hideMark/>
          </w:tcPr>
          <w:p w14:paraId="1A7B3F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0.794</w:t>
            </w:r>
          </w:p>
        </w:tc>
        <w:tc>
          <w:tcPr>
            <w:tcW w:w="1020" w:type="dxa"/>
            <w:tcBorders>
              <w:top w:val="nil"/>
              <w:left w:val="nil"/>
              <w:bottom w:val="nil"/>
              <w:right w:val="nil"/>
            </w:tcBorders>
            <w:shd w:val="clear" w:color="auto" w:fill="auto"/>
            <w:noWrap/>
            <w:vAlign w:val="bottom"/>
            <w:hideMark/>
          </w:tcPr>
          <w:p w14:paraId="0545D0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0.886</w:t>
            </w:r>
          </w:p>
        </w:tc>
      </w:tr>
      <w:tr w:rsidR="00A5526B" w:rsidRPr="00B30C13" w14:paraId="2C3BDAB7" w14:textId="77777777" w:rsidTr="00A5526B">
        <w:trPr>
          <w:trHeight w:val="285"/>
        </w:trPr>
        <w:tc>
          <w:tcPr>
            <w:tcW w:w="1053" w:type="dxa"/>
            <w:tcBorders>
              <w:top w:val="nil"/>
              <w:left w:val="nil"/>
              <w:bottom w:val="nil"/>
              <w:right w:val="nil"/>
            </w:tcBorders>
            <w:shd w:val="clear" w:color="auto" w:fill="auto"/>
            <w:noWrap/>
            <w:vAlign w:val="bottom"/>
            <w:hideMark/>
          </w:tcPr>
          <w:p w14:paraId="45126A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6E98709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1.131</w:t>
            </w:r>
          </w:p>
        </w:tc>
        <w:tc>
          <w:tcPr>
            <w:tcW w:w="1020" w:type="dxa"/>
            <w:tcBorders>
              <w:top w:val="nil"/>
              <w:left w:val="nil"/>
              <w:bottom w:val="nil"/>
              <w:right w:val="nil"/>
            </w:tcBorders>
            <w:shd w:val="clear" w:color="auto" w:fill="auto"/>
            <w:noWrap/>
            <w:vAlign w:val="bottom"/>
            <w:hideMark/>
          </w:tcPr>
          <w:p w14:paraId="692573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1.071</w:t>
            </w:r>
          </w:p>
        </w:tc>
        <w:tc>
          <w:tcPr>
            <w:tcW w:w="1020" w:type="dxa"/>
            <w:tcBorders>
              <w:top w:val="nil"/>
              <w:left w:val="nil"/>
              <w:bottom w:val="nil"/>
              <w:right w:val="nil"/>
            </w:tcBorders>
            <w:shd w:val="clear" w:color="auto" w:fill="auto"/>
            <w:noWrap/>
            <w:vAlign w:val="bottom"/>
            <w:hideMark/>
          </w:tcPr>
          <w:p w14:paraId="5CC929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1.194</w:t>
            </w:r>
          </w:p>
        </w:tc>
      </w:tr>
      <w:tr w:rsidR="00A5526B" w:rsidRPr="00B30C13" w14:paraId="41DE805B" w14:textId="77777777" w:rsidTr="00A5526B">
        <w:trPr>
          <w:trHeight w:val="285"/>
        </w:trPr>
        <w:tc>
          <w:tcPr>
            <w:tcW w:w="1053" w:type="dxa"/>
            <w:tcBorders>
              <w:top w:val="nil"/>
              <w:left w:val="nil"/>
              <w:bottom w:val="nil"/>
              <w:right w:val="nil"/>
            </w:tcBorders>
            <w:shd w:val="clear" w:color="auto" w:fill="auto"/>
            <w:noWrap/>
            <w:vAlign w:val="bottom"/>
            <w:hideMark/>
          </w:tcPr>
          <w:p w14:paraId="0F425E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002C20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0.761</w:t>
            </w:r>
          </w:p>
        </w:tc>
        <w:tc>
          <w:tcPr>
            <w:tcW w:w="1020" w:type="dxa"/>
            <w:tcBorders>
              <w:top w:val="nil"/>
              <w:left w:val="nil"/>
              <w:bottom w:val="nil"/>
              <w:right w:val="nil"/>
            </w:tcBorders>
            <w:shd w:val="clear" w:color="auto" w:fill="auto"/>
            <w:noWrap/>
            <w:vAlign w:val="bottom"/>
            <w:hideMark/>
          </w:tcPr>
          <w:p w14:paraId="37DC71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0.711</w:t>
            </w:r>
          </w:p>
        </w:tc>
        <w:tc>
          <w:tcPr>
            <w:tcW w:w="1020" w:type="dxa"/>
            <w:tcBorders>
              <w:top w:val="nil"/>
              <w:left w:val="nil"/>
              <w:bottom w:val="nil"/>
              <w:right w:val="nil"/>
            </w:tcBorders>
            <w:shd w:val="clear" w:color="auto" w:fill="auto"/>
            <w:noWrap/>
            <w:vAlign w:val="bottom"/>
            <w:hideMark/>
          </w:tcPr>
          <w:p w14:paraId="1EEB3F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0.814</w:t>
            </w:r>
          </w:p>
        </w:tc>
      </w:tr>
      <w:tr w:rsidR="00A5526B" w:rsidRPr="00B30C13" w14:paraId="19A99656" w14:textId="77777777" w:rsidTr="00A5526B">
        <w:trPr>
          <w:trHeight w:val="285"/>
        </w:trPr>
        <w:tc>
          <w:tcPr>
            <w:tcW w:w="1053" w:type="dxa"/>
            <w:tcBorders>
              <w:top w:val="nil"/>
              <w:left w:val="nil"/>
              <w:bottom w:val="nil"/>
              <w:right w:val="nil"/>
            </w:tcBorders>
            <w:shd w:val="clear" w:color="auto" w:fill="auto"/>
            <w:noWrap/>
            <w:vAlign w:val="bottom"/>
            <w:hideMark/>
          </w:tcPr>
          <w:p w14:paraId="0FEF0A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60711D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6E91C9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0.988</w:t>
            </w:r>
          </w:p>
        </w:tc>
        <w:tc>
          <w:tcPr>
            <w:tcW w:w="1020" w:type="dxa"/>
            <w:tcBorders>
              <w:top w:val="nil"/>
              <w:left w:val="nil"/>
              <w:bottom w:val="nil"/>
              <w:right w:val="nil"/>
            </w:tcBorders>
            <w:shd w:val="clear" w:color="auto" w:fill="auto"/>
            <w:noWrap/>
            <w:vAlign w:val="bottom"/>
            <w:hideMark/>
          </w:tcPr>
          <w:p w14:paraId="69F290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1.129</w:t>
            </w:r>
          </w:p>
        </w:tc>
      </w:tr>
      <w:tr w:rsidR="00A5526B" w:rsidRPr="00B30C13" w14:paraId="3F2835F0" w14:textId="77777777" w:rsidTr="00A5526B">
        <w:trPr>
          <w:trHeight w:val="285"/>
        </w:trPr>
        <w:tc>
          <w:tcPr>
            <w:tcW w:w="1053" w:type="dxa"/>
            <w:tcBorders>
              <w:top w:val="nil"/>
              <w:left w:val="nil"/>
              <w:bottom w:val="nil"/>
              <w:right w:val="nil"/>
            </w:tcBorders>
            <w:shd w:val="clear" w:color="auto" w:fill="auto"/>
            <w:noWrap/>
            <w:vAlign w:val="bottom"/>
            <w:hideMark/>
          </w:tcPr>
          <w:p w14:paraId="19F92BE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0714E0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0.890</w:t>
            </w:r>
          </w:p>
        </w:tc>
        <w:tc>
          <w:tcPr>
            <w:tcW w:w="1020" w:type="dxa"/>
            <w:tcBorders>
              <w:top w:val="nil"/>
              <w:left w:val="nil"/>
              <w:bottom w:val="nil"/>
              <w:right w:val="nil"/>
            </w:tcBorders>
            <w:shd w:val="clear" w:color="auto" w:fill="auto"/>
            <w:noWrap/>
            <w:vAlign w:val="bottom"/>
            <w:hideMark/>
          </w:tcPr>
          <w:p w14:paraId="46F779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0.846</w:t>
            </w:r>
          </w:p>
        </w:tc>
        <w:tc>
          <w:tcPr>
            <w:tcW w:w="1020" w:type="dxa"/>
            <w:tcBorders>
              <w:top w:val="nil"/>
              <w:left w:val="nil"/>
              <w:bottom w:val="nil"/>
              <w:right w:val="nil"/>
            </w:tcBorders>
            <w:shd w:val="clear" w:color="auto" w:fill="auto"/>
            <w:noWrap/>
            <w:vAlign w:val="bottom"/>
            <w:hideMark/>
          </w:tcPr>
          <w:p w14:paraId="1EFF31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0.936</w:t>
            </w:r>
          </w:p>
        </w:tc>
      </w:tr>
      <w:tr w:rsidR="00A5526B" w:rsidRPr="00B30C13" w14:paraId="6F40816B" w14:textId="77777777" w:rsidTr="00A5526B">
        <w:trPr>
          <w:trHeight w:val="285"/>
        </w:trPr>
        <w:tc>
          <w:tcPr>
            <w:tcW w:w="1053" w:type="dxa"/>
            <w:tcBorders>
              <w:top w:val="nil"/>
              <w:left w:val="nil"/>
              <w:bottom w:val="nil"/>
              <w:right w:val="nil"/>
            </w:tcBorders>
            <w:shd w:val="clear" w:color="auto" w:fill="auto"/>
            <w:noWrap/>
            <w:vAlign w:val="bottom"/>
            <w:hideMark/>
          </w:tcPr>
          <w:p w14:paraId="04AA05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099F7D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0.966</w:t>
            </w:r>
          </w:p>
        </w:tc>
        <w:tc>
          <w:tcPr>
            <w:tcW w:w="1020" w:type="dxa"/>
            <w:tcBorders>
              <w:top w:val="nil"/>
              <w:left w:val="nil"/>
              <w:bottom w:val="nil"/>
              <w:right w:val="nil"/>
            </w:tcBorders>
            <w:shd w:val="clear" w:color="auto" w:fill="auto"/>
            <w:noWrap/>
            <w:vAlign w:val="bottom"/>
            <w:hideMark/>
          </w:tcPr>
          <w:p w14:paraId="46AF61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0.921</w:t>
            </w:r>
          </w:p>
        </w:tc>
        <w:tc>
          <w:tcPr>
            <w:tcW w:w="1020" w:type="dxa"/>
            <w:tcBorders>
              <w:top w:val="nil"/>
              <w:left w:val="nil"/>
              <w:bottom w:val="nil"/>
              <w:right w:val="nil"/>
            </w:tcBorders>
            <w:shd w:val="clear" w:color="auto" w:fill="auto"/>
            <w:noWrap/>
            <w:vAlign w:val="bottom"/>
            <w:hideMark/>
          </w:tcPr>
          <w:p w14:paraId="51456B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1.014</w:t>
            </w:r>
          </w:p>
        </w:tc>
      </w:tr>
      <w:tr w:rsidR="00A5526B" w:rsidRPr="00B30C13" w14:paraId="48CA7A5F" w14:textId="77777777" w:rsidTr="00A5526B">
        <w:trPr>
          <w:trHeight w:val="285"/>
        </w:trPr>
        <w:tc>
          <w:tcPr>
            <w:tcW w:w="1053" w:type="dxa"/>
            <w:tcBorders>
              <w:top w:val="nil"/>
              <w:left w:val="nil"/>
              <w:bottom w:val="nil"/>
              <w:right w:val="nil"/>
            </w:tcBorders>
            <w:shd w:val="clear" w:color="auto" w:fill="auto"/>
            <w:noWrap/>
            <w:vAlign w:val="bottom"/>
            <w:hideMark/>
          </w:tcPr>
          <w:p w14:paraId="18B1E1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7B1961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17B015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0.943</w:t>
            </w:r>
          </w:p>
        </w:tc>
        <w:tc>
          <w:tcPr>
            <w:tcW w:w="1020" w:type="dxa"/>
            <w:tcBorders>
              <w:top w:val="nil"/>
              <w:left w:val="nil"/>
              <w:bottom w:val="nil"/>
              <w:right w:val="nil"/>
            </w:tcBorders>
            <w:shd w:val="clear" w:color="auto" w:fill="auto"/>
            <w:noWrap/>
            <w:vAlign w:val="bottom"/>
            <w:hideMark/>
          </w:tcPr>
          <w:p w14:paraId="593B08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1.054</w:t>
            </w:r>
          </w:p>
        </w:tc>
      </w:tr>
      <w:tr w:rsidR="00A5526B" w:rsidRPr="00B30C13" w14:paraId="15BC54F5" w14:textId="77777777" w:rsidTr="00A5526B">
        <w:trPr>
          <w:trHeight w:val="285"/>
        </w:trPr>
        <w:tc>
          <w:tcPr>
            <w:tcW w:w="1053" w:type="dxa"/>
            <w:tcBorders>
              <w:top w:val="nil"/>
              <w:left w:val="nil"/>
              <w:bottom w:val="nil"/>
              <w:right w:val="nil"/>
            </w:tcBorders>
            <w:shd w:val="clear" w:color="auto" w:fill="auto"/>
            <w:noWrap/>
            <w:vAlign w:val="bottom"/>
            <w:hideMark/>
          </w:tcPr>
          <w:p w14:paraId="1AC56E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23214C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0.652</w:t>
            </w:r>
          </w:p>
        </w:tc>
        <w:tc>
          <w:tcPr>
            <w:tcW w:w="1020" w:type="dxa"/>
            <w:tcBorders>
              <w:top w:val="nil"/>
              <w:left w:val="nil"/>
              <w:bottom w:val="nil"/>
              <w:right w:val="nil"/>
            </w:tcBorders>
            <w:shd w:val="clear" w:color="auto" w:fill="auto"/>
            <w:noWrap/>
            <w:vAlign w:val="bottom"/>
            <w:hideMark/>
          </w:tcPr>
          <w:p w14:paraId="4F7831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c>
          <w:tcPr>
            <w:tcW w:w="1020" w:type="dxa"/>
            <w:tcBorders>
              <w:top w:val="nil"/>
              <w:left w:val="nil"/>
              <w:bottom w:val="nil"/>
              <w:right w:val="nil"/>
            </w:tcBorders>
            <w:shd w:val="clear" w:color="auto" w:fill="auto"/>
            <w:noWrap/>
            <w:vAlign w:val="bottom"/>
            <w:hideMark/>
          </w:tcPr>
          <w:p w14:paraId="50FD05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0.693</w:t>
            </w:r>
          </w:p>
        </w:tc>
      </w:tr>
      <w:tr w:rsidR="00A5526B" w:rsidRPr="00B30C13" w14:paraId="1B146FBF" w14:textId="77777777" w:rsidTr="00A5526B">
        <w:trPr>
          <w:trHeight w:val="285"/>
        </w:trPr>
        <w:tc>
          <w:tcPr>
            <w:tcW w:w="1053" w:type="dxa"/>
            <w:tcBorders>
              <w:top w:val="nil"/>
              <w:left w:val="nil"/>
              <w:bottom w:val="nil"/>
              <w:right w:val="nil"/>
            </w:tcBorders>
            <w:shd w:val="clear" w:color="auto" w:fill="auto"/>
            <w:noWrap/>
            <w:vAlign w:val="bottom"/>
            <w:hideMark/>
          </w:tcPr>
          <w:p w14:paraId="75140B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1CF7E5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0.884</w:t>
            </w:r>
          </w:p>
        </w:tc>
        <w:tc>
          <w:tcPr>
            <w:tcW w:w="1020" w:type="dxa"/>
            <w:tcBorders>
              <w:top w:val="nil"/>
              <w:left w:val="nil"/>
              <w:bottom w:val="nil"/>
              <w:right w:val="nil"/>
            </w:tcBorders>
            <w:shd w:val="clear" w:color="auto" w:fill="auto"/>
            <w:noWrap/>
            <w:vAlign w:val="bottom"/>
            <w:hideMark/>
          </w:tcPr>
          <w:p w14:paraId="6D1C32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6DD839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0.931</w:t>
            </w:r>
          </w:p>
        </w:tc>
      </w:tr>
      <w:tr w:rsidR="00A5526B" w:rsidRPr="00B30C13" w14:paraId="4A24FDE7" w14:textId="77777777" w:rsidTr="00A5526B">
        <w:trPr>
          <w:trHeight w:val="285"/>
        </w:trPr>
        <w:tc>
          <w:tcPr>
            <w:tcW w:w="1053" w:type="dxa"/>
            <w:tcBorders>
              <w:top w:val="nil"/>
              <w:left w:val="nil"/>
              <w:bottom w:val="nil"/>
              <w:right w:val="nil"/>
            </w:tcBorders>
            <w:shd w:val="clear" w:color="auto" w:fill="auto"/>
            <w:noWrap/>
            <w:vAlign w:val="bottom"/>
            <w:hideMark/>
          </w:tcPr>
          <w:p w14:paraId="7A0FB4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4782C8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7F445B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0.896</w:t>
            </w:r>
          </w:p>
        </w:tc>
        <w:tc>
          <w:tcPr>
            <w:tcW w:w="1020" w:type="dxa"/>
            <w:tcBorders>
              <w:top w:val="nil"/>
              <w:left w:val="nil"/>
              <w:bottom w:val="nil"/>
              <w:right w:val="nil"/>
            </w:tcBorders>
            <w:shd w:val="clear" w:color="auto" w:fill="auto"/>
            <w:noWrap/>
            <w:vAlign w:val="bottom"/>
            <w:hideMark/>
          </w:tcPr>
          <w:p w14:paraId="7C7907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1.003</w:t>
            </w:r>
          </w:p>
        </w:tc>
      </w:tr>
      <w:tr w:rsidR="00A5526B" w:rsidRPr="00B30C13" w14:paraId="5FE29BE4" w14:textId="77777777" w:rsidTr="00A5526B">
        <w:trPr>
          <w:trHeight w:val="285"/>
        </w:trPr>
        <w:tc>
          <w:tcPr>
            <w:tcW w:w="1053" w:type="dxa"/>
            <w:tcBorders>
              <w:top w:val="nil"/>
              <w:left w:val="nil"/>
              <w:bottom w:val="nil"/>
              <w:right w:val="nil"/>
            </w:tcBorders>
            <w:shd w:val="clear" w:color="auto" w:fill="auto"/>
            <w:noWrap/>
            <w:vAlign w:val="bottom"/>
            <w:hideMark/>
          </w:tcPr>
          <w:p w14:paraId="082D5C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4F504A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0.779</w:t>
            </w:r>
          </w:p>
        </w:tc>
        <w:tc>
          <w:tcPr>
            <w:tcW w:w="1020" w:type="dxa"/>
            <w:tcBorders>
              <w:top w:val="nil"/>
              <w:left w:val="nil"/>
              <w:bottom w:val="nil"/>
              <w:right w:val="nil"/>
            </w:tcBorders>
            <w:shd w:val="clear" w:color="auto" w:fill="auto"/>
            <w:noWrap/>
            <w:vAlign w:val="bottom"/>
            <w:hideMark/>
          </w:tcPr>
          <w:p w14:paraId="56553C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0.713</w:t>
            </w:r>
          </w:p>
        </w:tc>
        <w:tc>
          <w:tcPr>
            <w:tcW w:w="1020" w:type="dxa"/>
            <w:tcBorders>
              <w:top w:val="nil"/>
              <w:left w:val="nil"/>
              <w:bottom w:val="nil"/>
              <w:right w:val="nil"/>
            </w:tcBorders>
            <w:shd w:val="clear" w:color="auto" w:fill="auto"/>
            <w:noWrap/>
            <w:vAlign w:val="bottom"/>
            <w:hideMark/>
          </w:tcPr>
          <w:p w14:paraId="1F0D64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0.852</w:t>
            </w:r>
          </w:p>
        </w:tc>
      </w:tr>
      <w:tr w:rsidR="00A5526B" w:rsidRPr="00B30C13" w14:paraId="40EA3AAE" w14:textId="77777777" w:rsidTr="00A5526B">
        <w:trPr>
          <w:trHeight w:val="285"/>
        </w:trPr>
        <w:tc>
          <w:tcPr>
            <w:tcW w:w="1053" w:type="dxa"/>
            <w:tcBorders>
              <w:top w:val="nil"/>
              <w:left w:val="nil"/>
              <w:bottom w:val="nil"/>
              <w:right w:val="nil"/>
            </w:tcBorders>
            <w:shd w:val="clear" w:color="auto" w:fill="auto"/>
            <w:noWrap/>
            <w:vAlign w:val="bottom"/>
            <w:hideMark/>
          </w:tcPr>
          <w:p w14:paraId="138369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337213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0.561</w:t>
            </w:r>
          </w:p>
        </w:tc>
        <w:tc>
          <w:tcPr>
            <w:tcW w:w="1020" w:type="dxa"/>
            <w:tcBorders>
              <w:top w:val="nil"/>
              <w:left w:val="nil"/>
              <w:bottom w:val="nil"/>
              <w:right w:val="nil"/>
            </w:tcBorders>
            <w:shd w:val="clear" w:color="auto" w:fill="auto"/>
            <w:noWrap/>
            <w:vAlign w:val="bottom"/>
            <w:hideMark/>
          </w:tcPr>
          <w:p w14:paraId="3A55DB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0.527</w:t>
            </w:r>
          </w:p>
        </w:tc>
        <w:tc>
          <w:tcPr>
            <w:tcW w:w="1020" w:type="dxa"/>
            <w:tcBorders>
              <w:top w:val="nil"/>
              <w:left w:val="nil"/>
              <w:bottom w:val="nil"/>
              <w:right w:val="nil"/>
            </w:tcBorders>
            <w:shd w:val="clear" w:color="auto" w:fill="auto"/>
            <w:noWrap/>
            <w:vAlign w:val="bottom"/>
            <w:hideMark/>
          </w:tcPr>
          <w:p w14:paraId="0ACBA0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0.599</w:t>
            </w:r>
          </w:p>
        </w:tc>
      </w:tr>
      <w:tr w:rsidR="00A5526B" w:rsidRPr="00B30C13" w14:paraId="5D610563" w14:textId="77777777" w:rsidTr="00A5526B">
        <w:trPr>
          <w:trHeight w:val="285"/>
        </w:trPr>
        <w:tc>
          <w:tcPr>
            <w:tcW w:w="1053" w:type="dxa"/>
            <w:tcBorders>
              <w:top w:val="nil"/>
              <w:left w:val="nil"/>
              <w:bottom w:val="nil"/>
              <w:right w:val="nil"/>
            </w:tcBorders>
            <w:shd w:val="clear" w:color="auto" w:fill="auto"/>
            <w:noWrap/>
            <w:vAlign w:val="bottom"/>
            <w:hideMark/>
          </w:tcPr>
          <w:p w14:paraId="74DA0C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6C0E90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0.782</w:t>
            </w:r>
          </w:p>
        </w:tc>
        <w:tc>
          <w:tcPr>
            <w:tcW w:w="1020" w:type="dxa"/>
            <w:tcBorders>
              <w:top w:val="nil"/>
              <w:left w:val="nil"/>
              <w:bottom w:val="nil"/>
              <w:right w:val="nil"/>
            </w:tcBorders>
            <w:shd w:val="clear" w:color="auto" w:fill="auto"/>
            <w:noWrap/>
            <w:vAlign w:val="bottom"/>
            <w:hideMark/>
          </w:tcPr>
          <w:p w14:paraId="05D960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0.741</w:t>
            </w:r>
          </w:p>
        </w:tc>
        <w:tc>
          <w:tcPr>
            <w:tcW w:w="1020" w:type="dxa"/>
            <w:tcBorders>
              <w:top w:val="nil"/>
              <w:left w:val="nil"/>
              <w:bottom w:val="nil"/>
              <w:right w:val="nil"/>
            </w:tcBorders>
            <w:shd w:val="clear" w:color="auto" w:fill="auto"/>
            <w:noWrap/>
            <w:vAlign w:val="bottom"/>
            <w:hideMark/>
          </w:tcPr>
          <w:p w14:paraId="7F46E2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r>
      <w:tr w:rsidR="00A5526B" w:rsidRPr="00B30C13" w14:paraId="1496D36C" w14:textId="77777777" w:rsidTr="00A5526B">
        <w:trPr>
          <w:trHeight w:val="285"/>
        </w:trPr>
        <w:tc>
          <w:tcPr>
            <w:tcW w:w="1053" w:type="dxa"/>
            <w:tcBorders>
              <w:top w:val="nil"/>
              <w:left w:val="nil"/>
              <w:bottom w:val="nil"/>
              <w:right w:val="nil"/>
            </w:tcBorders>
            <w:shd w:val="clear" w:color="auto" w:fill="auto"/>
            <w:noWrap/>
            <w:vAlign w:val="bottom"/>
            <w:hideMark/>
          </w:tcPr>
          <w:p w14:paraId="6E1883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3D852B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0.958</w:t>
            </w:r>
          </w:p>
        </w:tc>
        <w:tc>
          <w:tcPr>
            <w:tcW w:w="1020" w:type="dxa"/>
            <w:tcBorders>
              <w:top w:val="nil"/>
              <w:left w:val="nil"/>
              <w:bottom w:val="nil"/>
              <w:right w:val="nil"/>
            </w:tcBorders>
            <w:shd w:val="clear" w:color="auto" w:fill="auto"/>
            <w:noWrap/>
            <w:vAlign w:val="bottom"/>
            <w:hideMark/>
          </w:tcPr>
          <w:p w14:paraId="38DC50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0.902</w:t>
            </w:r>
          </w:p>
        </w:tc>
        <w:tc>
          <w:tcPr>
            <w:tcW w:w="1020" w:type="dxa"/>
            <w:tcBorders>
              <w:top w:val="nil"/>
              <w:left w:val="nil"/>
              <w:bottom w:val="nil"/>
              <w:right w:val="nil"/>
            </w:tcBorders>
            <w:shd w:val="clear" w:color="auto" w:fill="auto"/>
            <w:noWrap/>
            <w:vAlign w:val="bottom"/>
            <w:hideMark/>
          </w:tcPr>
          <w:p w14:paraId="7704F7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1.017</w:t>
            </w:r>
          </w:p>
        </w:tc>
      </w:tr>
      <w:tr w:rsidR="00A5526B" w:rsidRPr="00B30C13" w14:paraId="3501AD7F" w14:textId="77777777" w:rsidTr="00A5526B">
        <w:trPr>
          <w:trHeight w:val="285"/>
        </w:trPr>
        <w:tc>
          <w:tcPr>
            <w:tcW w:w="1053" w:type="dxa"/>
            <w:tcBorders>
              <w:top w:val="nil"/>
              <w:left w:val="nil"/>
              <w:bottom w:val="nil"/>
              <w:right w:val="nil"/>
            </w:tcBorders>
            <w:shd w:val="clear" w:color="auto" w:fill="auto"/>
            <w:noWrap/>
            <w:vAlign w:val="bottom"/>
            <w:hideMark/>
          </w:tcPr>
          <w:p w14:paraId="793990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306791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1.198</w:t>
            </w:r>
          </w:p>
        </w:tc>
        <w:tc>
          <w:tcPr>
            <w:tcW w:w="1020" w:type="dxa"/>
            <w:tcBorders>
              <w:top w:val="nil"/>
              <w:left w:val="nil"/>
              <w:bottom w:val="nil"/>
              <w:right w:val="nil"/>
            </w:tcBorders>
            <w:shd w:val="clear" w:color="auto" w:fill="auto"/>
            <w:noWrap/>
            <w:vAlign w:val="bottom"/>
            <w:hideMark/>
          </w:tcPr>
          <w:p w14:paraId="103844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c>
          <w:tcPr>
            <w:tcW w:w="1020" w:type="dxa"/>
            <w:tcBorders>
              <w:top w:val="nil"/>
              <w:left w:val="nil"/>
              <w:bottom w:val="nil"/>
              <w:right w:val="nil"/>
            </w:tcBorders>
            <w:shd w:val="clear" w:color="auto" w:fill="auto"/>
            <w:noWrap/>
            <w:vAlign w:val="bottom"/>
            <w:hideMark/>
          </w:tcPr>
          <w:p w14:paraId="59B94E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1.296</w:t>
            </w:r>
          </w:p>
        </w:tc>
      </w:tr>
      <w:tr w:rsidR="00A5526B" w:rsidRPr="00B30C13" w14:paraId="5D928567" w14:textId="77777777" w:rsidTr="00A5526B">
        <w:trPr>
          <w:trHeight w:val="285"/>
        </w:trPr>
        <w:tc>
          <w:tcPr>
            <w:tcW w:w="1053" w:type="dxa"/>
            <w:tcBorders>
              <w:top w:val="nil"/>
              <w:left w:val="nil"/>
              <w:bottom w:val="nil"/>
              <w:right w:val="nil"/>
            </w:tcBorders>
            <w:shd w:val="clear" w:color="auto" w:fill="auto"/>
            <w:noWrap/>
            <w:vAlign w:val="bottom"/>
            <w:hideMark/>
          </w:tcPr>
          <w:p w14:paraId="1C69A0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1B2EE8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0.607</w:t>
            </w:r>
          </w:p>
        </w:tc>
        <w:tc>
          <w:tcPr>
            <w:tcW w:w="1020" w:type="dxa"/>
            <w:tcBorders>
              <w:top w:val="nil"/>
              <w:left w:val="nil"/>
              <w:bottom w:val="nil"/>
              <w:right w:val="nil"/>
            </w:tcBorders>
            <w:shd w:val="clear" w:color="auto" w:fill="auto"/>
            <w:noWrap/>
            <w:vAlign w:val="bottom"/>
            <w:hideMark/>
          </w:tcPr>
          <w:p w14:paraId="71AA6E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0.568</w:t>
            </w:r>
          </w:p>
        </w:tc>
        <w:tc>
          <w:tcPr>
            <w:tcW w:w="1020" w:type="dxa"/>
            <w:tcBorders>
              <w:top w:val="nil"/>
              <w:left w:val="nil"/>
              <w:bottom w:val="nil"/>
              <w:right w:val="nil"/>
            </w:tcBorders>
            <w:shd w:val="clear" w:color="auto" w:fill="auto"/>
            <w:noWrap/>
            <w:vAlign w:val="bottom"/>
            <w:hideMark/>
          </w:tcPr>
          <w:p w14:paraId="325AB9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0.650</w:t>
            </w:r>
          </w:p>
        </w:tc>
      </w:tr>
      <w:tr w:rsidR="00A5526B" w:rsidRPr="00B30C13" w14:paraId="422B94FB" w14:textId="77777777" w:rsidTr="00A5526B">
        <w:trPr>
          <w:trHeight w:val="285"/>
        </w:trPr>
        <w:tc>
          <w:tcPr>
            <w:tcW w:w="1053" w:type="dxa"/>
            <w:tcBorders>
              <w:top w:val="nil"/>
              <w:left w:val="nil"/>
              <w:bottom w:val="nil"/>
              <w:right w:val="nil"/>
            </w:tcBorders>
            <w:shd w:val="clear" w:color="auto" w:fill="auto"/>
            <w:noWrap/>
            <w:vAlign w:val="bottom"/>
            <w:hideMark/>
          </w:tcPr>
          <w:p w14:paraId="5914B2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0A205D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0.871</w:t>
            </w:r>
          </w:p>
        </w:tc>
        <w:tc>
          <w:tcPr>
            <w:tcW w:w="1020" w:type="dxa"/>
            <w:tcBorders>
              <w:top w:val="nil"/>
              <w:left w:val="nil"/>
              <w:bottom w:val="nil"/>
              <w:right w:val="nil"/>
            </w:tcBorders>
            <w:shd w:val="clear" w:color="auto" w:fill="auto"/>
            <w:noWrap/>
            <w:vAlign w:val="bottom"/>
            <w:hideMark/>
          </w:tcPr>
          <w:p w14:paraId="16A07AB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0.830</w:t>
            </w:r>
          </w:p>
        </w:tc>
        <w:tc>
          <w:tcPr>
            <w:tcW w:w="1020" w:type="dxa"/>
            <w:tcBorders>
              <w:top w:val="nil"/>
              <w:left w:val="nil"/>
              <w:bottom w:val="nil"/>
              <w:right w:val="nil"/>
            </w:tcBorders>
            <w:shd w:val="clear" w:color="auto" w:fill="auto"/>
            <w:noWrap/>
            <w:vAlign w:val="bottom"/>
            <w:hideMark/>
          </w:tcPr>
          <w:p w14:paraId="2590E1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0.915</w:t>
            </w:r>
          </w:p>
        </w:tc>
      </w:tr>
      <w:tr w:rsidR="00A5526B" w:rsidRPr="00B30C13" w14:paraId="02949F51" w14:textId="77777777" w:rsidTr="00A5526B">
        <w:trPr>
          <w:trHeight w:val="285"/>
        </w:trPr>
        <w:tc>
          <w:tcPr>
            <w:tcW w:w="1053" w:type="dxa"/>
            <w:tcBorders>
              <w:top w:val="nil"/>
              <w:left w:val="nil"/>
              <w:bottom w:val="nil"/>
              <w:right w:val="nil"/>
            </w:tcBorders>
            <w:shd w:val="clear" w:color="auto" w:fill="auto"/>
            <w:noWrap/>
            <w:vAlign w:val="bottom"/>
            <w:hideMark/>
          </w:tcPr>
          <w:p w14:paraId="1CFF38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0620AB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0.878</w:t>
            </w:r>
          </w:p>
        </w:tc>
        <w:tc>
          <w:tcPr>
            <w:tcW w:w="1020" w:type="dxa"/>
            <w:tcBorders>
              <w:top w:val="nil"/>
              <w:left w:val="nil"/>
              <w:bottom w:val="nil"/>
              <w:right w:val="nil"/>
            </w:tcBorders>
            <w:shd w:val="clear" w:color="auto" w:fill="auto"/>
            <w:noWrap/>
            <w:vAlign w:val="bottom"/>
            <w:hideMark/>
          </w:tcPr>
          <w:p w14:paraId="2E606E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0.833</w:t>
            </w:r>
          </w:p>
        </w:tc>
        <w:tc>
          <w:tcPr>
            <w:tcW w:w="1020" w:type="dxa"/>
            <w:tcBorders>
              <w:top w:val="nil"/>
              <w:left w:val="nil"/>
              <w:bottom w:val="nil"/>
              <w:right w:val="nil"/>
            </w:tcBorders>
            <w:shd w:val="clear" w:color="auto" w:fill="auto"/>
            <w:noWrap/>
            <w:vAlign w:val="bottom"/>
            <w:hideMark/>
          </w:tcPr>
          <w:p w14:paraId="447CCB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0.925</w:t>
            </w:r>
          </w:p>
        </w:tc>
      </w:tr>
      <w:tr w:rsidR="00A5526B" w:rsidRPr="00B30C13" w14:paraId="3913F1ED" w14:textId="77777777" w:rsidTr="00A5526B">
        <w:trPr>
          <w:trHeight w:val="285"/>
        </w:trPr>
        <w:tc>
          <w:tcPr>
            <w:tcW w:w="1053" w:type="dxa"/>
            <w:tcBorders>
              <w:top w:val="nil"/>
              <w:left w:val="nil"/>
              <w:bottom w:val="nil"/>
              <w:right w:val="nil"/>
            </w:tcBorders>
            <w:shd w:val="clear" w:color="auto" w:fill="auto"/>
            <w:noWrap/>
            <w:vAlign w:val="bottom"/>
            <w:hideMark/>
          </w:tcPr>
          <w:p w14:paraId="1AB098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03E7A6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0.885</w:t>
            </w:r>
          </w:p>
        </w:tc>
        <w:tc>
          <w:tcPr>
            <w:tcW w:w="1020" w:type="dxa"/>
            <w:tcBorders>
              <w:top w:val="nil"/>
              <w:left w:val="nil"/>
              <w:bottom w:val="nil"/>
              <w:right w:val="nil"/>
            </w:tcBorders>
            <w:shd w:val="clear" w:color="auto" w:fill="auto"/>
            <w:noWrap/>
            <w:vAlign w:val="bottom"/>
            <w:hideMark/>
          </w:tcPr>
          <w:p w14:paraId="68E2A4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59D41A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0.953</w:t>
            </w:r>
          </w:p>
        </w:tc>
      </w:tr>
      <w:tr w:rsidR="00A5526B" w:rsidRPr="00B30C13" w14:paraId="3C905F7F" w14:textId="77777777" w:rsidTr="00A5526B">
        <w:trPr>
          <w:trHeight w:val="285"/>
        </w:trPr>
        <w:tc>
          <w:tcPr>
            <w:tcW w:w="1053" w:type="dxa"/>
            <w:tcBorders>
              <w:top w:val="nil"/>
              <w:left w:val="nil"/>
              <w:bottom w:val="nil"/>
              <w:right w:val="nil"/>
            </w:tcBorders>
            <w:shd w:val="clear" w:color="auto" w:fill="auto"/>
            <w:noWrap/>
            <w:vAlign w:val="bottom"/>
            <w:hideMark/>
          </w:tcPr>
          <w:p w14:paraId="4D34DC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7FF544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7F418A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0.541</w:t>
            </w:r>
          </w:p>
        </w:tc>
        <w:tc>
          <w:tcPr>
            <w:tcW w:w="1020" w:type="dxa"/>
            <w:tcBorders>
              <w:top w:val="nil"/>
              <w:left w:val="nil"/>
              <w:bottom w:val="nil"/>
              <w:right w:val="nil"/>
            </w:tcBorders>
            <w:shd w:val="clear" w:color="auto" w:fill="auto"/>
            <w:noWrap/>
            <w:vAlign w:val="bottom"/>
            <w:hideMark/>
          </w:tcPr>
          <w:p w14:paraId="10703A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0.612</w:t>
            </w:r>
          </w:p>
        </w:tc>
      </w:tr>
      <w:tr w:rsidR="00A5526B" w:rsidRPr="00B30C13" w14:paraId="76E68E5F" w14:textId="77777777" w:rsidTr="00A5526B">
        <w:trPr>
          <w:trHeight w:val="285"/>
        </w:trPr>
        <w:tc>
          <w:tcPr>
            <w:tcW w:w="1053" w:type="dxa"/>
            <w:tcBorders>
              <w:top w:val="nil"/>
              <w:left w:val="nil"/>
              <w:bottom w:val="nil"/>
              <w:right w:val="nil"/>
            </w:tcBorders>
            <w:shd w:val="clear" w:color="auto" w:fill="auto"/>
            <w:noWrap/>
            <w:vAlign w:val="bottom"/>
            <w:hideMark/>
          </w:tcPr>
          <w:p w14:paraId="09AC72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37A1A5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4F64CA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0.691</w:t>
            </w:r>
          </w:p>
        </w:tc>
        <w:tc>
          <w:tcPr>
            <w:tcW w:w="1020" w:type="dxa"/>
            <w:tcBorders>
              <w:top w:val="nil"/>
              <w:left w:val="nil"/>
              <w:bottom w:val="nil"/>
              <w:right w:val="nil"/>
            </w:tcBorders>
            <w:shd w:val="clear" w:color="auto" w:fill="auto"/>
            <w:noWrap/>
            <w:vAlign w:val="bottom"/>
            <w:hideMark/>
          </w:tcPr>
          <w:p w14:paraId="68A757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r>
      <w:tr w:rsidR="00A5526B" w:rsidRPr="00B30C13" w14:paraId="060B35A7" w14:textId="77777777" w:rsidTr="00A5526B">
        <w:trPr>
          <w:trHeight w:val="285"/>
        </w:trPr>
        <w:tc>
          <w:tcPr>
            <w:tcW w:w="1053" w:type="dxa"/>
            <w:tcBorders>
              <w:top w:val="nil"/>
              <w:left w:val="nil"/>
              <w:bottom w:val="nil"/>
              <w:right w:val="nil"/>
            </w:tcBorders>
            <w:shd w:val="clear" w:color="auto" w:fill="auto"/>
            <w:noWrap/>
            <w:vAlign w:val="bottom"/>
            <w:hideMark/>
          </w:tcPr>
          <w:p w14:paraId="05F0C5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00C55F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1.034</w:t>
            </w:r>
          </w:p>
        </w:tc>
        <w:tc>
          <w:tcPr>
            <w:tcW w:w="1020" w:type="dxa"/>
            <w:tcBorders>
              <w:top w:val="nil"/>
              <w:left w:val="nil"/>
              <w:bottom w:val="nil"/>
              <w:right w:val="nil"/>
            </w:tcBorders>
            <w:shd w:val="clear" w:color="auto" w:fill="auto"/>
            <w:noWrap/>
            <w:vAlign w:val="bottom"/>
            <w:hideMark/>
          </w:tcPr>
          <w:p w14:paraId="2EF7B15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0.978</w:t>
            </w:r>
          </w:p>
        </w:tc>
        <w:tc>
          <w:tcPr>
            <w:tcW w:w="1020" w:type="dxa"/>
            <w:tcBorders>
              <w:top w:val="nil"/>
              <w:left w:val="nil"/>
              <w:bottom w:val="nil"/>
              <w:right w:val="nil"/>
            </w:tcBorders>
            <w:shd w:val="clear" w:color="auto" w:fill="auto"/>
            <w:noWrap/>
            <w:vAlign w:val="bottom"/>
            <w:hideMark/>
          </w:tcPr>
          <w:p w14:paraId="6F5AB6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r>
      <w:tr w:rsidR="00A5526B" w:rsidRPr="00B30C13" w14:paraId="6EA9F120" w14:textId="77777777" w:rsidTr="00A5526B">
        <w:trPr>
          <w:trHeight w:val="285"/>
        </w:trPr>
        <w:tc>
          <w:tcPr>
            <w:tcW w:w="1053" w:type="dxa"/>
            <w:tcBorders>
              <w:top w:val="nil"/>
              <w:left w:val="nil"/>
              <w:bottom w:val="nil"/>
              <w:right w:val="nil"/>
            </w:tcBorders>
            <w:shd w:val="clear" w:color="auto" w:fill="auto"/>
            <w:noWrap/>
            <w:vAlign w:val="bottom"/>
            <w:hideMark/>
          </w:tcPr>
          <w:p w14:paraId="7715EF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1F7EE1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1.049</w:t>
            </w:r>
          </w:p>
        </w:tc>
        <w:tc>
          <w:tcPr>
            <w:tcW w:w="1020" w:type="dxa"/>
            <w:tcBorders>
              <w:top w:val="nil"/>
              <w:left w:val="nil"/>
              <w:bottom w:val="nil"/>
              <w:right w:val="nil"/>
            </w:tcBorders>
            <w:shd w:val="clear" w:color="auto" w:fill="auto"/>
            <w:noWrap/>
            <w:vAlign w:val="bottom"/>
            <w:hideMark/>
          </w:tcPr>
          <w:p w14:paraId="618D0B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0.960</w:t>
            </w:r>
          </w:p>
        </w:tc>
        <w:tc>
          <w:tcPr>
            <w:tcW w:w="1020" w:type="dxa"/>
            <w:tcBorders>
              <w:top w:val="nil"/>
              <w:left w:val="nil"/>
              <w:bottom w:val="nil"/>
              <w:right w:val="nil"/>
            </w:tcBorders>
            <w:shd w:val="clear" w:color="auto" w:fill="auto"/>
            <w:noWrap/>
            <w:vAlign w:val="bottom"/>
            <w:hideMark/>
          </w:tcPr>
          <w:p w14:paraId="7B044A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1.147</w:t>
            </w:r>
          </w:p>
        </w:tc>
      </w:tr>
      <w:tr w:rsidR="00A5526B" w:rsidRPr="00B30C13" w14:paraId="1D24B04D" w14:textId="77777777" w:rsidTr="00A5526B">
        <w:trPr>
          <w:trHeight w:val="285"/>
        </w:trPr>
        <w:tc>
          <w:tcPr>
            <w:tcW w:w="1053" w:type="dxa"/>
            <w:tcBorders>
              <w:top w:val="nil"/>
              <w:left w:val="nil"/>
              <w:bottom w:val="nil"/>
              <w:right w:val="nil"/>
            </w:tcBorders>
            <w:shd w:val="clear" w:color="auto" w:fill="auto"/>
            <w:noWrap/>
            <w:vAlign w:val="bottom"/>
            <w:hideMark/>
          </w:tcPr>
          <w:p w14:paraId="08944B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3C20E5C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0.416</w:t>
            </w:r>
          </w:p>
        </w:tc>
        <w:tc>
          <w:tcPr>
            <w:tcW w:w="1020" w:type="dxa"/>
            <w:tcBorders>
              <w:top w:val="nil"/>
              <w:left w:val="nil"/>
              <w:bottom w:val="nil"/>
              <w:right w:val="nil"/>
            </w:tcBorders>
            <w:shd w:val="clear" w:color="auto" w:fill="auto"/>
            <w:noWrap/>
            <w:vAlign w:val="bottom"/>
            <w:hideMark/>
          </w:tcPr>
          <w:p w14:paraId="551C0E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0.383</w:t>
            </w:r>
          </w:p>
        </w:tc>
        <w:tc>
          <w:tcPr>
            <w:tcW w:w="1020" w:type="dxa"/>
            <w:tcBorders>
              <w:top w:val="nil"/>
              <w:left w:val="nil"/>
              <w:bottom w:val="nil"/>
              <w:right w:val="nil"/>
            </w:tcBorders>
            <w:shd w:val="clear" w:color="auto" w:fill="auto"/>
            <w:noWrap/>
            <w:vAlign w:val="bottom"/>
            <w:hideMark/>
          </w:tcPr>
          <w:p w14:paraId="306B3D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0.453</w:t>
            </w:r>
          </w:p>
        </w:tc>
      </w:tr>
      <w:tr w:rsidR="00A5526B" w:rsidRPr="00B30C13" w14:paraId="40F04D84" w14:textId="77777777" w:rsidTr="00A5526B">
        <w:trPr>
          <w:trHeight w:val="285"/>
        </w:trPr>
        <w:tc>
          <w:tcPr>
            <w:tcW w:w="1053" w:type="dxa"/>
            <w:tcBorders>
              <w:top w:val="nil"/>
              <w:left w:val="nil"/>
              <w:bottom w:val="nil"/>
              <w:right w:val="nil"/>
            </w:tcBorders>
            <w:shd w:val="clear" w:color="auto" w:fill="auto"/>
            <w:noWrap/>
            <w:vAlign w:val="bottom"/>
            <w:hideMark/>
          </w:tcPr>
          <w:p w14:paraId="238C33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54989C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7DB366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0.806</w:t>
            </w:r>
          </w:p>
        </w:tc>
        <w:tc>
          <w:tcPr>
            <w:tcW w:w="1020" w:type="dxa"/>
            <w:tcBorders>
              <w:top w:val="nil"/>
              <w:left w:val="nil"/>
              <w:bottom w:val="nil"/>
              <w:right w:val="nil"/>
            </w:tcBorders>
            <w:shd w:val="clear" w:color="auto" w:fill="auto"/>
            <w:noWrap/>
            <w:vAlign w:val="bottom"/>
            <w:hideMark/>
          </w:tcPr>
          <w:p w14:paraId="667566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0.898</w:t>
            </w:r>
          </w:p>
        </w:tc>
      </w:tr>
      <w:tr w:rsidR="00A5526B" w:rsidRPr="00B30C13" w14:paraId="6782A0B9" w14:textId="77777777" w:rsidTr="00A5526B">
        <w:trPr>
          <w:trHeight w:val="285"/>
        </w:trPr>
        <w:tc>
          <w:tcPr>
            <w:tcW w:w="1053" w:type="dxa"/>
            <w:tcBorders>
              <w:top w:val="nil"/>
              <w:left w:val="nil"/>
              <w:bottom w:val="nil"/>
              <w:right w:val="nil"/>
            </w:tcBorders>
            <w:shd w:val="clear" w:color="auto" w:fill="auto"/>
            <w:noWrap/>
            <w:vAlign w:val="bottom"/>
            <w:hideMark/>
          </w:tcPr>
          <w:p w14:paraId="5DDA9E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270F484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0.937</w:t>
            </w:r>
          </w:p>
        </w:tc>
        <w:tc>
          <w:tcPr>
            <w:tcW w:w="1020" w:type="dxa"/>
            <w:tcBorders>
              <w:top w:val="nil"/>
              <w:left w:val="nil"/>
              <w:bottom w:val="nil"/>
              <w:right w:val="nil"/>
            </w:tcBorders>
            <w:shd w:val="clear" w:color="auto" w:fill="auto"/>
            <w:noWrap/>
            <w:vAlign w:val="bottom"/>
            <w:hideMark/>
          </w:tcPr>
          <w:p w14:paraId="1055B5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0.887</w:t>
            </w:r>
          </w:p>
        </w:tc>
        <w:tc>
          <w:tcPr>
            <w:tcW w:w="1020" w:type="dxa"/>
            <w:tcBorders>
              <w:top w:val="nil"/>
              <w:left w:val="nil"/>
              <w:bottom w:val="nil"/>
              <w:right w:val="nil"/>
            </w:tcBorders>
            <w:shd w:val="clear" w:color="auto" w:fill="auto"/>
            <w:noWrap/>
            <w:vAlign w:val="bottom"/>
            <w:hideMark/>
          </w:tcPr>
          <w:p w14:paraId="431714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0.989</w:t>
            </w:r>
          </w:p>
        </w:tc>
      </w:tr>
      <w:tr w:rsidR="00A5526B" w:rsidRPr="00B30C13" w14:paraId="73F65FF1" w14:textId="77777777" w:rsidTr="00A5526B">
        <w:trPr>
          <w:trHeight w:val="285"/>
        </w:trPr>
        <w:tc>
          <w:tcPr>
            <w:tcW w:w="1053" w:type="dxa"/>
            <w:tcBorders>
              <w:top w:val="nil"/>
              <w:left w:val="nil"/>
              <w:bottom w:val="nil"/>
              <w:right w:val="nil"/>
            </w:tcBorders>
            <w:shd w:val="clear" w:color="auto" w:fill="auto"/>
            <w:noWrap/>
            <w:vAlign w:val="bottom"/>
            <w:hideMark/>
          </w:tcPr>
          <w:p w14:paraId="195CB6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14DD5E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0.729</w:t>
            </w:r>
          </w:p>
        </w:tc>
        <w:tc>
          <w:tcPr>
            <w:tcW w:w="1020" w:type="dxa"/>
            <w:tcBorders>
              <w:top w:val="nil"/>
              <w:left w:val="nil"/>
              <w:bottom w:val="nil"/>
              <w:right w:val="nil"/>
            </w:tcBorders>
            <w:shd w:val="clear" w:color="auto" w:fill="auto"/>
            <w:noWrap/>
            <w:vAlign w:val="bottom"/>
            <w:hideMark/>
          </w:tcPr>
          <w:p w14:paraId="0B81AB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0.670</w:t>
            </w:r>
          </w:p>
        </w:tc>
        <w:tc>
          <w:tcPr>
            <w:tcW w:w="1020" w:type="dxa"/>
            <w:tcBorders>
              <w:top w:val="nil"/>
              <w:left w:val="nil"/>
              <w:bottom w:val="nil"/>
              <w:right w:val="nil"/>
            </w:tcBorders>
            <w:shd w:val="clear" w:color="auto" w:fill="auto"/>
            <w:noWrap/>
            <w:vAlign w:val="bottom"/>
            <w:hideMark/>
          </w:tcPr>
          <w:p w14:paraId="08A9C4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0.792</w:t>
            </w:r>
          </w:p>
        </w:tc>
      </w:tr>
      <w:tr w:rsidR="00A5526B" w:rsidRPr="00B30C13" w14:paraId="4222D14E" w14:textId="77777777" w:rsidTr="00A5526B">
        <w:trPr>
          <w:trHeight w:val="285"/>
        </w:trPr>
        <w:tc>
          <w:tcPr>
            <w:tcW w:w="1053" w:type="dxa"/>
            <w:tcBorders>
              <w:top w:val="nil"/>
              <w:left w:val="nil"/>
              <w:bottom w:val="nil"/>
              <w:right w:val="nil"/>
            </w:tcBorders>
            <w:shd w:val="clear" w:color="auto" w:fill="auto"/>
            <w:noWrap/>
            <w:vAlign w:val="bottom"/>
            <w:hideMark/>
          </w:tcPr>
          <w:p w14:paraId="4DCB98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16A3CC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DB57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BA60D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7BBC224" w14:textId="77777777" w:rsidTr="00A5526B">
        <w:trPr>
          <w:trHeight w:val="285"/>
        </w:trPr>
        <w:tc>
          <w:tcPr>
            <w:tcW w:w="1053" w:type="dxa"/>
            <w:tcBorders>
              <w:top w:val="nil"/>
              <w:left w:val="nil"/>
              <w:bottom w:val="nil"/>
              <w:right w:val="nil"/>
            </w:tcBorders>
            <w:shd w:val="clear" w:color="auto" w:fill="auto"/>
            <w:noWrap/>
            <w:vAlign w:val="bottom"/>
            <w:hideMark/>
          </w:tcPr>
          <w:p w14:paraId="4CC481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299839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1.046</w:t>
            </w:r>
          </w:p>
        </w:tc>
        <w:tc>
          <w:tcPr>
            <w:tcW w:w="1020" w:type="dxa"/>
            <w:tcBorders>
              <w:top w:val="nil"/>
              <w:left w:val="nil"/>
              <w:bottom w:val="nil"/>
              <w:right w:val="nil"/>
            </w:tcBorders>
            <w:shd w:val="clear" w:color="auto" w:fill="auto"/>
            <w:noWrap/>
            <w:vAlign w:val="bottom"/>
            <w:hideMark/>
          </w:tcPr>
          <w:p w14:paraId="4FF3F1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5C8F12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1.113</w:t>
            </w:r>
          </w:p>
        </w:tc>
      </w:tr>
      <w:tr w:rsidR="00A5526B" w:rsidRPr="00B30C13" w14:paraId="48B2B6B3" w14:textId="77777777" w:rsidTr="00A5526B">
        <w:trPr>
          <w:trHeight w:val="285"/>
        </w:trPr>
        <w:tc>
          <w:tcPr>
            <w:tcW w:w="1053" w:type="dxa"/>
            <w:tcBorders>
              <w:top w:val="nil"/>
              <w:left w:val="nil"/>
              <w:bottom w:val="nil"/>
              <w:right w:val="nil"/>
            </w:tcBorders>
            <w:shd w:val="clear" w:color="auto" w:fill="auto"/>
            <w:noWrap/>
            <w:vAlign w:val="bottom"/>
            <w:hideMark/>
          </w:tcPr>
          <w:p w14:paraId="7913D5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08EB50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c>
          <w:tcPr>
            <w:tcW w:w="1020" w:type="dxa"/>
            <w:tcBorders>
              <w:top w:val="nil"/>
              <w:left w:val="nil"/>
              <w:bottom w:val="nil"/>
              <w:right w:val="nil"/>
            </w:tcBorders>
            <w:shd w:val="clear" w:color="auto" w:fill="auto"/>
            <w:noWrap/>
            <w:vAlign w:val="bottom"/>
            <w:hideMark/>
          </w:tcPr>
          <w:p w14:paraId="466FC0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1.017</w:t>
            </w:r>
          </w:p>
        </w:tc>
        <w:tc>
          <w:tcPr>
            <w:tcW w:w="1020" w:type="dxa"/>
            <w:tcBorders>
              <w:top w:val="nil"/>
              <w:left w:val="nil"/>
              <w:bottom w:val="nil"/>
              <w:right w:val="nil"/>
            </w:tcBorders>
            <w:shd w:val="clear" w:color="auto" w:fill="auto"/>
            <w:noWrap/>
            <w:vAlign w:val="bottom"/>
            <w:hideMark/>
          </w:tcPr>
          <w:p w14:paraId="4842E0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1.140</w:t>
            </w:r>
          </w:p>
        </w:tc>
      </w:tr>
      <w:tr w:rsidR="00A5526B" w:rsidRPr="00B30C13" w14:paraId="0A155820" w14:textId="77777777" w:rsidTr="00A5526B">
        <w:trPr>
          <w:trHeight w:val="285"/>
        </w:trPr>
        <w:tc>
          <w:tcPr>
            <w:tcW w:w="1053" w:type="dxa"/>
            <w:tcBorders>
              <w:top w:val="nil"/>
              <w:left w:val="nil"/>
              <w:bottom w:val="nil"/>
              <w:right w:val="nil"/>
            </w:tcBorders>
            <w:shd w:val="clear" w:color="auto" w:fill="auto"/>
            <w:noWrap/>
            <w:vAlign w:val="bottom"/>
            <w:hideMark/>
          </w:tcPr>
          <w:p w14:paraId="0B17C7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2A3BDE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1.015</w:t>
            </w:r>
          </w:p>
        </w:tc>
        <w:tc>
          <w:tcPr>
            <w:tcW w:w="1020" w:type="dxa"/>
            <w:tcBorders>
              <w:top w:val="nil"/>
              <w:left w:val="nil"/>
              <w:bottom w:val="nil"/>
              <w:right w:val="nil"/>
            </w:tcBorders>
            <w:shd w:val="clear" w:color="auto" w:fill="auto"/>
            <w:noWrap/>
            <w:vAlign w:val="bottom"/>
            <w:hideMark/>
          </w:tcPr>
          <w:p w14:paraId="55E3A2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0.946</w:t>
            </w:r>
          </w:p>
        </w:tc>
        <w:tc>
          <w:tcPr>
            <w:tcW w:w="1020" w:type="dxa"/>
            <w:tcBorders>
              <w:top w:val="nil"/>
              <w:left w:val="nil"/>
              <w:bottom w:val="nil"/>
              <w:right w:val="nil"/>
            </w:tcBorders>
            <w:shd w:val="clear" w:color="auto" w:fill="auto"/>
            <w:noWrap/>
            <w:vAlign w:val="bottom"/>
            <w:hideMark/>
          </w:tcPr>
          <w:p w14:paraId="18E7A7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1.089</w:t>
            </w:r>
          </w:p>
        </w:tc>
      </w:tr>
      <w:tr w:rsidR="00A5526B" w:rsidRPr="00B30C13" w14:paraId="3CFD4A9C" w14:textId="77777777" w:rsidTr="00A5526B">
        <w:trPr>
          <w:trHeight w:val="285"/>
        </w:trPr>
        <w:tc>
          <w:tcPr>
            <w:tcW w:w="1053" w:type="dxa"/>
            <w:tcBorders>
              <w:top w:val="nil"/>
              <w:left w:val="nil"/>
              <w:bottom w:val="nil"/>
              <w:right w:val="nil"/>
            </w:tcBorders>
            <w:shd w:val="clear" w:color="auto" w:fill="auto"/>
            <w:noWrap/>
            <w:vAlign w:val="bottom"/>
            <w:hideMark/>
          </w:tcPr>
          <w:p w14:paraId="6FE278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5E2DF0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0.580</w:t>
            </w:r>
          </w:p>
        </w:tc>
        <w:tc>
          <w:tcPr>
            <w:tcW w:w="1020" w:type="dxa"/>
            <w:tcBorders>
              <w:top w:val="nil"/>
              <w:left w:val="nil"/>
              <w:bottom w:val="nil"/>
              <w:right w:val="nil"/>
            </w:tcBorders>
            <w:shd w:val="clear" w:color="auto" w:fill="auto"/>
            <w:noWrap/>
            <w:vAlign w:val="bottom"/>
            <w:hideMark/>
          </w:tcPr>
          <w:p w14:paraId="235EE0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0.539</w:t>
            </w:r>
          </w:p>
        </w:tc>
        <w:tc>
          <w:tcPr>
            <w:tcW w:w="1020" w:type="dxa"/>
            <w:tcBorders>
              <w:top w:val="nil"/>
              <w:left w:val="nil"/>
              <w:bottom w:val="nil"/>
              <w:right w:val="nil"/>
            </w:tcBorders>
            <w:shd w:val="clear" w:color="auto" w:fill="auto"/>
            <w:noWrap/>
            <w:vAlign w:val="bottom"/>
            <w:hideMark/>
          </w:tcPr>
          <w:p w14:paraId="09DEA2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0.623</w:t>
            </w:r>
          </w:p>
        </w:tc>
      </w:tr>
      <w:tr w:rsidR="00A5526B" w:rsidRPr="00B30C13" w14:paraId="55E9CD90" w14:textId="77777777" w:rsidTr="00A5526B">
        <w:trPr>
          <w:trHeight w:val="285"/>
        </w:trPr>
        <w:tc>
          <w:tcPr>
            <w:tcW w:w="1053" w:type="dxa"/>
            <w:tcBorders>
              <w:top w:val="nil"/>
              <w:left w:val="nil"/>
              <w:bottom w:val="nil"/>
              <w:right w:val="nil"/>
            </w:tcBorders>
            <w:shd w:val="clear" w:color="auto" w:fill="auto"/>
            <w:noWrap/>
            <w:vAlign w:val="bottom"/>
            <w:hideMark/>
          </w:tcPr>
          <w:p w14:paraId="5C241E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70C57A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1.446</w:t>
            </w:r>
          </w:p>
        </w:tc>
        <w:tc>
          <w:tcPr>
            <w:tcW w:w="1020" w:type="dxa"/>
            <w:tcBorders>
              <w:top w:val="nil"/>
              <w:left w:val="nil"/>
              <w:bottom w:val="nil"/>
              <w:right w:val="nil"/>
            </w:tcBorders>
            <w:shd w:val="clear" w:color="auto" w:fill="auto"/>
            <w:noWrap/>
            <w:vAlign w:val="bottom"/>
            <w:hideMark/>
          </w:tcPr>
          <w:p w14:paraId="630C4D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1.361</w:t>
            </w:r>
          </w:p>
        </w:tc>
        <w:tc>
          <w:tcPr>
            <w:tcW w:w="1020" w:type="dxa"/>
            <w:tcBorders>
              <w:top w:val="nil"/>
              <w:left w:val="nil"/>
              <w:bottom w:val="nil"/>
              <w:right w:val="nil"/>
            </w:tcBorders>
            <w:shd w:val="clear" w:color="auto" w:fill="auto"/>
            <w:noWrap/>
            <w:vAlign w:val="bottom"/>
            <w:hideMark/>
          </w:tcPr>
          <w:p w14:paraId="69F778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1.537</w:t>
            </w:r>
          </w:p>
        </w:tc>
      </w:tr>
      <w:tr w:rsidR="00A5526B" w:rsidRPr="00B30C13" w14:paraId="790DE4A3" w14:textId="77777777" w:rsidTr="00A5526B">
        <w:trPr>
          <w:trHeight w:val="285"/>
        </w:trPr>
        <w:tc>
          <w:tcPr>
            <w:tcW w:w="1053" w:type="dxa"/>
            <w:tcBorders>
              <w:top w:val="nil"/>
              <w:left w:val="nil"/>
              <w:bottom w:val="nil"/>
              <w:right w:val="nil"/>
            </w:tcBorders>
            <w:shd w:val="clear" w:color="auto" w:fill="auto"/>
            <w:noWrap/>
            <w:vAlign w:val="bottom"/>
            <w:hideMark/>
          </w:tcPr>
          <w:p w14:paraId="058001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1AD8A6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1.282</w:t>
            </w:r>
          </w:p>
        </w:tc>
        <w:tc>
          <w:tcPr>
            <w:tcW w:w="1020" w:type="dxa"/>
            <w:tcBorders>
              <w:top w:val="nil"/>
              <w:left w:val="nil"/>
              <w:bottom w:val="nil"/>
              <w:right w:val="nil"/>
            </w:tcBorders>
            <w:shd w:val="clear" w:color="auto" w:fill="auto"/>
            <w:noWrap/>
            <w:vAlign w:val="bottom"/>
            <w:hideMark/>
          </w:tcPr>
          <w:p w14:paraId="0479EA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1.206</w:t>
            </w:r>
          </w:p>
        </w:tc>
        <w:tc>
          <w:tcPr>
            <w:tcW w:w="1020" w:type="dxa"/>
            <w:tcBorders>
              <w:top w:val="nil"/>
              <w:left w:val="nil"/>
              <w:bottom w:val="nil"/>
              <w:right w:val="nil"/>
            </w:tcBorders>
            <w:shd w:val="clear" w:color="auto" w:fill="auto"/>
            <w:noWrap/>
            <w:vAlign w:val="bottom"/>
            <w:hideMark/>
          </w:tcPr>
          <w:p w14:paraId="54205F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1.361</w:t>
            </w:r>
          </w:p>
        </w:tc>
      </w:tr>
      <w:tr w:rsidR="00A5526B" w:rsidRPr="00B30C13" w14:paraId="6F240CA8" w14:textId="77777777" w:rsidTr="00A5526B">
        <w:trPr>
          <w:trHeight w:val="285"/>
        </w:trPr>
        <w:tc>
          <w:tcPr>
            <w:tcW w:w="1053" w:type="dxa"/>
            <w:tcBorders>
              <w:top w:val="nil"/>
              <w:left w:val="nil"/>
              <w:bottom w:val="nil"/>
              <w:right w:val="nil"/>
            </w:tcBorders>
            <w:shd w:val="clear" w:color="auto" w:fill="auto"/>
            <w:noWrap/>
            <w:vAlign w:val="bottom"/>
            <w:hideMark/>
          </w:tcPr>
          <w:p w14:paraId="250928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6B6802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1.187</w:t>
            </w:r>
          </w:p>
        </w:tc>
        <w:tc>
          <w:tcPr>
            <w:tcW w:w="1020" w:type="dxa"/>
            <w:tcBorders>
              <w:top w:val="nil"/>
              <w:left w:val="nil"/>
              <w:bottom w:val="nil"/>
              <w:right w:val="nil"/>
            </w:tcBorders>
            <w:shd w:val="clear" w:color="auto" w:fill="auto"/>
            <w:noWrap/>
            <w:vAlign w:val="bottom"/>
            <w:hideMark/>
          </w:tcPr>
          <w:p w14:paraId="102EFF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1.101</w:t>
            </w:r>
          </w:p>
        </w:tc>
        <w:tc>
          <w:tcPr>
            <w:tcW w:w="1020" w:type="dxa"/>
            <w:tcBorders>
              <w:top w:val="nil"/>
              <w:left w:val="nil"/>
              <w:bottom w:val="nil"/>
              <w:right w:val="nil"/>
            </w:tcBorders>
            <w:shd w:val="clear" w:color="auto" w:fill="auto"/>
            <w:noWrap/>
            <w:vAlign w:val="bottom"/>
            <w:hideMark/>
          </w:tcPr>
          <w:p w14:paraId="75FC67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1.279</w:t>
            </w:r>
          </w:p>
        </w:tc>
      </w:tr>
      <w:tr w:rsidR="00A5526B" w:rsidRPr="00B30C13" w14:paraId="1EDFABA1" w14:textId="77777777" w:rsidTr="00A5526B">
        <w:trPr>
          <w:trHeight w:val="285"/>
        </w:trPr>
        <w:tc>
          <w:tcPr>
            <w:tcW w:w="1053" w:type="dxa"/>
            <w:tcBorders>
              <w:top w:val="nil"/>
              <w:left w:val="nil"/>
              <w:bottom w:val="nil"/>
              <w:right w:val="nil"/>
            </w:tcBorders>
            <w:shd w:val="clear" w:color="auto" w:fill="auto"/>
            <w:noWrap/>
            <w:vAlign w:val="bottom"/>
            <w:hideMark/>
          </w:tcPr>
          <w:p w14:paraId="55066A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724248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0.898</w:t>
            </w:r>
          </w:p>
        </w:tc>
        <w:tc>
          <w:tcPr>
            <w:tcW w:w="1020" w:type="dxa"/>
            <w:tcBorders>
              <w:top w:val="nil"/>
              <w:left w:val="nil"/>
              <w:bottom w:val="nil"/>
              <w:right w:val="nil"/>
            </w:tcBorders>
            <w:shd w:val="clear" w:color="auto" w:fill="auto"/>
            <w:noWrap/>
            <w:vAlign w:val="bottom"/>
            <w:hideMark/>
          </w:tcPr>
          <w:p w14:paraId="73EF5D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40D0A1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0.961</w:t>
            </w:r>
          </w:p>
        </w:tc>
      </w:tr>
      <w:tr w:rsidR="00A5526B" w:rsidRPr="00B30C13" w14:paraId="026CEFED" w14:textId="77777777" w:rsidTr="00A5526B">
        <w:trPr>
          <w:trHeight w:val="285"/>
        </w:trPr>
        <w:tc>
          <w:tcPr>
            <w:tcW w:w="1053" w:type="dxa"/>
            <w:tcBorders>
              <w:top w:val="nil"/>
              <w:left w:val="nil"/>
              <w:bottom w:val="nil"/>
              <w:right w:val="nil"/>
            </w:tcBorders>
            <w:shd w:val="clear" w:color="auto" w:fill="auto"/>
            <w:noWrap/>
            <w:vAlign w:val="bottom"/>
            <w:hideMark/>
          </w:tcPr>
          <w:p w14:paraId="05C806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65A93D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c>
          <w:tcPr>
            <w:tcW w:w="1020" w:type="dxa"/>
            <w:tcBorders>
              <w:top w:val="nil"/>
              <w:left w:val="nil"/>
              <w:bottom w:val="nil"/>
              <w:right w:val="nil"/>
            </w:tcBorders>
            <w:shd w:val="clear" w:color="auto" w:fill="auto"/>
            <w:noWrap/>
            <w:vAlign w:val="bottom"/>
            <w:hideMark/>
          </w:tcPr>
          <w:p w14:paraId="28B8CD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1.084</w:t>
            </w:r>
          </w:p>
        </w:tc>
        <w:tc>
          <w:tcPr>
            <w:tcW w:w="1020" w:type="dxa"/>
            <w:tcBorders>
              <w:top w:val="nil"/>
              <w:left w:val="nil"/>
              <w:bottom w:val="nil"/>
              <w:right w:val="nil"/>
            </w:tcBorders>
            <w:shd w:val="clear" w:color="auto" w:fill="auto"/>
            <w:noWrap/>
            <w:vAlign w:val="bottom"/>
            <w:hideMark/>
          </w:tcPr>
          <w:p w14:paraId="54B016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1.230</w:t>
            </w:r>
          </w:p>
        </w:tc>
      </w:tr>
      <w:tr w:rsidR="00A5526B" w:rsidRPr="00B30C13" w14:paraId="67B07AD9" w14:textId="77777777" w:rsidTr="00A5526B">
        <w:trPr>
          <w:trHeight w:val="285"/>
        </w:trPr>
        <w:tc>
          <w:tcPr>
            <w:tcW w:w="1053" w:type="dxa"/>
            <w:tcBorders>
              <w:top w:val="nil"/>
              <w:left w:val="nil"/>
              <w:bottom w:val="nil"/>
              <w:right w:val="nil"/>
            </w:tcBorders>
            <w:shd w:val="clear" w:color="auto" w:fill="auto"/>
            <w:noWrap/>
            <w:vAlign w:val="bottom"/>
            <w:hideMark/>
          </w:tcPr>
          <w:p w14:paraId="283CF8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4613DA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1.126</w:t>
            </w:r>
          </w:p>
        </w:tc>
        <w:tc>
          <w:tcPr>
            <w:tcW w:w="1020" w:type="dxa"/>
            <w:tcBorders>
              <w:top w:val="nil"/>
              <w:left w:val="nil"/>
              <w:bottom w:val="nil"/>
              <w:right w:val="nil"/>
            </w:tcBorders>
            <w:shd w:val="clear" w:color="auto" w:fill="auto"/>
            <w:noWrap/>
            <w:vAlign w:val="bottom"/>
            <w:hideMark/>
          </w:tcPr>
          <w:p w14:paraId="02AD5E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1.060</w:t>
            </w:r>
          </w:p>
        </w:tc>
        <w:tc>
          <w:tcPr>
            <w:tcW w:w="1020" w:type="dxa"/>
            <w:tcBorders>
              <w:top w:val="nil"/>
              <w:left w:val="nil"/>
              <w:bottom w:val="nil"/>
              <w:right w:val="nil"/>
            </w:tcBorders>
            <w:shd w:val="clear" w:color="auto" w:fill="auto"/>
            <w:noWrap/>
            <w:vAlign w:val="bottom"/>
            <w:hideMark/>
          </w:tcPr>
          <w:p w14:paraId="5018EF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1.196</w:t>
            </w:r>
          </w:p>
        </w:tc>
      </w:tr>
      <w:tr w:rsidR="00A5526B" w:rsidRPr="00B30C13" w14:paraId="2EF56AEA" w14:textId="77777777" w:rsidTr="00A5526B">
        <w:trPr>
          <w:trHeight w:val="285"/>
        </w:trPr>
        <w:tc>
          <w:tcPr>
            <w:tcW w:w="1053" w:type="dxa"/>
            <w:tcBorders>
              <w:top w:val="nil"/>
              <w:left w:val="nil"/>
              <w:bottom w:val="nil"/>
              <w:right w:val="nil"/>
            </w:tcBorders>
            <w:shd w:val="clear" w:color="auto" w:fill="auto"/>
            <w:noWrap/>
            <w:vAlign w:val="bottom"/>
            <w:hideMark/>
          </w:tcPr>
          <w:p w14:paraId="7865B8F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717699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0.591</w:t>
            </w:r>
          </w:p>
        </w:tc>
        <w:tc>
          <w:tcPr>
            <w:tcW w:w="1020" w:type="dxa"/>
            <w:tcBorders>
              <w:top w:val="nil"/>
              <w:left w:val="nil"/>
              <w:bottom w:val="nil"/>
              <w:right w:val="nil"/>
            </w:tcBorders>
            <w:shd w:val="clear" w:color="auto" w:fill="auto"/>
            <w:noWrap/>
            <w:vAlign w:val="bottom"/>
            <w:hideMark/>
          </w:tcPr>
          <w:p w14:paraId="6DF729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0.549</w:t>
            </w:r>
          </w:p>
        </w:tc>
        <w:tc>
          <w:tcPr>
            <w:tcW w:w="1020" w:type="dxa"/>
            <w:tcBorders>
              <w:top w:val="nil"/>
              <w:left w:val="nil"/>
              <w:bottom w:val="nil"/>
              <w:right w:val="nil"/>
            </w:tcBorders>
            <w:shd w:val="clear" w:color="auto" w:fill="auto"/>
            <w:noWrap/>
            <w:vAlign w:val="bottom"/>
            <w:hideMark/>
          </w:tcPr>
          <w:p w14:paraId="3E0DB5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0.637</w:t>
            </w:r>
          </w:p>
        </w:tc>
      </w:tr>
      <w:tr w:rsidR="00A5526B" w:rsidRPr="00B30C13" w14:paraId="57E8116A" w14:textId="77777777" w:rsidTr="00A5526B">
        <w:trPr>
          <w:trHeight w:val="285"/>
        </w:trPr>
        <w:tc>
          <w:tcPr>
            <w:tcW w:w="1053" w:type="dxa"/>
            <w:tcBorders>
              <w:top w:val="nil"/>
              <w:left w:val="nil"/>
              <w:bottom w:val="nil"/>
              <w:right w:val="nil"/>
            </w:tcBorders>
            <w:shd w:val="clear" w:color="auto" w:fill="auto"/>
            <w:noWrap/>
            <w:vAlign w:val="bottom"/>
            <w:hideMark/>
          </w:tcPr>
          <w:p w14:paraId="181370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3CDBEB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5BEC24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0.670</w:t>
            </w:r>
          </w:p>
        </w:tc>
        <w:tc>
          <w:tcPr>
            <w:tcW w:w="1020" w:type="dxa"/>
            <w:tcBorders>
              <w:top w:val="nil"/>
              <w:left w:val="nil"/>
              <w:bottom w:val="nil"/>
              <w:right w:val="nil"/>
            </w:tcBorders>
            <w:shd w:val="clear" w:color="auto" w:fill="auto"/>
            <w:noWrap/>
            <w:vAlign w:val="bottom"/>
            <w:hideMark/>
          </w:tcPr>
          <w:p w14:paraId="0D3F7E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0.769</w:t>
            </w:r>
          </w:p>
        </w:tc>
      </w:tr>
      <w:tr w:rsidR="00A5526B" w:rsidRPr="00B30C13" w14:paraId="625C7B9C" w14:textId="77777777" w:rsidTr="00A5526B">
        <w:trPr>
          <w:trHeight w:val="285"/>
        </w:trPr>
        <w:tc>
          <w:tcPr>
            <w:tcW w:w="1053" w:type="dxa"/>
            <w:tcBorders>
              <w:top w:val="nil"/>
              <w:left w:val="nil"/>
              <w:bottom w:val="nil"/>
              <w:right w:val="nil"/>
            </w:tcBorders>
            <w:shd w:val="clear" w:color="auto" w:fill="auto"/>
            <w:noWrap/>
            <w:vAlign w:val="bottom"/>
            <w:hideMark/>
          </w:tcPr>
          <w:p w14:paraId="7CF0EF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4231C1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1.295</w:t>
            </w:r>
          </w:p>
        </w:tc>
        <w:tc>
          <w:tcPr>
            <w:tcW w:w="1020" w:type="dxa"/>
            <w:tcBorders>
              <w:top w:val="nil"/>
              <w:left w:val="nil"/>
              <w:bottom w:val="nil"/>
              <w:right w:val="nil"/>
            </w:tcBorders>
            <w:shd w:val="clear" w:color="auto" w:fill="auto"/>
            <w:noWrap/>
            <w:vAlign w:val="bottom"/>
            <w:hideMark/>
          </w:tcPr>
          <w:p w14:paraId="09DDDF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1.219</w:t>
            </w:r>
          </w:p>
        </w:tc>
        <w:tc>
          <w:tcPr>
            <w:tcW w:w="1020" w:type="dxa"/>
            <w:tcBorders>
              <w:top w:val="nil"/>
              <w:left w:val="nil"/>
              <w:bottom w:val="nil"/>
              <w:right w:val="nil"/>
            </w:tcBorders>
            <w:shd w:val="clear" w:color="auto" w:fill="auto"/>
            <w:noWrap/>
            <w:vAlign w:val="bottom"/>
            <w:hideMark/>
          </w:tcPr>
          <w:p w14:paraId="1FCBA3E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1.376</w:t>
            </w:r>
          </w:p>
        </w:tc>
      </w:tr>
      <w:tr w:rsidR="00A5526B" w:rsidRPr="00B30C13" w14:paraId="7E8DC0D0" w14:textId="77777777" w:rsidTr="00A5526B">
        <w:trPr>
          <w:trHeight w:val="285"/>
        </w:trPr>
        <w:tc>
          <w:tcPr>
            <w:tcW w:w="1053" w:type="dxa"/>
            <w:tcBorders>
              <w:top w:val="nil"/>
              <w:left w:val="nil"/>
              <w:bottom w:val="nil"/>
              <w:right w:val="nil"/>
            </w:tcBorders>
            <w:shd w:val="clear" w:color="auto" w:fill="auto"/>
            <w:noWrap/>
            <w:vAlign w:val="bottom"/>
            <w:hideMark/>
          </w:tcPr>
          <w:p w14:paraId="10FEF89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2092DE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1.280</w:t>
            </w:r>
          </w:p>
        </w:tc>
        <w:tc>
          <w:tcPr>
            <w:tcW w:w="1020" w:type="dxa"/>
            <w:tcBorders>
              <w:top w:val="nil"/>
              <w:left w:val="nil"/>
              <w:bottom w:val="nil"/>
              <w:right w:val="nil"/>
            </w:tcBorders>
            <w:shd w:val="clear" w:color="auto" w:fill="auto"/>
            <w:noWrap/>
            <w:vAlign w:val="bottom"/>
            <w:hideMark/>
          </w:tcPr>
          <w:p w14:paraId="3D65BF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1.192</w:t>
            </w:r>
          </w:p>
        </w:tc>
        <w:tc>
          <w:tcPr>
            <w:tcW w:w="1020" w:type="dxa"/>
            <w:tcBorders>
              <w:top w:val="nil"/>
              <w:left w:val="nil"/>
              <w:bottom w:val="nil"/>
              <w:right w:val="nil"/>
            </w:tcBorders>
            <w:shd w:val="clear" w:color="auto" w:fill="auto"/>
            <w:noWrap/>
            <w:vAlign w:val="bottom"/>
            <w:hideMark/>
          </w:tcPr>
          <w:p w14:paraId="037A1B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1.375</w:t>
            </w:r>
          </w:p>
        </w:tc>
      </w:tr>
      <w:tr w:rsidR="00A5526B" w:rsidRPr="00B30C13" w14:paraId="55FCFD66" w14:textId="77777777" w:rsidTr="00A5526B">
        <w:trPr>
          <w:trHeight w:val="285"/>
        </w:trPr>
        <w:tc>
          <w:tcPr>
            <w:tcW w:w="1053" w:type="dxa"/>
            <w:tcBorders>
              <w:top w:val="nil"/>
              <w:left w:val="nil"/>
              <w:bottom w:val="nil"/>
              <w:right w:val="nil"/>
            </w:tcBorders>
            <w:shd w:val="clear" w:color="auto" w:fill="auto"/>
            <w:noWrap/>
            <w:vAlign w:val="bottom"/>
            <w:hideMark/>
          </w:tcPr>
          <w:p w14:paraId="1F2ADF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2010.875</w:t>
            </w:r>
          </w:p>
        </w:tc>
        <w:tc>
          <w:tcPr>
            <w:tcW w:w="1020" w:type="dxa"/>
            <w:tcBorders>
              <w:top w:val="nil"/>
              <w:left w:val="nil"/>
              <w:bottom w:val="nil"/>
              <w:right w:val="nil"/>
            </w:tcBorders>
            <w:shd w:val="clear" w:color="auto" w:fill="auto"/>
            <w:noWrap/>
            <w:vAlign w:val="bottom"/>
            <w:hideMark/>
          </w:tcPr>
          <w:p w14:paraId="4ACC25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0.633</w:t>
            </w:r>
          </w:p>
        </w:tc>
        <w:tc>
          <w:tcPr>
            <w:tcW w:w="1020" w:type="dxa"/>
            <w:tcBorders>
              <w:top w:val="nil"/>
              <w:left w:val="nil"/>
              <w:bottom w:val="nil"/>
              <w:right w:val="nil"/>
            </w:tcBorders>
            <w:shd w:val="clear" w:color="auto" w:fill="auto"/>
            <w:noWrap/>
            <w:vAlign w:val="bottom"/>
            <w:hideMark/>
          </w:tcPr>
          <w:p w14:paraId="14BA67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0.584</w:t>
            </w:r>
          </w:p>
        </w:tc>
        <w:tc>
          <w:tcPr>
            <w:tcW w:w="1020" w:type="dxa"/>
            <w:tcBorders>
              <w:top w:val="nil"/>
              <w:left w:val="nil"/>
              <w:bottom w:val="nil"/>
              <w:right w:val="nil"/>
            </w:tcBorders>
            <w:shd w:val="clear" w:color="auto" w:fill="auto"/>
            <w:noWrap/>
            <w:vAlign w:val="bottom"/>
            <w:hideMark/>
          </w:tcPr>
          <w:p w14:paraId="4E23FF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0.687</w:t>
            </w:r>
          </w:p>
        </w:tc>
      </w:tr>
      <w:tr w:rsidR="00A5526B" w:rsidRPr="00B30C13" w14:paraId="1A09BB36" w14:textId="77777777" w:rsidTr="00A5526B">
        <w:trPr>
          <w:trHeight w:val="285"/>
        </w:trPr>
        <w:tc>
          <w:tcPr>
            <w:tcW w:w="1053" w:type="dxa"/>
            <w:tcBorders>
              <w:top w:val="nil"/>
              <w:left w:val="nil"/>
              <w:bottom w:val="nil"/>
              <w:right w:val="nil"/>
            </w:tcBorders>
            <w:shd w:val="clear" w:color="auto" w:fill="auto"/>
            <w:noWrap/>
            <w:vAlign w:val="bottom"/>
            <w:hideMark/>
          </w:tcPr>
          <w:p w14:paraId="659224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328277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0.821</w:t>
            </w:r>
          </w:p>
        </w:tc>
        <w:tc>
          <w:tcPr>
            <w:tcW w:w="1020" w:type="dxa"/>
            <w:tcBorders>
              <w:top w:val="nil"/>
              <w:left w:val="nil"/>
              <w:bottom w:val="nil"/>
              <w:right w:val="nil"/>
            </w:tcBorders>
            <w:shd w:val="clear" w:color="auto" w:fill="auto"/>
            <w:noWrap/>
            <w:vAlign w:val="bottom"/>
            <w:hideMark/>
          </w:tcPr>
          <w:p w14:paraId="5240F9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0.765</w:t>
            </w:r>
          </w:p>
        </w:tc>
        <w:tc>
          <w:tcPr>
            <w:tcW w:w="1020" w:type="dxa"/>
            <w:tcBorders>
              <w:top w:val="nil"/>
              <w:left w:val="nil"/>
              <w:bottom w:val="nil"/>
              <w:right w:val="nil"/>
            </w:tcBorders>
            <w:shd w:val="clear" w:color="auto" w:fill="auto"/>
            <w:noWrap/>
            <w:vAlign w:val="bottom"/>
            <w:hideMark/>
          </w:tcPr>
          <w:p w14:paraId="21A6E0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r>
      <w:tr w:rsidR="00A5526B" w:rsidRPr="00B30C13" w14:paraId="4EB65DD2" w14:textId="77777777" w:rsidTr="00A5526B">
        <w:trPr>
          <w:trHeight w:val="285"/>
        </w:trPr>
        <w:tc>
          <w:tcPr>
            <w:tcW w:w="1053" w:type="dxa"/>
            <w:tcBorders>
              <w:top w:val="nil"/>
              <w:left w:val="nil"/>
              <w:bottom w:val="nil"/>
              <w:right w:val="nil"/>
            </w:tcBorders>
            <w:shd w:val="clear" w:color="auto" w:fill="auto"/>
            <w:noWrap/>
            <w:vAlign w:val="bottom"/>
            <w:hideMark/>
          </w:tcPr>
          <w:p w14:paraId="025FD1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30FC73A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1.662</w:t>
            </w:r>
          </w:p>
        </w:tc>
        <w:tc>
          <w:tcPr>
            <w:tcW w:w="1020" w:type="dxa"/>
            <w:tcBorders>
              <w:top w:val="nil"/>
              <w:left w:val="nil"/>
              <w:bottom w:val="nil"/>
              <w:right w:val="nil"/>
            </w:tcBorders>
            <w:shd w:val="clear" w:color="auto" w:fill="auto"/>
            <w:noWrap/>
            <w:vAlign w:val="bottom"/>
            <w:hideMark/>
          </w:tcPr>
          <w:p w14:paraId="5FEDAD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1.529</w:t>
            </w:r>
          </w:p>
        </w:tc>
        <w:tc>
          <w:tcPr>
            <w:tcW w:w="1020" w:type="dxa"/>
            <w:tcBorders>
              <w:top w:val="nil"/>
              <w:left w:val="nil"/>
              <w:bottom w:val="nil"/>
              <w:right w:val="nil"/>
            </w:tcBorders>
            <w:shd w:val="clear" w:color="auto" w:fill="auto"/>
            <w:noWrap/>
            <w:vAlign w:val="bottom"/>
            <w:hideMark/>
          </w:tcPr>
          <w:p w14:paraId="3C1D64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1.807</w:t>
            </w:r>
          </w:p>
        </w:tc>
      </w:tr>
      <w:tr w:rsidR="00A5526B" w:rsidRPr="00B30C13" w14:paraId="4FB97B91" w14:textId="77777777" w:rsidTr="00A5526B">
        <w:trPr>
          <w:trHeight w:val="285"/>
        </w:trPr>
        <w:tc>
          <w:tcPr>
            <w:tcW w:w="1053" w:type="dxa"/>
            <w:tcBorders>
              <w:top w:val="nil"/>
              <w:left w:val="nil"/>
              <w:bottom w:val="nil"/>
              <w:right w:val="nil"/>
            </w:tcBorders>
            <w:shd w:val="clear" w:color="auto" w:fill="auto"/>
            <w:noWrap/>
            <w:vAlign w:val="bottom"/>
            <w:hideMark/>
          </w:tcPr>
          <w:p w14:paraId="453A2D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63E453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1.385</w:t>
            </w:r>
          </w:p>
        </w:tc>
        <w:tc>
          <w:tcPr>
            <w:tcW w:w="1020" w:type="dxa"/>
            <w:tcBorders>
              <w:top w:val="nil"/>
              <w:left w:val="nil"/>
              <w:bottom w:val="nil"/>
              <w:right w:val="nil"/>
            </w:tcBorders>
            <w:shd w:val="clear" w:color="auto" w:fill="auto"/>
            <w:noWrap/>
            <w:vAlign w:val="bottom"/>
            <w:hideMark/>
          </w:tcPr>
          <w:p w14:paraId="4963E6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1.288</w:t>
            </w:r>
          </w:p>
        </w:tc>
        <w:tc>
          <w:tcPr>
            <w:tcW w:w="1020" w:type="dxa"/>
            <w:tcBorders>
              <w:top w:val="nil"/>
              <w:left w:val="nil"/>
              <w:bottom w:val="nil"/>
              <w:right w:val="nil"/>
            </w:tcBorders>
            <w:shd w:val="clear" w:color="auto" w:fill="auto"/>
            <w:noWrap/>
            <w:vAlign w:val="bottom"/>
            <w:hideMark/>
          </w:tcPr>
          <w:p w14:paraId="188C0C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1.488</w:t>
            </w:r>
          </w:p>
        </w:tc>
      </w:tr>
      <w:tr w:rsidR="00A5526B" w:rsidRPr="00B30C13" w14:paraId="19AFAA5E" w14:textId="77777777" w:rsidTr="00A5526B">
        <w:trPr>
          <w:trHeight w:val="285"/>
        </w:trPr>
        <w:tc>
          <w:tcPr>
            <w:tcW w:w="1053" w:type="dxa"/>
            <w:tcBorders>
              <w:top w:val="nil"/>
              <w:left w:val="nil"/>
              <w:bottom w:val="nil"/>
              <w:right w:val="nil"/>
            </w:tcBorders>
            <w:shd w:val="clear" w:color="auto" w:fill="auto"/>
            <w:noWrap/>
            <w:vAlign w:val="bottom"/>
            <w:hideMark/>
          </w:tcPr>
          <w:p w14:paraId="19C64B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673863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955609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67017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EFE03F7" w14:textId="77777777" w:rsidTr="00A5526B">
        <w:trPr>
          <w:trHeight w:val="285"/>
        </w:trPr>
        <w:tc>
          <w:tcPr>
            <w:tcW w:w="1053" w:type="dxa"/>
            <w:tcBorders>
              <w:top w:val="nil"/>
              <w:left w:val="nil"/>
              <w:bottom w:val="nil"/>
              <w:right w:val="nil"/>
            </w:tcBorders>
            <w:shd w:val="clear" w:color="auto" w:fill="auto"/>
            <w:noWrap/>
            <w:vAlign w:val="bottom"/>
            <w:hideMark/>
          </w:tcPr>
          <w:p w14:paraId="032788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1EB9EF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0.799</w:t>
            </w:r>
          </w:p>
        </w:tc>
        <w:tc>
          <w:tcPr>
            <w:tcW w:w="1020" w:type="dxa"/>
            <w:tcBorders>
              <w:top w:val="nil"/>
              <w:left w:val="nil"/>
              <w:bottom w:val="nil"/>
              <w:right w:val="nil"/>
            </w:tcBorders>
            <w:shd w:val="clear" w:color="auto" w:fill="auto"/>
            <w:noWrap/>
            <w:vAlign w:val="bottom"/>
            <w:hideMark/>
          </w:tcPr>
          <w:p w14:paraId="5E28FF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65E075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765263A0" w14:textId="77777777" w:rsidTr="00A5526B">
        <w:trPr>
          <w:trHeight w:val="285"/>
        </w:trPr>
        <w:tc>
          <w:tcPr>
            <w:tcW w:w="1053" w:type="dxa"/>
            <w:tcBorders>
              <w:top w:val="nil"/>
              <w:left w:val="nil"/>
              <w:bottom w:val="nil"/>
              <w:right w:val="nil"/>
            </w:tcBorders>
            <w:shd w:val="clear" w:color="auto" w:fill="auto"/>
            <w:noWrap/>
            <w:vAlign w:val="bottom"/>
            <w:hideMark/>
          </w:tcPr>
          <w:p w14:paraId="21EB09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50C6136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1.355</w:t>
            </w:r>
          </w:p>
        </w:tc>
        <w:tc>
          <w:tcPr>
            <w:tcW w:w="1020" w:type="dxa"/>
            <w:tcBorders>
              <w:top w:val="nil"/>
              <w:left w:val="nil"/>
              <w:bottom w:val="nil"/>
              <w:right w:val="nil"/>
            </w:tcBorders>
            <w:shd w:val="clear" w:color="auto" w:fill="auto"/>
            <w:noWrap/>
            <w:vAlign w:val="bottom"/>
            <w:hideMark/>
          </w:tcPr>
          <w:p w14:paraId="59E349A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1.265</w:t>
            </w:r>
          </w:p>
        </w:tc>
        <w:tc>
          <w:tcPr>
            <w:tcW w:w="1020" w:type="dxa"/>
            <w:tcBorders>
              <w:top w:val="nil"/>
              <w:left w:val="nil"/>
              <w:bottom w:val="nil"/>
              <w:right w:val="nil"/>
            </w:tcBorders>
            <w:shd w:val="clear" w:color="auto" w:fill="auto"/>
            <w:noWrap/>
            <w:vAlign w:val="bottom"/>
            <w:hideMark/>
          </w:tcPr>
          <w:p w14:paraId="7F8D99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1.450</w:t>
            </w:r>
          </w:p>
        </w:tc>
      </w:tr>
      <w:tr w:rsidR="00A5526B" w:rsidRPr="00B30C13" w14:paraId="7185CDF4" w14:textId="77777777" w:rsidTr="00A5526B">
        <w:trPr>
          <w:trHeight w:val="285"/>
        </w:trPr>
        <w:tc>
          <w:tcPr>
            <w:tcW w:w="1053" w:type="dxa"/>
            <w:tcBorders>
              <w:top w:val="nil"/>
              <w:left w:val="nil"/>
              <w:bottom w:val="nil"/>
              <w:right w:val="nil"/>
            </w:tcBorders>
            <w:shd w:val="clear" w:color="auto" w:fill="auto"/>
            <w:noWrap/>
            <w:vAlign w:val="bottom"/>
            <w:hideMark/>
          </w:tcPr>
          <w:p w14:paraId="51C4F1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0B7674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1.432</w:t>
            </w:r>
          </w:p>
        </w:tc>
        <w:tc>
          <w:tcPr>
            <w:tcW w:w="1020" w:type="dxa"/>
            <w:tcBorders>
              <w:top w:val="nil"/>
              <w:left w:val="nil"/>
              <w:bottom w:val="nil"/>
              <w:right w:val="nil"/>
            </w:tcBorders>
            <w:shd w:val="clear" w:color="auto" w:fill="auto"/>
            <w:noWrap/>
            <w:vAlign w:val="bottom"/>
            <w:hideMark/>
          </w:tcPr>
          <w:p w14:paraId="5A6993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1.329</w:t>
            </w:r>
          </w:p>
        </w:tc>
        <w:tc>
          <w:tcPr>
            <w:tcW w:w="1020" w:type="dxa"/>
            <w:tcBorders>
              <w:top w:val="nil"/>
              <w:left w:val="nil"/>
              <w:bottom w:val="nil"/>
              <w:right w:val="nil"/>
            </w:tcBorders>
            <w:shd w:val="clear" w:color="auto" w:fill="auto"/>
            <w:noWrap/>
            <w:vAlign w:val="bottom"/>
            <w:hideMark/>
          </w:tcPr>
          <w:p w14:paraId="1F433C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1.543</w:t>
            </w:r>
          </w:p>
        </w:tc>
      </w:tr>
      <w:tr w:rsidR="00A5526B" w:rsidRPr="00B30C13" w14:paraId="47467298" w14:textId="77777777" w:rsidTr="00A5526B">
        <w:trPr>
          <w:trHeight w:val="285"/>
        </w:trPr>
        <w:tc>
          <w:tcPr>
            <w:tcW w:w="1053" w:type="dxa"/>
            <w:tcBorders>
              <w:top w:val="nil"/>
              <w:left w:val="nil"/>
              <w:bottom w:val="nil"/>
              <w:right w:val="nil"/>
            </w:tcBorders>
            <w:shd w:val="clear" w:color="auto" w:fill="auto"/>
            <w:noWrap/>
            <w:vAlign w:val="bottom"/>
            <w:hideMark/>
          </w:tcPr>
          <w:p w14:paraId="353AF2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31801D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1.039</w:t>
            </w:r>
          </w:p>
        </w:tc>
        <w:tc>
          <w:tcPr>
            <w:tcW w:w="1020" w:type="dxa"/>
            <w:tcBorders>
              <w:top w:val="nil"/>
              <w:left w:val="nil"/>
              <w:bottom w:val="nil"/>
              <w:right w:val="nil"/>
            </w:tcBorders>
            <w:shd w:val="clear" w:color="auto" w:fill="auto"/>
            <w:noWrap/>
            <w:vAlign w:val="bottom"/>
            <w:hideMark/>
          </w:tcPr>
          <w:p w14:paraId="1AE7390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0.936</w:t>
            </w:r>
          </w:p>
        </w:tc>
        <w:tc>
          <w:tcPr>
            <w:tcW w:w="1020" w:type="dxa"/>
            <w:tcBorders>
              <w:top w:val="nil"/>
              <w:left w:val="nil"/>
              <w:bottom w:val="nil"/>
              <w:right w:val="nil"/>
            </w:tcBorders>
            <w:shd w:val="clear" w:color="auto" w:fill="auto"/>
            <w:noWrap/>
            <w:vAlign w:val="bottom"/>
            <w:hideMark/>
          </w:tcPr>
          <w:p w14:paraId="3383184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1.153</w:t>
            </w:r>
          </w:p>
        </w:tc>
      </w:tr>
      <w:tr w:rsidR="00A5526B" w:rsidRPr="00B30C13" w14:paraId="708A1A4B" w14:textId="77777777" w:rsidTr="00A5526B">
        <w:trPr>
          <w:trHeight w:val="285"/>
        </w:trPr>
        <w:tc>
          <w:tcPr>
            <w:tcW w:w="1053" w:type="dxa"/>
            <w:tcBorders>
              <w:top w:val="nil"/>
              <w:left w:val="nil"/>
              <w:bottom w:val="nil"/>
              <w:right w:val="nil"/>
            </w:tcBorders>
            <w:shd w:val="clear" w:color="auto" w:fill="auto"/>
            <w:noWrap/>
            <w:vAlign w:val="bottom"/>
            <w:hideMark/>
          </w:tcPr>
          <w:p w14:paraId="74A70A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473D9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0.618</w:t>
            </w:r>
          </w:p>
        </w:tc>
        <w:tc>
          <w:tcPr>
            <w:tcW w:w="1020" w:type="dxa"/>
            <w:tcBorders>
              <w:top w:val="nil"/>
              <w:left w:val="nil"/>
              <w:bottom w:val="nil"/>
              <w:right w:val="nil"/>
            </w:tcBorders>
            <w:shd w:val="clear" w:color="auto" w:fill="auto"/>
            <w:noWrap/>
            <w:vAlign w:val="bottom"/>
            <w:hideMark/>
          </w:tcPr>
          <w:p w14:paraId="200A58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0.549</w:t>
            </w:r>
          </w:p>
        </w:tc>
        <w:tc>
          <w:tcPr>
            <w:tcW w:w="1020" w:type="dxa"/>
            <w:tcBorders>
              <w:top w:val="nil"/>
              <w:left w:val="nil"/>
              <w:bottom w:val="nil"/>
              <w:right w:val="nil"/>
            </w:tcBorders>
            <w:shd w:val="clear" w:color="auto" w:fill="auto"/>
            <w:noWrap/>
            <w:vAlign w:val="bottom"/>
            <w:hideMark/>
          </w:tcPr>
          <w:p w14:paraId="47E328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r>
      <w:tr w:rsidR="00A5526B" w:rsidRPr="00B30C13" w14:paraId="443CD12F" w14:textId="77777777" w:rsidTr="00A5526B">
        <w:trPr>
          <w:trHeight w:val="285"/>
        </w:trPr>
        <w:tc>
          <w:tcPr>
            <w:tcW w:w="1053" w:type="dxa"/>
            <w:tcBorders>
              <w:top w:val="nil"/>
              <w:left w:val="nil"/>
              <w:bottom w:val="nil"/>
              <w:right w:val="nil"/>
            </w:tcBorders>
            <w:shd w:val="clear" w:color="auto" w:fill="auto"/>
            <w:noWrap/>
            <w:vAlign w:val="bottom"/>
            <w:hideMark/>
          </w:tcPr>
          <w:p w14:paraId="7D1FB3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2013.375</w:t>
            </w:r>
          </w:p>
        </w:tc>
        <w:tc>
          <w:tcPr>
            <w:tcW w:w="1020" w:type="dxa"/>
            <w:tcBorders>
              <w:top w:val="nil"/>
              <w:left w:val="nil"/>
              <w:bottom w:val="nil"/>
              <w:right w:val="nil"/>
            </w:tcBorders>
            <w:shd w:val="clear" w:color="auto" w:fill="auto"/>
            <w:noWrap/>
            <w:vAlign w:val="bottom"/>
            <w:hideMark/>
          </w:tcPr>
          <w:p w14:paraId="4432F9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1.019</w:t>
            </w:r>
          </w:p>
        </w:tc>
        <w:tc>
          <w:tcPr>
            <w:tcW w:w="1020" w:type="dxa"/>
            <w:tcBorders>
              <w:top w:val="nil"/>
              <w:left w:val="nil"/>
              <w:bottom w:val="nil"/>
              <w:right w:val="nil"/>
            </w:tcBorders>
            <w:shd w:val="clear" w:color="auto" w:fill="auto"/>
            <w:noWrap/>
            <w:vAlign w:val="bottom"/>
            <w:hideMark/>
          </w:tcPr>
          <w:p w14:paraId="729E217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0.953</w:t>
            </w:r>
          </w:p>
        </w:tc>
        <w:tc>
          <w:tcPr>
            <w:tcW w:w="1020" w:type="dxa"/>
            <w:tcBorders>
              <w:top w:val="nil"/>
              <w:left w:val="nil"/>
              <w:bottom w:val="nil"/>
              <w:right w:val="nil"/>
            </w:tcBorders>
            <w:shd w:val="clear" w:color="auto" w:fill="auto"/>
            <w:noWrap/>
            <w:vAlign w:val="bottom"/>
            <w:hideMark/>
          </w:tcPr>
          <w:p w14:paraId="3775FB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1.090</w:t>
            </w:r>
          </w:p>
        </w:tc>
      </w:tr>
      <w:tr w:rsidR="00A5526B" w:rsidRPr="00B30C13" w14:paraId="089839A8" w14:textId="77777777" w:rsidTr="00A5526B">
        <w:trPr>
          <w:trHeight w:val="285"/>
        </w:trPr>
        <w:tc>
          <w:tcPr>
            <w:tcW w:w="1053" w:type="dxa"/>
            <w:tcBorders>
              <w:top w:val="nil"/>
              <w:left w:val="nil"/>
              <w:bottom w:val="nil"/>
              <w:right w:val="nil"/>
            </w:tcBorders>
            <w:shd w:val="clear" w:color="auto" w:fill="auto"/>
            <w:noWrap/>
            <w:vAlign w:val="bottom"/>
            <w:hideMark/>
          </w:tcPr>
          <w:p w14:paraId="6C31C0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2013.625</w:t>
            </w:r>
          </w:p>
        </w:tc>
        <w:tc>
          <w:tcPr>
            <w:tcW w:w="1020" w:type="dxa"/>
            <w:tcBorders>
              <w:top w:val="nil"/>
              <w:left w:val="nil"/>
              <w:bottom w:val="nil"/>
              <w:right w:val="nil"/>
            </w:tcBorders>
            <w:shd w:val="clear" w:color="auto" w:fill="auto"/>
            <w:noWrap/>
            <w:vAlign w:val="bottom"/>
            <w:hideMark/>
          </w:tcPr>
          <w:p w14:paraId="4BB10D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0.831</w:t>
            </w:r>
          </w:p>
        </w:tc>
        <w:tc>
          <w:tcPr>
            <w:tcW w:w="1020" w:type="dxa"/>
            <w:tcBorders>
              <w:top w:val="nil"/>
              <w:left w:val="nil"/>
              <w:bottom w:val="nil"/>
              <w:right w:val="nil"/>
            </w:tcBorders>
            <w:shd w:val="clear" w:color="auto" w:fill="auto"/>
            <w:noWrap/>
            <w:vAlign w:val="bottom"/>
            <w:hideMark/>
          </w:tcPr>
          <w:p w14:paraId="626BBF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0.773</w:t>
            </w:r>
          </w:p>
        </w:tc>
        <w:tc>
          <w:tcPr>
            <w:tcW w:w="1020" w:type="dxa"/>
            <w:tcBorders>
              <w:top w:val="nil"/>
              <w:left w:val="nil"/>
              <w:bottom w:val="nil"/>
              <w:right w:val="nil"/>
            </w:tcBorders>
            <w:shd w:val="clear" w:color="auto" w:fill="auto"/>
            <w:noWrap/>
            <w:vAlign w:val="bottom"/>
            <w:hideMark/>
          </w:tcPr>
          <w:p w14:paraId="5A9105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0.894</w:t>
            </w:r>
          </w:p>
        </w:tc>
      </w:tr>
      <w:tr w:rsidR="00A5526B" w:rsidRPr="00B30C13" w14:paraId="4DA55629" w14:textId="77777777" w:rsidTr="00A5526B">
        <w:trPr>
          <w:trHeight w:val="285"/>
        </w:trPr>
        <w:tc>
          <w:tcPr>
            <w:tcW w:w="1053" w:type="dxa"/>
            <w:tcBorders>
              <w:top w:val="nil"/>
              <w:left w:val="nil"/>
              <w:bottom w:val="nil"/>
              <w:right w:val="nil"/>
            </w:tcBorders>
            <w:shd w:val="clear" w:color="auto" w:fill="auto"/>
            <w:noWrap/>
            <w:vAlign w:val="bottom"/>
            <w:hideMark/>
          </w:tcPr>
          <w:p w14:paraId="52E88D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2013.875</w:t>
            </w:r>
          </w:p>
        </w:tc>
        <w:tc>
          <w:tcPr>
            <w:tcW w:w="1020" w:type="dxa"/>
            <w:tcBorders>
              <w:top w:val="nil"/>
              <w:left w:val="nil"/>
              <w:bottom w:val="nil"/>
              <w:right w:val="nil"/>
            </w:tcBorders>
            <w:shd w:val="clear" w:color="auto" w:fill="auto"/>
            <w:noWrap/>
            <w:vAlign w:val="bottom"/>
            <w:hideMark/>
          </w:tcPr>
          <w:p w14:paraId="3E8E9B7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0.788</w:t>
            </w:r>
          </w:p>
        </w:tc>
        <w:tc>
          <w:tcPr>
            <w:tcW w:w="1020" w:type="dxa"/>
            <w:tcBorders>
              <w:top w:val="nil"/>
              <w:left w:val="nil"/>
              <w:bottom w:val="nil"/>
              <w:right w:val="nil"/>
            </w:tcBorders>
            <w:shd w:val="clear" w:color="auto" w:fill="auto"/>
            <w:noWrap/>
            <w:vAlign w:val="bottom"/>
            <w:hideMark/>
          </w:tcPr>
          <w:p w14:paraId="7FEF7B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215ED1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0.855</w:t>
            </w:r>
          </w:p>
        </w:tc>
      </w:tr>
    </w:tbl>
    <w:p w14:paraId="5AE7450D" w14:textId="77777777" w:rsidR="00A5526B" w:rsidRDefault="00A5526B" w:rsidP="00A5526B">
      <w:pPr>
        <w:rPr>
          <w:lang w:val="en-AU" w:eastAsia="en-US"/>
        </w:rPr>
      </w:pPr>
    </w:p>
    <w:p w14:paraId="7550DB9C" w14:textId="20044314" w:rsidR="00A5526B" w:rsidRPr="007C68EE" w:rsidRDefault="00A5526B" w:rsidP="00A5526B">
      <w:pPr>
        <w:keepNext/>
        <w:spacing w:after="200"/>
        <w:rPr>
          <w:i/>
          <w:iCs/>
          <w:color w:val="44546A"/>
          <w:sz w:val="18"/>
          <w:szCs w:val="18"/>
          <w:lang w:val="en-AU" w:eastAsia="en-US"/>
        </w:rPr>
      </w:pPr>
      <w:bookmarkStart w:id="673" w:name="_Toc467433606"/>
      <w:bookmarkStart w:id="674" w:name="_Toc469405574"/>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18</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region</w:t>
      </w:r>
      <w:r w:rsidRPr="00F93590">
        <w:rPr>
          <w:i/>
          <w:iCs/>
          <w:color w:val="44546A"/>
          <w:sz w:val="18"/>
          <w:szCs w:val="18"/>
          <w:lang w:val="en-AU" w:eastAsia="en-US"/>
        </w:rPr>
        <w:t xml:space="preserve"> </w:t>
      </w:r>
      <w:r>
        <w:rPr>
          <w:i/>
          <w:iCs/>
          <w:color w:val="44546A"/>
          <w:sz w:val="18"/>
          <w:szCs w:val="18"/>
          <w:lang w:val="en-AU" w:eastAsia="en-US"/>
        </w:rPr>
        <w:t>4</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73"/>
      <w:bookmarkEnd w:id="674"/>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296C07C0" w14:textId="77777777" w:rsidTr="00A5526B">
        <w:trPr>
          <w:trHeight w:val="285"/>
        </w:trPr>
        <w:tc>
          <w:tcPr>
            <w:tcW w:w="1053" w:type="dxa"/>
            <w:tcBorders>
              <w:top w:val="nil"/>
              <w:left w:val="nil"/>
              <w:bottom w:val="nil"/>
              <w:right w:val="nil"/>
            </w:tcBorders>
            <w:shd w:val="clear" w:color="auto" w:fill="auto"/>
            <w:noWrap/>
            <w:vAlign w:val="bottom"/>
            <w:hideMark/>
          </w:tcPr>
          <w:p w14:paraId="3A05F25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112F11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55C9EA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3E2841A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3F66D0BD" w14:textId="77777777" w:rsidTr="00A5526B">
        <w:trPr>
          <w:trHeight w:val="285"/>
        </w:trPr>
        <w:tc>
          <w:tcPr>
            <w:tcW w:w="1053" w:type="dxa"/>
            <w:tcBorders>
              <w:top w:val="nil"/>
              <w:left w:val="nil"/>
              <w:bottom w:val="nil"/>
              <w:right w:val="nil"/>
            </w:tcBorders>
            <w:shd w:val="clear" w:color="auto" w:fill="auto"/>
            <w:noWrap/>
            <w:vAlign w:val="bottom"/>
            <w:hideMark/>
          </w:tcPr>
          <w:p w14:paraId="307227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265A3A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0.378</w:t>
            </w:r>
          </w:p>
        </w:tc>
        <w:tc>
          <w:tcPr>
            <w:tcW w:w="1020" w:type="dxa"/>
            <w:tcBorders>
              <w:top w:val="nil"/>
              <w:left w:val="nil"/>
              <w:bottom w:val="nil"/>
              <w:right w:val="nil"/>
            </w:tcBorders>
            <w:shd w:val="clear" w:color="auto" w:fill="auto"/>
            <w:noWrap/>
            <w:vAlign w:val="bottom"/>
            <w:hideMark/>
          </w:tcPr>
          <w:p w14:paraId="6E78453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0.319</w:t>
            </w:r>
          </w:p>
        </w:tc>
        <w:tc>
          <w:tcPr>
            <w:tcW w:w="1020" w:type="dxa"/>
            <w:tcBorders>
              <w:top w:val="nil"/>
              <w:left w:val="nil"/>
              <w:bottom w:val="nil"/>
              <w:right w:val="nil"/>
            </w:tcBorders>
            <w:shd w:val="clear" w:color="auto" w:fill="auto"/>
            <w:noWrap/>
            <w:vAlign w:val="bottom"/>
            <w:hideMark/>
          </w:tcPr>
          <w:p w14:paraId="17053F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0.449</w:t>
            </w:r>
          </w:p>
        </w:tc>
      </w:tr>
      <w:tr w:rsidR="00A5526B" w:rsidRPr="00B30C13" w14:paraId="5A1CA37D" w14:textId="77777777" w:rsidTr="00A5526B">
        <w:trPr>
          <w:trHeight w:val="285"/>
        </w:trPr>
        <w:tc>
          <w:tcPr>
            <w:tcW w:w="1053" w:type="dxa"/>
            <w:tcBorders>
              <w:top w:val="nil"/>
              <w:left w:val="nil"/>
              <w:bottom w:val="nil"/>
              <w:right w:val="nil"/>
            </w:tcBorders>
            <w:shd w:val="clear" w:color="auto" w:fill="auto"/>
            <w:noWrap/>
            <w:vAlign w:val="bottom"/>
            <w:hideMark/>
          </w:tcPr>
          <w:p w14:paraId="6662C6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7675DA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1.737</w:t>
            </w:r>
          </w:p>
        </w:tc>
        <w:tc>
          <w:tcPr>
            <w:tcW w:w="1020" w:type="dxa"/>
            <w:tcBorders>
              <w:top w:val="nil"/>
              <w:left w:val="nil"/>
              <w:bottom w:val="nil"/>
              <w:right w:val="nil"/>
            </w:tcBorders>
            <w:shd w:val="clear" w:color="auto" w:fill="auto"/>
            <w:noWrap/>
            <w:vAlign w:val="bottom"/>
            <w:hideMark/>
          </w:tcPr>
          <w:p w14:paraId="22408C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1.541</w:t>
            </w:r>
          </w:p>
        </w:tc>
        <w:tc>
          <w:tcPr>
            <w:tcW w:w="1020" w:type="dxa"/>
            <w:tcBorders>
              <w:top w:val="nil"/>
              <w:left w:val="nil"/>
              <w:bottom w:val="nil"/>
              <w:right w:val="nil"/>
            </w:tcBorders>
            <w:shd w:val="clear" w:color="auto" w:fill="auto"/>
            <w:noWrap/>
            <w:vAlign w:val="bottom"/>
            <w:hideMark/>
          </w:tcPr>
          <w:p w14:paraId="214E76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1.957</w:t>
            </w:r>
          </w:p>
        </w:tc>
      </w:tr>
      <w:tr w:rsidR="00A5526B" w:rsidRPr="00B30C13" w14:paraId="3E186542" w14:textId="77777777" w:rsidTr="00A5526B">
        <w:trPr>
          <w:trHeight w:val="285"/>
        </w:trPr>
        <w:tc>
          <w:tcPr>
            <w:tcW w:w="1053" w:type="dxa"/>
            <w:tcBorders>
              <w:top w:val="nil"/>
              <w:left w:val="nil"/>
              <w:bottom w:val="nil"/>
              <w:right w:val="nil"/>
            </w:tcBorders>
            <w:shd w:val="clear" w:color="auto" w:fill="auto"/>
            <w:noWrap/>
            <w:vAlign w:val="bottom"/>
            <w:hideMark/>
          </w:tcPr>
          <w:p w14:paraId="17B8CB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2763C6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B808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2016D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CCFD2EA" w14:textId="77777777" w:rsidTr="00A5526B">
        <w:trPr>
          <w:trHeight w:val="285"/>
        </w:trPr>
        <w:tc>
          <w:tcPr>
            <w:tcW w:w="1053" w:type="dxa"/>
            <w:tcBorders>
              <w:top w:val="nil"/>
              <w:left w:val="nil"/>
              <w:bottom w:val="nil"/>
              <w:right w:val="nil"/>
            </w:tcBorders>
            <w:shd w:val="clear" w:color="auto" w:fill="auto"/>
            <w:noWrap/>
            <w:vAlign w:val="bottom"/>
            <w:hideMark/>
          </w:tcPr>
          <w:p w14:paraId="48F16F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714378F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83ED6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4383ED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7FD1E6B" w14:textId="77777777" w:rsidTr="00A5526B">
        <w:trPr>
          <w:trHeight w:val="285"/>
        </w:trPr>
        <w:tc>
          <w:tcPr>
            <w:tcW w:w="1053" w:type="dxa"/>
            <w:tcBorders>
              <w:top w:val="nil"/>
              <w:left w:val="nil"/>
              <w:bottom w:val="nil"/>
              <w:right w:val="nil"/>
            </w:tcBorders>
            <w:shd w:val="clear" w:color="auto" w:fill="auto"/>
            <w:noWrap/>
            <w:vAlign w:val="bottom"/>
            <w:hideMark/>
          </w:tcPr>
          <w:p w14:paraId="5BDB2A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02060B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0.530</w:t>
            </w:r>
          </w:p>
        </w:tc>
        <w:tc>
          <w:tcPr>
            <w:tcW w:w="1020" w:type="dxa"/>
            <w:tcBorders>
              <w:top w:val="nil"/>
              <w:left w:val="nil"/>
              <w:bottom w:val="nil"/>
              <w:right w:val="nil"/>
            </w:tcBorders>
            <w:shd w:val="clear" w:color="auto" w:fill="auto"/>
            <w:noWrap/>
            <w:vAlign w:val="bottom"/>
            <w:hideMark/>
          </w:tcPr>
          <w:p w14:paraId="3D00D2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0.458</w:t>
            </w:r>
          </w:p>
        </w:tc>
        <w:tc>
          <w:tcPr>
            <w:tcW w:w="1020" w:type="dxa"/>
            <w:tcBorders>
              <w:top w:val="nil"/>
              <w:left w:val="nil"/>
              <w:bottom w:val="nil"/>
              <w:right w:val="nil"/>
            </w:tcBorders>
            <w:shd w:val="clear" w:color="auto" w:fill="auto"/>
            <w:noWrap/>
            <w:vAlign w:val="bottom"/>
            <w:hideMark/>
          </w:tcPr>
          <w:p w14:paraId="63A7D0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0.614</w:t>
            </w:r>
          </w:p>
        </w:tc>
      </w:tr>
      <w:tr w:rsidR="00A5526B" w:rsidRPr="00B30C13" w14:paraId="76330F13" w14:textId="77777777" w:rsidTr="00A5526B">
        <w:trPr>
          <w:trHeight w:val="285"/>
        </w:trPr>
        <w:tc>
          <w:tcPr>
            <w:tcW w:w="1053" w:type="dxa"/>
            <w:tcBorders>
              <w:top w:val="nil"/>
              <w:left w:val="nil"/>
              <w:bottom w:val="nil"/>
              <w:right w:val="nil"/>
            </w:tcBorders>
            <w:shd w:val="clear" w:color="auto" w:fill="auto"/>
            <w:noWrap/>
            <w:vAlign w:val="bottom"/>
            <w:hideMark/>
          </w:tcPr>
          <w:p w14:paraId="0484B0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717CE9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600A24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003116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1.009</w:t>
            </w:r>
          </w:p>
        </w:tc>
      </w:tr>
      <w:tr w:rsidR="00A5526B" w:rsidRPr="00B30C13" w14:paraId="0D55C472" w14:textId="77777777" w:rsidTr="00A5526B">
        <w:trPr>
          <w:trHeight w:val="285"/>
        </w:trPr>
        <w:tc>
          <w:tcPr>
            <w:tcW w:w="1053" w:type="dxa"/>
            <w:tcBorders>
              <w:top w:val="nil"/>
              <w:left w:val="nil"/>
              <w:bottom w:val="nil"/>
              <w:right w:val="nil"/>
            </w:tcBorders>
            <w:shd w:val="clear" w:color="auto" w:fill="auto"/>
            <w:noWrap/>
            <w:vAlign w:val="bottom"/>
            <w:hideMark/>
          </w:tcPr>
          <w:p w14:paraId="1FD635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77C8AF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F8455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8967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28A74A1" w14:textId="77777777" w:rsidTr="00A5526B">
        <w:trPr>
          <w:trHeight w:val="285"/>
        </w:trPr>
        <w:tc>
          <w:tcPr>
            <w:tcW w:w="1053" w:type="dxa"/>
            <w:tcBorders>
              <w:top w:val="nil"/>
              <w:left w:val="nil"/>
              <w:bottom w:val="nil"/>
              <w:right w:val="nil"/>
            </w:tcBorders>
            <w:shd w:val="clear" w:color="auto" w:fill="auto"/>
            <w:noWrap/>
            <w:vAlign w:val="bottom"/>
            <w:hideMark/>
          </w:tcPr>
          <w:p w14:paraId="2E5DFC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66AA494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C9F4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B76AD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5CF6528" w14:textId="77777777" w:rsidTr="00A5526B">
        <w:trPr>
          <w:trHeight w:val="285"/>
        </w:trPr>
        <w:tc>
          <w:tcPr>
            <w:tcW w:w="1053" w:type="dxa"/>
            <w:tcBorders>
              <w:top w:val="nil"/>
              <w:left w:val="nil"/>
              <w:bottom w:val="nil"/>
              <w:right w:val="nil"/>
            </w:tcBorders>
            <w:shd w:val="clear" w:color="auto" w:fill="auto"/>
            <w:noWrap/>
            <w:vAlign w:val="bottom"/>
            <w:hideMark/>
          </w:tcPr>
          <w:p w14:paraId="64A8F2A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407179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1.086</w:t>
            </w:r>
          </w:p>
        </w:tc>
        <w:tc>
          <w:tcPr>
            <w:tcW w:w="1020" w:type="dxa"/>
            <w:tcBorders>
              <w:top w:val="nil"/>
              <w:left w:val="nil"/>
              <w:bottom w:val="nil"/>
              <w:right w:val="nil"/>
            </w:tcBorders>
            <w:shd w:val="clear" w:color="auto" w:fill="auto"/>
            <w:noWrap/>
            <w:vAlign w:val="bottom"/>
            <w:hideMark/>
          </w:tcPr>
          <w:p w14:paraId="5C523A9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0.972</w:t>
            </w:r>
          </w:p>
        </w:tc>
        <w:tc>
          <w:tcPr>
            <w:tcW w:w="1020" w:type="dxa"/>
            <w:tcBorders>
              <w:top w:val="nil"/>
              <w:left w:val="nil"/>
              <w:bottom w:val="nil"/>
              <w:right w:val="nil"/>
            </w:tcBorders>
            <w:shd w:val="clear" w:color="auto" w:fill="auto"/>
            <w:noWrap/>
            <w:vAlign w:val="bottom"/>
            <w:hideMark/>
          </w:tcPr>
          <w:p w14:paraId="599DCD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1.212</w:t>
            </w:r>
          </w:p>
        </w:tc>
      </w:tr>
      <w:tr w:rsidR="00A5526B" w:rsidRPr="00B30C13" w14:paraId="55C15A87" w14:textId="77777777" w:rsidTr="00A5526B">
        <w:trPr>
          <w:trHeight w:val="285"/>
        </w:trPr>
        <w:tc>
          <w:tcPr>
            <w:tcW w:w="1053" w:type="dxa"/>
            <w:tcBorders>
              <w:top w:val="nil"/>
              <w:left w:val="nil"/>
              <w:bottom w:val="nil"/>
              <w:right w:val="nil"/>
            </w:tcBorders>
            <w:shd w:val="clear" w:color="auto" w:fill="auto"/>
            <w:noWrap/>
            <w:vAlign w:val="bottom"/>
            <w:hideMark/>
          </w:tcPr>
          <w:p w14:paraId="50685A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4E5DA46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1.083</w:t>
            </w:r>
          </w:p>
        </w:tc>
        <w:tc>
          <w:tcPr>
            <w:tcW w:w="1020" w:type="dxa"/>
            <w:tcBorders>
              <w:top w:val="nil"/>
              <w:left w:val="nil"/>
              <w:bottom w:val="nil"/>
              <w:right w:val="nil"/>
            </w:tcBorders>
            <w:shd w:val="clear" w:color="auto" w:fill="auto"/>
            <w:noWrap/>
            <w:vAlign w:val="bottom"/>
            <w:hideMark/>
          </w:tcPr>
          <w:p w14:paraId="7978C8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0.978</w:t>
            </w:r>
          </w:p>
        </w:tc>
        <w:tc>
          <w:tcPr>
            <w:tcW w:w="1020" w:type="dxa"/>
            <w:tcBorders>
              <w:top w:val="nil"/>
              <w:left w:val="nil"/>
              <w:bottom w:val="nil"/>
              <w:right w:val="nil"/>
            </w:tcBorders>
            <w:shd w:val="clear" w:color="auto" w:fill="auto"/>
            <w:noWrap/>
            <w:vAlign w:val="bottom"/>
            <w:hideMark/>
          </w:tcPr>
          <w:p w14:paraId="29A263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1.199</w:t>
            </w:r>
          </w:p>
        </w:tc>
      </w:tr>
      <w:tr w:rsidR="00A5526B" w:rsidRPr="00B30C13" w14:paraId="0F239F66" w14:textId="77777777" w:rsidTr="00A5526B">
        <w:trPr>
          <w:trHeight w:val="285"/>
        </w:trPr>
        <w:tc>
          <w:tcPr>
            <w:tcW w:w="1053" w:type="dxa"/>
            <w:tcBorders>
              <w:top w:val="nil"/>
              <w:left w:val="nil"/>
              <w:bottom w:val="nil"/>
              <w:right w:val="nil"/>
            </w:tcBorders>
            <w:shd w:val="clear" w:color="auto" w:fill="auto"/>
            <w:noWrap/>
            <w:vAlign w:val="bottom"/>
            <w:hideMark/>
          </w:tcPr>
          <w:p w14:paraId="75BAC4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1919418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8F38F9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D778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2C7242A" w14:textId="77777777" w:rsidTr="00A5526B">
        <w:trPr>
          <w:trHeight w:val="285"/>
        </w:trPr>
        <w:tc>
          <w:tcPr>
            <w:tcW w:w="1053" w:type="dxa"/>
            <w:tcBorders>
              <w:top w:val="nil"/>
              <w:left w:val="nil"/>
              <w:bottom w:val="nil"/>
              <w:right w:val="nil"/>
            </w:tcBorders>
            <w:shd w:val="clear" w:color="auto" w:fill="auto"/>
            <w:noWrap/>
            <w:vAlign w:val="bottom"/>
            <w:hideMark/>
          </w:tcPr>
          <w:p w14:paraId="64A6C8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6D59273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041E81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7140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9D774C2" w14:textId="77777777" w:rsidTr="00A5526B">
        <w:trPr>
          <w:trHeight w:val="285"/>
        </w:trPr>
        <w:tc>
          <w:tcPr>
            <w:tcW w:w="1053" w:type="dxa"/>
            <w:tcBorders>
              <w:top w:val="nil"/>
              <w:left w:val="nil"/>
              <w:bottom w:val="nil"/>
              <w:right w:val="nil"/>
            </w:tcBorders>
            <w:shd w:val="clear" w:color="auto" w:fill="auto"/>
            <w:noWrap/>
            <w:vAlign w:val="bottom"/>
            <w:hideMark/>
          </w:tcPr>
          <w:p w14:paraId="3CC334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27B48E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0.786</w:t>
            </w:r>
          </w:p>
        </w:tc>
        <w:tc>
          <w:tcPr>
            <w:tcW w:w="1020" w:type="dxa"/>
            <w:tcBorders>
              <w:top w:val="nil"/>
              <w:left w:val="nil"/>
              <w:bottom w:val="nil"/>
              <w:right w:val="nil"/>
            </w:tcBorders>
            <w:shd w:val="clear" w:color="auto" w:fill="auto"/>
            <w:noWrap/>
            <w:vAlign w:val="bottom"/>
            <w:hideMark/>
          </w:tcPr>
          <w:p w14:paraId="54C389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6C8733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63212DDF" w14:textId="77777777" w:rsidTr="00A5526B">
        <w:trPr>
          <w:trHeight w:val="285"/>
        </w:trPr>
        <w:tc>
          <w:tcPr>
            <w:tcW w:w="1053" w:type="dxa"/>
            <w:tcBorders>
              <w:top w:val="nil"/>
              <w:left w:val="nil"/>
              <w:bottom w:val="nil"/>
              <w:right w:val="nil"/>
            </w:tcBorders>
            <w:shd w:val="clear" w:color="auto" w:fill="auto"/>
            <w:noWrap/>
            <w:vAlign w:val="bottom"/>
            <w:hideMark/>
          </w:tcPr>
          <w:p w14:paraId="79A6ED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13EE41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0.860</w:t>
            </w:r>
          </w:p>
        </w:tc>
        <w:tc>
          <w:tcPr>
            <w:tcW w:w="1020" w:type="dxa"/>
            <w:tcBorders>
              <w:top w:val="nil"/>
              <w:left w:val="nil"/>
              <w:bottom w:val="nil"/>
              <w:right w:val="nil"/>
            </w:tcBorders>
            <w:shd w:val="clear" w:color="auto" w:fill="auto"/>
            <w:noWrap/>
            <w:vAlign w:val="bottom"/>
            <w:hideMark/>
          </w:tcPr>
          <w:p w14:paraId="364E68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0.793</w:t>
            </w:r>
          </w:p>
        </w:tc>
        <w:tc>
          <w:tcPr>
            <w:tcW w:w="1020" w:type="dxa"/>
            <w:tcBorders>
              <w:top w:val="nil"/>
              <w:left w:val="nil"/>
              <w:bottom w:val="nil"/>
              <w:right w:val="nil"/>
            </w:tcBorders>
            <w:shd w:val="clear" w:color="auto" w:fill="auto"/>
            <w:noWrap/>
            <w:vAlign w:val="bottom"/>
            <w:hideMark/>
          </w:tcPr>
          <w:p w14:paraId="7908D6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0.933</w:t>
            </w:r>
          </w:p>
        </w:tc>
      </w:tr>
      <w:tr w:rsidR="00A5526B" w:rsidRPr="00B30C13" w14:paraId="0023060F" w14:textId="77777777" w:rsidTr="00A5526B">
        <w:trPr>
          <w:trHeight w:val="285"/>
        </w:trPr>
        <w:tc>
          <w:tcPr>
            <w:tcW w:w="1053" w:type="dxa"/>
            <w:tcBorders>
              <w:top w:val="nil"/>
              <w:left w:val="nil"/>
              <w:bottom w:val="nil"/>
              <w:right w:val="nil"/>
            </w:tcBorders>
            <w:shd w:val="clear" w:color="auto" w:fill="auto"/>
            <w:noWrap/>
            <w:vAlign w:val="bottom"/>
            <w:hideMark/>
          </w:tcPr>
          <w:p w14:paraId="0AE9C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44B788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4FEB26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0B3B61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0.817</w:t>
            </w:r>
          </w:p>
        </w:tc>
      </w:tr>
      <w:tr w:rsidR="00A5526B" w:rsidRPr="00B30C13" w14:paraId="16FF0E61" w14:textId="77777777" w:rsidTr="00A5526B">
        <w:trPr>
          <w:trHeight w:val="285"/>
        </w:trPr>
        <w:tc>
          <w:tcPr>
            <w:tcW w:w="1053" w:type="dxa"/>
            <w:tcBorders>
              <w:top w:val="nil"/>
              <w:left w:val="nil"/>
              <w:bottom w:val="nil"/>
              <w:right w:val="nil"/>
            </w:tcBorders>
            <w:shd w:val="clear" w:color="auto" w:fill="auto"/>
            <w:noWrap/>
            <w:vAlign w:val="bottom"/>
            <w:hideMark/>
          </w:tcPr>
          <w:p w14:paraId="5AAC1D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17E55C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1555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8DF5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9E1564" w14:textId="77777777" w:rsidTr="00A5526B">
        <w:trPr>
          <w:trHeight w:val="285"/>
        </w:trPr>
        <w:tc>
          <w:tcPr>
            <w:tcW w:w="1053" w:type="dxa"/>
            <w:tcBorders>
              <w:top w:val="nil"/>
              <w:left w:val="nil"/>
              <w:bottom w:val="nil"/>
              <w:right w:val="nil"/>
            </w:tcBorders>
            <w:shd w:val="clear" w:color="auto" w:fill="auto"/>
            <w:noWrap/>
            <w:vAlign w:val="bottom"/>
            <w:hideMark/>
          </w:tcPr>
          <w:p w14:paraId="51D74F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4C030E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0.775</w:t>
            </w:r>
          </w:p>
        </w:tc>
        <w:tc>
          <w:tcPr>
            <w:tcW w:w="1020" w:type="dxa"/>
            <w:tcBorders>
              <w:top w:val="nil"/>
              <w:left w:val="nil"/>
              <w:bottom w:val="nil"/>
              <w:right w:val="nil"/>
            </w:tcBorders>
            <w:shd w:val="clear" w:color="auto" w:fill="auto"/>
            <w:noWrap/>
            <w:vAlign w:val="bottom"/>
            <w:hideMark/>
          </w:tcPr>
          <w:p w14:paraId="2C4ABE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0.708</w:t>
            </w:r>
          </w:p>
        </w:tc>
        <w:tc>
          <w:tcPr>
            <w:tcW w:w="1020" w:type="dxa"/>
            <w:tcBorders>
              <w:top w:val="nil"/>
              <w:left w:val="nil"/>
              <w:bottom w:val="nil"/>
              <w:right w:val="nil"/>
            </w:tcBorders>
            <w:shd w:val="clear" w:color="auto" w:fill="auto"/>
            <w:noWrap/>
            <w:vAlign w:val="bottom"/>
            <w:hideMark/>
          </w:tcPr>
          <w:p w14:paraId="4A86C7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0.847</w:t>
            </w:r>
          </w:p>
        </w:tc>
      </w:tr>
      <w:tr w:rsidR="00A5526B" w:rsidRPr="00B30C13" w14:paraId="1A450937" w14:textId="77777777" w:rsidTr="00A5526B">
        <w:trPr>
          <w:trHeight w:val="285"/>
        </w:trPr>
        <w:tc>
          <w:tcPr>
            <w:tcW w:w="1053" w:type="dxa"/>
            <w:tcBorders>
              <w:top w:val="nil"/>
              <w:left w:val="nil"/>
              <w:bottom w:val="nil"/>
              <w:right w:val="nil"/>
            </w:tcBorders>
            <w:shd w:val="clear" w:color="auto" w:fill="auto"/>
            <w:noWrap/>
            <w:vAlign w:val="bottom"/>
            <w:hideMark/>
          </w:tcPr>
          <w:p w14:paraId="5EA760E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563DC4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0.760</w:t>
            </w:r>
          </w:p>
        </w:tc>
        <w:tc>
          <w:tcPr>
            <w:tcW w:w="1020" w:type="dxa"/>
            <w:tcBorders>
              <w:top w:val="nil"/>
              <w:left w:val="nil"/>
              <w:bottom w:val="nil"/>
              <w:right w:val="nil"/>
            </w:tcBorders>
            <w:shd w:val="clear" w:color="auto" w:fill="auto"/>
            <w:noWrap/>
            <w:vAlign w:val="bottom"/>
            <w:hideMark/>
          </w:tcPr>
          <w:p w14:paraId="1AB003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0.682</w:t>
            </w:r>
          </w:p>
        </w:tc>
        <w:tc>
          <w:tcPr>
            <w:tcW w:w="1020" w:type="dxa"/>
            <w:tcBorders>
              <w:top w:val="nil"/>
              <w:left w:val="nil"/>
              <w:bottom w:val="nil"/>
              <w:right w:val="nil"/>
            </w:tcBorders>
            <w:shd w:val="clear" w:color="auto" w:fill="auto"/>
            <w:noWrap/>
            <w:vAlign w:val="bottom"/>
            <w:hideMark/>
          </w:tcPr>
          <w:p w14:paraId="6D741B3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0.848</w:t>
            </w:r>
          </w:p>
        </w:tc>
      </w:tr>
      <w:tr w:rsidR="00A5526B" w:rsidRPr="00B30C13" w14:paraId="59FF8236" w14:textId="77777777" w:rsidTr="00A5526B">
        <w:trPr>
          <w:trHeight w:val="285"/>
        </w:trPr>
        <w:tc>
          <w:tcPr>
            <w:tcW w:w="1053" w:type="dxa"/>
            <w:tcBorders>
              <w:top w:val="nil"/>
              <w:left w:val="nil"/>
              <w:bottom w:val="nil"/>
              <w:right w:val="nil"/>
            </w:tcBorders>
            <w:shd w:val="clear" w:color="auto" w:fill="auto"/>
            <w:noWrap/>
            <w:vAlign w:val="bottom"/>
            <w:hideMark/>
          </w:tcPr>
          <w:p w14:paraId="657F3C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5D4A6D5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506E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AE04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5777BBD" w14:textId="77777777" w:rsidTr="00A5526B">
        <w:trPr>
          <w:trHeight w:val="285"/>
        </w:trPr>
        <w:tc>
          <w:tcPr>
            <w:tcW w:w="1053" w:type="dxa"/>
            <w:tcBorders>
              <w:top w:val="nil"/>
              <w:left w:val="nil"/>
              <w:bottom w:val="nil"/>
              <w:right w:val="nil"/>
            </w:tcBorders>
            <w:shd w:val="clear" w:color="auto" w:fill="auto"/>
            <w:noWrap/>
            <w:vAlign w:val="bottom"/>
            <w:hideMark/>
          </w:tcPr>
          <w:p w14:paraId="3A333F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5B1676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D27D8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27230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ED47BD" w14:textId="77777777" w:rsidTr="00A5526B">
        <w:trPr>
          <w:trHeight w:val="285"/>
        </w:trPr>
        <w:tc>
          <w:tcPr>
            <w:tcW w:w="1053" w:type="dxa"/>
            <w:tcBorders>
              <w:top w:val="nil"/>
              <w:left w:val="nil"/>
              <w:bottom w:val="nil"/>
              <w:right w:val="nil"/>
            </w:tcBorders>
            <w:shd w:val="clear" w:color="auto" w:fill="auto"/>
            <w:noWrap/>
            <w:vAlign w:val="bottom"/>
            <w:hideMark/>
          </w:tcPr>
          <w:p w14:paraId="13D2E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1C8EBF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0.698</w:t>
            </w:r>
          </w:p>
        </w:tc>
        <w:tc>
          <w:tcPr>
            <w:tcW w:w="1020" w:type="dxa"/>
            <w:tcBorders>
              <w:top w:val="nil"/>
              <w:left w:val="nil"/>
              <w:bottom w:val="nil"/>
              <w:right w:val="nil"/>
            </w:tcBorders>
            <w:shd w:val="clear" w:color="auto" w:fill="auto"/>
            <w:noWrap/>
            <w:vAlign w:val="bottom"/>
            <w:hideMark/>
          </w:tcPr>
          <w:p w14:paraId="2B6533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0.620</w:t>
            </w:r>
          </w:p>
        </w:tc>
        <w:tc>
          <w:tcPr>
            <w:tcW w:w="1020" w:type="dxa"/>
            <w:tcBorders>
              <w:top w:val="nil"/>
              <w:left w:val="nil"/>
              <w:bottom w:val="nil"/>
              <w:right w:val="nil"/>
            </w:tcBorders>
            <w:shd w:val="clear" w:color="auto" w:fill="auto"/>
            <w:noWrap/>
            <w:vAlign w:val="bottom"/>
            <w:hideMark/>
          </w:tcPr>
          <w:p w14:paraId="64747D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0.787</w:t>
            </w:r>
          </w:p>
        </w:tc>
      </w:tr>
      <w:tr w:rsidR="00A5526B" w:rsidRPr="00B30C13" w14:paraId="2437C247" w14:textId="77777777" w:rsidTr="00A5526B">
        <w:trPr>
          <w:trHeight w:val="285"/>
        </w:trPr>
        <w:tc>
          <w:tcPr>
            <w:tcW w:w="1053" w:type="dxa"/>
            <w:tcBorders>
              <w:top w:val="nil"/>
              <w:left w:val="nil"/>
              <w:bottom w:val="nil"/>
              <w:right w:val="nil"/>
            </w:tcBorders>
            <w:shd w:val="clear" w:color="auto" w:fill="auto"/>
            <w:noWrap/>
            <w:vAlign w:val="bottom"/>
            <w:hideMark/>
          </w:tcPr>
          <w:p w14:paraId="20E601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32D309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1.318</w:t>
            </w:r>
          </w:p>
        </w:tc>
        <w:tc>
          <w:tcPr>
            <w:tcW w:w="1020" w:type="dxa"/>
            <w:tcBorders>
              <w:top w:val="nil"/>
              <w:left w:val="nil"/>
              <w:bottom w:val="nil"/>
              <w:right w:val="nil"/>
            </w:tcBorders>
            <w:shd w:val="clear" w:color="auto" w:fill="auto"/>
            <w:noWrap/>
            <w:vAlign w:val="bottom"/>
            <w:hideMark/>
          </w:tcPr>
          <w:p w14:paraId="653263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1.216</w:t>
            </w:r>
          </w:p>
        </w:tc>
        <w:tc>
          <w:tcPr>
            <w:tcW w:w="1020" w:type="dxa"/>
            <w:tcBorders>
              <w:top w:val="nil"/>
              <w:left w:val="nil"/>
              <w:bottom w:val="nil"/>
              <w:right w:val="nil"/>
            </w:tcBorders>
            <w:shd w:val="clear" w:color="auto" w:fill="auto"/>
            <w:noWrap/>
            <w:vAlign w:val="bottom"/>
            <w:hideMark/>
          </w:tcPr>
          <w:p w14:paraId="592CBC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1.429</w:t>
            </w:r>
          </w:p>
        </w:tc>
      </w:tr>
      <w:tr w:rsidR="00A5526B" w:rsidRPr="00B30C13" w14:paraId="2D0D6968" w14:textId="77777777" w:rsidTr="00A5526B">
        <w:trPr>
          <w:trHeight w:val="285"/>
        </w:trPr>
        <w:tc>
          <w:tcPr>
            <w:tcW w:w="1053" w:type="dxa"/>
            <w:tcBorders>
              <w:top w:val="nil"/>
              <w:left w:val="nil"/>
              <w:bottom w:val="nil"/>
              <w:right w:val="nil"/>
            </w:tcBorders>
            <w:shd w:val="clear" w:color="auto" w:fill="auto"/>
            <w:noWrap/>
            <w:vAlign w:val="bottom"/>
            <w:hideMark/>
          </w:tcPr>
          <w:p w14:paraId="0A24D91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42A8084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1.342</w:t>
            </w:r>
          </w:p>
        </w:tc>
        <w:tc>
          <w:tcPr>
            <w:tcW w:w="1020" w:type="dxa"/>
            <w:tcBorders>
              <w:top w:val="nil"/>
              <w:left w:val="nil"/>
              <w:bottom w:val="nil"/>
              <w:right w:val="nil"/>
            </w:tcBorders>
            <w:shd w:val="clear" w:color="auto" w:fill="auto"/>
            <w:noWrap/>
            <w:vAlign w:val="bottom"/>
            <w:hideMark/>
          </w:tcPr>
          <w:p w14:paraId="4352D1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1.252</w:t>
            </w:r>
          </w:p>
        </w:tc>
        <w:tc>
          <w:tcPr>
            <w:tcW w:w="1020" w:type="dxa"/>
            <w:tcBorders>
              <w:top w:val="nil"/>
              <w:left w:val="nil"/>
              <w:bottom w:val="nil"/>
              <w:right w:val="nil"/>
            </w:tcBorders>
            <w:shd w:val="clear" w:color="auto" w:fill="auto"/>
            <w:noWrap/>
            <w:vAlign w:val="bottom"/>
            <w:hideMark/>
          </w:tcPr>
          <w:p w14:paraId="5B42CF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1.439</w:t>
            </w:r>
          </w:p>
        </w:tc>
      </w:tr>
      <w:tr w:rsidR="00A5526B" w:rsidRPr="00B30C13" w14:paraId="4CA1F6B3" w14:textId="77777777" w:rsidTr="00A5526B">
        <w:trPr>
          <w:trHeight w:val="285"/>
        </w:trPr>
        <w:tc>
          <w:tcPr>
            <w:tcW w:w="1053" w:type="dxa"/>
            <w:tcBorders>
              <w:top w:val="nil"/>
              <w:left w:val="nil"/>
              <w:bottom w:val="nil"/>
              <w:right w:val="nil"/>
            </w:tcBorders>
            <w:shd w:val="clear" w:color="auto" w:fill="auto"/>
            <w:noWrap/>
            <w:vAlign w:val="bottom"/>
            <w:hideMark/>
          </w:tcPr>
          <w:p w14:paraId="76918C2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48BA98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1.386</w:t>
            </w:r>
          </w:p>
        </w:tc>
        <w:tc>
          <w:tcPr>
            <w:tcW w:w="1020" w:type="dxa"/>
            <w:tcBorders>
              <w:top w:val="nil"/>
              <w:left w:val="nil"/>
              <w:bottom w:val="nil"/>
              <w:right w:val="nil"/>
            </w:tcBorders>
            <w:shd w:val="clear" w:color="auto" w:fill="auto"/>
            <w:noWrap/>
            <w:vAlign w:val="bottom"/>
            <w:hideMark/>
          </w:tcPr>
          <w:p w14:paraId="3967E3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1.290</w:t>
            </w:r>
          </w:p>
        </w:tc>
        <w:tc>
          <w:tcPr>
            <w:tcW w:w="1020" w:type="dxa"/>
            <w:tcBorders>
              <w:top w:val="nil"/>
              <w:left w:val="nil"/>
              <w:bottom w:val="nil"/>
              <w:right w:val="nil"/>
            </w:tcBorders>
            <w:shd w:val="clear" w:color="auto" w:fill="auto"/>
            <w:noWrap/>
            <w:vAlign w:val="bottom"/>
            <w:hideMark/>
          </w:tcPr>
          <w:p w14:paraId="6181D3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1.488</w:t>
            </w:r>
          </w:p>
        </w:tc>
      </w:tr>
      <w:tr w:rsidR="00A5526B" w:rsidRPr="00B30C13" w14:paraId="29D82368" w14:textId="77777777" w:rsidTr="00A5526B">
        <w:trPr>
          <w:trHeight w:val="285"/>
        </w:trPr>
        <w:tc>
          <w:tcPr>
            <w:tcW w:w="1053" w:type="dxa"/>
            <w:tcBorders>
              <w:top w:val="nil"/>
              <w:left w:val="nil"/>
              <w:bottom w:val="nil"/>
              <w:right w:val="nil"/>
            </w:tcBorders>
            <w:shd w:val="clear" w:color="auto" w:fill="auto"/>
            <w:noWrap/>
            <w:vAlign w:val="bottom"/>
            <w:hideMark/>
          </w:tcPr>
          <w:p w14:paraId="7C8217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25DEC1B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DB95E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5C954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10CBE91" w14:textId="77777777" w:rsidTr="00A5526B">
        <w:trPr>
          <w:trHeight w:val="285"/>
        </w:trPr>
        <w:tc>
          <w:tcPr>
            <w:tcW w:w="1053" w:type="dxa"/>
            <w:tcBorders>
              <w:top w:val="nil"/>
              <w:left w:val="nil"/>
              <w:bottom w:val="nil"/>
              <w:right w:val="nil"/>
            </w:tcBorders>
            <w:shd w:val="clear" w:color="auto" w:fill="auto"/>
            <w:noWrap/>
            <w:vAlign w:val="bottom"/>
            <w:hideMark/>
          </w:tcPr>
          <w:p w14:paraId="63D319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34838A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0.808</w:t>
            </w:r>
          </w:p>
        </w:tc>
        <w:tc>
          <w:tcPr>
            <w:tcW w:w="1020" w:type="dxa"/>
            <w:tcBorders>
              <w:top w:val="nil"/>
              <w:left w:val="nil"/>
              <w:bottom w:val="nil"/>
              <w:right w:val="nil"/>
            </w:tcBorders>
            <w:shd w:val="clear" w:color="auto" w:fill="auto"/>
            <w:noWrap/>
            <w:vAlign w:val="bottom"/>
            <w:hideMark/>
          </w:tcPr>
          <w:p w14:paraId="355975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0.750</w:t>
            </w:r>
          </w:p>
        </w:tc>
        <w:tc>
          <w:tcPr>
            <w:tcW w:w="1020" w:type="dxa"/>
            <w:tcBorders>
              <w:top w:val="nil"/>
              <w:left w:val="nil"/>
              <w:bottom w:val="nil"/>
              <w:right w:val="nil"/>
            </w:tcBorders>
            <w:shd w:val="clear" w:color="auto" w:fill="auto"/>
            <w:noWrap/>
            <w:vAlign w:val="bottom"/>
            <w:hideMark/>
          </w:tcPr>
          <w:p w14:paraId="440F11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0.870</w:t>
            </w:r>
          </w:p>
        </w:tc>
      </w:tr>
      <w:tr w:rsidR="00A5526B" w:rsidRPr="00B30C13" w14:paraId="2B1F04A4" w14:textId="77777777" w:rsidTr="00A5526B">
        <w:trPr>
          <w:trHeight w:val="285"/>
        </w:trPr>
        <w:tc>
          <w:tcPr>
            <w:tcW w:w="1053" w:type="dxa"/>
            <w:tcBorders>
              <w:top w:val="nil"/>
              <w:left w:val="nil"/>
              <w:bottom w:val="nil"/>
              <w:right w:val="nil"/>
            </w:tcBorders>
            <w:shd w:val="clear" w:color="auto" w:fill="auto"/>
            <w:noWrap/>
            <w:vAlign w:val="bottom"/>
            <w:hideMark/>
          </w:tcPr>
          <w:p w14:paraId="30F77A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2129E2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1.095</w:t>
            </w:r>
          </w:p>
        </w:tc>
        <w:tc>
          <w:tcPr>
            <w:tcW w:w="1020" w:type="dxa"/>
            <w:tcBorders>
              <w:top w:val="nil"/>
              <w:left w:val="nil"/>
              <w:bottom w:val="nil"/>
              <w:right w:val="nil"/>
            </w:tcBorders>
            <w:shd w:val="clear" w:color="auto" w:fill="auto"/>
            <w:noWrap/>
            <w:vAlign w:val="bottom"/>
            <w:hideMark/>
          </w:tcPr>
          <w:p w14:paraId="5EE686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1.015</w:t>
            </w:r>
          </w:p>
        </w:tc>
        <w:tc>
          <w:tcPr>
            <w:tcW w:w="1020" w:type="dxa"/>
            <w:tcBorders>
              <w:top w:val="nil"/>
              <w:left w:val="nil"/>
              <w:bottom w:val="nil"/>
              <w:right w:val="nil"/>
            </w:tcBorders>
            <w:shd w:val="clear" w:color="auto" w:fill="auto"/>
            <w:noWrap/>
            <w:vAlign w:val="bottom"/>
            <w:hideMark/>
          </w:tcPr>
          <w:p w14:paraId="4CD53A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1.182</w:t>
            </w:r>
          </w:p>
        </w:tc>
      </w:tr>
      <w:tr w:rsidR="00A5526B" w:rsidRPr="00B30C13" w14:paraId="7D88B113" w14:textId="77777777" w:rsidTr="00A5526B">
        <w:trPr>
          <w:trHeight w:val="285"/>
        </w:trPr>
        <w:tc>
          <w:tcPr>
            <w:tcW w:w="1053" w:type="dxa"/>
            <w:tcBorders>
              <w:top w:val="nil"/>
              <w:left w:val="nil"/>
              <w:bottom w:val="nil"/>
              <w:right w:val="nil"/>
            </w:tcBorders>
            <w:shd w:val="clear" w:color="auto" w:fill="auto"/>
            <w:noWrap/>
            <w:vAlign w:val="bottom"/>
            <w:hideMark/>
          </w:tcPr>
          <w:p w14:paraId="6001DDF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42AD5D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1.072</w:t>
            </w:r>
          </w:p>
        </w:tc>
        <w:tc>
          <w:tcPr>
            <w:tcW w:w="1020" w:type="dxa"/>
            <w:tcBorders>
              <w:top w:val="nil"/>
              <w:left w:val="nil"/>
              <w:bottom w:val="nil"/>
              <w:right w:val="nil"/>
            </w:tcBorders>
            <w:shd w:val="clear" w:color="auto" w:fill="auto"/>
            <w:noWrap/>
            <w:vAlign w:val="bottom"/>
            <w:hideMark/>
          </w:tcPr>
          <w:p w14:paraId="0FE881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65CCD1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1.148</w:t>
            </w:r>
          </w:p>
        </w:tc>
      </w:tr>
      <w:tr w:rsidR="00A5526B" w:rsidRPr="00B30C13" w14:paraId="3C8199F2" w14:textId="77777777" w:rsidTr="00A5526B">
        <w:trPr>
          <w:trHeight w:val="285"/>
        </w:trPr>
        <w:tc>
          <w:tcPr>
            <w:tcW w:w="1053" w:type="dxa"/>
            <w:tcBorders>
              <w:top w:val="nil"/>
              <w:left w:val="nil"/>
              <w:bottom w:val="nil"/>
              <w:right w:val="nil"/>
            </w:tcBorders>
            <w:shd w:val="clear" w:color="auto" w:fill="auto"/>
            <w:noWrap/>
            <w:vAlign w:val="bottom"/>
            <w:hideMark/>
          </w:tcPr>
          <w:p w14:paraId="7FFE33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560574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1.082</w:t>
            </w:r>
          </w:p>
        </w:tc>
        <w:tc>
          <w:tcPr>
            <w:tcW w:w="1020" w:type="dxa"/>
            <w:tcBorders>
              <w:top w:val="nil"/>
              <w:left w:val="nil"/>
              <w:bottom w:val="nil"/>
              <w:right w:val="nil"/>
            </w:tcBorders>
            <w:shd w:val="clear" w:color="auto" w:fill="auto"/>
            <w:noWrap/>
            <w:vAlign w:val="bottom"/>
            <w:hideMark/>
          </w:tcPr>
          <w:p w14:paraId="2A569D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1.007</w:t>
            </w:r>
          </w:p>
        </w:tc>
        <w:tc>
          <w:tcPr>
            <w:tcW w:w="1020" w:type="dxa"/>
            <w:tcBorders>
              <w:top w:val="nil"/>
              <w:left w:val="nil"/>
              <w:bottom w:val="nil"/>
              <w:right w:val="nil"/>
            </w:tcBorders>
            <w:shd w:val="clear" w:color="auto" w:fill="auto"/>
            <w:noWrap/>
            <w:vAlign w:val="bottom"/>
            <w:hideMark/>
          </w:tcPr>
          <w:p w14:paraId="57F065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1.162</w:t>
            </w:r>
          </w:p>
        </w:tc>
      </w:tr>
      <w:tr w:rsidR="00A5526B" w:rsidRPr="00B30C13" w14:paraId="644804EE" w14:textId="77777777" w:rsidTr="00A5526B">
        <w:trPr>
          <w:trHeight w:val="285"/>
        </w:trPr>
        <w:tc>
          <w:tcPr>
            <w:tcW w:w="1053" w:type="dxa"/>
            <w:tcBorders>
              <w:top w:val="nil"/>
              <w:left w:val="nil"/>
              <w:bottom w:val="nil"/>
              <w:right w:val="nil"/>
            </w:tcBorders>
            <w:shd w:val="clear" w:color="auto" w:fill="auto"/>
            <w:noWrap/>
            <w:vAlign w:val="bottom"/>
            <w:hideMark/>
          </w:tcPr>
          <w:p w14:paraId="52FBA2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1A9B63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0.728</w:t>
            </w:r>
          </w:p>
        </w:tc>
        <w:tc>
          <w:tcPr>
            <w:tcW w:w="1020" w:type="dxa"/>
            <w:tcBorders>
              <w:top w:val="nil"/>
              <w:left w:val="nil"/>
              <w:bottom w:val="nil"/>
              <w:right w:val="nil"/>
            </w:tcBorders>
            <w:shd w:val="clear" w:color="auto" w:fill="auto"/>
            <w:noWrap/>
            <w:vAlign w:val="bottom"/>
            <w:hideMark/>
          </w:tcPr>
          <w:p w14:paraId="564874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0.669</w:t>
            </w:r>
          </w:p>
        </w:tc>
        <w:tc>
          <w:tcPr>
            <w:tcW w:w="1020" w:type="dxa"/>
            <w:tcBorders>
              <w:top w:val="nil"/>
              <w:left w:val="nil"/>
              <w:bottom w:val="nil"/>
              <w:right w:val="nil"/>
            </w:tcBorders>
            <w:shd w:val="clear" w:color="auto" w:fill="auto"/>
            <w:noWrap/>
            <w:vAlign w:val="bottom"/>
            <w:hideMark/>
          </w:tcPr>
          <w:p w14:paraId="34BA25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0.792</w:t>
            </w:r>
          </w:p>
        </w:tc>
      </w:tr>
      <w:tr w:rsidR="00A5526B" w:rsidRPr="00B30C13" w14:paraId="3F997AB4" w14:textId="77777777" w:rsidTr="00A5526B">
        <w:trPr>
          <w:trHeight w:val="285"/>
        </w:trPr>
        <w:tc>
          <w:tcPr>
            <w:tcW w:w="1053" w:type="dxa"/>
            <w:tcBorders>
              <w:top w:val="nil"/>
              <w:left w:val="nil"/>
              <w:bottom w:val="nil"/>
              <w:right w:val="nil"/>
            </w:tcBorders>
            <w:shd w:val="clear" w:color="auto" w:fill="auto"/>
            <w:noWrap/>
            <w:vAlign w:val="bottom"/>
            <w:hideMark/>
          </w:tcPr>
          <w:p w14:paraId="39F1FC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137BEB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1.006</w:t>
            </w:r>
          </w:p>
        </w:tc>
        <w:tc>
          <w:tcPr>
            <w:tcW w:w="1020" w:type="dxa"/>
            <w:tcBorders>
              <w:top w:val="nil"/>
              <w:left w:val="nil"/>
              <w:bottom w:val="nil"/>
              <w:right w:val="nil"/>
            </w:tcBorders>
            <w:shd w:val="clear" w:color="auto" w:fill="auto"/>
            <w:noWrap/>
            <w:vAlign w:val="bottom"/>
            <w:hideMark/>
          </w:tcPr>
          <w:p w14:paraId="14152BC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0.928</w:t>
            </w:r>
          </w:p>
        </w:tc>
        <w:tc>
          <w:tcPr>
            <w:tcW w:w="1020" w:type="dxa"/>
            <w:tcBorders>
              <w:top w:val="nil"/>
              <w:left w:val="nil"/>
              <w:bottom w:val="nil"/>
              <w:right w:val="nil"/>
            </w:tcBorders>
            <w:shd w:val="clear" w:color="auto" w:fill="auto"/>
            <w:noWrap/>
            <w:vAlign w:val="bottom"/>
            <w:hideMark/>
          </w:tcPr>
          <w:p w14:paraId="0B3D09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1.092</w:t>
            </w:r>
          </w:p>
        </w:tc>
      </w:tr>
      <w:tr w:rsidR="00A5526B" w:rsidRPr="00B30C13" w14:paraId="048BA0B1" w14:textId="77777777" w:rsidTr="00A5526B">
        <w:trPr>
          <w:trHeight w:val="285"/>
        </w:trPr>
        <w:tc>
          <w:tcPr>
            <w:tcW w:w="1053" w:type="dxa"/>
            <w:tcBorders>
              <w:top w:val="nil"/>
              <w:left w:val="nil"/>
              <w:bottom w:val="nil"/>
              <w:right w:val="nil"/>
            </w:tcBorders>
            <w:shd w:val="clear" w:color="auto" w:fill="auto"/>
            <w:noWrap/>
            <w:vAlign w:val="bottom"/>
            <w:hideMark/>
          </w:tcPr>
          <w:p w14:paraId="7E050E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2310E1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1.426</w:t>
            </w:r>
          </w:p>
        </w:tc>
        <w:tc>
          <w:tcPr>
            <w:tcW w:w="1020" w:type="dxa"/>
            <w:tcBorders>
              <w:top w:val="nil"/>
              <w:left w:val="nil"/>
              <w:bottom w:val="nil"/>
              <w:right w:val="nil"/>
            </w:tcBorders>
            <w:shd w:val="clear" w:color="auto" w:fill="auto"/>
            <w:noWrap/>
            <w:vAlign w:val="bottom"/>
            <w:hideMark/>
          </w:tcPr>
          <w:p w14:paraId="5995D6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1.324</w:t>
            </w:r>
          </w:p>
        </w:tc>
        <w:tc>
          <w:tcPr>
            <w:tcW w:w="1020" w:type="dxa"/>
            <w:tcBorders>
              <w:top w:val="nil"/>
              <w:left w:val="nil"/>
              <w:bottom w:val="nil"/>
              <w:right w:val="nil"/>
            </w:tcBorders>
            <w:shd w:val="clear" w:color="auto" w:fill="auto"/>
            <w:noWrap/>
            <w:vAlign w:val="bottom"/>
            <w:hideMark/>
          </w:tcPr>
          <w:p w14:paraId="6446A0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1.535</w:t>
            </w:r>
          </w:p>
        </w:tc>
      </w:tr>
      <w:tr w:rsidR="00A5526B" w:rsidRPr="00B30C13" w14:paraId="7D6C3632" w14:textId="77777777" w:rsidTr="00A5526B">
        <w:trPr>
          <w:trHeight w:val="285"/>
        </w:trPr>
        <w:tc>
          <w:tcPr>
            <w:tcW w:w="1053" w:type="dxa"/>
            <w:tcBorders>
              <w:top w:val="nil"/>
              <w:left w:val="nil"/>
              <w:bottom w:val="nil"/>
              <w:right w:val="nil"/>
            </w:tcBorders>
            <w:shd w:val="clear" w:color="auto" w:fill="auto"/>
            <w:noWrap/>
            <w:vAlign w:val="bottom"/>
            <w:hideMark/>
          </w:tcPr>
          <w:p w14:paraId="7BA065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537583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E51615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1165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A7558D4" w14:textId="77777777" w:rsidTr="00A5526B">
        <w:trPr>
          <w:trHeight w:val="285"/>
        </w:trPr>
        <w:tc>
          <w:tcPr>
            <w:tcW w:w="1053" w:type="dxa"/>
            <w:tcBorders>
              <w:top w:val="nil"/>
              <w:left w:val="nil"/>
              <w:bottom w:val="nil"/>
              <w:right w:val="nil"/>
            </w:tcBorders>
            <w:shd w:val="clear" w:color="auto" w:fill="auto"/>
            <w:noWrap/>
            <w:vAlign w:val="bottom"/>
            <w:hideMark/>
          </w:tcPr>
          <w:p w14:paraId="3B6820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24AA8D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F69AD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89FEDD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E5B4CF7" w14:textId="77777777" w:rsidTr="00A5526B">
        <w:trPr>
          <w:trHeight w:val="285"/>
        </w:trPr>
        <w:tc>
          <w:tcPr>
            <w:tcW w:w="1053" w:type="dxa"/>
            <w:tcBorders>
              <w:top w:val="nil"/>
              <w:left w:val="nil"/>
              <w:bottom w:val="nil"/>
              <w:right w:val="nil"/>
            </w:tcBorders>
            <w:shd w:val="clear" w:color="auto" w:fill="auto"/>
            <w:noWrap/>
            <w:vAlign w:val="bottom"/>
            <w:hideMark/>
          </w:tcPr>
          <w:p w14:paraId="32DDAE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7D7D78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0.865</w:t>
            </w:r>
          </w:p>
        </w:tc>
        <w:tc>
          <w:tcPr>
            <w:tcW w:w="1020" w:type="dxa"/>
            <w:tcBorders>
              <w:top w:val="nil"/>
              <w:left w:val="nil"/>
              <w:bottom w:val="nil"/>
              <w:right w:val="nil"/>
            </w:tcBorders>
            <w:shd w:val="clear" w:color="auto" w:fill="auto"/>
            <w:noWrap/>
            <w:vAlign w:val="bottom"/>
            <w:hideMark/>
          </w:tcPr>
          <w:p w14:paraId="517F63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1F1046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0.950</w:t>
            </w:r>
          </w:p>
        </w:tc>
      </w:tr>
      <w:tr w:rsidR="00A5526B" w:rsidRPr="00B30C13" w14:paraId="36F142FF" w14:textId="77777777" w:rsidTr="00A5526B">
        <w:trPr>
          <w:trHeight w:val="285"/>
        </w:trPr>
        <w:tc>
          <w:tcPr>
            <w:tcW w:w="1053" w:type="dxa"/>
            <w:tcBorders>
              <w:top w:val="nil"/>
              <w:left w:val="nil"/>
              <w:bottom w:val="nil"/>
              <w:right w:val="nil"/>
            </w:tcBorders>
            <w:shd w:val="clear" w:color="auto" w:fill="auto"/>
            <w:noWrap/>
            <w:vAlign w:val="bottom"/>
            <w:hideMark/>
          </w:tcPr>
          <w:p w14:paraId="1FA472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02B934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0.994</w:t>
            </w:r>
          </w:p>
        </w:tc>
        <w:tc>
          <w:tcPr>
            <w:tcW w:w="1020" w:type="dxa"/>
            <w:tcBorders>
              <w:top w:val="nil"/>
              <w:left w:val="nil"/>
              <w:bottom w:val="nil"/>
              <w:right w:val="nil"/>
            </w:tcBorders>
            <w:shd w:val="clear" w:color="auto" w:fill="auto"/>
            <w:noWrap/>
            <w:vAlign w:val="bottom"/>
            <w:hideMark/>
          </w:tcPr>
          <w:p w14:paraId="16256D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0.917</w:t>
            </w:r>
          </w:p>
        </w:tc>
        <w:tc>
          <w:tcPr>
            <w:tcW w:w="1020" w:type="dxa"/>
            <w:tcBorders>
              <w:top w:val="nil"/>
              <w:left w:val="nil"/>
              <w:bottom w:val="nil"/>
              <w:right w:val="nil"/>
            </w:tcBorders>
            <w:shd w:val="clear" w:color="auto" w:fill="auto"/>
            <w:noWrap/>
            <w:vAlign w:val="bottom"/>
            <w:hideMark/>
          </w:tcPr>
          <w:p w14:paraId="34E4572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1.077</w:t>
            </w:r>
          </w:p>
        </w:tc>
      </w:tr>
      <w:tr w:rsidR="00A5526B" w:rsidRPr="00B30C13" w14:paraId="0328BDB5" w14:textId="77777777" w:rsidTr="00A5526B">
        <w:trPr>
          <w:trHeight w:val="285"/>
        </w:trPr>
        <w:tc>
          <w:tcPr>
            <w:tcW w:w="1053" w:type="dxa"/>
            <w:tcBorders>
              <w:top w:val="nil"/>
              <w:left w:val="nil"/>
              <w:bottom w:val="nil"/>
              <w:right w:val="nil"/>
            </w:tcBorders>
            <w:shd w:val="clear" w:color="auto" w:fill="auto"/>
            <w:noWrap/>
            <w:vAlign w:val="bottom"/>
            <w:hideMark/>
          </w:tcPr>
          <w:p w14:paraId="60A40E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10D974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0.709</w:t>
            </w:r>
          </w:p>
        </w:tc>
        <w:tc>
          <w:tcPr>
            <w:tcW w:w="1020" w:type="dxa"/>
            <w:tcBorders>
              <w:top w:val="nil"/>
              <w:left w:val="nil"/>
              <w:bottom w:val="nil"/>
              <w:right w:val="nil"/>
            </w:tcBorders>
            <w:shd w:val="clear" w:color="auto" w:fill="auto"/>
            <w:noWrap/>
            <w:vAlign w:val="bottom"/>
            <w:hideMark/>
          </w:tcPr>
          <w:p w14:paraId="0156D65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0.639</w:t>
            </w:r>
          </w:p>
        </w:tc>
        <w:tc>
          <w:tcPr>
            <w:tcW w:w="1020" w:type="dxa"/>
            <w:tcBorders>
              <w:top w:val="nil"/>
              <w:left w:val="nil"/>
              <w:bottom w:val="nil"/>
              <w:right w:val="nil"/>
            </w:tcBorders>
            <w:shd w:val="clear" w:color="auto" w:fill="auto"/>
            <w:noWrap/>
            <w:vAlign w:val="bottom"/>
            <w:hideMark/>
          </w:tcPr>
          <w:p w14:paraId="7B68EB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0.788</w:t>
            </w:r>
          </w:p>
        </w:tc>
      </w:tr>
      <w:tr w:rsidR="00A5526B" w:rsidRPr="00B30C13" w14:paraId="1ECD9886" w14:textId="77777777" w:rsidTr="00A5526B">
        <w:trPr>
          <w:trHeight w:val="285"/>
        </w:trPr>
        <w:tc>
          <w:tcPr>
            <w:tcW w:w="1053" w:type="dxa"/>
            <w:tcBorders>
              <w:top w:val="nil"/>
              <w:left w:val="nil"/>
              <w:bottom w:val="nil"/>
              <w:right w:val="nil"/>
            </w:tcBorders>
            <w:shd w:val="clear" w:color="auto" w:fill="auto"/>
            <w:noWrap/>
            <w:vAlign w:val="bottom"/>
            <w:hideMark/>
          </w:tcPr>
          <w:p w14:paraId="4D0274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722E431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0.673</w:t>
            </w:r>
          </w:p>
        </w:tc>
        <w:tc>
          <w:tcPr>
            <w:tcW w:w="1020" w:type="dxa"/>
            <w:tcBorders>
              <w:top w:val="nil"/>
              <w:left w:val="nil"/>
              <w:bottom w:val="nil"/>
              <w:right w:val="nil"/>
            </w:tcBorders>
            <w:shd w:val="clear" w:color="auto" w:fill="auto"/>
            <w:noWrap/>
            <w:vAlign w:val="bottom"/>
            <w:hideMark/>
          </w:tcPr>
          <w:p w14:paraId="73D011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0.617</w:t>
            </w:r>
          </w:p>
        </w:tc>
        <w:tc>
          <w:tcPr>
            <w:tcW w:w="1020" w:type="dxa"/>
            <w:tcBorders>
              <w:top w:val="nil"/>
              <w:left w:val="nil"/>
              <w:bottom w:val="nil"/>
              <w:right w:val="nil"/>
            </w:tcBorders>
            <w:shd w:val="clear" w:color="auto" w:fill="auto"/>
            <w:noWrap/>
            <w:vAlign w:val="bottom"/>
            <w:hideMark/>
          </w:tcPr>
          <w:p w14:paraId="102963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0.733</w:t>
            </w:r>
          </w:p>
        </w:tc>
      </w:tr>
      <w:tr w:rsidR="00A5526B" w:rsidRPr="00B30C13" w14:paraId="13596471" w14:textId="77777777" w:rsidTr="00A5526B">
        <w:trPr>
          <w:trHeight w:val="285"/>
        </w:trPr>
        <w:tc>
          <w:tcPr>
            <w:tcW w:w="1053" w:type="dxa"/>
            <w:tcBorders>
              <w:top w:val="nil"/>
              <w:left w:val="nil"/>
              <w:bottom w:val="nil"/>
              <w:right w:val="nil"/>
            </w:tcBorders>
            <w:shd w:val="clear" w:color="auto" w:fill="auto"/>
            <w:noWrap/>
            <w:vAlign w:val="bottom"/>
            <w:hideMark/>
          </w:tcPr>
          <w:p w14:paraId="50611F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390FB9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2B4C2C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0.706</w:t>
            </w:r>
          </w:p>
        </w:tc>
        <w:tc>
          <w:tcPr>
            <w:tcW w:w="1020" w:type="dxa"/>
            <w:tcBorders>
              <w:top w:val="nil"/>
              <w:left w:val="nil"/>
              <w:bottom w:val="nil"/>
              <w:right w:val="nil"/>
            </w:tcBorders>
            <w:shd w:val="clear" w:color="auto" w:fill="auto"/>
            <w:noWrap/>
            <w:vAlign w:val="bottom"/>
            <w:hideMark/>
          </w:tcPr>
          <w:p w14:paraId="244202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r>
      <w:tr w:rsidR="00A5526B" w:rsidRPr="00B30C13" w14:paraId="4D7A054E" w14:textId="77777777" w:rsidTr="00A5526B">
        <w:trPr>
          <w:trHeight w:val="285"/>
        </w:trPr>
        <w:tc>
          <w:tcPr>
            <w:tcW w:w="1053" w:type="dxa"/>
            <w:tcBorders>
              <w:top w:val="nil"/>
              <w:left w:val="nil"/>
              <w:bottom w:val="nil"/>
              <w:right w:val="nil"/>
            </w:tcBorders>
            <w:shd w:val="clear" w:color="auto" w:fill="auto"/>
            <w:noWrap/>
            <w:vAlign w:val="bottom"/>
            <w:hideMark/>
          </w:tcPr>
          <w:p w14:paraId="676F07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297E0D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c>
          <w:tcPr>
            <w:tcW w:w="1020" w:type="dxa"/>
            <w:tcBorders>
              <w:top w:val="nil"/>
              <w:left w:val="nil"/>
              <w:bottom w:val="nil"/>
              <w:right w:val="nil"/>
            </w:tcBorders>
            <w:shd w:val="clear" w:color="auto" w:fill="auto"/>
            <w:noWrap/>
            <w:vAlign w:val="bottom"/>
            <w:hideMark/>
          </w:tcPr>
          <w:p w14:paraId="63D8432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7A9552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0.930</w:t>
            </w:r>
          </w:p>
        </w:tc>
      </w:tr>
      <w:tr w:rsidR="00A5526B" w:rsidRPr="00B30C13" w14:paraId="4C653768" w14:textId="77777777" w:rsidTr="00A5526B">
        <w:trPr>
          <w:trHeight w:val="285"/>
        </w:trPr>
        <w:tc>
          <w:tcPr>
            <w:tcW w:w="1053" w:type="dxa"/>
            <w:tcBorders>
              <w:top w:val="nil"/>
              <w:left w:val="nil"/>
              <w:bottom w:val="nil"/>
              <w:right w:val="nil"/>
            </w:tcBorders>
            <w:shd w:val="clear" w:color="auto" w:fill="auto"/>
            <w:noWrap/>
            <w:vAlign w:val="bottom"/>
            <w:hideMark/>
          </w:tcPr>
          <w:p w14:paraId="5D2A64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3E6E4E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1.253</w:t>
            </w:r>
          </w:p>
        </w:tc>
        <w:tc>
          <w:tcPr>
            <w:tcW w:w="1020" w:type="dxa"/>
            <w:tcBorders>
              <w:top w:val="nil"/>
              <w:left w:val="nil"/>
              <w:bottom w:val="nil"/>
              <w:right w:val="nil"/>
            </w:tcBorders>
            <w:shd w:val="clear" w:color="auto" w:fill="auto"/>
            <w:noWrap/>
            <w:vAlign w:val="bottom"/>
            <w:hideMark/>
          </w:tcPr>
          <w:p w14:paraId="28BB21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1.134</w:t>
            </w:r>
          </w:p>
        </w:tc>
        <w:tc>
          <w:tcPr>
            <w:tcW w:w="1020" w:type="dxa"/>
            <w:tcBorders>
              <w:top w:val="nil"/>
              <w:left w:val="nil"/>
              <w:bottom w:val="nil"/>
              <w:right w:val="nil"/>
            </w:tcBorders>
            <w:shd w:val="clear" w:color="auto" w:fill="auto"/>
            <w:noWrap/>
            <w:vAlign w:val="bottom"/>
            <w:hideMark/>
          </w:tcPr>
          <w:p w14:paraId="2E13E5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1.384</w:t>
            </w:r>
          </w:p>
        </w:tc>
      </w:tr>
      <w:tr w:rsidR="00A5526B" w:rsidRPr="00B30C13" w14:paraId="593C6787" w14:textId="77777777" w:rsidTr="00A5526B">
        <w:trPr>
          <w:trHeight w:val="285"/>
        </w:trPr>
        <w:tc>
          <w:tcPr>
            <w:tcW w:w="1053" w:type="dxa"/>
            <w:tcBorders>
              <w:top w:val="nil"/>
              <w:left w:val="nil"/>
              <w:bottom w:val="nil"/>
              <w:right w:val="nil"/>
            </w:tcBorders>
            <w:shd w:val="clear" w:color="auto" w:fill="auto"/>
            <w:noWrap/>
            <w:vAlign w:val="bottom"/>
            <w:hideMark/>
          </w:tcPr>
          <w:p w14:paraId="620B63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69F513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025B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6DC57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3097F2" w14:textId="77777777" w:rsidTr="00A5526B">
        <w:trPr>
          <w:trHeight w:val="285"/>
        </w:trPr>
        <w:tc>
          <w:tcPr>
            <w:tcW w:w="1053" w:type="dxa"/>
            <w:tcBorders>
              <w:top w:val="nil"/>
              <w:left w:val="nil"/>
              <w:bottom w:val="nil"/>
              <w:right w:val="nil"/>
            </w:tcBorders>
            <w:shd w:val="clear" w:color="auto" w:fill="auto"/>
            <w:noWrap/>
            <w:vAlign w:val="bottom"/>
            <w:hideMark/>
          </w:tcPr>
          <w:p w14:paraId="7D5C79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5FBFBC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1.405</w:t>
            </w:r>
          </w:p>
        </w:tc>
        <w:tc>
          <w:tcPr>
            <w:tcW w:w="1020" w:type="dxa"/>
            <w:tcBorders>
              <w:top w:val="nil"/>
              <w:left w:val="nil"/>
              <w:bottom w:val="nil"/>
              <w:right w:val="nil"/>
            </w:tcBorders>
            <w:shd w:val="clear" w:color="auto" w:fill="auto"/>
            <w:noWrap/>
            <w:vAlign w:val="bottom"/>
            <w:hideMark/>
          </w:tcPr>
          <w:p w14:paraId="59C222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1.263</w:t>
            </w:r>
          </w:p>
        </w:tc>
        <w:tc>
          <w:tcPr>
            <w:tcW w:w="1020" w:type="dxa"/>
            <w:tcBorders>
              <w:top w:val="nil"/>
              <w:left w:val="nil"/>
              <w:bottom w:val="nil"/>
              <w:right w:val="nil"/>
            </w:tcBorders>
            <w:shd w:val="clear" w:color="auto" w:fill="auto"/>
            <w:noWrap/>
            <w:vAlign w:val="bottom"/>
            <w:hideMark/>
          </w:tcPr>
          <w:p w14:paraId="07A06A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1.562</w:t>
            </w:r>
          </w:p>
        </w:tc>
      </w:tr>
      <w:tr w:rsidR="00A5526B" w:rsidRPr="00B30C13" w14:paraId="44A88978" w14:textId="77777777" w:rsidTr="00A5526B">
        <w:trPr>
          <w:trHeight w:val="285"/>
        </w:trPr>
        <w:tc>
          <w:tcPr>
            <w:tcW w:w="1053" w:type="dxa"/>
            <w:tcBorders>
              <w:top w:val="nil"/>
              <w:left w:val="nil"/>
              <w:bottom w:val="nil"/>
              <w:right w:val="nil"/>
            </w:tcBorders>
            <w:shd w:val="clear" w:color="auto" w:fill="auto"/>
            <w:noWrap/>
            <w:vAlign w:val="bottom"/>
            <w:hideMark/>
          </w:tcPr>
          <w:p w14:paraId="5341FB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2566B0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1.701</w:t>
            </w:r>
          </w:p>
        </w:tc>
        <w:tc>
          <w:tcPr>
            <w:tcW w:w="1020" w:type="dxa"/>
            <w:tcBorders>
              <w:top w:val="nil"/>
              <w:left w:val="nil"/>
              <w:bottom w:val="nil"/>
              <w:right w:val="nil"/>
            </w:tcBorders>
            <w:shd w:val="clear" w:color="auto" w:fill="auto"/>
            <w:noWrap/>
            <w:vAlign w:val="bottom"/>
            <w:hideMark/>
          </w:tcPr>
          <w:p w14:paraId="6F8D4EE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1.542</w:t>
            </w:r>
          </w:p>
        </w:tc>
        <w:tc>
          <w:tcPr>
            <w:tcW w:w="1020" w:type="dxa"/>
            <w:tcBorders>
              <w:top w:val="nil"/>
              <w:left w:val="nil"/>
              <w:bottom w:val="nil"/>
              <w:right w:val="nil"/>
            </w:tcBorders>
            <w:shd w:val="clear" w:color="auto" w:fill="auto"/>
            <w:noWrap/>
            <w:vAlign w:val="bottom"/>
            <w:hideMark/>
          </w:tcPr>
          <w:p w14:paraId="1B19B7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1.877</w:t>
            </w:r>
          </w:p>
        </w:tc>
      </w:tr>
      <w:tr w:rsidR="00A5526B" w:rsidRPr="00B30C13" w14:paraId="41AC6550" w14:textId="77777777" w:rsidTr="00A5526B">
        <w:trPr>
          <w:trHeight w:val="285"/>
        </w:trPr>
        <w:tc>
          <w:tcPr>
            <w:tcW w:w="1053" w:type="dxa"/>
            <w:tcBorders>
              <w:top w:val="nil"/>
              <w:left w:val="nil"/>
              <w:bottom w:val="nil"/>
              <w:right w:val="nil"/>
            </w:tcBorders>
            <w:shd w:val="clear" w:color="auto" w:fill="auto"/>
            <w:noWrap/>
            <w:vAlign w:val="bottom"/>
            <w:hideMark/>
          </w:tcPr>
          <w:p w14:paraId="10AE92B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143F535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6C264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05B2E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EA75FE8" w14:textId="77777777" w:rsidTr="00A5526B">
        <w:trPr>
          <w:trHeight w:val="285"/>
        </w:trPr>
        <w:tc>
          <w:tcPr>
            <w:tcW w:w="1053" w:type="dxa"/>
            <w:tcBorders>
              <w:top w:val="nil"/>
              <w:left w:val="nil"/>
              <w:bottom w:val="nil"/>
              <w:right w:val="nil"/>
            </w:tcBorders>
            <w:shd w:val="clear" w:color="auto" w:fill="auto"/>
            <w:noWrap/>
            <w:vAlign w:val="bottom"/>
            <w:hideMark/>
          </w:tcPr>
          <w:p w14:paraId="0DB7866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54ABFD2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1C866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5E170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F6DDEF6" w14:textId="77777777" w:rsidTr="00A5526B">
        <w:trPr>
          <w:trHeight w:val="285"/>
        </w:trPr>
        <w:tc>
          <w:tcPr>
            <w:tcW w:w="1053" w:type="dxa"/>
            <w:tcBorders>
              <w:top w:val="nil"/>
              <w:left w:val="nil"/>
              <w:bottom w:val="nil"/>
              <w:right w:val="nil"/>
            </w:tcBorders>
            <w:shd w:val="clear" w:color="auto" w:fill="auto"/>
            <w:noWrap/>
            <w:vAlign w:val="bottom"/>
            <w:hideMark/>
          </w:tcPr>
          <w:p w14:paraId="36172F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328EFA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1.051</w:t>
            </w:r>
          </w:p>
        </w:tc>
        <w:tc>
          <w:tcPr>
            <w:tcW w:w="1020" w:type="dxa"/>
            <w:tcBorders>
              <w:top w:val="nil"/>
              <w:left w:val="nil"/>
              <w:bottom w:val="nil"/>
              <w:right w:val="nil"/>
            </w:tcBorders>
            <w:shd w:val="clear" w:color="auto" w:fill="auto"/>
            <w:noWrap/>
            <w:vAlign w:val="bottom"/>
            <w:hideMark/>
          </w:tcPr>
          <w:p w14:paraId="323519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0.967</w:t>
            </w:r>
          </w:p>
        </w:tc>
        <w:tc>
          <w:tcPr>
            <w:tcW w:w="1020" w:type="dxa"/>
            <w:tcBorders>
              <w:top w:val="nil"/>
              <w:left w:val="nil"/>
              <w:bottom w:val="nil"/>
              <w:right w:val="nil"/>
            </w:tcBorders>
            <w:shd w:val="clear" w:color="auto" w:fill="auto"/>
            <w:noWrap/>
            <w:vAlign w:val="bottom"/>
            <w:hideMark/>
          </w:tcPr>
          <w:p w14:paraId="3A2F30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1.142</w:t>
            </w:r>
          </w:p>
        </w:tc>
      </w:tr>
      <w:tr w:rsidR="00A5526B" w:rsidRPr="00B30C13" w14:paraId="4E15A984" w14:textId="77777777" w:rsidTr="00A5526B">
        <w:trPr>
          <w:trHeight w:val="285"/>
        </w:trPr>
        <w:tc>
          <w:tcPr>
            <w:tcW w:w="1053" w:type="dxa"/>
            <w:tcBorders>
              <w:top w:val="nil"/>
              <w:left w:val="nil"/>
              <w:bottom w:val="nil"/>
              <w:right w:val="nil"/>
            </w:tcBorders>
            <w:shd w:val="clear" w:color="auto" w:fill="auto"/>
            <w:noWrap/>
            <w:vAlign w:val="bottom"/>
            <w:hideMark/>
          </w:tcPr>
          <w:p w14:paraId="750F59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68E7D2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1.124</w:t>
            </w:r>
          </w:p>
        </w:tc>
        <w:tc>
          <w:tcPr>
            <w:tcW w:w="1020" w:type="dxa"/>
            <w:tcBorders>
              <w:top w:val="nil"/>
              <w:left w:val="nil"/>
              <w:bottom w:val="nil"/>
              <w:right w:val="nil"/>
            </w:tcBorders>
            <w:shd w:val="clear" w:color="auto" w:fill="auto"/>
            <w:noWrap/>
            <w:vAlign w:val="bottom"/>
            <w:hideMark/>
          </w:tcPr>
          <w:p w14:paraId="207F2D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4A12CB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1.216</w:t>
            </w:r>
          </w:p>
        </w:tc>
      </w:tr>
      <w:tr w:rsidR="00A5526B" w:rsidRPr="00B30C13" w14:paraId="2B0F5FC9" w14:textId="77777777" w:rsidTr="00A5526B">
        <w:trPr>
          <w:trHeight w:val="285"/>
        </w:trPr>
        <w:tc>
          <w:tcPr>
            <w:tcW w:w="1053" w:type="dxa"/>
            <w:tcBorders>
              <w:top w:val="nil"/>
              <w:left w:val="nil"/>
              <w:bottom w:val="nil"/>
              <w:right w:val="nil"/>
            </w:tcBorders>
            <w:shd w:val="clear" w:color="auto" w:fill="auto"/>
            <w:noWrap/>
            <w:vAlign w:val="bottom"/>
            <w:hideMark/>
          </w:tcPr>
          <w:p w14:paraId="301519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3489AA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206667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0.754</w:t>
            </w:r>
          </w:p>
        </w:tc>
        <w:tc>
          <w:tcPr>
            <w:tcW w:w="1020" w:type="dxa"/>
            <w:tcBorders>
              <w:top w:val="nil"/>
              <w:left w:val="nil"/>
              <w:bottom w:val="nil"/>
              <w:right w:val="nil"/>
            </w:tcBorders>
            <w:shd w:val="clear" w:color="auto" w:fill="auto"/>
            <w:noWrap/>
            <w:vAlign w:val="bottom"/>
            <w:hideMark/>
          </w:tcPr>
          <w:p w14:paraId="13A138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0.897</w:t>
            </w:r>
          </w:p>
        </w:tc>
      </w:tr>
      <w:tr w:rsidR="00A5526B" w:rsidRPr="00B30C13" w14:paraId="2A9D4214" w14:textId="77777777" w:rsidTr="00A5526B">
        <w:trPr>
          <w:trHeight w:val="285"/>
        </w:trPr>
        <w:tc>
          <w:tcPr>
            <w:tcW w:w="1053" w:type="dxa"/>
            <w:tcBorders>
              <w:top w:val="nil"/>
              <w:left w:val="nil"/>
              <w:bottom w:val="nil"/>
              <w:right w:val="nil"/>
            </w:tcBorders>
            <w:shd w:val="clear" w:color="auto" w:fill="auto"/>
            <w:noWrap/>
            <w:vAlign w:val="bottom"/>
            <w:hideMark/>
          </w:tcPr>
          <w:p w14:paraId="07DA724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625E892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FC0469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616CF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12DD8B" w14:textId="77777777" w:rsidTr="00A5526B">
        <w:trPr>
          <w:trHeight w:val="285"/>
        </w:trPr>
        <w:tc>
          <w:tcPr>
            <w:tcW w:w="1053" w:type="dxa"/>
            <w:tcBorders>
              <w:top w:val="nil"/>
              <w:left w:val="nil"/>
              <w:bottom w:val="nil"/>
              <w:right w:val="nil"/>
            </w:tcBorders>
            <w:shd w:val="clear" w:color="auto" w:fill="auto"/>
            <w:noWrap/>
            <w:vAlign w:val="bottom"/>
            <w:hideMark/>
          </w:tcPr>
          <w:p w14:paraId="6DFCBB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13BAAC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1.044</w:t>
            </w:r>
          </w:p>
        </w:tc>
        <w:tc>
          <w:tcPr>
            <w:tcW w:w="1020" w:type="dxa"/>
            <w:tcBorders>
              <w:top w:val="nil"/>
              <w:left w:val="nil"/>
              <w:bottom w:val="nil"/>
              <w:right w:val="nil"/>
            </w:tcBorders>
            <w:shd w:val="clear" w:color="auto" w:fill="auto"/>
            <w:noWrap/>
            <w:vAlign w:val="bottom"/>
            <w:hideMark/>
          </w:tcPr>
          <w:p w14:paraId="7B852E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0.963</w:t>
            </w:r>
          </w:p>
        </w:tc>
        <w:tc>
          <w:tcPr>
            <w:tcW w:w="1020" w:type="dxa"/>
            <w:tcBorders>
              <w:top w:val="nil"/>
              <w:left w:val="nil"/>
              <w:bottom w:val="nil"/>
              <w:right w:val="nil"/>
            </w:tcBorders>
            <w:shd w:val="clear" w:color="auto" w:fill="auto"/>
            <w:noWrap/>
            <w:vAlign w:val="bottom"/>
            <w:hideMark/>
          </w:tcPr>
          <w:p w14:paraId="3F4F73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1.131</w:t>
            </w:r>
          </w:p>
        </w:tc>
      </w:tr>
      <w:tr w:rsidR="00A5526B" w:rsidRPr="00B30C13" w14:paraId="4AA665F4" w14:textId="77777777" w:rsidTr="00A5526B">
        <w:trPr>
          <w:trHeight w:val="285"/>
        </w:trPr>
        <w:tc>
          <w:tcPr>
            <w:tcW w:w="1053" w:type="dxa"/>
            <w:tcBorders>
              <w:top w:val="nil"/>
              <w:left w:val="nil"/>
              <w:bottom w:val="nil"/>
              <w:right w:val="nil"/>
            </w:tcBorders>
            <w:shd w:val="clear" w:color="auto" w:fill="auto"/>
            <w:noWrap/>
            <w:vAlign w:val="bottom"/>
            <w:hideMark/>
          </w:tcPr>
          <w:p w14:paraId="7CCA0E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6E94E8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1.234</w:t>
            </w:r>
          </w:p>
        </w:tc>
        <w:tc>
          <w:tcPr>
            <w:tcW w:w="1020" w:type="dxa"/>
            <w:tcBorders>
              <w:top w:val="nil"/>
              <w:left w:val="nil"/>
              <w:bottom w:val="nil"/>
              <w:right w:val="nil"/>
            </w:tcBorders>
            <w:shd w:val="clear" w:color="auto" w:fill="auto"/>
            <w:noWrap/>
            <w:vAlign w:val="bottom"/>
            <w:hideMark/>
          </w:tcPr>
          <w:p w14:paraId="619D39E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1.153</w:t>
            </w:r>
          </w:p>
        </w:tc>
        <w:tc>
          <w:tcPr>
            <w:tcW w:w="1020" w:type="dxa"/>
            <w:tcBorders>
              <w:top w:val="nil"/>
              <w:left w:val="nil"/>
              <w:bottom w:val="nil"/>
              <w:right w:val="nil"/>
            </w:tcBorders>
            <w:shd w:val="clear" w:color="auto" w:fill="auto"/>
            <w:noWrap/>
            <w:vAlign w:val="bottom"/>
            <w:hideMark/>
          </w:tcPr>
          <w:p w14:paraId="67C34E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1.321</w:t>
            </w:r>
          </w:p>
        </w:tc>
      </w:tr>
      <w:tr w:rsidR="00A5526B" w:rsidRPr="00B30C13" w14:paraId="7210A07A" w14:textId="77777777" w:rsidTr="00A5526B">
        <w:trPr>
          <w:trHeight w:val="285"/>
        </w:trPr>
        <w:tc>
          <w:tcPr>
            <w:tcW w:w="1053" w:type="dxa"/>
            <w:tcBorders>
              <w:top w:val="nil"/>
              <w:left w:val="nil"/>
              <w:bottom w:val="nil"/>
              <w:right w:val="nil"/>
            </w:tcBorders>
            <w:shd w:val="clear" w:color="auto" w:fill="auto"/>
            <w:noWrap/>
            <w:vAlign w:val="bottom"/>
            <w:hideMark/>
          </w:tcPr>
          <w:p w14:paraId="6CA20DF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1FFFA6A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0.695</w:t>
            </w:r>
          </w:p>
        </w:tc>
        <w:tc>
          <w:tcPr>
            <w:tcW w:w="1020" w:type="dxa"/>
            <w:tcBorders>
              <w:top w:val="nil"/>
              <w:left w:val="nil"/>
              <w:bottom w:val="nil"/>
              <w:right w:val="nil"/>
            </w:tcBorders>
            <w:shd w:val="clear" w:color="auto" w:fill="auto"/>
            <w:noWrap/>
            <w:vAlign w:val="bottom"/>
            <w:hideMark/>
          </w:tcPr>
          <w:p w14:paraId="2DA87B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338E38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0.769</w:t>
            </w:r>
          </w:p>
        </w:tc>
      </w:tr>
      <w:tr w:rsidR="00A5526B" w:rsidRPr="00B30C13" w14:paraId="0A25D44F" w14:textId="77777777" w:rsidTr="00A5526B">
        <w:trPr>
          <w:trHeight w:val="285"/>
        </w:trPr>
        <w:tc>
          <w:tcPr>
            <w:tcW w:w="1053" w:type="dxa"/>
            <w:tcBorders>
              <w:top w:val="nil"/>
              <w:left w:val="nil"/>
              <w:bottom w:val="nil"/>
              <w:right w:val="nil"/>
            </w:tcBorders>
            <w:shd w:val="clear" w:color="auto" w:fill="auto"/>
            <w:noWrap/>
            <w:vAlign w:val="bottom"/>
            <w:hideMark/>
          </w:tcPr>
          <w:p w14:paraId="02E94F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4B8D3A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FE53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EC8D87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63A985D" w14:textId="77777777" w:rsidTr="00A5526B">
        <w:trPr>
          <w:trHeight w:val="285"/>
        </w:trPr>
        <w:tc>
          <w:tcPr>
            <w:tcW w:w="1053" w:type="dxa"/>
            <w:tcBorders>
              <w:top w:val="nil"/>
              <w:left w:val="nil"/>
              <w:bottom w:val="nil"/>
              <w:right w:val="nil"/>
            </w:tcBorders>
            <w:shd w:val="clear" w:color="auto" w:fill="auto"/>
            <w:noWrap/>
            <w:vAlign w:val="bottom"/>
            <w:hideMark/>
          </w:tcPr>
          <w:p w14:paraId="684E84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2732D7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1.075</w:t>
            </w:r>
          </w:p>
        </w:tc>
        <w:tc>
          <w:tcPr>
            <w:tcW w:w="1020" w:type="dxa"/>
            <w:tcBorders>
              <w:top w:val="nil"/>
              <w:left w:val="nil"/>
              <w:bottom w:val="nil"/>
              <w:right w:val="nil"/>
            </w:tcBorders>
            <w:shd w:val="clear" w:color="auto" w:fill="auto"/>
            <w:noWrap/>
            <w:vAlign w:val="bottom"/>
            <w:hideMark/>
          </w:tcPr>
          <w:p w14:paraId="647763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0.989</w:t>
            </w:r>
          </w:p>
        </w:tc>
        <w:tc>
          <w:tcPr>
            <w:tcW w:w="1020" w:type="dxa"/>
            <w:tcBorders>
              <w:top w:val="nil"/>
              <w:left w:val="nil"/>
              <w:bottom w:val="nil"/>
              <w:right w:val="nil"/>
            </w:tcBorders>
            <w:shd w:val="clear" w:color="auto" w:fill="auto"/>
            <w:noWrap/>
            <w:vAlign w:val="bottom"/>
            <w:hideMark/>
          </w:tcPr>
          <w:p w14:paraId="533A7F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1.169</w:t>
            </w:r>
          </w:p>
        </w:tc>
      </w:tr>
      <w:tr w:rsidR="00A5526B" w:rsidRPr="00B30C13" w14:paraId="62651D5D" w14:textId="77777777" w:rsidTr="00A5526B">
        <w:trPr>
          <w:trHeight w:val="285"/>
        </w:trPr>
        <w:tc>
          <w:tcPr>
            <w:tcW w:w="1053" w:type="dxa"/>
            <w:tcBorders>
              <w:top w:val="nil"/>
              <w:left w:val="nil"/>
              <w:bottom w:val="nil"/>
              <w:right w:val="nil"/>
            </w:tcBorders>
            <w:shd w:val="clear" w:color="auto" w:fill="auto"/>
            <w:noWrap/>
            <w:vAlign w:val="bottom"/>
            <w:hideMark/>
          </w:tcPr>
          <w:p w14:paraId="10F3DE1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769CA6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0.778</w:t>
            </w:r>
          </w:p>
        </w:tc>
        <w:tc>
          <w:tcPr>
            <w:tcW w:w="1020" w:type="dxa"/>
            <w:tcBorders>
              <w:top w:val="nil"/>
              <w:left w:val="nil"/>
              <w:bottom w:val="nil"/>
              <w:right w:val="nil"/>
            </w:tcBorders>
            <w:shd w:val="clear" w:color="auto" w:fill="auto"/>
            <w:noWrap/>
            <w:vAlign w:val="bottom"/>
            <w:hideMark/>
          </w:tcPr>
          <w:p w14:paraId="729CE3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0.718</w:t>
            </w:r>
          </w:p>
        </w:tc>
        <w:tc>
          <w:tcPr>
            <w:tcW w:w="1020" w:type="dxa"/>
            <w:tcBorders>
              <w:top w:val="nil"/>
              <w:left w:val="nil"/>
              <w:bottom w:val="nil"/>
              <w:right w:val="nil"/>
            </w:tcBorders>
            <w:shd w:val="clear" w:color="auto" w:fill="auto"/>
            <w:noWrap/>
            <w:vAlign w:val="bottom"/>
            <w:hideMark/>
          </w:tcPr>
          <w:p w14:paraId="07C9C3B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r>
      <w:tr w:rsidR="00A5526B" w:rsidRPr="00B30C13" w14:paraId="1E9C8985" w14:textId="77777777" w:rsidTr="00A5526B">
        <w:trPr>
          <w:trHeight w:val="285"/>
        </w:trPr>
        <w:tc>
          <w:tcPr>
            <w:tcW w:w="1053" w:type="dxa"/>
            <w:tcBorders>
              <w:top w:val="nil"/>
              <w:left w:val="nil"/>
              <w:bottom w:val="nil"/>
              <w:right w:val="nil"/>
            </w:tcBorders>
            <w:shd w:val="clear" w:color="auto" w:fill="auto"/>
            <w:noWrap/>
            <w:vAlign w:val="bottom"/>
            <w:hideMark/>
          </w:tcPr>
          <w:p w14:paraId="5C245E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1975.875</w:t>
            </w:r>
          </w:p>
        </w:tc>
        <w:tc>
          <w:tcPr>
            <w:tcW w:w="1020" w:type="dxa"/>
            <w:tcBorders>
              <w:top w:val="nil"/>
              <w:left w:val="nil"/>
              <w:bottom w:val="nil"/>
              <w:right w:val="nil"/>
            </w:tcBorders>
            <w:shd w:val="clear" w:color="auto" w:fill="auto"/>
            <w:noWrap/>
            <w:vAlign w:val="bottom"/>
            <w:hideMark/>
          </w:tcPr>
          <w:p w14:paraId="7A4021C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5BA9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8468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DE7A7E" w14:textId="77777777" w:rsidTr="00A5526B">
        <w:trPr>
          <w:trHeight w:val="285"/>
        </w:trPr>
        <w:tc>
          <w:tcPr>
            <w:tcW w:w="1053" w:type="dxa"/>
            <w:tcBorders>
              <w:top w:val="nil"/>
              <w:left w:val="nil"/>
              <w:bottom w:val="nil"/>
              <w:right w:val="nil"/>
            </w:tcBorders>
            <w:shd w:val="clear" w:color="auto" w:fill="auto"/>
            <w:noWrap/>
            <w:vAlign w:val="bottom"/>
            <w:hideMark/>
          </w:tcPr>
          <w:p w14:paraId="765475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1976.125</w:t>
            </w:r>
          </w:p>
        </w:tc>
        <w:tc>
          <w:tcPr>
            <w:tcW w:w="1020" w:type="dxa"/>
            <w:tcBorders>
              <w:top w:val="nil"/>
              <w:left w:val="nil"/>
              <w:bottom w:val="nil"/>
              <w:right w:val="nil"/>
            </w:tcBorders>
            <w:shd w:val="clear" w:color="auto" w:fill="auto"/>
            <w:noWrap/>
            <w:vAlign w:val="bottom"/>
            <w:hideMark/>
          </w:tcPr>
          <w:p w14:paraId="213171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E8079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78DDB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A76EB88" w14:textId="77777777" w:rsidTr="00A5526B">
        <w:trPr>
          <w:trHeight w:val="285"/>
        </w:trPr>
        <w:tc>
          <w:tcPr>
            <w:tcW w:w="1053" w:type="dxa"/>
            <w:tcBorders>
              <w:top w:val="nil"/>
              <w:left w:val="nil"/>
              <w:bottom w:val="nil"/>
              <w:right w:val="nil"/>
            </w:tcBorders>
            <w:shd w:val="clear" w:color="auto" w:fill="auto"/>
            <w:noWrap/>
            <w:vAlign w:val="bottom"/>
            <w:hideMark/>
          </w:tcPr>
          <w:p w14:paraId="4D0DFDE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1976.375</w:t>
            </w:r>
          </w:p>
        </w:tc>
        <w:tc>
          <w:tcPr>
            <w:tcW w:w="1020" w:type="dxa"/>
            <w:tcBorders>
              <w:top w:val="nil"/>
              <w:left w:val="nil"/>
              <w:bottom w:val="nil"/>
              <w:right w:val="nil"/>
            </w:tcBorders>
            <w:shd w:val="clear" w:color="auto" w:fill="auto"/>
            <w:noWrap/>
            <w:vAlign w:val="bottom"/>
            <w:hideMark/>
          </w:tcPr>
          <w:p w14:paraId="2CD16C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1.420</w:t>
            </w:r>
          </w:p>
        </w:tc>
        <w:tc>
          <w:tcPr>
            <w:tcW w:w="1020" w:type="dxa"/>
            <w:tcBorders>
              <w:top w:val="nil"/>
              <w:left w:val="nil"/>
              <w:bottom w:val="nil"/>
              <w:right w:val="nil"/>
            </w:tcBorders>
            <w:shd w:val="clear" w:color="auto" w:fill="auto"/>
            <w:noWrap/>
            <w:vAlign w:val="bottom"/>
            <w:hideMark/>
          </w:tcPr>
          <w:p w14:paraId="794A491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1.285</w:t>
            </w:r>
          </w:p>
        </w:tc>
        <w:tc>
          <w:tcPr>
            <w:tcW w:w="1020" w:type="dxa"/>
            <w:tcBorders>
              <w:top w:val="nil"/>
              <w:left w:val="nil"/>
              <w:bottom w:val="nil"/>
              <w:right w:val="nil"/>
            </w:tcBorders>
            <w:shd w:val="clear" w:color="auto" w:fill="auto"/>
            <w:noWrap/>
            <w:vAlign w:val="bottom"/>
            <w:hideMark/>
          </w:tcPr>
          <w:p w14:paraId="31E35D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1.570</w:t>
            </w:r>
          </w:p>
        </w:tc>
      </w:tr>
    </w:tbl>
    <w:p w14:paraId="3F36B8BE" w14:textId="77777777" w:rsidR="00A5526B" w:rsidRDefault="00A5526B" w:rsidP="00A5526B">
      <w:pPr>
        <w:rPr>
          <w:lang w:val="en-AU" w:eastAsia="en-US"/>
        </w:rPr>
      </w:pPr>
    </w:p>
    <w:p w14:paraId="315A2013" w14:textId="77777777" w:rsidR="00A5526B" w:rsidRDefault="00A5526B" w:rsidP="00A5526B">
      <w:pPr>
        <w:rPr>
          <w:lang w:val="en-AU" w:eastAsia="en-US"/>
        </w:rPr>
      </w:pPr>
    </w:p>
    <w:p w14:paraId="698D4494" w14:textId="3A1ADD37" w:rsidR="00A5526B" w:rsidRPr="007C68EE" w:rsidRDefault="00A5526B" w:rsidP="00A5526B">
      <w:pPr>
        <w:keepNext/>
        <w:spacing w:after="200"/>
        <w:rPr>
          <w:i/>
          <w:iCs/>
          <w:color w:val="44546A"/>
          <w:sz w:val="18"/>
          <w:szCs w:val="18"/>
          <w:lang w:val="en-AU" w:eastAsia="en-US"/>
        </w:rPr>
      </w:pPr>
      <w:bookmarkStart w:id="675" w:name="_Toc467433607"/>
      <w:bookmarkStart w:id="676" w:name="_Toc469405575"/>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19</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region</w:t>
      </w:r>
      <w:r w:rsidRPr="00F93590">
        <w:rPr>
          <w:i/>
          <w:iCs/>
          <w:color w:val="44546A"/>
          <w:sz w:val="18"/>
          <w:szCs w:val="18"/>
          <w:lang w:val="en-AU" w:eastAsia="en-US"/>
        </w:rPr>
        <w:t xml:space="preserve"> </w:t>
      </w:r>
      <w:r>
        <w:rPr>
          <w:i/>
          <w:iCs/>
          <w:color w:val="44546A"/>
          <w:sz w:val="18"/>
          <w:szCs w:val="18"/>
          <w:lang w:val="en-AU" w:eastAsia="en-US"/>
        </w:rPr>
        <w:t>4</w:t>
      </w:r>
      <w:r w:rsidRPr="00F93590">
        <w:rPr>
          <w:i/>
          <w:iCs/>
          <w:color w:val="44546A"/>
          <w:sz w:val="18"/>
          <w:szCs w:val="18"/>
          <w:lang w:val="en-AU" w:eastAsia="en-US"/>
        </w:rPr>
        <w:t xml:space="preserve"> </w:t>
      </w:r>
      <w:r>
        <w:rPr>
          <w:i/>
          <w:iCs/>
          <w:color w:val="44546A"/>
          <w:sz w:val="18"/>
          <w:szCs w:val="18"/>
          <w:lang w:val="en-AU" w:eastAsia="en-US"/>
        </w:rPr>
        <w:t xml:space="preserve">of structure ALB3 </w:t>
      </w:r>
      <w:r w:rsidRPr="00F93590">
        <w:rPr>
          <w:i/>
          <w:iCs/>
          <w:color w:val="44546A"/>
          <w:sz w:val="18"/>
          <w:szCs w:val="18"/>
          <w:lang w:val="en-AU" w:eastAsia="en-US"/>
        </w:rPr>
        <w:t>joint model.</w:t>
      </w:r>
      <w:bookmarkEnd w:id="675"/>
      <w:bookmarkEnd w:id="676"/>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B30C13" w14:paraId="6599B1BC" w14:textId="77777777" w:rsidTr="00A5526B">
        <w:trPr>
          <w:trHeight w:val="285"/>
        </w:trPr>
        <w:tc>
          <w:tcPr>
            <w:tcW w:w="1053" w:type="dxa"/>
            <w:tcBorders>
              <w:top w:val="nil"/>
              <w:left w:val="nil"/>
              <w:bottom w:val="nil"/>
              <w:right w:val="nil"/>
            </w:tcBorders>
            <w:shd w:val="clear" w:color="auto" w:fill="auto"/>
            <w:noWrap/>
            <w:vAlign w:val="bottom"/>
            <w:hideMark/>
          </w:tcPr>
          <w:p w14:paraId="6B8CCD2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13A69CB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79D712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4B004D1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B30C13" w14:paraId="5FD8646B" w14:textId="77777777" w:rsidTr="00A5526B">
        <w:trPr>
          <w:trHeight w:val="285"/>
        </w:trPr>
        <w:tc>
          <w:tcPr>
            <w:tcW w:w="1053" w:type="dxa"/>
            <w:tcBorders>
              <w:top w:val="nil"/>
              <w:left w:val="nil"/>
              <w:bottom w:val="nil"/>
              <w:right w:val="nil"/>
            </w:tcBorders>
            <w:shd w:val="clear" w:color="auto" w:fill="auto"/>
            <w:noWrap/>
            <w:vAlign w:val="bottom"/>
            <w:hideMark/>
          </w:tcPr>
          <w:p w14:paraId="54445F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5E0AC2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1.489</w:t>
            </w:r>
          </w:p>
        </w:tc>
        <w:tc>
          <w:tcPr>
            <w:tcW w:w="1020" w:type="dxa"/>
            <w:tcBorders>
              <w:top w:val="nil"/>
              <w:left w:val="nil"/>
              <w:bottom w:val="nil"/>
              <w:right w:val="nil"/>
            </w:tcBorders>
            <w:shd w:val="clear" w:color="auto" w:fill="auto"/>
            <w:noWrap/>
            <w:vAlign w:val="bottom"/>
            <w:hideMark/>
          </w:tcPr>
          <w:p w14:paraId="5DCD16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1.324</w:t>
            </w:r>
          </w:p>
        </w:tc>
        <w:tc>
          <w:tcPr>
            <w:tcW w:w="1020" w:type="dxa"/>
            <w:tcBorders>
              <w:top w:val="nil"/>
              <w:left w:val="nil"/>
              <w:bottom w:val="nil"/>
              <w:right w:val="nil"/>
            </w:tcBorders>
            <w:shd w:val="clear" w:color="auto" w:fill="auto"/>
            <w:noWrap/>
            <w:vAlign w:val="bottom"/>
            <w:hideMark/>
          </w:tcPr>
          <w:p w14:paraId="1FE644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1.675</w:t>
            </w:r>
          </w:p>
        </w:tc>
      </w:tr>
      <w:tr w:rsidR="00A5526B" w:rsidRPr="00B30C13" w14:paraId="718BE641" w14:textId="77777777" w:rsidTr="00A5526B">
        <w:trPr>
          <w:trHeight w:val="285"/>
        </w:trPr>
        <w:tc>
          <w:tcPr>
            <w:tcW w:w="1053" w:type="dxa"/>
            <w:tcBorders>
              <w:top w:val="nil"/>
              <w:left w:val="nil"/>
              <w:bottom w:val="nil"/>
              <w:right w:val="nil"/>
            </w:tcBorders>
            <w:shd w:val="clear" w:color="auto" w:fill="auto"/>
            <w:noWrap/>
            <w:vAlign w:val="bottom"/>
            <w:hideMark/>
          </w:tcPr>
          <w:p w14:paraId="0B913A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5D70EF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ADE6B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A79E67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52D969" w14:textId="77777777" w:rsidTr="00A5526B">
        <w:trPr>
          <w:trHeight w:val="285"/>
        </w:trPr>
        <w:tc>
          <w:tcPr>
            <w:tcW w:w="1053" w:type="dxa"/>
            <w:tcBorders>
              <w:top w:val="nil"/>
              <w:left w:val="nil"/>
              <w:bottom w:val="nil"/>
              <w:right w:val="nil"/>
            </w:tcBorders>
            <w:shd w:val="clear" w:color="auto" w:fill="auto"/>
            <w:noWrap/>
            <w:vAlign w:val="bottom"/>
            <w:hideMark/>
          </w:tcPr>
          <w:p w14:paraId="1F0D49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5BBDC71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8CE6C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7F079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D4E7D15" w14:textId="77777777" w:rsidTr="00A5526B">
        <w:trPr>
          <w:trHeight w:val="285"/>
        </w:trPr>
        <w:tc>
          <w:tcPr>
            <w:tcW w:w="1053" w:type="dxa"/>
            <w:tcBorders>
              <w:top w:val="nil"/>
              <w:left w:val="nil"/>
              <w:bottom w:val="nil"/>
              <w:right w:val="nil"/>
            </w:tcBorders>
            <w:shd w:val="clear" w:color="auto" w:fill="auto"/>
            <w:noWrap/>
            <w:vAlign w:val="bottom"/>
            <w:hideMark/>
          </w:tcPr>
          <w:p w14:paraId="136B7BC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1D77FA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C8403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3555F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B0E9AAB" w14:textId="77777777" w:rsidTr="00A5526B">
        <w:trPr>
          <w:trHeight w:val="285"/>
        </w:trPr>
        <w:tc>
          <w:tcPr>
            <w:tcW w:w="1053" w:type="dxa"/>
            <w:tcBorders>
              <w:top w:val="nil"/>
              <w:left w:val="nil"/>
              <w:bottom w:val="nil"/>
              <w:right w:val="nil"/>
            </w:tcBorders>
            <w:shd w:val="clear" w:color="auto" w:fill="auto"/>
            <w:noWrap/>
            <w:vAlign w:val="bottom"/>
            <w:hideMark/>
          </w:tcPr>
          <w:p w14:paraId="47219B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6F51748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0.857</w:t>
            </w:r>
          </w:p>
        </w:tc>
        <w:tc>
          <w:tcPr>
            <w:tcW w:w="1020" w:type="dxa"/>
            <w:tcBorders>
              <w:top w:val="nil"/>
              <w:left w:val="nil"/>
              <w:bottom w:val="nil"/>
              <w:right w:val="nil"/>
            </w:tcBorders>
            <w:shd w:val="clear" w:color="auto" w:fill="auto"/>
            <w:noWrap/>
            <w:vAlign w:val="bottom"/>
            <w:hideMark/>
          </w:tcPr>
          <w:p w14:paraId="22F05F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c>
          <w:tcPr>
            <w:tcW w:w="1020" w:type="dxa"/>
            <w:tcBorders>
              <w:top w:val="nil"/>
              <w:left w:val="nil"/>
              <w:bottom w:val="nil"/>
              <w:right w:val="nil"/>
            </w:tcBorders>
            <w:shd w:val="clear" w:color="auto" w:fill="auto"/>
            <w:noWrap/>
            <w:vAlign w:val="bottom"/>
            <w:hideMark/>
          </w:tcPr>
          <w:p w14:paraId="7A7A25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0.972</w:t>
            </w:r>
          </w:p>
        </w:tc>
      </w:tr>
      <w:tr w:rsidR="00A5526B" w:rsidRPr="00B30C13" w14:paraId="479F168B" w14:textId="77777777" w:rsidTr="00A5526B">
        <w:trPr>
          <w:trHeight w:val="285"/>
        </w:trPr>
        <w:tc>
          <w:tcPr>
            <w:tcW w:w="1053" w:type="dxa"/>
            <w:tcBorders>
              <w:top w:val="nil"/>
              <w:left w:val="nil"/>
              <w:bottom w:val="nil"/>
              <w:right w:val="nil"/>
            </w:tcBorders>
            <w:shd w:val="clear" w:color="auto" w:fill="auto"/>
            <w:noWrap/>
            <w:vAlign w:val="bottom"/>
            <w:hideMark/>
          </w:tcPr>
          <w:p w14:paraId="3A505F5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3867A3C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02716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C4E55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150EBED" w14:textId="77777777" w:rsidTr="00A5526B">
        <w:trPr>
          <w:trHeight w:val="285"/>
        </w:trPr>
        <w:tc>
          <w:tcPr>
            <w:tcW w:w="1053" w:type="dxa"/>
            <w:tcBorders>
              <w:top w:val="nil"/>
              <w:left w:val="nil"/>
              <w:bottom w:val="nil"/>
              <w:right w:val="nil"/>
            </w:tcBorders>
            <w:shd w:val="clear" w:color="auto" w:fill="auto"/>
            <w:noWrap/>
            <w:vAlign w:val="bottom"/>
            <w:hideMark/>
          </w:tcPr>
          <w:p w14:paraId="3D30A77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0E95595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9077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456C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898B6C5" w14:textId="77777777" w:rsidTr="00A5526B">
        <w:trPr>
          <w:trHeight w:val="285"/>
        </w:trPr>
        <w:tc>
          <w:tcPr>
            <w:tcW w:w="1053" w:type="dxa"/>
            <w:tcBorders>
              <w:top w:val="nil"/>
              <w:left w:val="nil"/>
              <w:bottom w:val="nil"/>
              <w:right w:val="nil"/>
            </w:tcBorders>
            <w:shd w:val="clear" w:color="auto" w:fill="auto"/>
            <w:noWrap/>
            <w:vAlign w:val="bottom"/>
            <w:hideMark/>
          </w:tcPr>
          <w:p w14:paraId="5877AB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0202F29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21F2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5F5DA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63C9CCC" w14:textId="77777777" w:rsidTr="00A5526B">
        <w:trPr>
          <w:trHeight w:val="285"/>
        </w:trPr>
        <w:tc>
          <w:tcPr>
            <w:tcW w:w="1053" w:type="dxa"/>
            <w:tcBorders>
              <w:top w:val="nil"/>
              <w:left w:val="nil"/>
              <w:bottom w:val="nil"/>
              <w:right w:val="nil"/>
            </w:tcBorders>
            <w:shd w:val="clear" w:color="auto" w:fill="auto"/>
            <w:noWrap/>
            <w:vAlign w:val="bottom"/>
            <w:hideMark/>
          </w:tcPr>
          <w:p w14:paraId="05A87B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2B83D4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1.328</w:t>
            </w:r>
          </w:p>
        </w:tc>
        <w:tc>
          <w:tcPr>
            <w:tcW w:w="1020" w:type="dxa"/>
            <w:tcBorders>
              <w:top w:val="nil"/>
              <w:left w:val="nil"/>
              <w:bottom w:val="nil"/>
              <w:right w:val="nil"/>
            </w:tcBorders>
            <w:shd w:val="clear" w:color="auto" w:fill="auto"/>
            <w:noWrap/>
            <w:vAlign w:val="bottom"/>
            <w:hideMark/>
          </w:tcPr>
          <w:p w14:paraId="7B7F8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1.146</w:t>
            </w:r>
          </w:p>
        </w:tc>
        <w:tc>
          <w:tcPr>
            <w:tcW w:w="1020" w:type="dxa"/>
            <w:tcBorders>
              <w:top w:val="nil"/>
              <w:left w:val="nil"/>
              <w:bottom w:val="nil"/>
              <w:right w:val="nil"/>
            </w:tcBorders>
            <w:shd w:val="clear" w:color="auto" w:fill="auto"/>
            <w:noWrap/>
            <w:vAlign w:val="bottom"/>
            <w:hideMark/>
          </w:tcPr>
          <w:p w14:paraId="679EE8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1.539</w:t>
            </w:r>
          </w:p>
        </w:tc>
      </w:tr>
      <w:tr w:rsidR="00A5526B" w:rsidRPr="00B30C13" w14:paraId="081E2B23" w14:textId="77777777" w:rsidTr="00A5526B">
        <w:trPr>
          <w:trHeight w:val="285"/>
        </w:trPr>
        <w:tc>
          <w:tcPr>
            <w:tcW w:w="1053" w:type="dxa"/>
            <w:tcBorders>
              <w:top w:val="nil"/>
              <w:left w:val="nil"/>
              <w:bottom w:val="nil"/>
              <w:right w:val="nil"/>
            </w:tcBorders>
            <w:shd w:val="clear" w:color="auto" w:fill="auto"/>
            <w:noWrap/>
            <w:vAlign w:val="bottom"/>
            <w:hideMark/>
          </w:tcPr>
          <w:p w14:paraId="6E5811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439BC2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1.232</w:t>
            </w:r>
          </w:p>
        </w:tc>
        <w:tc>
          <w:tcPr>
            <w:tcW w:w="1020" w:type="dxa"/>
            <w:tcBorders>
              <w:top w:val="nil"/>
              <w:left w:val="nil"/>
              <w:bottom w:val="nil"/>
              <w:right w:val="nil"/>
            </w:tcBorders>
            <w:shd w:val="clear" w:color="auto" w:fill="auto"/>
            <w:noWrap/>
            <w:vAlign w:val="bottom"/>
            <w:hideMark/>
          </w:tcPr>
          <w:p w14:paraId="497FF1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1.119</w:t>
            </w:r>
          </w:p>
        </w:tc>
        <w:tc>
          <w:tcPr>
            <w:tcW w:w="1020" w:type="dxa"/>
            <w:tcBorders>
              <w:top w:val="nil"/>
              <w:left w:val="nil"/>
              <w:bottom w:val="nil"/>
              <w:right w:val="nil"/>
            </w:tcBorders>
            <w:shd w:val="clear" w:color="auto" w:fill="auto"/>
            <w:noWrap/>
            <w:vAlign w:val="bottom"/>
            <w:hideMark/>
          </w:tcPr>
          <w:p w14:paraId="4C5F892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1.356</w:t>
            </w:r>
          </w:p>
        </w:tc>
      </w:tr>
      <w:tr w:rsidR="00A5526B" w:rsidRPr="00B30C13" w14:paraId="49B0E4F1" w14:textId="77777777" w:rsidTr="00A5526B">
        <w:trPr>
          <w:trHeight w:val="285"/>
        </w:trPr>
        <w:tc>
          <w:tcPr>
            <w:tcW w:w="1053" w:type="dxa"/>
            <w:tcBorders>
              <w:top w:val="nil"/>
              <w:left w:val="nil"/>
              <w:bottom w:val="nil"/>
              <w:right w:val="nil"/>
            </w:tcBorders>
            <w:shd w:val="clear" w:color="auto" w:fill="auto"/>
            <w:noWrap/>
            <w:vAlign w:val="bottom"/>
            <w:hideMark/>
          </w:tcPr>
          <w:p w14:paraId="0869A2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578BD8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1.149</w:t>
            </w:r>
          </w:p>
        </w:tc>
        <w:tc>
          <w:tcPr>
            <w:tcW w:w="1020" w:type="dxa"/>
            <w:tcBorders>
              <w:top w:val="nil"/>
              <w:left w:val="nil"/>
              <w:bottom w:val="nil"/>
              <w:right w:val="nil"/>
            </w:tcBorders>
            <w:shd w:val="clear" w:color="auto" w:fill="auto"/>
            <w:noWrap/>
            <w:vAlign w:val="bottom"/>
            <w:hideMark/>
          </w:tcPr>
          <w:p w14:paraId="2B01461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6AEAB8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1.275</w:t>
            </w:r>
          </w:p>
        </w:tc>
      </w:tr>
      <w:tr w:rsidR="00A5526B" w:rsidRPr="00B30C13" w14:paraId="6B518228" w14:textId="77777777" w:rsidTr="00A5526B">
        <w:trPr>
          <w:trHeight w:val="285"/>
        </w:trPr>
        <w:tc>
          <w:tcPr>
            <w:tcW w:w="1053" w:type="dxa"/>
            <w:tcBorders>
              <w:top w:val="nil"/>
              <w:left w:val="nil"/>
              <w:bottom w:val="nil"/>
              <w:right w:val="nil"/>
            </w:tcBorders>
            <w:shd w:val="clear" w:color="auto" w:fill="auto"/>
            <w:noWrap/>
            <w:vAlign w:val="bottom"/>
            <w:hideMark/>
          </w:tcPr>
          <w:p w14:paraId="224BBA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4E4E297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99127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66567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FE4EC52" w14:textId="77777777" w:rsidTr="00A5526B">
        <w:trPr>
          <w:trHeight w:val="285"/>
        </w:trPr>
        <w:tc>
          <w:tcPr>
            <w:tcW w:w="1053" w:type="dxa"/>
            <w:tcBorders>
              <w:top w:val="nil"/>
              <w:left w:val="nil"/>
              <w:bottom w:val="nil"/>
              <w:right w:val="nil"/>
            </w:tcBorders>
            <w:shd w:val="clear" w:color="auto" w:fill="auto"/>
            <w:noWrap/>
            <w:vAlign w:val="bottom"/>
            <w:hideMark/>
          </w:tcPr>
          <w:p w14:paraId="30FB31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2F9A032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78DD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CD66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31B9BD6" w14:textId="77777777" w:rsidTr="00A5526B">
        <w:trPr>
          <w:trHeight w:val="285"/>
        </w:trPr>
        <w:tc>
          <w:tcPr>
            <w:tcW w:w="1053" w:type="dxa"/>
            <w:tcBorders>
              <w:top w:val="nil"/>
              <w:left w:val="nil"/>
              <w:bottom w:val="nil"/>
              <w:right w:val="nil"/>
            </w:tcBorders>
            <w:shd w:val="clear" w:color="auto" w:fill="auto"/>
            <w:noWrap/>
            <w:vAlign w:val="bottom"/>
            <w:hideMark/>
          </w:tcPr>
          <w:p w14:paraId="7C4AD4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5DBD08D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1.315</w:t>
            </w:r>
          </w:p>
        </w:tc>
        <w:tc>
          <w:tcPr>
            <w:tcW w:w="1020" w:type="dxa"/>
            <w:tcBorders>
              <w:top w:val="nil"/>
              <w:left w:val="nil"/>
              <w:bottom w:val="nil"/>
              <w:right w:val="nil"/>
            </w:tcBorders>
            <w:shd w:val="clear" w:color="auto" w:fill="auto"/>
            <w:noWrap/>
            <w:vAlign w:val="bottom"/>
            <w:hideMark/>
          </w:tcPr>
          <w:p w14:paraId="3808200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1.194</w:t>
            </w:r>
          </w:p>
        </w:tc>
        <w:tc>
          <w:tcPr>
            <w:tcW w:w="1020" w:type="dxa"/>
            <w:tcBorders>
              <w:top w:val="nil"/>
              <w:left w:val="nil"/>
              <w:bottom w:val="nil"/>
              <w:right w:val="nil"/>
            </w:tcBorders>
            <w:shd w:val="clear" w:color="auto" w:fill="auto"/>
            <w:noWrap/>
            <w:vAlign w:val="bottom"/>
            <w:hideMark/>
          </w:tcPr>
          <w:p w14:paraId="2AC282A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1.449</w:t>
            </w:r>
          </w:p>
        </w:tc>
      </w:tr>
      <w:tr w:rsidR="00A5526B" w:rsidRPr="00B30C13" w14:paraId="0B2F0C4F" w14:textId="77777777" w:rsidTr="00A5526B">
        <w:trPr>
          <w:trHeight w:val="285"/>
        </w:trPr>
        <w:tc>
          <w:tcPr>
            <w:tcW w:w="1053" w:type="dxa"/>
            <w:tcBorders>
              <w:top w:val="nil"/>
              <w:left w:val="nil"/>
              <w:bottom w:val="nil"/>
              <w:right w:val="nil"/>
            </w:tcBorders>
            <w:shd w:val="clear" w:color="auto" w:fill="auto"/>
            <w:noWrap/>
            <w:vAlign w:val="bottom"/>
            <w:hideMark/>
          </w:tcPr>
          <w:p w14:paraId="55361F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1982.625</w:t>
            </w:r>
          </w:p>
        </w:tc>
        <w:tc>
          <w:tcPr>
            <w:tcW w:w="1020" w:type="dxa"/>
            <w:tcBorders>
              <w:top w:val="nil"/>
              <w:left w:val="nil"/>
              <w:bottom w:val="nil"/>
              <w:right w:val="nil"/>
            </w:tcBorders>
            <w:shd w:val="clear" w:color="auto" w:fill="auto"/>
            <w:noWrap/>
            <w:vAlign w:val="bottom"/>
            <w:hideMark/>
          </w:tcPr>
          <w:p w14:paraId="186A46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1.471</w:t>
            </w:r>
          </w:p>
        </w:tc>
        <w:tc>
          <w:tcPr>
            <w:tcW w:w="1020" w:type="dxa"/>
            <w:tcBorders>
              <w:top w:val="nil"/>
              <w:left w:val="nil"/>
              <w:bottom w:val="nil"/>
              <w:right w:val="nil"/>
            </w:tcBorders>
            <w:shd w:val="clear" w:color="auto" w:fill="auto"/>
            <w:noWrap/>
            <w:vAlign w:val="bottom"/>
            <w:hideMark/>
          </w:tcPr>
          <w:p w14:paraId="4015251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1.320</w:t>
            </w:r>
          </w:p>
        </w:tc>
        <w:tc>
          <w:tcPr>
            <w:tcW w:w="1020" w:type="dxa"/>
            <w:tcBorders>
              <w:top w:val="nil"/>
              <w:left w:val="nil"/>
              <w:bottom w:val="nil"/>
              <w:right w:val="nil"/>
            </w:tcBorders>
            <w:shd w:val="clear" w:color="auto" w:fill="auto"/>
            <w:noWrap/>
            <w:vAlign w:val="bottom"/>
            <w:hideMark/>
          </w:tcPr>
          <w:p w14:paraId="063DC8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1.638</w:t>
            </w:r>
          </w:p>
        </w:tc>
      </w:tr>
      <w:tr w:rsidR="00A5526B" w:rsidRPr="00B30C13" w14:paraId="58190826" w14:textId="77777777" w:rsidTr="00A5526B">
        <w:trPr>
          <w:trHeight w:val="285"/>
        </w:trPr>
        <w:tc>
          <w:tcPr>
            <w:tcW w:w="1053" w:type="dxa"/>
            <w:tcBorders>
              <w:top w:val="nil"/>
              <w:left w:val="nil"/>
              <w:bottom w:val="nil"/>
              <w:right w:val="nil"/>
            </w:tcBorders>
            <w:shd w:val="clear" w:color="auto" w:fill="auto"/>
            <w:noWrap/>
            <w:vAlign w:val="bottom"/>
            <w:hideMark/>
          </w:tcPr>
          <w:p w14:paraId="26F7F7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11E99FA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A9DB38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EFC822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B48245E" w14:textId="77777777" w:rsidTr="00A5526B">
        <w:trPr>
          <w:trHeight w:val="285"/>
        </w:trPr>
        <w:tc>
          <w:tcPr>
            <w:tcW w:w="1053" w:type="dxa"/>
            <w:tcBorders>
              <w:top w:val="nil"/>
              <w:left w:val="nil"/>
              <w:bottom w:val="nil"/>
              <w:right w:val="nil"/>
            </w:tcBorders>
            <w:shd w:val="clear" w:color="auto" w:fill="auto"/>
            <w:noWrap/>
            <w:vAlign w:val="bottom"/>
            <w:hideMark/>
          </w:tcPr>
          <w:p w14:paraId="535A83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527A76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1.254</w:t>
            </w:r>
          </w:p>
        </w:tc>
        <w:tc>
          <w:tcPr>
            <w:tcW w:w="1020" w:type="dxa"/>
            <w:tcBorders>
              <w:top w:val="nil"/>
              <w:left w:val="nil"/>
              <w:bottom w:val="nil"/>
              <w:right w:val="nil"/>
            </w:tcBorders>
            <w:shd w:val="clear" w:color="auto" w:fill="auto"/>
            <w:noWrap/>
            <w:vAlign w:val="bottom"/>
            <w:hideMark/>
          </w:tcPr>
          <w:p w14:paraId="3F31A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1.109</w:t>
            </w:r>
          </w:p>
        </w:tc>
        <w:tc>
          <w:tcPr>
            <w:tcW w:w="1020" w:type="dxa"/>
            <w:tcBorders>
              <w:top w:val="nil"/>
              <w:left w:val="nil"/>
              <w:bottom w:val="nil"/>
              <w:right w:val="nil"/>
            </w:tcBorders>
            <w:shd w:val="clear" w:color="auto" w:fill="auto"/>
            <w:noWrap/>
            <w:vAlign w:val="bottom"/>
            <w:hideMark/>
          </w:tcPr>
          <w:p w14:paraId="701471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1.417</w:t>
            </w:r>
          </w:p>
        </w:tc>
      </w:tr>
      <w:tr w:rsidR="00A5526B" w:rsidRPr="00B30C13" w14:paraId="0727895A" w14:textId="77777777" w:rsidTr="00A5526B">
        <w:trPr>
          <w:trHeight w:val="285"/>
        </w:trPr>
        <w:tc>
          <w:tcPr>
            <w:tcW w:w="1053" w:type="dxa"/>
            <w:tcBorders>
              <w:top w:val="nil"/>
              <w:left w:val="nil"/>
              <w:bottom w:val="nil"/>
              <w:right w:val="nil"/>
            </w:tcBorders>
            <w:shd w:val="clear" w:color="auto" w:fill="auto"/>
            <w:noWrap/>
            <w:vAlign w:val="bottom"/>
            <w:hideMark/>
          </w:tcPr>
          <w:p w14:paraId="79A81E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41B2E4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1.501</w:t>
            </w:r>
          </w:p>
        </w:tc>
        <w:tc>
          <w:tcPr>
            <w:tcW w:w="1020" w:type="dxa"/>
            <w:tcBorders>
              <w:top w:val="nil"/>
              <w:left w:val="nil"/>
              <w:bottom w:val="nil"/>
              <w:right w:val="nil"/>
            </w:tcBorders>
            <w:shd w:val="clear" w:color="auto" w:fill="auto"/>
            <w:noWrap/>
            <w:vAlign w:val="bottom"/>
            <w:hideMark/>
          </w:tcPr>
          <w:p w14:paraId="06EC8C6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1.379</w:t>
            </w:r>
          </w:p>
        </w:tc>
        <w:tc>
          <w:tcPr>
            <w:tcW w:w="1020" w:type="dxa"/>
            <w:tcBorders>
              <w:top w:val="nil"/>
              <w:left w:val="nil"/>
              <w:bottom w:val="nil"/>
              <w:right w:val="nil"/>
            </w:tcBorders>
            <w:shd w:val="clear" w:color="auto" w:fill="auto"/>
            <w:noWrap/>
            <w:vAlign w:val="bottom"/>
            <w:hideMark/>
          </w:tcPr>
          <w:p w14:paraId="3BD220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1.633</w:t>
            </w:r>
          </w:p>
        </w:tc>
      </w:tr>
      <w:tr w:rsidR="00A5526B" w:rsidRPr="00B30C13" w14:paraId="7B857168" w14:textId="77777777" w:rsidTr="00A5526B">
        <w:trPr>
          <w:trHeight w:val="285"/>
        </w:trPr>
        <w:tc>
          <w:tcPr>
            <w:tcW w:w="1053" w:type="dxa"/>
            <w:tcBorders>
              <w:top w:val="nil"/>
              <w:left w:val="nil"/>
              <w:bottom w:val="nil"/>
              <w:right w:val="nil"/>
            </w:tcBorders>
            <w:shd w:val="clear" w:color="auto" w:fill="auto"/>
            <w:noWrap/>
            <w:vAlign w:val="bottom"/>
            <w:hideMark/>
          </w:tcPr>
          <w:p w14:paraId="12CD02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5DEEB3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1.254</w:t>
            </w:r>
          </w:p>
        </w:tc>
        <w:tc>
          <w:tcPr>
            <w:tcW w:w="1020" w:type="dxa"/>
            <w:tcBorders>
              <w:top w:val="nil"/>
              <w:left w:val="nil"/>
              <w:bottom w:val="nil"/>
              <w:right w:val="nil"/>
            </w:tcBorders>
            <w:shd w:val="clear" w:color="auto" w:fill="auto"/>
            <w:noWrap/>
            <w:vAlign w:val="bottom"/>
            <w:hideMark/>
          </w:tcPr>
          <w:p w14:paraId="295F66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1.130</w:t>
            </w:r>
          </w:p>
        </w:tc>
        <w:tc>
          <w:tcPr>
            <w:tcW w:w="1020" w:type="dxa"/>
            <w:tcBorders>
              <w:top w:val="nil"/>
              <w:left w:val="nil"/>
              <w:bottom w:val="nil"/>
              <w:right w:val="nil"/>
            </w:tcBorders>
            <w:shd w:val="clear" w:color="auto" w:fill="auto"/>
            <w:noWrap/>
            <w:vAlign w:val="bottom"/>
            <w:hideMark/>
          </w:tcPr>
          <w:p w14:paraId="4BF11A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1.392</w:t>
            </w:r>
          </w:p>
        </w:tc>
      </w:tr>
      <w:tr w:rsidR="00A5526B" w:rsidRPr="00B30C13" w14:paraId="2161CD28" w14:textId="77777777" w:rsidTr="00A5526B">
        <w:trPr>
          <w:trHeight w:val="285"/>
        </w:trPr>
        <w:tc>
          <w:tcPr>
            <w:tcW w:w="1053" w:type="dxa"/>
            <w:tcBorders>
              <w:top w:val="nil"/>
              <w:left w:val="nil"/>
              <w:bottom w:val="nil"/>
              <w:right w:val="nil"/>
            </w:tcBorders>
            <w:shd w:val="clear" w:color="auto" w:fill="auto"/>
            <w:noWrap/>
            <w:vAlign w:val="bottom"/>
            <w:hideMark/>
          </w:tcPr>
          <w:p w14:paraId="495C8C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7E92959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8100F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0EF88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355831B" w14:textId="77777777" w:rsidTr="00A5526B">
        <w:trPr>
          <w:trHeight w:val="285"/>
        </w:trPr>
        <w:tc>
          <w:tcPr>
            <w:tcW w:w="1053" w:type="dxa"/>
            <w:tcBorders>
              <w:top w:val="nil"/>
              <w:left w:val="nil"/>
              <w:bottom w:val="nil"/>
              <w:right w:val="nil"/>
            </w:tcBorders>
            <w:shd w:val="clear" w:color="auto" w:fill="auto"/>
            <w:noWrap/>
            <w:vAlign w:val="bottom"/>
            <w:hideMark/>
          </w:tcPr>
          <w:p w14:paraId="400837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1984.125</w:t>
            </w:r>
          </w:p>
        </w:tc>
        <w:tc>
          <w:tcPr>
            <w:tcW w:w="1020" w:type="dxa"/>
            <w:tcBorders>
              <w:top w:val="nil"/>
              <w:left w:val="nil"/>
              <w:bottom w:val="nil"/>
              <w:right w:val="nil"/>
            </w:tcBorders>
            <w:shd w:val="clear" w:color="auto" w:fill="auto"/>
            <w:noWrap/>
            <w:vAlign w:val="bottom"/>
            <w:hideMark/>
          </w:tcPr>
          <w:p w14:paraId="1638687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0.926</w:t>
            </w:r>
          </w:p>
        </w:tc>
        <w:tc>
          <w:tcPr>
            <w:tcW w:w="1020" w:type="dxa"/>
            <w:tcBorders>
              <w:top w:val="nil"/>
              <w:left w:val="nil"/>
              <w:bottom w:val="nil"/>
              <w:right w:val="nil"/>
            </w:tcBorders>
            <w:shd w:val="clear" w:color="auto" w:fill="auto"/>
            <w:noWrap/>
            <w:vAlign w:val="bottom"/>
            <w:hideMark/>
          </w:tcPr>
          <w:p w14:paraId="0D0BCD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18E0637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r>
      <w:tr w:rsidR="00A5526B" w:rsidRPr="00B30C13" w14:paraId="0951E9BF" w14:textId="77777777" w:rsidTr="00A5526B">
        <w:trPr>
          <w:trHeight w:val="285"/>
        </w:trPr>
        <w:tc>
          <w:tcPr>
            <w:tcW w:w="1053" w:type="dxa"/>
            <w:tcBorders>
              <w:top w:val="nil"/>
              <w:left w:val="nil"/>
              <w:bottom w:val="nil"/>
              <w:right w:val="nil"/>
            </w:tcBorders>
            <w:shd w:val="clear" w:color="auto" w:fill="auto"/>
            <w:noWrap/>
            <w:vAlign w:val="bottom"/>
            <w:hideMark/>
          </w:tcPr>
          <w:p w14:paraId="329394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62BC747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1.144</w:t>
            </w:r>
          </w:p>
        </w:tc>
        <w:tc>
          <w:tcPr>
            <w:tcW w:w="1020" w:type="dxa"/>
            <w:tcBorders>
              <w:top w:val="nil"/>
              <w:left w:val="nil"/>
              <w:bottom w:val="nil"/>
              <w:right w:val="nil"/>
            </w:tcBorders>
            <w:shd w:val="clear" w:color="auto" w:fill="auto"/>
            <w:noWrap/>
            <w:vAlign w:val="bottom"/>
            <w:hideMark/>
          </w:tcPr>
          <w:p w14:paraId="72CCC0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1.042</w:t>
            </w:r>
          </w:p>
        </w:tc>
        <w:tc>
          <w:tcPr>
            <w:tcW w:w="1020" w:type="dxa"/>
            <w:tcBorders>
              <w:top w:val="nil"/>
              <w:left w:val="nil"/>
              <w:bottom w:val="nil"/>
              <w:right w:val="nil"/>
            </w:tcBorders>
            <w:shd w:val="clear" w:color="auto" w:fill="auto"/>
            <w:noWrap/>
            <w:vAlign w:val="bottom"/>
            <w:hideMark/>
          </w:tcPr>
          <w:p w14:paraId="33F2EB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1.255</w:t>
            </w:r>
          </w:p>
        </w:tc>
      </w:tr>
      <w:tr w:rsidR="00A5526B" w:rsidRPr="00B30C13" w14:paraId="7EC8693D" w14:textId="77777777" w:rsidTr="00A5526B">
        <w:trPr>
          <w:trHeight w:val="285"/>
        </w:trPr>
        <w:tc>
          <w:tcPr>
            <w:tcW w:w="1053" w:type="dxa"/>
            <w:tcBorders>
              <w:top w:val="nil"/>
              <w:left w:val="nil"/>
              <w:bottom w:val="nil"/>
              <w:right w:val="nil"/>
            </w:tcBorders>
            <w:shd w:val="clear" w:color="auto" w:fill="auto"/>
            <w:noWrap/>
            <w:vAlign w:val="bottom"/>
            <w:hideMark/>
          </w:tcPr>
          <w:p w14:paraId="268107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3F0A6F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0.934</w:t>
            </w:r>
          </w:p>
        </w:tc>
        <w:tc>
          <w:tcPr>
            <w:tcW w:w="1020" w:type="dxa"/>
            <w:tcBorders>
              <w:top w:val="nil"/>
              <w:left w:val="nil"/>
              <w:bottom w:val="nil"/>
              <w:right w:val="nil"/>
            </w:tcBorders>
            <w:shd w:val="clear" w:color="auto" w:fill="auto"/>
            <w:noWrap/>
            <w:vAlign w:val="bottom"/>
            <w:hideMark/>
          </w:tcPr>
          <w:p w14:paraId="0E74C5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0.850</w:t>
            </w:r>
          </w:p>
        </w:tc>
        <w:tc>
          <w:tcPr>
            <w:tcW w:w="1020" w:type="dxa"/>
            <w:tcBorders>
              <w:top w:val="nil"/>
              <w:left w:val="nil"/>
              <w:bottom w:val="nil"/>
              <w:right w:val="nil"/>
            </w:tcBorders>
            <w:shd w:val="clear" w:color="auto" w:fill="auto"/>
            <w:noWrap/>
            <w:vAlign w:val="bottom"/>
            <w:hideMark/>
          </w:tcPr>
          <w:p w14:paraId="30CB35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1.027</w:t>
            </w:r>
          </w:p>
        </w:tc>
      </w:tr>
      <w:tr w:rsidR="00A5526B" w:rsidRPr="00B30C13" w14:paraId="193FD327" w14:textId="77777777" w:rsidTr="00A5526B">
        <w:trPr>
          <w:trHeight w:val="285"/>
        </w:trPr>
        <w:tc>
          <w:tcPr>
            <w:tcW w:w="1053" w:type="dxa"/>
            <w:tcBorders>
              <w:top w:val="nil"/>
              <w:left w:val="nil"/>
              <w:bottom w:val="nil"/>
              <w:right w:val="nil"/>
            </w:tcBorders>
            <w:shd w:val="clear" w:color="auto" w:fill="auto"/>
            <w:noWrap/>
            <w:vAlign w:val="bottom"/>
            <w:hideMark/>
          </w:tcPr>
          <w:p w14:paraId="697A580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1590AD3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A50C25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3C240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8C7D211" w14:textId="77777777" w:rsidTr="00A5526B">
        <w:trPr>
          <w:trHeight w:val="285"/>
        </w:trPr>
        <w:tc>
          <w:tcPr>
            <w:tcW w:w="1053" w:type="dxa"/>
            <w:tcBorders>
              <w:top w:val="nil"/>
              <w:left w:val="nil"/>
              <w:bottom w:val="nil"/>
              <w:right w:val="nil"/>
            </w:tcBorders>
            <w:shd w:val="clear" w:color="auto" w:fill="auto"/>
            <w:noWrap/>
            <w:vAlign w:val="bottom"/>
            <w:hideMark/>
          </w:tcPr>
          <w:p w14:paraId="40943D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11FA238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10A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85DFD3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697D9CD" w14:textId="77777777" w:rsidTr="00A5526B">
        <w:trPr>
          <w:trHeight w:val="285"/>
        </w:trPr>
        <w:tc>
          <w:tcPr>
            <w:tcW w:w="1053" w:type="dxa"/>
            <w:tcBorders>
              <w:top w:val="nil"/>
              <w:left w:val="nil"/>
              <w:bottom w:val="nil"/>
              <w:right w:val="nil"/>
            </w:tcBorders>
            <w:shd w:val="clear" w:color="auto" w:fill="auto"/>
            <w:noWrap/>
            <w:vAlign w:val="bottom"/>
            <w:hideMark/>
          </w:tcPr>
          <w:p w14:paraId="64D29AA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7E841FF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CBD12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2481E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6C885A7" w14:textId="77777777" w:rsidTr="00A5526B">
        <w:trPr>
          <w:trHeight w:val="285"/>
        </w:trPr>
        <w:tc>
          <w:tcPr>
            <w:tcW w:w="1053" w:type="dxa"/>
            <w:tcBorders>
              <w:top w:val="nil"/>
              <w:left w:val="nil"/>
              <w:bottom w:val="nil"/>
              <w:right w:val="nil"/>
            </w:tcBorders>
            <w:shd w:val="clear" w:color="auto" w:fill="auto"/>
            <w:noWrap/>
            <w:vAlign w:val="bottom"/>
            <w:hideMark/>
          </w:tcPr>
          <w:p w14:paraId="7A8B5C8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4F694C5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A32A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FA562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0739C1F" w14:textId="77777777" w:rsidTr="00A5526B">
        <w:trPr>
          <w:trHeight w:val="285"/>
        </w:trPr>
        <w:tc>
          <w:tcPr>
            <w:tcW w:w="1053" w:type="dxa"/>
            <w:tcBorders>
              <w:top w:val="nil"/>
              <w:left w:val="nil"/>
              <w:bottom w:val="nil"/>
              <w:right w:val="nil"/>
            </w:tcBorders>
            <w:shd w:val="clear" w:color="auto" w:fill="auto"/>
            <w:noWrap/>
            <w:vAlign w:val="bottom"/>
            <w:hideMark/>
          </w:tcPr>
          <w:p w14:paraId="05BC57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2586B7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3C97D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9A7B2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B3EC13E" w14:textId="77777777" w:rsidTr="00A5526B">
        <w:trPr>
          <w:trHeight w:val="285"/>
        </w:trPr>
        <w:tc>
          <w:tcPr>
            <w:tcW w:w="1053" w:type="dxa"/>
            <w:tcBorders>
              <w:top w:val="nil"/>
              <w:left w:val="nil"/>
              <w:bottom w:val="nil"/>
              <w:right w:val="nil"/>
            </w:tcBorders>
            <w:shd w:val="clear" w:color="auto" w:fill="auto"/>
            <w:noWrap/>
            <w:vAlign w:val="bottom"/>
            <w:hideMark/>
          </w:tcPr>
          <w:p w14:paraId="1E3955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188C8D4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13C07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7CC7F5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D9324C" w14:textId="77777777" w:rsidTr="00A5526B">
        <w:trPr>
          <w:trHeight w:val="285"/>
        </w:trPr>
        <w:tc>
          <w:tcPr>
            <w:tcW w:w="1053" w:type="dxa"/>
            <w:tcBorders>
              <w:top w:val="nil"/>
              <w:left w:val="nil"/>
              <w:bottom w:val="nil"/>
              <w:right w:val="nil"/>
            </w:tcBorders>
            <w:shd w:val="clear" w:color="auto" w:fill="auto"/>
            <w:noWrap/>
            <w:vAlign w:val="bottom"/>
            <w:hideMark/>
          </w:tcPr>
          <w:p w14:paraId="418832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210CF7C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8B755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20C2A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848A50" w14:textId="77777777" w:rsidTr="00A5526B">
        <w:trPr>
          <w:trHeight w:val="285"/>
        </w:trPr>
        <w:tc>
          <w:tcPr>
            <w:tcW w:w="1053" w:type="dxa"/>
            <w:tcBorders>
              <w:top w:val="nil"/>
              <w:left w:val="nil"/>
              <w:bottom w:val="nil"/>
              <w:right w:val="nil"/>
            </w:tcBorders>
            <w:shd w:val="clear" w:color="auto" w:fill="auto"/>
            <w:noWrap/>
            <w:vAlign w:val="bottom"/>
            <w:hideMark/>
          </w:tcPr>
          <w:p w14:paraId="346B8A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1CAADC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1.289</w:t>
            </w:r>
          </w:p>
        </w:tc>
        <w:tc>
          <w:tcPr>
            <w:tcW w:w="1020" w:type="dxa"/>
            <w:tcBorders>
              <w:top w:val="nil"/>
              <w:left w:val="nil"/>
              <w:bottom w:val="nil"/>
              <w:right w:val="nil"/>
            </w:tcBorders>
            <w:shd w:val="clear" w:color="auto" w:fill="auto"/>
            <w:noWrap/>
            <w:vAlign w:val="bottom"/>
            <w:hideMark/>
          </w:tcPr>
          <w:p w14:paraId="61CE97D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1.178</w:t>
            </w:r>
          </w:p>
        </w:tc>
        <w:tc>
          <w:tcPr>
            <w:tcW w:w="1020" w:type="dxa"/>
            <w:tcBorders>
              <w:top w:val="nil"/>
              <w:left w:val="nil"/>
              <w:bottom w:val="nil"/>
              <w:right w:val="nil"/>
            </w:tcBorders>
            <w:shd w:val="clear" w:color="auto" w:fill="auto"/>
            <w:noWrap/>
            <w:vAlign w:val="bottom"/>
            <w:hideMark/>
          </w:tcPr>
          <w:p w14:paraId="4DA43B5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1.411</w:t>
            </w:r>
          </w:p>
        </w:tc>
      </w:tr>
      <w:tr w:rsidR="00A5526B" w:rsidRPr="00B30C13" w14:paraId="49DCED71" w14:textId="77777777" w:rsidTr="00A5526B">
        <w:trPr>
          <w:trHeight w:val="285"/>
        </w:trPr>
        <w:tc>
          <w:tcPr>
            <w:tcW w:w="1053" w:type="dxa"/>
            <w:tcBorders>
              <w:top w:val="nil"/>
              <w:left w:val="nil"/>
              <w:bottom w:val="nil"/>
              <w:right w:val="nil"/>
            </w:tcBorders>
            <w:shd w:val="clear" w:color="auto" w:fill="auto"/>
            <w:noWrap/>
            <w:vAlign w:val="bottom"/>
            <w:hideMark/>
          </w:tcPr>
          <w:p w14:paraId="67BAEA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08C3A06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3EE1A3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071692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827818F" w14:textId="77777777" w:rsidTr="00A5526B">
        <w:trPr>
          <w:trHeight w:val="285"/>
        </w:trPr>
        <w:tc>
          <w:tcPr>
            <w:tcW w:w="1053" w:type="dxa"/>
            <w:tcBorders>
              <w:top w:val="nil"/>
              <w:left w:val="nil"/>
              <w:bottom w:val="nil"/>
              <w:right w:val="nil"/>
            </w:tcBorders>
            <w:shd w:val="clear" w:color="auto" w:fill="auto"/>
            <w:noWrap/>
            <w:vAlign w:val="bottom"/>
            <w:hideMark/>
          </w:tcPr>
          <w:p w14:paraId="3B8DD8E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4BC6C90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1.590</w:t>
            </w:r>
          </w:p>
        </w:tc>
        <w:tc>
          <w:tcPr>
            <w:tcW w:w="1020" w:type="dxa"/>
            <w:tcBorders>
              <w:top w:val="nil"/>
              <w:left w:val="nil"/>
              <w:bottom w:val="nil"/>
              <w:right w:val="nil"/>
            </w:tcBorders>
            <w:shd w:val="clear" w:color="auto" w:fill="auto"/>
            <w:noWrap/>
            <w:vAlign w:val="bottom"/>
            <w:hideMark/>
          </w:tcPr>
          <w:p w14:paraId="241A9A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1.437</w:t>
            </w:r>
          </w:p>
        </w:tc>
        <w:tc>
          <w:tcPr>
            <w:tcW w:w="1020" w:type="dxa"/>
            <w:tcBorders>
              <w:top w:val="nil"/>
              <w:left w:val="nil"/>
              <w:bottom w:val="nil"/>
              <w:right w:val="nil"/>
            </w:tcBorders>
            <w:shd w:val="clear" w:color="auto" w:fill="auto"/>
            <w:noWrap/>
            <w:vAlign w:val="bottom"/>
            <w:hideMark/>
          </w:tcPr>
          <w:p w14:paraId="2B932C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1.759</w:t>
            </w:r>
          </w:p>
        </w:tc>
      </w:tr>
      <w:tr w:rsidR="00A5526B" w:rsidRPr="00B30C13" w14:paraId="154927F5" w14:textId="77777777" w:rsidTr="00A5526B">
        <w:trPr>
          <w:trHeight w:val="285"/>
        </w:trPr>
        <w:tc>
          <w:tcPr>
            <w:tcW w:w="1053" w:type="dxa"/>
            <w:tcBorders>
              <w:top w:val="nil"/>
              <w:left w:val="nil"/>
              <w:bottom w:val="nil"/>
              <w:right w:val="nil"/>
            </w:tcBorders>
            <w:shd w:val="clear" w:color="auto" w:fill="auto"/>
            <w:noWrap/>
            <w:vAlign w:val="bottom"/>
            <w:hideMark/>
          </w:tcPr>
          <w:p w14:paraId="2EA228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1DF144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1.147</w:t>
            </w:r>
          </w:p>
        </w:tc>
        <w:tc>
          <w:tcPr>
            <w:tcW w:w="1020" w:type="dxa"/>
            <w:tcBorders>
              <w:top w:val="nil"/>
              <w:left w:val="nil"/>
              <w:bottom w:val="nil"/>
              <w:right w:val="nil"/>
            </w:tcBorders>
            <w:shd w:val="clear" w:color="auto" w:fill="auto"/>
            <w:noWrap/>
            <w:vAlign w:val="bottom"/>
            <w:hideMark/>
          </w:tcPr>
          <w:p w14:paraId="4BF0025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1.047</w:t>
            </w:r>
          </w:p>
        </w:tc>
        <w:tc>
          <w:tcPr>
            <w:tcW w:w="1020" w:type="dxa"/>
            <w:tcBorders>
              <w:top w:val="nil"/>
              <w:left w:val="nil"/>
              <w:bottom w:val="nil"/>
              <w:right w:val="nil"/>
            </w:tcBorders>
            <w:shd w:val="clear" w:color="auto" w:fill="auto"/>
            <w:noWrap/>
            <w:vAlign w:val="bottom"/>
            <w:hideMark/>
          </w:tcPr>
          <w:p w14:paraId="51967D1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1.257</w:t>
            </w:r>
          </w:p>
        </w:tc>
      </w:tr>
      <w:tr w:rsidR="00A5526B" w:rsidRPr="00B30C13" w14:paraId="74AAC5A6" w14:textId="77777777" w:rsidTr="00A5526B">
        <w:trPr>
          <w:trHeight w:val="285"/>
        </w:trPr>
        <w:tc>
          <w:tcPr>
            <w:tcW w:w="1053" w:type="dxa"/>
            <w:tcBorders>
              <w:top w:val="nil"/>
              <w:left w:val="nil"/>
              <w:bottom w:val="nil"/>
              <w:right w:val="nil"/>
            </w:tcBorders>
            <w:shd w:val="clear" w:color="auto" w:fill="auto"/>
            <w:noWrap/>
            <w:vAlign w:val="bottom"/>
            <w:hideMark/>
          </w:tcPr>
          <w:p w14:paraId="328EA49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254E07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1.100</w:t>
            </w:r>
          </w:p>
        </w:tc>
        <w:tc>
          <w:tcPr>
            <w:tcW w:w="1020" w:type="dxa"/>
            <w:tcBorders>
              <w:top w:val="nil"/>
              <w:left w:val="nil"/>
              <w:bottom w:val="nil"/>
              <w:right w:val="nil"/>
            </w:tcBorders>
            <w:shd w:val="clear" w:color="auto" w:fill="auto"/>
            <w:noWrap/>
            <w:vAlign w:val="bottom"/>
            <w:hideMark/>
          </w:tcPr>
          <w:p w14:paraId="3D784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4A5687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1.210</w:t>
            </w:r>
          </w:p>
        </w:tc>
      </w:tr>
      <w:tr w:rsidR="00A5526B" w:rsidRPr="00B30C13" w14:paraId="3D76B1C5" w14:textId="77777777" w:rsidTr="00A5526B">
        <w:trPr>
          <w:trHeight w:val="285"/>
        </w:trPr>
        <w:tc>
          <w:tcPr>
            <w:tcW w:w="1053" w:type="dxa"/>
            <w:tcBorders>
              <w:top w:val="nil"/>
              <w:left w:val="nil"/>
              <w:bottom w:val="nil"/>
              <w:right w:val="nil"/>
            </w:tcBorders>
            <w:shd w:val="clear" w:color="auto" w:fill="auto"/>
            <w:noWrap/>
            <w:vAlign w:val="bottom"/>
            <w:hideMark/>
          </w:tcPr>
          <w:p w14:paraId="566D76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407A307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A1D7F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E6E1F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AB73FDC" w14:textId="77777777" w:rsidTr="00A5526B">
        <w:trPr>
          <w:trHeight w:val="285"/>
        </w:trPr>
        <w:tc>
          <w:tcPr>
            <w:tcW w:w="1053" w:type="dxa"/>
            <w:tcBorders>
              <w:top w:val="nil"/>
              <w:left w:val="nil"/>
              <w:bottom w:val="nil"/>
              <w:right w:val="nil"/>
            </w:tcBorders>
            <w:shd w:val="clear" w:color="auto" w:fill="auto"/>
            <w:noWrap/>
            <w:vAlign w:val="bottom"/>
            <w:hideMark/>
          </w:tcPr>
          <w:p w14:paraId="0D8E968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3231893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1.400</w:t>
            </w:r>
          </w:p>
        </w:tc>
        <w:tc>
          <w:tcPr>
            <w:tcW w:w="1020" w:type="dxa"/>
            <w:tcBorders>
              <w:top w:val="nil"/>
              <w:left w:val="nil"/>
              <w:bottom w:val="nil"/>
              <w:right w:val="nil"/>
            </w:tcBorders>
            <w:shd w:val="clear" w:color="auto" w:fill="auto"/>
            <w:noWrap/>
            <w:vAlign w:val="bottom"/>
            <w:hideMark/>
          </w:tcPr>
          <w:p w14:paraId="3169EA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1.191</w:t>
            </w:r>
          </w:p>
        </w:tc>
        <w:tc>
          <w:tcPr>
            <w:tcW w:w="1020" w:type="dxa"/>
            <w:tcBorders>
              <w:top w:val="nil"/>
              <w:left w:val="nil"/>
              <w:bottom w:val="nil"/>
              <w:right w:val="nil"/>
            </w:tcBorders>
            <w:shd w:val="clear" w:color="auto" w:fill="auto"/>
            <w:noWrap/>
            <w:vAlign w:val="bottom"/>
            <w:hideMark/>
          </w:tcPr>
          <w:p w14:paraId="47545E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1.646</w:t>
            </w:r>
          </w:p>
        </w:tc>
      </w:tr>
      <w:tr w:rsidR="00A5526B" w:rsidRPr="00B30C13" w14:paraId="7AE908A2" w14:textId="77777777" w:rsidTr="00A5526B">
        <w:trPr>
          <w:trHeight w:val="285"/>
        </w:trPr>
        <w:tc>
          <w:tcPr>
            <w:tcW w:w="1053" w:type="dxa"/>
            <w:tcBorders>
              <w:top w:val="nil"/>
              <w:left w:val="nil"/>
              <w:bottom w:val="nil"/>
              <w:right w:val="nil"/>
            </w:tcBorders>
            <w:shd w:val="clear" w:color="auto" w:fill="auto"/>
            <w:noWrap/>
            <w:vAlign w:val="bottom"/>
            <w:hideMark/>
          </w:tcPr>
          <w:p w14:paraId="3319A0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793331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1.317</w:t>
            </w:r>
          </w:p>
        </w:tc>
        <w:tc>
          <w:tcPr>
            <w:tcW w:w="1020" w:type="dxa"/>
            <w:tcBorders>
              <w:top w:val="nil"/>
              <w:left w:val="nil"/>
              <w:bottom w:val="nil"/>
              <w:right w:val="nil"/>
            </w:tcBorders>
            <w:shd w:val="clear" w:color="auto" w:fill="auto"/>
            <w:noWrap/>
            <w:vAlign w:val="bottom"/>
            <w:hideMark/>
          </w:tcPr>
          <w:p w14:paraId="3BF72C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1.202</w:t>
            </w:r>
          </w:p>
        </w:tc>
        <w:tc>
          <w:tcPr>
            <w:tcW w:w="1020" w:type="dxa"/>
            <w:tcBorders>
              <w:top w:val="nil"/>
              <w:left w:val="nil"/>
              <w:bottom w:val="nil"/>
              <w:right w:val="nil"/>
            </w:tcBorders>
            <w:shd w:val="clear" w:color="auto" w:fill="auto"/>
            <w:noWrap/>
            <w:vAlign w:val="bottom"/>
            <w:hideMark/>
          </w:tcPr>
          <w:p w14:paraId="146ED4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1.443</w:t>
            </w:r>
          </w:p>
        </w:tc>
      </w:tr>
      <w:tr w:rsidR="00A5526B" w:rsidRPr="00B30C13" w14:paraId="7BF6D434" w14:textId="77777777" w:rsidTr="00A5526B">
        <w:trPr>
          <w:trHeight w:val="285"/>
        </w:trPr>
        <w:tc>
          <w:tcPr>
            <w:tcW w:w="1053" w:type="dxa"/>
            <w:tcBorders>
              <w:top w:val="nil"/>
              <w:left w:val="nil"/>
              <w:bottom w:val="nil"/>
              <w:right w:val="nil"/>
            </w:tcBorders>
            <w:shd w:val="clear" w:color="auto" w:fill="auto"/>
            <w:noWrap/>
            <w:vAlign w:val="bottom"/>
            <w:hideMark/>
          </w:tcPr>
          <w:p w14:paraId="58FD33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04B535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1.498</w:t>
            </w:r>
          </w:p>
        </w:tc>
        <w:tc>
          <w:tcPr>
            <w:tcW w:w="1020" w:type="dxa"/>
            <w:tcBorders>
              <w:top w:val="nil"/>
              <w:left w:val="nil"/>
              <w:bottom w:val="nil"/>
              <w:right w:val="nil"/>
            </w:tcBorders>
            <w:shd w:val="clear" w:color="auto" w:fill="auto"/>
            <w:noWrap/>
            <w:vAlign w:val="bottom"/>
            <w:hideMark/>
          </w:tcPr>
          <w:p w14:paraId="36DE59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1.335</w:t>
            </w:r>
          </w:p>
        </w:tc>
        <w:tc>
          <w:tcPr>
            <w:tcW w:w="1020" w:type="dxa"/>
            <w:tcBorders>
              <w:top w:val="nil"/>
              <w:left w:val="nil"/>
              <w:bottom w:val="nil"/>
              <w:right w:val="nil"/>
            </w:tcBorders>
            <w:shd w:val="clear" w:color="auto" w:fill="auto"/>
            <w:noWrap/>
            <w:vAlign w:val="bottom"/>
            <w:hideMark/>
          </w:tcPr>
          <w:p w14:paraId="0B2DED5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1.682</w:t>
            </w:r>
          </w:p>
        </w:tc>
      </w:tr>
      <w:tr w:rsidR="00A5526B" w:rsidRPr="00B30C13" w14:paraId="2EAD59FD" w14:textId="77777777" w:rsidTr="00A5526B">
        <w:trPr>
          <w:trHeight w:val="285"/>
        </w:trPr>
        <w:tc>
          <w:tcPr>
            <w:tcW w:w="1053" w:type="dxa"/>
            <w:tcBorders>
              <w:top w:val="nil"/>
              <w:left w:val="nil"/>
              <w:bottom w:val="nil"/>
              <w:right w:val="nil"/>
            </w:tcBorders>
            <w:shd w:val="clear" w:color="auto" w:fill="auto"/>
            <w:noWrap/>
            <w:vAlign w:val="bottom"/>
            <w:hideMark/>
          </w:tcPr>
          <w:p w14:paraId="4737D8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447ACD2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61DDC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ACEA8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E83D18" w14:textId="77777777" w:rsidTr="00A5526B">
        <w:trPr>
          <w:trHeight w:val="285"/>
        </w:trPr>
        <w:tc>
          <w:tcPr>
            <w:tcW w:w="1053" w:type="dxa"/>
            <w:tcBorders>
              <w:top w:val="nil"/>
              <w:left w:val="nil"/>
              <w:bottom w:val="nil"/>
              <w:right w:val="nil"/>
            </w:tcBorders>
            <w:shd w:val="clear" w:color="auto" w:fill="auto"/>
            <w:noWrap/>
            <w:vAlign w:val="bottom"/>
            <w:hideMark/>
          </w:tcPr>
          <w:p w14:paraId="4B6213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0C9E97F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B386E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0109F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EC8A6B" w14:textId="77777777" w:rsidTr="00A5526B">
        <w:trPr>
          <w:trHeight w:val="285"/>
        </w:trPr>
        <w:tc>
          <w:tcPr>
            <w:tcW w:w="1053" w:type="dxa"/>
            <w:tcBorders>
              <w:top w:val="nil"/>
              <w:left w:val="nil"/>
              <w:bottom w:val="nil"/>
              <w:right w:val="nil"/>
            </w:tcBorders>
            <w:shd w:val="clear" w:color="auto" w:fill="auto"/>
            <w:noWrap/>
            <w:vAlign w:val="bottom"/>
            <w:hideMark/>
          </w:tcPr>
          <w:p w14:paraId="197C9F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5CECC8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0.642</w:t>
            </w:r>
          </w:p>
        </w:tc>
        <w:tc>
          <w:tcPr>
            <w:tcW w:w="1020" w:type="dxa"/>
            <w:tcBorders>
              <w:top w:val="nil"/>
              <w:left w:val="nil"/>
              <w:bottom w:val="nil"/>
              <w:right w:val="nil"/>
            </w:tcBorders>
            <w:shd w:val="clear" w:color="auto" w:fill="auto"/>
            <w:noWrap/>
            <w:vAlign w:val="bottom"/>
            <w:hideMark/>
          </w:tcPr>
          <w:p w14:paraId="02DB4A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0.582</w:t>
            </w:r>
          </w:p>
        </w:tc>
        <w:tc>
          <w:tcPr>
            <w:tcW w:w="1020" w:type="dxa"/>
            <w:tcBorders>
              <w:top w:val="nil"/>
              <w:left w:val="nil"/>
              <w:bottom w:val="nil"/>
              <w:right w:val="nil"/>
            </w:tcBorders>
            <w:shd w:val="clear" w:color="auto" w:fill="auto"/>
            <w:noWrap/>
            <w:vAlign w:val="bottom"/>
            <w:hideMark/>
          </w:tcPr>
          <w:p w14:paraId="31B766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0.709</w:t>
            </w:r>
          </w:p>
        </w:tc>
      </w:tr>
      <w:tr w:rsidR="00A5526B" w:rsidRPr="00B30C13" w14:paraId="321935A7" w14:textId="77777777" w:rsidTr="00A5526B">
        <w:trPr>
          <w:trHeight w:val="285"/>
        </w:trPr>
        <w:tc>
          <w:tcPr>
            <w:tcW w:w="1053" w:type="dxa"/>
            <w:tcBorders>
              <w:top w:val="nil"/>
              <w:left w:val="nil"/>
              <w:bottom w:val="nil"/>
              <w:right w:val="nil"/>
            </w:tcBorders>
            <w:shd w:val="clear" w:color="auto" w:fill="auto"/>
            <w:noWrap/>
            <w:vAlign w:val="bottom"/>
            <w:hideMark/>
          </w:tcPr>
          <w:p w14:paraId="048719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4DDA689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1.085</w:t>
            </w:r>
          </w:p>
        </w:tc>
        <w:tc>
          <w:tcPr>
            <w:tcW w:w="1020" w:type="dxa"/>
            <w:tcBorders>
              <w:top w:val="nil"/>
              <w:left w:val="nil"/>
              <w:bottom w:val="nil"/>
              <w:right w:val="nil"/>
            </w:tcBorders>
            <w:shd w:val="clear" w:color="auto" w:fill="auto"/>
            <w:noWrap/>
            <w:vAlign w:val="bottom"/>
            <w:hideMark/>
          </w:tcPr>
          <w:p w14:paraId="4EEC200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0.960</w:t>
            </w:r>
          </w:p>
        </w:tc>
        <w:tc>
          <w:tcPr>
            <w:tcW w:w="1020" w:type="dxa"/>
            <w:tcBorders>
              <w:top w:val="nil"/>
              <w:left w:val="nil"/>
              <w:bottom w:val="nil"/>
              <w:right w:val="nil"/>
            </w:tcBorders>
            <w:shd w:val="clear" w:color="auto" w:fill="auto"/>
            <w:noWrap/>
            <w:vAlign w:val="bottom"/>
            <w:hideMark/>
          </w:tcPr>
          <w:p w14:paraId="5395BA4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1.227</w:t>
            </w:r>
          </w:p>
        </w:tc>
      </w:tr>
      <w:tr w:rsidR="00A5526B" w:rsidRPr="00B30C13" w14:paraId="6AB2F2DA" w14:textId="77777777" w:rsidTr="00A5526B">
        <w:trPr>
          <w:trHeight w:val="285"/>
        </w:trPr>
        <w:tc>
          <w:tcPr>
            <w:tcW w:w="1053" w:type="dxa"/>
            <w:tcBorders>
              <w:top w:val="nil"/>
              <w:left w:val="nil"/>
              <w:bottom w:val="nil"/>
              <w:right w:val="nil"/>
            </w:tcBorders>
            <w:shd w:val="clear" w:color="auto" w:fill="auto"/>
            <w:noWrap/>
            <w:vAlign w:val="bottom"/>
            <w:hideMark/>
          </w:tcPr>
          <w:p w14:paraId="0C2C1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1170880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51F756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2E873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498C662" w14:textId="77777777" w:rsidTr="00A5526B">
        <w:trPr>
          <w:trHeight w:val="285"/>
        </w:trPr>
        <w:tc>
          <w:tcPr>
            <w:tcW w:w="1053" w:type="dxa"/>
            <w:tcBorders>
              <w:top w:val="nil"/>
              <w:left w:val="nil"/>
              <w:bottom w:val="nil"/>
              <w:right w:val="nil"/>
            </w:tcBorders>
            <w:shd w:val="clear" w:color="auto" w:fill="auto"/>
            <w:noWrap/>
            <w:vAlign w:val="bottom"/>
            <w:hideMark/>
          </w:tcPr>
          <w:p w14:paraId="6E1B8D2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320309F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A1A7F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B6604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7BAFB30" w14:textId="77777777" w:rsidTr="00A5526B">
        <w:trPr>
          <w:trHeight w:val="285"/>
        </w:trPr>
        <w:tc>
          <w:tcPr>
            <w:tcW w:w="1053" w:type="dxa"/>
            <w:tcBorders>
              <w:top w:val="nil"/>
              <w:left w:val="nil"/>
              <w:bottom w:val="nil"/>
              <w:right w:val="nil"/>
            </w:tcBorders>
            <w:shd w:val="clear" w:color="auto" w:fill="auto"/>
            <w:noWrap/>
            <w:vAlign w:val="bottom"/>
            <w:hideMark/>
          </w:tcPr>
          <w:p w14:paraId="63FF6C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58FAEE3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919B3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5FD0B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5275AA6" w14:textId="77777777" w:rsidTr="00A5526B">
        <w:trPr>
          <w:trHeight w:val="285"/>
        </w:trPr>
        <w:tc>
          <w:tcPr>
            <w:tcW w:w="1053" w:type="dxa"/>
            <w:tcBorders>
              <w:top w:val="nil"/>
              <w:left w:val="nil"/>
              <w:bottom w:val="nil"/>
              <w:right w:val="nil"/>
            </w:tcBorders>
            <w:shd w:val="clear" w:color="auto" w:fill="auto"/>
            <w:noWrap/>
            <w:vAlign w:val="bottom"/>
            <w:hideMark/>
          </w:tcPr>
          <w:p w14:paraId="7B4324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59EF2C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7F40D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7E69D2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2C24BB2" w14:textId="77777777" w:rsidTr="00A5526B">
        <w:trPr>
          <w:trHeight w:val="285"/>
        </w:trPr>
        <w:tc>
          <w:tcPr>
            <w:tcW w:w="1053" w:type="dxa"/>
            <w:tcBorders>
              <w:top w:val="nil"/>
              <w:left w:val="nil"/>
              <w:bottom w:val="nil"/>
              <w:right w:val="nil"/>
            </w:tcBorders>
            <w:shd w:val="clear" w:color="auto" w:fill="auto"/>
            <w:noWrap/>
            <w:vAlign w:val="bottom"/>
            <w:hideMark/>
          </w:tcPr>
          <w:p w14:paraId="31CD73C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31DFCBE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19EF7C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A94350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6FA076B" w14:textId="77777777" w:rsidTr="00A5526B">
        <w:trPr>
          <w:trHeight w:val="285"/>
        </w:trPr>
        <w:tc>
          <w:tcPr>
            <w:tcW w:w="1053" w:type="dxa"/>
            <w:tcBorders>
              <w:top w:val="nil"/>
              <w:left w:val="nil"/>
              <w:bottom w:val="nil"/>
              <w:right w:val="nil"/>
            </w:tcBorders>
            <w:shd w:val="clear" w:color="auto" w:fill="auto"/>
            <w:noWrap/>
            <w:vAlign w:val="bottom"/>
            <w:hideMark/>
          </w:tcPr>
          <w:p w14:paraId="12DEA78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02CDEB4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C767E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E98E0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58E8C984" w14:textId="77777777" w:rsidTr="00A5526B">
        <w:trPr>
          <w:trHeight w:val="285"/>
        </w:trPr>
        <w:tc>
          <w:tcPr>
            <w:tcW w:w="1053" w:type="dxa"/>
            <w:tcBorders>
              <w:top w:val="nil"/>
              <w:left w:val="nil"/>
              <w:bottom w:val="nil"/>
              <w:right w:val="nil"/>
            </w:tcBorders>
            <w:shd w:val="clear" w:color="auto" w:fill="auto"/>
            <w:noWrap/>
            <w:vAlign w:val="bottom"/>
            <w:hideMark/>
          </w:tcPr>
          <w:p w14:paraId="50FB774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5A1CA0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c>
          <w:tcPr>
            <w:tcW w:w="1020" w:type="dxa"/>
            <w:tcBorders>
              <w:top w:val="nil"/>
              <w:left w:val="nil"/>
              <w:bottom w:val="nil"/>
              <w:right w:val="nil"/>
            </w:tcBorders>
            <w:shd w:val="clear" w:color="auto" w:fill="auto"/>
            <w:noWrap/>
            <w:vAlign w:val="bottom"/>
            <w:hideMark/>
          </w:tcPr>
          <w:p w14:paraId="173C00C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0.918</w:t>
            </w:r>
          </w:p>
        </w:tc>
        <w:tc>
          <w:tcPr>
            <w:tcW w:w="1020" w:type="dxa"/>
            <w:tcBorders>
              <w:top w:val="nil"/>
              <w:left w:val="nil"/>
              <w:bottom w:val="nil"/>
              <w:right w:val="nil"/>
            </w:tcBorders>
            <w:shd w:val="clear" w:color="auto" w:fill="auto"/>
            <w:noWrap/>
            <w:vAlign w:val="bottom"/>
            <w:hideMark/>
          </w:tcPr>
          <w:p w14:paraId="73F6AA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1.140</w:t>
            </w:r>
          </w:p>
        </w:tc>
      </w:tr>
      <w:tr w:rsidR="00A5526B" w:rsidRPr="00B30C13" w14:paraId="586FBE6A" w14:textId="77777777" w:rsidTr="00A5526B">
        <w:trPr>
          <w:trHeight w:val="285"/>
        </w:trPr>
        <w:tc>
          <w:tcPr>
            <w:tcW w:w="1053" w:type="dxa"/>
            <w:tcBorders>
              <w:top w:val="nil"/>
              <w:left w:val="nil"/>
              <w:bottom w:val="nil"/>
              <w:right w:val="nil"/>
            </w:tcBorders>
            <w:shd w:val="clear" w:color="auto" w:fill="auto"/>
            <w:noWrap/>
            <w:vAlign w:val="bottom"/>
            <w:hideMark/>
          </w:tcPr>
          <w:p w14:paraId="7587A29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6F7592A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C88378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C74A0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B7E8D1F" w14:textId="77777777" w:rsidTr="00A5526B">
        <w:trPr>
          <w:trHeight w:val="285"/>
        </w:trPr>
        <w:tc>
          <w:tcPr>
            <w:tcW w:w="1053" w:type="dxa"/>
            <w:tcBorders>
              <w:top w:val="nil"/>
              <w:left w:val="nil"/>
              <w:bottom w:val="nil"/>
              <w:right w:val="nil"/>
            </w:tcBorders>
            <w:shd w:val="clear" w:color="auto" w:fill="auto"/>
            <w:noWrap/>
            <w:vAlign w:val="bottom"/>
            <w:hideMark/>
          </w:tcPr>
          <w:p w14:paraId="51E8DA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6D1238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0.780</w:t>
            </w:r>
          </w:p>
        </w:tc>
        <w:tc>
          <w:tcPr>
            <w:tcW w:w="1020" w:type="dxa"/>
            <w:tcBorders>
              <w:top w:val="nil"/>
              <w:left w:val="nil"/>
              <w:bottom w:val="nil"/>
              <w:right w:val="nil"/>
            </w:tcBorders>
            <w:shd w:val="clear" w:color="auto" w:fill="auto"/>
            <w:noWrap/>
            <w:vAlign w:val="bottom"/>
            <w:hideMark/>
          </w:tcPr>
          <w:p w14:paraId="6F090A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0.683</w:t>
            </w:r>
          </w:p>
        </w:tc>
        <w:tc>
          <w:tcPr>
            <w:tcW w:w="1020" w:type="dxa"/>
            <w:tcBorders>
              <w:top w:val="nil"/>
              <w:left w:val="nil"/>
              <w:bottom w:val="nil"/>
              <w:right w:val="nil"/>
            </w:tcBorders>
            <w:shd w:val="clear" w:color="auto" w:fill="auto"/>
            <w:noWrap/>
            <w:vAlign w:val="bottom"/>
            <w:hideMark/>
          </w:tcPr>
          <w:p w14:paraId="48E670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0.891</w:t>
            </w:r>
          </w:p>
        </w:tc>
      </w:tr>
      <w:tr w:rsidR="00A5526B" w:rsidRPr="00B30C13" w14:paraId="2BAF4647" w14:textId="77777777" w:rsidTr="00A5526B">
        <w:trPr>
          <w:trHeight w:val="285"/>
        </w:trPr>
        <w:tc>
          <w:tcPr>
            <w:tcW w:w="1053" w:type="dxa"/>
            <w:tcBorders>
              <w:top w:val="nil"/>
              <w:left w:val="nil"/>
              <w:bottom w:val="nil"/>
              <w:right w:val="nil"/>
            </w:tcBorders>
            <w:shd w:val="clear" w:color="auto" w:fill="auto"/>
            <w:noWrap/>
            <w:vAlign w:val="bottom"/>
            <w:hideMark/>
          </w:tcPr>
          <w:p w14:paraId="50F8AF0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6F5FBEC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263E8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1393B9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89A03FF" w14:textId="77777777" w:rsidTr="00A5526B">
        <w:trPr>
          <w:trHeight w:val="285"/>
        </w:trPr>
        <w:tc>
          <w:tcPr>
            <w:tcW w:w="1053" w:type="dxa"/>
            <w:tcBorders>
              <w:top w:val="nil"/>
              <w:left w:val="nil"/>
              <w:bottom w:val="nil"/>
              <w:right w:val="nil"/>
            </w:tcBorders>
            <w:shd w:val="clear" w:color="auto" w:fill="auto"/>
            <w:noWrap/>
            <w:vAlign w:val="bottom"/>
            <w:hideMark/>
          </w:tcPr>
          <w:p w14:paraId="7E27DD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5A6550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0.968</w:t>
            </w:r>
          </w:p>
        </w:tc>
        <w:tc>
          <w:tcPr>
            <w:tcW w:w="1020" w:type="dxa"/>
            <w:tcBorders>
              <w:top w:val="nil"/>
              <w:left w:val="nil"/>
              <w:bottom w:val="nil"/>
              <w:right w:val="nil"/>
            </w:tcBorders>
            <w:shd w:val="clear" w:color="auto" w:fill="auto"/>
            <w:noWrap/>
            <w:vAlign w:val="bottom"/>
            <w:hideMark/>
          </w:tcPr>
          <w:p w14:paraId="7BBE91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0.868</w:t>
            </w:r>
          </w:p>
        </w:tc>
        <w:tc>
          <w:tcPr>
            <w:tcW w:w="1020" w:type="dxa"/>
            <w:tcBorders>
              <w:top w:val="nil"/>
              <w:left w:val="nil"/>
              <w:bottom w:val="nil"/>
              <w:right w:val="nil"/>
            </w:tcBorders>
            <w:shd w:val="clear" w:color="auto" w:fill="auto"/>
            <w:noWrap/>
            <w:vAlign w:val="bottom"/>
            <w:hideMark/>
          </w:tcPr>
          <w:p w14:paraId="58EDDF3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1.079</w:t>
            </w:r>
          </w:p>
        </w:tc>
      </w:tr>
      <w:tr w:rsidR="00A5526B" w:rsidRPr="00B30C13" w14:paraId="5AA55643" w14:textId="77777777" w:rsidTr="00A5526B">
        <w:trPr>
          <w:trHeight w:val="285"/>
        </w:trPr>
        <w:tc>
          <w:tcPr>
            <w:tcW w:w="1053" w:type="dxa"/>
            <w:tcBorders>
              <w:top w:val="nil"/>
              <w:left w:val="nil"/>
              <w:bottom w:val="nil"/>
              <w:right w:val="nil"/>
            </w:tcBorders>
            <w:shd w:val="clear" w:color="auto" w:fill="auto"/>
            <w:noWrap/>
            <w:vAlign w:val="bottom"/>
            <w:hideMark/>
          </w:tcPr>
          <w:p w14:paraId="0798298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737CE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1.020</w:t>
            </w:r>
          </w:p>
        </w:tc>
        <w:tc>
          <w:tcPr>
            <w:tcW w:w="1020" w:type="dxa"/>
            <w:tcBorders>
              <w:top w:val="nil"/>
              <w:left w:val="nil"/>
              <w:bottom w:val="nil"/>
              <w:right w:val="nil"/>
            </w:tcBorders>
            <w:shd w:val="clear" w:color="auto" w:fill="auto"/>
            <w:noWrap/>
            <w:vAlign w:val="bottom"/>
            <w:hideMark/>
          </w:tcPr>
          <w:p w14:paraId="18E3C8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0.914</w:t>
            </w:r>
          </w:p>
        </w:tc>
        <w:tc>
          <w:tcPr>
            <w:tcW w:w="1020" w:type="dxa"/>
            <w:tcBorders>
              <w:top w:val="nil"/>
              <w:left w:val="nil"/>
              <w:bottom w:val="nil"/>
              <w:right w:val="nil"/>
            </w:tcBorders>
            <w:shd w:val="clear" w:color="auto" w:fill="auto"/>
            <w:noWrap/>
            <w:vAlign w:val="bottom"/>
            <w:hideMark/>
          </w:tcPr>
          <w:p w14:paraId="7597C6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1.138</w:t>
            </w:r>
          </w:p>
        </w:tc>
      </w:tr>
      <w:tr w:rsidR="00A5526B" w:rsidRPr="00B30C13" w14:paraId="08084AD3" w14:textId="77777777" w:rsidTr="00A5526B">
        <w:trPr>
          <w:trHeight w:val="285"/>
        </w:trPr>
        <w:tc>
          <w:tcPr>
            <w:tcW w:w="1053" w:type="dxa"/>
            <w:tcBorders>
              <w:top w:val="nil"/>
              <w:left w:val="nil"/>
              <w:bottom w:val="nil"/>
              <w:right w:val="nil"/>
            </w:tcBorders>
            <w:shd w:val="clear" w:color="auto" w:fill="auto"/>
            <w:noWrap/>
            <w:vAlign w:val="bottom"/>
            <w:hideMark/>
          </w:tcPr>
          <w:p w14:paraId="13EB27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3F5A0712"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BCE21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DD9651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84D75D" w14:textId="77777777" w:rsidTr="00A5526B">
        <w:trPr>
          <w:trHeight w:val="285"/>
        </w:trPr>
        <w:tc>
          <w:tcPr>
            <w:tcW w:w="1053" w:type="dxa"/>
            <w:tcBorders>
              <w:top w:val="nil"/>
              <w:left w:val="nil"/>
              <w:bottom w:val="nil"/>
              <w:right w:val="nil"/>
            </w:tcBorders>
            <w:shd w:val="clear" w:color="auto" w:fill="auto"/>
            <w:noWrap/>
            <w:vAlign w:val="bottom"/>
            <w:hideMark/>
          </w:tcPr>
          <w:p w14:paraId="412B32D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314AC9D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D2ECF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7E0B4C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64F86CC" w14:textId="77777777" w:rsidTr="00A5526B">
        <w:trPr>
          <w:trHeight w:val="285"/>
        </w:trPr>
        <w:tc>
          <w:tcPr>
            <w:tcW w:w="1053" w:type="dxa"/>
            <w:tcBorders>
              <w:top w:val="nil"/>
              <w:left w:val="nil"/>
              <w:bottom w:val="nil"/>
              <w:right w:val="nil"/>
            </w:tcBorders>
            <w:shd w:val="clear" w:color="auto" w:fill="auto"/>
            <w:noWrap/>
            <w:vAlign w:val="bottom"/>
            <w:hideMark/>
          </w:tcPr>
          <w:p w14:paraId="6D4702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582A2CE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0.929</w:t>
            </w:r>
          </w:p>
        </w:tc>
        <w:tc>
          <w:tcPr>
            <w:tcW w:w="1020" w:type="dxa"/>
            <w:tcBorders>
              <w:top w:val="nil"/>
              <w:left w:val="nil"/>
              <w:bottom w:val="nil"/>
              <w:right w:val="nil"/>
            </w:tcBorders>
            <w:shd w:val="clear" w:color="auto" w:fill="auto"/>
            <w:noWrap/>
            <w:vAlign w:val="bottom"/>
            <w:hideMark/>
          </w:tcPr>
          <w:p w14:paraId="650A075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0.856</w:t>
            </w:r>
          </w:p>
        </w:tc>
        <w:tc>
          <w:tcPr>
            <w:tcW w:w="1020" w:type="dxa"/>
            <w:tcBorders>
              <w:top w:val="nil"/>
              <w:left w:val="nil"/>
              <w:bottom w:val="nil"/>
              <w:right w:val="nil"/>
            </w:tcBorders>
            <w:shd w:val="clear" w:color="auto" w:fill="auto"/>
            <w:noWrap/>
            <w:vAlign w:val="bottom"/>
            <w:hideMark/>
          </w:tcPr>
          <w:p w14:paraId="4CC96C6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1.008</w:t>
            </w:r>
          </w:p>
        </w:tc>
      </w:tr>
      <w:tr w:rsidR="00A5526B" w:rsidRPr="00B30C13" w14:paraId="20103CE9" w14:textId="77777777" w:rsidTr="00A5526B">
        <w:trPr>
          <w:trHeight w:val="285"/>
        </w:trPr>
        <w:tc>
          <w:tcPr>
            <w:tcW w:w="1053" w:type="dxa"/>
            <w:tcBorders>
              <w:top w:val="nil"/>
              <w:left w:val="nil"/>
              <w:bottom w:val="nil"/>
              <w:right w:val="nil"/>
            </w:tcBorders>
            <w:shd w:val="clear" w:color="auto" w:fill="auto"/>
            <w:noWrap/>
            <w:vAlign w:val="bottom"/>
            <w:hideMark/>
          </w:tcPr>
          <w:p w14:paraId="13F33D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7598330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0.738</w:t>
            </w:r>
          </w:p>
        </w:tc>
        <w:tc>
          <w:tcPr>
            <w:tcW w:w="1020" w:type="dxa"/>
            <w:tcBorders>
              <w:top w:val="nil"/>
              <w:left w:val="nil"/>
              <w:bottom w:val="nil"/>
              <w:right w:val="nil"/>
            </w:tcBorders>
            <w:shd w:val="clear" w:color="auto" w:fill="auto"/>
            <w:noWrap/>
            <w:vAlign w:val="bottom"/>
            <w:hideMark/>
          </w:tcPr>
          <w:p w14:paraId="6AE9754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0.682</w:t>
            </w:r>
          </w:p>
        </w:tc>
        <w:tc>
          <w:tcPr>
            <w:tcW w:w="1020" w:type="dxa"/>
            <w:tcBorders>
              <w:top w:val="nil"/>
              <w:left w:val="nil"/>
              <w:bottom w:val="nil"/>
              <w:right w:val="nil"/>
            </w:tcBorders>
            <w:shd w:val="clear" w:color="auto" w:fill="auto"/>
            <w:noWrap/>
            <w:vAlign w:val="bottom"/>
            <w:hideMark/>
          </w:tcPr>
          <w:p w14:paraId="1945A67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0.799</w:t>
            </w:r>
          </w:p>
        </w:tc>
      </w:tr>
      <w:tr w:rsidR="00A5526B" w:rsidRPr="00B30C13" w14:paraId="529522F5" w14:textId="77777777" w:rsidTr="00A5526B">
        <w:trPr>
          <w:trHeight w:val="285"/>
        </w:trPr>
        <w:tc>
          <w:tcPr>
            <w:tcW w:w="1053" w:type="dxa"/>
            <w:tcBorders>
              <w:top w:val="nil"/>
              <w:left w:val="nil"/>
              <w:bottom w:val="nil"/>
              <w:right w:val="nil"/>
            </w:tcBorders>
            <w:shd w:val="clear" w:color="auto" w:fill="auto"/>
            <w:noWrap/>
            <w:vAlign w:val="bottom"/>
            <w:hideMark/>
          </w:tcPr>
          <w:p w14:paraId="29FD7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7CFEF4D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0429B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C0EEC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47FE6674" w14:textId="77777777" w:rsidTr="00A5526B">
        <w:trPr>
          <w:trHeight w:val="285"/>
        </w:trPr>
        <w:tc>
          <w:tcPr>
            <w:tcW w:w="1053" w:type="dxa"/>
            <w:tcBorders>
              <w:top w:val="nil"/>
              <w:left w:val="nil"/>
              <w:bottom w:val="nil"/>
              <w:right w:val="nil"/>
            </w:tcBorders>
            <w:shd w:val="clear" w:color="auto" w:fill="auto"/>
            <w:noWrap/>
            <w:vAlign w:val="bottom"/>
            <w:hideMark/>
          </w:tcPr>
          <w:p w14:paraId="3E6AE2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2584005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0.590</w:t>
            </w:r>
          </w:p>
        </w:tc>
        <w:tc>
          <w:tcPr>
            <w:tcW w:w="1020" w:type="dxa"/>
            <w:tcBorders>
              <w:top w:val="nil"/>
              <w:left w:val="nil"/>
              <w:bottom w:val="nil"/>
              <w:right w:val="nil"/>
            </w:tcBorders>
            <w:shd w:val="clear" w:color="auto" w:fill="auto"/>
            <w:noWrap/>
            <w:vAlign w:val="bottom"/>
            <w:hideMark/>
          </w:tcPr>
          <w:p w14:paraId="540EE8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0.537</w:t>
            </w:r>
          </w:p>
        </w:tc>
        <w:tc>
          <w:tcPr>
            <w:tcW w:w="1020" w:type="dxa"/>
            <w:tcBorders>
              <w:top w:val="nil"/>
              <w:left w:val="nil"/>
              <w:bottom w:val="nil"/>
              <w:right w:val="nil"/>
            </w:tcBorders>
            <w:shd w:val="clear" w:color="auto" w:fill="auto"/>
            <w:noWrap/>
            <w:vAlign w:val="bottom"/>
            <w:hideMark/>
          </w:tcPr>
          <w:p w14:paraId="5AFA1B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0.648</w:t>
            </w:r>
          </w:p>
        </w:tc>
      </w:tr>
      <w:tr w:rsidR="00A5526B" w:rsidRPr="00B30C13" w14:paraId="0C9963DA" w14:textId="77777777" w:rsidTr="00A5526B">
        <w:trPr>
          <w:trHeight w:val="285"/>
        </w:trPr>
        <w:tc>
          <w:tcPr>
            <w:tcW w:w="1053" w:type="dxa"/>
            <w:tcBorders>
              <w:top w:val="nil"/>
              <w:left w:val="nil"/>
              <w:bottom w:val="nil"/>
              <w:right w:val="nil"/>
            </w:tcBorders>
            <w:shd w:val="clear" w:color="auto" w:fill="auto"/>
            <w:noWrap/>
            <w:vAlign w:val="bottom"/>
            <w:hideMark/>
          </w:tcPr>
          <w:p w14:paraId="05AD3F4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6260E65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1.155</w:t>
            </w:r>
          </w:p>
        </w:tc>
        <w:tc>
          <w:tcPr>
            <w:tcW w:w="1020" w:type="dxa"/>
            <w:tcBorders>
              <w:top w:val="nil"/>
              <w:left w:val="nil"/>
              <w:bottom w:val="nil"/>
              <w:right w:val="nil"/>
            </w:tcBorders>
            <w:shd w:val="clear" w:color="auto" w:fill="auto"/>
            <w:noWrap/>
            <w:vAlign w:val="bottom"/>
            <w:hideMark/>
          </w:tcPr>
          <w:p w14:paraId="3A71CB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1.059</w:t>
            </w:r>
          </w:p>
        </w:tc>
        <w:tc>
          <w:tcPr>
            <w:tcW w:w="1020" w:type="dxa"/>
            <w:tcBorders>
              <w:top w:val="nil"/>
              <w:left w:val="nil"/>
              <w:bottom w:val="nil"/>
              <w:right w:val="nil"/>
            </w:tcBorders>
            <w:shd w:val="clear" w:color="auto" w:fill="auto"/>
            <w:noWrap/>
            <w:vAlign w:val="bottom"/>
            <w:hideMark/>
          </w:tcPr>
          <w:p w14:paraId="3A9BF88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1.260</w:t>
            </w:r>
          </w:p>
        </w:tc>
      </w:tr>
      <w:tr w:rsidR="00A5526B" w:rsidRPr="00B30C13" w14:paraId="39771808" w14:textId="77777777" w:rsidTr="00A5526B">
        <w:trPr>
          <w:trHeight w:val="285"/>
        </w:trPr>
        <w:tc>
          <w:tcPr>
            <w:tcW w:w="1053" w:type="dxa"/>
            <w:tcBorders>
              <w:top w:val="nil"/>
              <w:left w:val="nil"/>
              <w:bottom w:val="nil"/>
              <w:right w:val="nil"/>
            </w:tcBorders>
            <w:shd w:val="clear" w:color="auto" w:fill="auto"/>
            <w:noWrap/>
            <w:vAlign w:val="bottom"/>
            <w:hideMark/>
          </w:tcPr>
          <w:p w14:paraId="739866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38AADB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1.340</w:t>
            </w:r>
          </w:p>
        </w:tc>
        <w:tc>
          <w:tcPr>
            <w:tcW w:w="1020" w:type="dxa"/>
            <w:tcBorders>
              <w:top w:val="nil"/>
              <w:left w:val="nil"/>
              <w:bottom w:val="nil"/>
              <w:right w:val="nil"/>
            </w:tcBorders>
            <w:shd w:val="clear" w:color="auto" w:fill="auto"/>
            <w:noWrap/>
            <w:vAlign w:val="bottom"/>
            <w:hideMark/>
          </w:tcPr>
          <w:p w14:paraId="0DBA1C2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1.192</w:t>
            </w:r>
          </w:p>
        </w:tc>
        <w:tc>
          <w:tcPr>
            <w:tcW w:w="1020" w:type="dxa"/>
            <w:tcBorders>
              <w:top w:val="nil"/>
              <w:left w:val="nil"/>
              <w:bottom w:val="nil"/>
              <w:right w:val="nil"/>
            </w:tcBorders>
            <w:shd w:val="clear" w:color="auto" w:fill="auto"/>
            <w:noWrap/>
            <w:vAlign w:val="bottom"/>
            <w:hideMark/>
          </w:tcPr>
          <w:p w14:paraId="37D675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1.507</w:t>
            </w:r>
          </w:p>
        </w:tc>
      </w:tr>
      <w:tr w:rsidR="00A5526B" w:rsidRPr="00B30C13" w14:paraId="53A97FA4" w14:textId="77777777" w:rsidTr="00A5526B">
        <w:trPr>
          <w:trHeight w:val="285"/>
        </w:trPr>
        <w:tc>
          <w:tcPr>
            <w:tcW w:w="1053" w:type="dxa"/>
            <w:tcBorders>
              <w:top w:val="nil"/>
              <w:left w:val="nil"/>
              <w:bottom w:val="nil"/>
              <w:right w:val="nil"/>
            </w:tcBorders>
            <w:shd w:val="clear" w:color="auto" w:fill="auto"/>
            <w:noWrap/>
            <w:vAlign w:val="bottom"/>
            <w:hideMark/>
          </w:tcPr>
          <w:p w14:paraId="28E1CC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7967F7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0.595</w:t>
            </w:r>
          </w:p>
        </w:tc>
        <w:tc>
          <w:tcPr>
            <w:tcW w:w="1020" w:type="dxa"/>
            <w:tcBorders>
              <w:top w:val="nil"/>
              <w:left w:val="nil"/>
              <w:bottom w:val="nil"/>
              <w:right w:val="nil"/>
            </w:tcBorders>
            <w:shd w:val="clear" w:color="auto" w:fill="auto"/>
            <w:noWrap/>
            <w:vAlign w:val="bottom"/>
            <w:hideMark/>
          </w:tcPr>
          <w:p w14:paraId="24A1D0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0.525</w:t>
            </w:r>
          </w:p>
        </w:tc>
        <w:tc>
          <w:tcPr>
            <w:tcW w:w="1020" w:type="dxa"/>
            <w:tcBorders>
              <w:top w:val="nil"/>
              <w:left w:val="nil"/>
              <w:bottom w:val="nil"/>
              <w:right w:val="nil"/>
            </w:tcBorders>
            <w:shd w:val="clear" w:color="auto" w:fill="auto"/>
            <w:noWrap/>
            <w:vAlign w:val="bottom"/>
            <w:hideMark/>
          </w:tcPr>
          <w:p w14:paraId="6ED3EFF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0.674</w:t>
            </w:r>
          </w:p>
        </w:tc>
      </w:tr>
      <w:tr w:rsidR="00A5526B" w:rsidRPr="00B30C13" w14:paraId="64C4A900" w14:textId="77777777" w:rsidTr="00A5526B">
        <w:trPr>
          <w:trHeight w:val="285"/>
        </w:trPr>
        <w:tc>
          <w:tcPr>
            <w:tcW w:w="1053" w:type="dxa"/>
            <w:tcBorders>
              <w:top w:val="nil"/>
              <w:left w:val="nil"/>
              <w:bottom w:val="nil"/>
              <w:right w:val="nil"/>
            </w:tcBorders>
            <w:shd w:val="clear" w:color="auto" w:fill="auto"/>
            <w:noWrap/>
            <w:vAlign w:val="bottom"/>
            <w:hideMark/>
          </w:tcPr>
          <w:p w14:paraId="289297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1AC39E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0.771</w:t>
            </w:r>
          </w:p>
        </w:tc>
        <w:tc>
          <w:tcPr>
            <w:tcW w:w="1020" w:type="dxa"/>
            <w:tcBorders>
              <w:top w:val="nil"/>
              <w:left w:val="nil"/>
              <w:bottom w:val="nil"/>
              <w:right w:val="nil"/>
            </w:tcBorders>
            <w:shd w:val="clear" w:color="auto" w:fill="auto"/>
            <w:noWrap/>
            <w:vAlign w:val="bottom"/>
            <w:hideMark/>
          </w:tcPr>
          <w:p w14:paraId="5DA9FD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5D7B78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0.830</w:t>
            </w:r>
          </w:p>
        </w:tc>
      </w:tr>
      <w:tr w:rsidR="00A5526B" w:rsidRPr="00B30C13" w14:paraId="3E44DCA9" w14:textId="77777777" w:rsidTr="00A5526B">
        <w:trPr>
          <w:trHeight w:val="285"/>
        </w:trPr>
        <w:tc>
          <w:tcPr>
            <w:tcW w:w="1053" w:type="dxa"/>
            <w:tcBorders>
              <w:top w:val="nil"/>
              <w:left w:val="nil"/>
              <w:bottom w:val="nil"/>
              <w:right w:val="nil"/>
            </w:tcBorders>
            <w:shd w:val="clear" w:color="auto" w:fill="auto"/>
            <w:noWrap/>
            <w:vAlign w:val="bottom"/>
            <w:hideMark/>
          </w:tcPr>
          <w:p w14:paraId="6794477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3E8620E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3AA9301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0.635</w:t>
            </w:r>
          </w:p>
        </w:tc>
        <w:tc>
          <w:tcPr>
            <w:tcW w:w="1020" w:type="dxa"/>
            <w:tcBorders>
              <w:top w:val="nil"/>
              <w:left w:val="nil"/>
              <w:bottom w:val="nil"/>
              <w:right w:val="nil"/>
            </w:tcBorders>
            <w:shd w:val="clear" w:color="auto" w:fill="auto"/>
            <w:noWrap/>
            <w:vAlign w:val="bottom"/>
            <w:hideMark/>
          </w:tcPr>
          <w:p w14:paraId="07A775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0.741</w:t>
            </w:r>
          </w:p>
        </w:tc>
      </w:tr>
      <w:tr w:rsidR="00A5526B" w:rsidRPr="00B30C13" w14:paraId="160A94B8" w14:textId="77777777" w:rsidTr="00A5526B">
        <w:trPr>
          <w:trHeight w:val="285"/>
        </w:trPr>
        <w:tc>
          <w:tcPr>
            <w:tcW w:w="1053" w:type="dxa"/>
            <w:tcBorders>
              <w:top w:val="nil"/>
              <w:left w:val="nil"/>
              <w:bottom w:val="nil"/>
              <w:right w:val="nil"/>
            </w:tcBorders>
            <w:shd w:val="clear" w:color="auto" w:fill="auto"/>
            <w:noWrap/>
            <w:vAlign w:val="bottom"/>
            <w:hideMark/>
          </w:tcPr>
          <w:p w14:paraId="72D214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00612D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2B085C3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0.874</w:t>
            </w:r>
          </w:p>
        </w:tc>
        <w:tc>
          <w:tcPr>
            <w:tcW w:w="1020" w:type="dxa"/>
            <w:tcBorders>
              <w:top w:val="nil"/>
              <w:left w:val="nil"/>
              <w:bottom w:val="nil"/>
              <w:right w:val="nil"/>
            </w:tcBorders>
            <w:shd w:val="clear" w:color="auto" w:fill="auto"/>
            <w:noWrap/>
            <w:vAlign w:val="bottom"/>
            <w:hideMark/>
          </w:tcPr>
          <w:p w14:paraId="7AC5EC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1.043</w:t>
            </w:r>
          </w:p>
        </w:tc>
      </w:tr>
      <w:tr w:rsidR="00A5526B" w:rsidRPr="00B30C13" w14:paraId="70EF74DF" w14:textId="77777777" w:rsidTr="00A5526B">
        <w:trPr>
          <w:trHeight w:val="285"/>
        </w:trPr>
        <w:tc>
          <w:tcPr>
            <w:tcW w:w="1053" w:type="dxa"/>
            <w:tcBorders>
              <w:top w:val="nil"/>
              <w:left w:val="nil"/>
              <w:bottom w:val="nil"/>
              <w:right w:val="nil"/>
            </w:tcBorders>
            <w:shd w:val="clear" w:color="auto" w:fill="auto"/>
            <w:noWrap/>
            <w:vAlign w:val="bottom"/>
            <w:hideMark/>
          </w:tcPr>
          <w:p w14:paraId="2EF808F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7C7CFF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0.547</w:t>
            </w:r>
          </w:p>
        </w:tc>
        <w:tc>
          <w:tcPr>
            <w:tcW w:w="1020" w:type="dxa"/>
            <w:tcBorders>
              <w:top w:val="nil"/>
              <w:left w:val="nil"/>
              <w:bottom w:val="nil"/>
              <w:right w:val="nil"/>
            </w:tcBorders>
            <w:shd w:val="clear" w:color="auto" w:fill="auto"/>
            <w:noWrap/>
            <w:vAlign w:val="bottom"/>
            <w:hideMark/>
          </w:tcPr>
          <w:p w14:paraId="626DBF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0.500</w:t>
            </w:r>
          </w:p>
        </w:tc>
        <w:tc>
          <w:tcPr>
            <w:tcW w:w="1020" w:type="dxa"/>
            <w:tcBorders>
              <w:top w:val="nil"/>
              <w:left w:val="nil"/>
              <w:bottom w:val="nil"/>
              <w:right w:val="nil"/>
            </w:tcBorders>
            <w:shd w:val="clear" w:color="auto" w:fill="auto"/>
            <w:noWrap/>
            <w:vAlign w:val="bottom"/>
            <w:hideMark/>
          </w:tcPr>
          <w:p w14:paraId="274DDB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0.597</w:t>
            </w:r>
          </w:p>
        </w:tc>
      </w:tr>
      <w:tr w:rsidR="00A5526B" w:rsidRPr="00B30C13" w14:paraId="4D4EBE84" w14:textId="77777777" w:rsidTr="00A5526B">
        <w:trPr>
          <w:trHeight w:val="285"/>
        </w:trPr>
        <w:tc>
          <w:tcPr>
            <w:tcW w:w="1053" w:type="dxa"/>
            <w:tcBorders>
              <w:top w:val="nil"/>
              <w:left w:val="nil"/>
              <w:bottom w:val="nil"/>
              <w:right w:val="nil"/>
            </w:tcBorders>
            <w:shd w:val="clear" w:color="auto" w:fill="auto"/>
            <w:noWrap/>
            <w:vAlign w:val="bottom"/>
            <w:hideMark/>
          </w:tcPr>
          <w:p w14:paraId="2D6370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5ADF77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4A01E2C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0.779</w:t>
            </w:r>
          </w:p>
        </w:tc>
        <w:tc>
          <w:tcPr>
            <w:tcW w:w="1020" w:type="dxa"/>
            <w:tcBorders>
              <w:top w:val="nil"/>
              <w:left w:val="nil"/>
              <w:bottom w:val="nil"/>
              <w:right w:val="nil"/>
            </w:tcBorders>
            <w:shd w:val="clear" w:color="auto" w:fill="auto"/>
            <w:noWrap/>
            <w:vAlign w:val="bottom"/>
            <w:hideMark/>
          </w:tcPr>
          <w:p w14:paraId="4564F6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0.930</w:t>
            </w:r>
          </w:p>
        </w:tc>
      </w:tr>
      <w:tr w:rsidR="00A5526B" w:rsidRPr="00B30C13" w14:paraId="6EB8558F" w14:textId="77777777" w:rsidTr="00A5526B">
        <w:trPr>
          <w:trHeight w:val="285"/>
        </w:trPr>
        <w:tc>
          <w:tcPr>
            <w:tcW w:w="1053" w:type="dxa"/>
            <w:tcBorders>
              <w:top w:val="nil"/>
              <w:left w:val="nil"/>
              <w:bottom w:val="nil"/>
              <w:right w:val="nil"/>
            </w:tcBorders>
            <w:shd w:val="clear" w:color="auto" w:fill="auto"/>
            <w:noWrap/>
            <w:vAlign w:val="bottom"/>
            <w:hideMark/>
          </w:tcPr>
          <w:p w14:paraId="60EF9E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63A638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1.048</w:t>
            </w:r>
          </w:p>
        </w:tc>
        <w:tc>
          <w:tcPr>
            <w:tcW w:w="1020" w:type="dxa"/>
            <w:tcBorders>
              <w:top w:val="nil"/>
              <w:left w:val="nil"/>
              <w:bottom w:val="nil"/>
              <w:right w:val="nil"/>
            </w:tcBorders>
            <w:shd w:val="clear" w:color="auto" w:fill="auto"/>
            <w:noWrap/>
            <w:vAlign w:val="bottom"/>
            <w:hideMark/>
          </w:tcPr>
          <w:p w14:paraId="7AC6B3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0.981</w:t>
            </w:r>
          </w:p>
        </w:tc>
        <w:tc>
          <w:tcPr>
            <w:tcW w:w="1020" w:type="dxa"/>
            <w:tcBorders>
              <w:top w:val="nil"/>
              <w:left w:val="nil"/>
              <w:bottom w:val="nil"/>
              <w:right w:val="nil"/>
            </w:tcBorders>
            <w:shd w:val="clear" w:color="auto" w:fill="auto"/>
            <w:noWrap/>
            <w:vAlign w:val="bottom"/>
            <w:hideMark/>
          </w:tcPr>
          <w:p w14:paraId="33E4E1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1.120</w:t>
            </w:r>
          </w:p>
        </w:tc>
      </w:tr>
      <w:tr w:rsidR="00A5526B" w:rsidRPr="00B30C13" w14:paraId="10628AA2" w14:textId="77777777" w:rsidTr="00A5526B">
        <w:trPr>
          <w:trHeight w:val="285"/>
        </w:trPr>
        <w:tc>
          <w:tcPr>
            <w:tcW w:w="1053" w:type="dxa"/>
            <w:tcBorders>
              <w:top w:val="nil"/>
              <w:left w:val="nil"/>
              <w:bottom w:val="nil"/>
              <w:right w:val="nil"/>
            </w:tcBorders>
            <w:shd w:val="clear" w:color="auto" w:fill="auto"/>
            <w:noWrap/>
            <w:vAlign w:val="bottom"/>
            <w:hideMark/>
          </w:tcPr>
          <w:p w14:paraId="30B73D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00AF9C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6C068D9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0.891</w:t>
            </w:r>
          </w:p>
        </w:tc>
        <w:tc>
          <w:tcPr>
            <w:tcW w:w="1020" w:type="dxa"/>
            <w:tcBorders>
              <w:top w:val="nil"/>
              <w:left w:val="nil"/>
              <w:bottom w:val="nil"/>
              <w:right w:val="nil"/>
            </w:tcBorders>
            <w:shd w:val="clear" w:color="auto" w:fill="auto"/>
            <w:noWrap/>
            <w:vAlign w:val="bottom"/>
            <w:hideMark/>
          </w:tcPr>
          <w:p w14:paraId="527292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1.023</w:t>
            </w:r>
          </w:p>
        </w:tc>
      </w:tr>
      <w:tr w:rsidR="00A5526B" w:rsidRPr="00B30C13" w14:paraId="0644F23E" w14:textId="77777777" w:rsidTr="00A5526B">
        <w:trPr>
          <w:trHeight w:val="285"/>
        </w:trPr>
        <w:tc>
          <w:tcPr>
            <w:tcW w:w="1053" w:type="dxa"/>
            <w:tcBorders>
              <w:top w:val="nil"/>
              <w:left w:val="nil"/>
              <w:bottom w:val="nil"/>
              <w:right w:val="nil"/>
            </w:tcBorders>
            <w:shd w:val="clear" w:color="auto" w:fill="auto"/>
            <w:noWrap/>
            <w:vAlign w:val="bottom"/>
            <w:hideMark/>
          </w:tcPr>
          <w:p w14:paraId="2F6D1E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083230B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882F9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3B8DEB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2019AAE" w14:textId="77777777" w:rsidTr="00A5526B">
        <w:trPr>
          <w:trHeight w:val="285"/>
        </w:trPr>
        <w:tc>
          <w:tcPr>
            <w:tcW w:w="1053" w:type="dxa"/>
            <w:tcBorders>
              <w:top w:val="nil"/>
              <w:left w:val="nil"/>
              <w:bottom w:val="nil"/>
              <w:right w:val="nil"/>
            </w:tcBorders>
            <w:shd w:val="clear" w:color="auto" w:fill="auto"/>
            <w:noWrap/>
            <w:vAlign w:val="bottom"/>
            <w:hideMark/>
          </w:tcPr>
          <w:p w14:paraId="1E0DE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1753509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248A93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90B1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38F0BC4" w14:textId="77777777" w:rsidTr="00A5526B">
        <w:trPr>
          <w:trHeight w:val="285"/>
        </w:trPr>
        <w:tc>
          <w:tcPr>
            <w:tcW w:w="1053" w:type="dxa"/>
            <w:tcBorders>
              <w:top w:val="nil"/>
              <w:left w:val="nil"/>
              <w:bottom w:val="nil"/>
              <w:right w:val="nil"/>
            </w:tcBorders>
            <w:shd w:val="clear" w:color="auto" w:fill="auto"/>
            <w:noWrap/>
            <w:vAlign w:val="bottom"/>
            <w:hideMark/>
          </w:tcPr>
          <w:p w14:paraId="6297C8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73E80ED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1.087</w:t>
            </w:r>
          </w:p>
        </w:tc>
        <w:tc>
          <w:tcPr>
            <w:tcW w:w="1020" w:type="dxa"/>
            <w:tcBorders>
              <w:top w:val="nil"/>
              <w:left w:val="nil"/>
              <w:bottom w:val="nil"/>
              <w:right w:val="nil"/>
            </w:tcBorders>
            <w:shd w:val="clear" w:color="auto" w:fill="auto"/>
            <w:noWrap/>
            <w:vAlign w:val="bottom"/>
            <w:hideMark/>
          </w:tcPr>
          <w:p w14:paraId="288E1E6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1.011</w:t>
            </w:r>
          </w:p>
        </w:tc>
        <w:tc>
          <w:tcPr>
            <w:tcW w:w="1020" w:type="dxa"/>
            <w:tcBorders>
              <w:top w:val="nil"/>
              <w:left w:val="nil"/>
              <w:bottom w:val="nil"/>
              <w:right w:val="nil"/>
            </w:tcBorders>
            <w:shd w:val="clear" w:color="auto" w:fill="auto"/>
            <w:noWrap/>
            <w:vAlign w:val="bottom"/>
            <w:hideMark/>
          </w:tcPr>
          <w:p w14:paraId="6F32310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1.169</w:t>
            </w:r>
          </w:p>
        </w:tc>
      </w:tr>
      <w:tr w:rsidR="00A5526B" w:rsidRPr="00B30C13" w14:paraId="1AB457F7" w14:textId="77777777" w:rsidTr="00A5526B">
        <w:trPr>
          <w:trHeight w:val="285"/>
        </w:trPr>
        <w:tc>
          <w:tcPr>
            <w:tcW w:w="1053" w:type="dxa"/>
            <w:tcBorders>
              <w:top w:val="nil"/>
              <w:left w:val="nil"/>
              <w:bottom w:val="nil"/>
              <w:right w:val="nil"/>
            </w:tcBorders>
            <w:shd w:val="clear" w:color="auto" w:fill="auto"/>
            <w:noWrap/>
            <w:vAlign w:val="bottom"/>
            <w:hideMark/>
          </w:tcPr>
          <w:p w14:paraId="51C349B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4BF0313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0.804</w:t>
            </w:r>
          </w:p>
        </w:tc>
        <w:tc>
          <w:tcPr>
            <w:tcW w:w="1020" w:type="dxa"/>
            <w:tcBorders>
              <w:top w:val="nil"/>
              <w:left w:val="nil"/>
              <w:bottom w:val="nil"/>
              <w:right w:val="nil"/>
            </w:tcBorders>
            <w:shd w:val="clear" w:color="auto" w:fill="auto"/>
            <w:noWrap/>
            <w:vAlign w:val="bottom"/>
            <w:hideMark/>
          </w:tcPr>
          <w:p w14:paraId="589D2A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0.749</w:t>
            </w:r>
          </w:p>
        </w:tc>
        <w:tc>
          <w:tcPr>
            <w:tcW w:w="1020" w:type="dxa"/>
            <w:tcBorders>
              <w:top w:val="nil"/>
              <w:left w:val="nil"/>
              <w:bottom w:val="nil"/>
              <w:right w:val="nil"/>
            </w:tcBorders>
            <w:shd w:val="clear" w:color="auto" w:fill="auto"/>
            <w:noWrap/>
            <w:vAlign w:val="bottom"/>
            <w:hideMark/>
          </w:tcPr>
          <w:p w14:paraId="2077459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0.863</w:t>
            </w:r>
          </w:p>
        </w:tc>
      </w:tr>
      <w:tr w:rsidR="00A5526B" w:rsidRPr="00B30C13" w14:paraId="0E6DA00C" w14:textId="77777777" w:rsidTr="00A5526B">
        <w:trPr>
          <w:trHeight w:val="285"/>
        </w:trPr>
        <w:tc>
          <w:tcPr>
            <w:tcW w:w="1053" w:type="dxa"/>
            <w:tcBorders>
              <w:top w:val="nil"/>
              <w:left w:val="nil"/>
              <w:bottom w:val="nil"/>
              <w:right w:val="nil"/>
            </w:tcBorders>
            <w:shd w:val="clear" w:color="auto" w:fill="auto"/>
            <w:noWrap/>
            <w:vAlign w:val="bottom"/>
            <w:hideMark/>
          </w:tcPr>
          <w:p w14:paraId="139F70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66AAD8A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0.767</w:t>
            </w:r>
          </w:p>
        </w:tc>
        <w:tc>
          <w:tcPr>
            <w:tcW w:w="1020" w:type="dxa"/>
            <w:tcBorders>
              <w:top w:val="nil"/>
              <w:left w:val="nil"/>
              <w:bottom w:val="nil"/>
              <w:right w:val="nil"/>
            </w:tcBorders>
            <w:shd w:val="clear" w:color="auto" w:fill="auto"/>
            <w:noWrap/>
            <w:vAlign w:val="bottom"/>
            <w:hideMark/>
          </w:tcPr>
          <w:p w14:paraId="4347555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0.699</w:t>
            </w:r>
          </w:p>
        </w:tc>
        <w:tc>
          <w:tcPr>
            <w:tcW w:w="1020" w:type="dxa"/>
            <w:tcBorders>
              <w:top w:val="nil"/>
              <w:left w:val="nil"/>
              <w:bottom w:val="nil"/>
              <w:right w:val="nil"/>
            </w:tcBorders>
            <w:shd w:val="clear" w:color="auto" w:fill="auto"/>
            <w:noWrap/>
            <w:vAlign w:val="bottom"/>
            <w:hideMark/>
          </w:tcPr>
          <w:p w14:paraId="22A0D08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r>
      <w:tr w:rsidR="00A5526B" w:rsidRPr="00B30C13" w14:paraId="6F9EA09E" w14:textId="77777777" w:rsidTr="00A5526B">
        <w:trPr>
          <w:trHeight w:val="285"/>
        </w:trPr>
        <w:tc>
          <w:tcPr>
            <w:tcW w:w="1053" w:type="dxa"/>
            <w:tcBorders>
              <w:top w:val="nil"/>
              <w:left w:val="nil"/>
              <w:bottom w:val="nil"/>
              <w:right w:val="nil"/>
            </w:tcBorders>
            <w:shd w:val="clear" w:color="auto" w:fill="auto"/>
            <w:noWrap/>
            <w:vAlign w:val="bottom"/>
            <w:hideMark/>
          </w:tcPr>
          <w:p w14:paraId="1EA192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37755D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1.528</w:t>
            </w:r>
          </w:p>
        </w:tc>
        <w:tc>
          <w:tcPr>
            <w:tcW w:w="1020" w:type="dxa"/>
            <w:tcBorders>
              <w:top w:val="nil"/>
              <w:left w:val="nil"/>
              <w:bottom w:val="nil"/>
              <w:right w:val="nil"/>
            </w:tcBorders>
            <w:shd w:val="clear" w:color="auto" w:fill="auto"/>
            <w:noWrap/>
            <w:vAlign w:val="bottom"/>
            <w:hideMark/>
          </w:tcPr>
          <w:p w14:paraId="2C9D2B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1.385</w:t>
            </w:r>
          </w:p>
        </w:tc>
        <w:tc>
          <w:tcPr>
            <w:tcW w:w="1020" w:type="dxa"/>
            <w:tcBorders>
              <w:top w:val="nil"/>
              <w:left w:val="nil"/>
              <w:bottom w:val="nil"/>
              <w:right w:val="nil"/>
            </w:tcBorders>
            <w:shd w:val="clear" w:color="auto" w:fill="auto"/>
            <w:noWrap/>
            <w:vAlign w:val="bottom"/>
            <w:hideMark/>
          </w:tcPr>
          <w:p w14:paraId="24A1D61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1.685</w:t>
            </w:r>
          </w:p>
        </w:tc>
      </w:tr>
      <w:tr w:rsidR="00A5526B" w:rsidRPr="00B30C13" w14:paraId="27872E53" w14:textId="77777777" w:rsidTr="00A5526B">
        <w:trPr>
          <w:trHeight w:val="285"/>
        </w:trPr>
        <w:tc>
          <w:tcPr>
            <w:tcW w:w="1053" w:type="dxa"/>
            <w:tcBorders>
              <w:top w:val="nil"/>
              <w:left w:val="nil"/>
              <w:bottom w:val="nil"/>
              <w:right w:val="nil"/>
            </w:tcBorders>
            <w:shd w:val="clear" w:color="auto" w:fill="auto"/>
            <w:noWrap/>
            <w:vAlign w:val="bottom"/>
            <w:hideMark/>
          </w:tcPr>
          <w:p w14:paraId="3384C80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07FBA8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0.896</w:t>
            </w:r>
          </w:p>
        </w:tc>
        <w:tc>
          <w:tcPr>
            <w:tcW w:w="1020" w:type="dxa"/>
            <w:tcBorders>
              <w:top w:val="nil"/>
              <w:left w:val="nil"/>
              <w:bottom w:val="nil"/>
              <w:right w:val="nil"/>
            </w:tcBorders>
            <w:shd w:val="clear" w:color="auto" w:fill="auto"/>
            <w:noWrap/>
            <w:vAlign w:val="bottom"/>
            <w:hideMark/>
          </w:tcPr>
          <w:p w14:paraId="5C72F0C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0.840</w:t>
            </w:r>
          </w:p>
        </w:tc>
        <w:tc>
          <w:tcPr>
            <w:tcW w:w="1020" w:type="dxa"/>
            <w:tcBorders>
              <w:top w:val="nil"/>
              <w:left w:val="nil"/>
              <w:bottom w:val="nil"/>
              <w:right w:val="nil"/>
            </w:tcBorders>
            <w:shd w:val="clear" w:color="auto" w:fill="auto"/>
            <w:noWrap/>
            <w:vAlign w:val="bottom"/>
            <w:hideMark/>
          </w:tcPr>
          <w:p w14:paraId="408ACA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0.956</w:t>
            </w:r>
          </w:p>
        </w:tc>
      </w:tr>
      <w:tr w:rsidR="00A5526B" w:rsidRPr="00B30C13" w14:paraId="3DFBF37D" w14:textId="77777777" w:rsidTr="00A5526B">
        <w:trPr>
          <w:trHeight w:val="285"/>
        </w:trPr>
        <w:tc>
          <w:tcPr>
            <w:tcW w:w="1053" w:type="dxa"/>
            <w:tcBorders>
              <w:top w:val="nil"/>
              <w:left w:val="nil"/>
              <w:bottom w:val="nil"/>
              <w:right w:val="nil"/>
            </w:tcBorders>
            <w:shd w:val="clear" w:color="auto" w:fill="auto"/>
            <w:noWrap/>
            <w:vAlign w:val="bottom"/>
            <w:hideMark/>
          </w:tcPr>
          <w:p w14:paraId="0808E4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5840F3C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c>
          <w:tcPr>
            <w:tcW w:w="1020" w:type="dxa"/>
            <w:tcBorders>
              <w:top w:val="nil"/>
              <w:left w:val="nil"/>
              <w:bottom w:val="nil"/>
              <w:right w:val="nil"/>
            </w:tcBorders>
            <w:shd w:val="clear" w:color="auto" w:fill="auto"/>
            <w:noWrap/>
            <w:vAlign w:val="bottom"/>
            <w:hideMark/>
          </w:tcPr>
          <w:p w14:paraId="4ED454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42C9422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0.945</w:t>
            </w:r>
          </w:p>
        </w:tc>
      </w:tr>
      <w:tr w:rsidR="00A5526B" w:rsidRPr="00B30C13" w14:paraId="4A1CFF9A" w14:textId="77777777" w:rsidTr="00A5526B">
        <w:trPr>
          <w:trHeight w:val="285"/>
        </w:trPr>
        <w:tc>
          <w:tcPr>
            <w:tcW w:w="1053" w:type="dxa"/>
            <w:tcBorders>
              <w:top w:val="nil"/>
              <w:left w:val="nil"/>
              <w:bottom w:val="nil"/>
              <w:right w:val="nil"/>
            </w:tcBorders>
            <w:shd w:val="clear" w:color="auto" w:fill="auto"/>
            <w:noWrap/>
            <w:vAlign w:val="bottom"/>
            <w:hideMark/>
          </w:tcPr>
          <w:p w14:paraId="05B8DF0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2050B0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0.509</w:t>
            </w:r>
          </w:p>
        </w:tc>
        <w:tc>
          <w:tcPr>
            <w:tcW w:w="1020" w:type="dxa"/>
            <w:tcBorders>
              <w:top w:val="nil"/>
              <w:left w:val="nil"/>
              <w:bottom w:val="nil"/>
              <w:right w:val="nil"/>
            </w:tcBorders>
            <w:shd w:val="clear" w:color="auto" w:fill="auto"/>
            <w:noWrap/>
            <w:vAlign w:val="bottom"/>
            <w:hideMark/>
          </w:tcPr>
          <w:p w14:paraId="5282091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0.420</w:t>
            </w:r>
          </w:p>
        </w:tc>
        <w:tc>
          <w:tcPr>
            <w:tcW w:w="1020" w:type="dxa"/>
            <w:tcBorders>
              <w:top w:val="nil"/>
              <w:left w:val="nil"/>
              <w:bottom w:val="nil"/>
              <w:right w:val="nil"/>
            </w:tcBorders>
            <w:shd w:val="clear" w:color="auto" w:fill="auto"/>
            <w:noWrap/>
            <w:vAlign w:val="bottom"/>
            <w:hideMark/>
          </w:tcPr>
          <w:p w14:paraId="61A320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0.616</w:t>
            </w:r>
          </w:p>
        </w:tc>
      </w:tr>
      <w:tr w:rsidR="00A5526B" w:rsidRPr="00B30C13" w14:paraId="51AC6D84" w14:textId="77777777" w:rsidTr="00A5526B">
        <w:trPr>
          <w:trHeight w:val="285"/>
        </w:trPr>
        <w:tc>
          <w:tcPr>
            <w:tcW w:w="1053" w:type="dxa"/>
            <w:tcBorders>
              <w:top w:val="nil"/>
              <w:left w:val="nil"/>
              <w:bottom w:val="nil"/>
              <w:right w:val="nil"/>
            </w:tcBorders>
            <w:shd w:val="clear" w:color="auto" w:fill="auto"/>
            <w:noWrap/>
            <w:vAlign w:val="bottom"/>
            <w:hideMark/>
          </w:tcPr>
          <w:p w14:paraId="558687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2514503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755FCD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8D07F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82585C6" w14:textId="77777777" w:rsidTr="00A5526B">
        <w:trPr>
          <w:trHeight w:val="285"/>
        </w:trPr>
        <w:tc>
          <w:tcPr>
            <w:tcW w:w="1053" w:type="dxa"/>
            <w:tcBorders>
              <w:top w:val="nil"/>
              <w:left w:val="nil"/>
              <w:bottom w:val="nil"/>
              <w:right w:val="nil"/>
            </w:tcBorders>
            <w:shd w:val="clear" w:color="auto" w:fill="auto"/>
            <w:noWrap/>
            <w:vAlign w:val="bottom"/>
            <w:hideMark/>
          </w:tcPr>
          <w:p w14:paraId="5EF23E5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0E4D69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0.776</w:t>
            </w:r>
          </w:p>
        </w:tc>
        <w:tc>
          <w:tcPr>
            <w:tcW w:w="1020" w:type="dxa"/>
            <w:tcBorders>
              <w:top w:val="nil"/>
              <w:left w:val="nil"/>
              <w:bottom w:val="nil"/>
              <w:right w:val="nil"/>
            </w:tcBorders>
            <w:shd w:val="clear" w:color="auto" w:fill="auto"/>
            <w:noWrap/>
            <w:vAlign w:val="bottom"/>
            <w:hideMark/>
          </w:tcPr>
          <w:p w14:paraId="4ACF06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0.726</w:t>
            </w:r>
          </w:p>
        </w:tc>
        <w:tc>
          <w:tcPr>
            <w:tcW w:w="1020" w:type="dxa"/>
            <w:tcBorders>
              <w:top w:val="nil"/>
              <w:left w:val="nil"/>
              <w:bottom w:val="nil"/>
              <w:right w:val="nil"/>
            </w:tcBorders>
            <w:shd w:val="clear" w:color="auto" w:fill="auto"/>
            <w:noWrap/>
            <w:vAlign w:val="bottom"/>
            <w:hideMark/>
          </w:tcPr>
          <w:p w14:paraId="032AB3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0.828</w:t>
            </w:r>
          </w:p>
        </w:tc>
      </w:tr>
      <w:tr w:rsidR="00A5526B" w:rsidRPr="00B30C13" w14:paraId="276BB448" w14:textId="77777777" w:rsidTr="00A5526B">
        <w:trPr>
          <w:trHeight w:val="285"/>
        </w:trPr>
        <w:tc>
          <w:tcPr>
            <w:tcW w:w="1053" w:type="dxa"/>
            <w:tcBorders>
              <w:top w:val="nil"/>
              <w:left w:val="nil"/>
              <w:bottom w:val="nil"/>
              <w:right w:val="nil"/>
            </w:tcBorders>
            <w:shd w:val="clear" w:color="auto" w:fill="auto"/>
            <w:noWrap/>
            <w:vAlign w:val="bottom"/>
            <w:hideMark/>
          </w:tcPr>
          <w:p w14:paraId="7289BF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298614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17C6DCD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431212E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0.743</w:t>
            </w:r>
          </w:p>
        </w:tc>
      </w:tr>
      <w:tr w:rsidR="00A5526B" w:rsidRPr="00B30C13" w14:paraId="3475D059" w14:textId="77777777" w:rsidTr="00A5526B">
        <w:trPr>
          <w:trHeight w:val="285"/>
        </w:trPr>
        <w:tc>
          <w:tcPr>
            <w:tcW w:w="1053" w:type="dxa"/>
            <w:tcBorders>
              <w:top w:val="nil"/>
              <w:left w:val="nil"/>
              <w:bottom w:val="nil"/>
              <w:right w:val="nil"/>
            </w:tcBorders>
            <w:shd w:val="clear" w:color="auto" w:fill="auto"/>
            <w:noWrap/>
            <w:vAlign w:val="bottom"/>
            <w:hideMark/>
          </w:tcPr>
          <w:p w14:paraId="69F006D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3844754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552E2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D0E88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165A90E" w14:textId="77777777" w:rsidTr="00A5526B">
        <w:trPr>
          <w:trHeight w:val="285"/>
        </w:trPr>
        <w:tc>
          <w:tcPr>
            <w:tcW w:w="1053" w:type="dxa"/>
            <w:tcBorders>
              <w:top w:val="nil"/>
              <w:left w:val="nil"/>
              <w:bottom w:val="nil"/>
              <w:right w:val="nil"/>
            </w:tcBorders>
            <w:shd w:val="clear" w:color="auto" w:fill="auto"/>
            <w:noWrap/>
            <w:vAlign w:val="bottom"/>
            <w:hideMark/>
          </w:tcPr>
          <w:p w14:paraId="26C6B47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3006BD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0.520</w:t>
            </w:r>
          </w:p>
        </w:tc>
        <w:tc>
          <w:tcPr>
            <w:tcW w:w="1020" w:type="dxa"/>
            <w:tcBorders>
              <w:top w:val="nil"/>
              <w:left w:val="nil"/>
              <w:bottom w:val="nil"/>
              <w:right w:val="nil"/>
            </w:tcBorders>
            <w:shd w:val="clear" w:color="auto" w:fill="auto"/>
            <w:noWrap/>
            <w:vAlign w:val="bottom"/>
            <w:hideMark/>
          </w:tcPr>
          <w:p w14:paraId="0DAD64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0.470</w:t>
            </w:r>
          </w:p>
        </w:tc>
        <w:tc>
          <w:tcPr>
            <w:tcW w:w="1020" w:type="dxa"/>
            <w:tcBorders>
              <w:top w:val="nil"/>
              <w:left w:val="nil"/>
              <w:bottom w:val="nil"/>
              <w:right w:val="nil"/>
            </w:tcBorders>
            <w:shd w:val="clear" w:color="auto" w:fill="auto"/>
            <w:noWrap/>
            <w:vAlign w:val="bottom"/>
            <w:hideMark/>
          </w:tcPr>
          <w:p w14:paraId="4FF47C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0.575</w:t>
            </w:r>
          </w:p>
        </w:tc>
      </w:tr>
      <w:tr w:rsidR="00A5526B" w:rsidRPr="00B30C13" w14:paraId="7AD05066" w14:textId="77777777" w:rsidTr="00A5526B">
        <w:trPr>
          <w:trHeight w:val="285"/>
        </w:trPr>
        <w:tc>
          <w:tcPr>
            <w:tcW w:w="1053" w:type="dxa"/>
            <w:tcBorders>
              <w:top w:val="nil"/>
              <w:left w:val="nil"/>
              <w:bottom w:val="nil"/>
              <w:right w:val="nil"/>
            </w:tcBorders>
            <w:shd w:val="clear" w:color="auto" w:fill="auto"/>
            <w:noWrap/>
            <w:vAlign w:val="bottom"/>
            <w:hideMark/>
          </w:tcPr>
          <w:p w14:paraId="641368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5796749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1.158</w:t>
            </w:r>
          </w:p>
        </w:tc>
        <w:tc>
          <w:tcPr>
            <w:tcW w:w="1020" w:type="dxa"/>
            <w:tcBorders>
              <w:top w:val="nil"/>
              <w:left w:val="nil"/>
              <w:bottom w:val="nil"/>
              <w:right w:val="nil"/>
            </w:tcBorders>
            <w:shd w:val="clear" w:color="auto" w:fill="auto"/>
            <w:noWrap/>
            <w:vAlign w:val="bottom"/>
            <w:hideMark/>
          </w:tcPr>
          <w:p w14:paraId="4203E4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1.090</w:t>
            </w:r>
          </w:p>
        </w:tc>
        <w:tc>
          <w:tcPr>
            <w:tcW w:w="1020" w:type="dxa"/>
            <w:tcBorders>
              <w:top w:val="nil"/>
              <w:left w:val="nil"/>
              <w:bottom w:val="nil"/>
              <w:right w:val="nil"/>
            </w:tcBorders>
            <w:shd w:val="clear" w:color="auto" w:fill="auto"/>
            <w:noWrap/>
            <w:vAlign w:val="bottom"/>
            <w:hideMark/>
          </w:tcPr>
          <w:p w14:paraId="2A6B8B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1.231</w:t>
            </w:r>
          </w:p>
        </w:tc>
      </w:tr>
      <w:tr w:rsidR="00A5526B" w:rsidRPr="00B30C13" w14:paraId="66C2034F" w14:textId="77777777" w:rsidTr="00A5526B">
        <w:trPr>
          <w:trHeight w:val="285"/>
        </w:trPr>
        <w:tc>
          <w:tcPr>
            <w:tcW w:w="1053" w:type="dxa"/>
            <w:tcBorders>
              <w:top w:val="nil"/>
              <w:left w:val="nil"/>
              <w:bottom w:val="nil"/>
              <w:right w:val="nil"/>
            </w:tcBorders>
            <w:shd w:val="clear" w:color="auto" w:fill="auto"/>
            <w:noWrap/>
            <w:vAlign w:val="bottom"/>
            <w:hideMark/>
          </w:tcPr>
          <w:p w14:paraId="24A952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0ED5161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1.256</w:t>
            </w:r>
          </w:p>
        </w:tc>
        <w:tc>
          <w:tcPr>
            <w:tcW w:w="1020" w:type="dxa"/>
            <w:tcBorders>
              <w:top w:val="nil"/>
              <w:left w:val="nil"/>
              <w:bottom w:val="nil"/>
              <w:right w:val="nil"/>
            </w:tcBorders>
            <w:shd w:val="clear" w:color="auto" w:fill="auto"/>
            <w:noWrap/>
            <w:vAlign w:val="bottom"/>
            <w:hideMark/>
          </w:tcPr>
          <w:p w14:paraId="1FBDD53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1.170</w:t>
            </w:r>
          </w:p>
        </w:tc>
        <w:tc>
          <w:tcPr>
            <w:tcW w:w="1020" w:type="dxa"/>
            <w:tcBorders>
              <w:top w:val="nil"/>
              <w:left w:val="nil"/>
              <w:bottom w:val="nil"/>
              <w:right w:val="nil"/>
            </w:tcBorders>
            <w:shd w:val="clear" w:color="auto" w:fill="auto"/>
            <w:noWrap/>
            <w:vAlign w:val="bottom"/>
            <w:hideMark/>
          </w:tcPr>
          <w:p w14:paraId="50A861F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1.348</w:t>
            </w:r>
          </w:p>
        </w:tc>
      </w:tr>
      <w:tr w:rsidR="00A5526B" w:rsidRPr="00B30C13" w14:paraId="5FF2B5DD" w14:textId="77777777" w:rsidTr="00A5526B">
        <w:trPr>
          <w:trHeight w:val="285"/>
        </w:trPr>
        <w:tc>
          <w:tcPr>
            <w:tcW w:w="1053" w:type="dxa"/>
            <w:tcBorders>
              <w:top w:val="nil"/>
              <w:left w:val="nil"/>
              <w:bottom w:val="nil"/>
              <w:right w:val="nil"/>
            </w:tcBorders>
            <w:shd w:val="clear" w:color="auto" w:fill="auto"/>
            <w:noWrap/>
            <w:vAlign w:val="bottom"/>
            <w:hideMark/>
          </w:tcPr>
          <w:p w14:paraId="3C05E6B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4970950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F112CB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0EE45A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134B62B9" w14:textId="77777777" w:rsidTr="00A5526B">
        <w:trPr>
          <w:trHeight w:val="285"/>
        </w:trPr>
        <w:tc>
          <w:tcPr>
            <w:tcW w:w="1053" w:type="dxa"/>
            <w:tcBorders>
              <w:top w:val="nil"/>
              <w:left w:val="nil"/>
              <w:bottom w:val="nil"/>
              <w:right w:val="nil"/>
            </w:tcBorders>
            <w:shd w:val="clear" w:color="auto" w:fill="auto"/>
            <w:noWrap/>
            <w:vAlign w:val="bottom"/>
            <w:hideMark/>
          </w:tcPr>
          <w:p w14:paraId="7D37C0D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5EEDE4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0.907</w:t>
            </w:r>
          </w:p>
        </w:tc>
        <w:tc>
          <w:tcPr>
            <w:tcW w:w="1020" w:type="dxa"/>
            <w:tcBorders>
              <w:top w:val="nil"/>
              <w:left w:val="nil"/>
              <w:bottom w:val="nil"/>
              <w:right w:val="nil"/>
            </w:tcBorders>
            <w:shd w:val="clear" w:color="auto" w:fill="auto"/>
            <w:noWrap/>
            <w:vAlign w:val="bottom"/>
            <w:hideMark/>
          </w:tcPr>
          <w:p w14:paraId="677621C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39FBFDF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0.995</w:t>
            </w:r>
          </w:p>
        </w:tc>
      </w:tr>
      <w:tr w:rsidR="00A5526B" w:rsidRPr="00B30C13" w14:paraId="0D1DAB45" w14:textId="77777777" w:rsidTr="00A5526B">
        <w:trPr>
          <w:trHeight w:val="285"/>
        </w:trPr>
        <w:tc>
          <w:tcPr>
            <w:tcW w:w="1053" w:type="dxa"/>
            <w:tcBorders>
              <w:top w:val="nil"/>
              <w:left w:val="nil"/>
              <w:bottom w:val="nil"/>
              <w:right w:val="nil"/>
            </w:tcBorders>
            <w:shd w:val="clear" w:color="auto" w:fill="auto"/>
            <w:noWrap/>
            <w:vAlign w:val="bottom"/>
            <w:hideMark/>
          </w:tcPr>
          <w:p w14:paraId="4E1713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664843A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1.151</w:t>
            </w:r>
          </w:p>
        </w:tc>
        <w:tc>
          <w:tcPr>
            <w:tcW w:w="1020" w:type="dxa"/>
            <w:tcBorders>
              <w:top w:val="nil"/>
              <w:left w:val="nil"/>
              <w:bottom w:val="nil"/>
              <w:right w:val="nil"/>
            </w:tcBorders>
            <w:shd w:val="clear" w:color="auto" w:fill="auto"/>
            <w:noWrap/>
            <w:vAlign w:val="bottom"/>
            <w:hideMark/>
          </w:tcPr>
          <w:p w14:paraId="7D58130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1.073</w:t>
            </w:r>
          </w:p>
        </w:tc>
        <w:tc>
          <w:tcPr>
            <w:tcW w:w="1020" w:type="dxa"/>
            <w:tcBorders>
              <w:top w:val="nil"/>
              <w:left w:val="nil"/>
              <w:bottom w:val="nil"/>
              <w:right w:val="nil"/>
            </w:tcBorders>
            <w:shd w:val="clear" w:color="auto" w:fill="auto"/>
            <w:noWrap/>
            <w:vAlign w:val="bottom"/>
            <w:hideMark/>
          </w:tcPr>
          <w:p w14:paraId="36DE66E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1.234</w:t>
            </w:r>
          </w:p>
        </w:tc>
      </w:tr>
      <w:tr w:rsidR="00A5526B" w:rsidRPr="00B30C13" w14:paraId="6BE2266C" w14:textId="77777777" w:rsidTr="00A5526B">
        <w:trPr>
          <w:trHeight w:val="285"/>
        </w:trPr>
        <w:tc>
          <w:tcPr>
            <w:tcW w:w="1053" w:type="dxa"/>
            <w:tcBorders>
              <w:top w:val="nil"/>
              <w:left w:val="nil"/>
              <w:bottom w:val="nil"/>
              <w:right w:val="nil"/>
            </w:tcBorders>
            <w:shd w:val="clear" w:color="auto" w:fill="auto"/>
            <w:noWrap/>
            <w:vAlign w:val="bottom"/>
            <w:hideMark/>
          </w:tcPr>
          <w:p w14:paraId="46402E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273BA30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0.541</w:t>
            </w:r>
          </w:p>
        </w:tc>
        <w:tc>
          <w:tcPr>
            <w:tcW w:w="1020" w:type="dxa"/>
            <w:tcBorders>
              <w:top w:val="nil"/>
              <w:left w:val="nil"/>
              <w:bottom w:val="nil"/>
              <w:right w:val="nil"/>
            </w:tcBorders>
            <w:shd w:val="clear" w:color="auto" w:fill="auto"/>
            <w:noWrap/>
            <w:vAlign w:val="bottom"/>
            <w:hideMark/>
          </w:tcPr>
          <w:p w14:paraId="35E9D9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0.506</w:t>
            </w:r>
          </w:p>
        </w:tc>
        <w:tc>
          <w:tcPr>
            <w:tcW w:w="1020" w:type="dxa"/>
            <w:tcBorders>
              <w:top w:val="nil"/>
              <w:left w:val="nil"/>
              <w:bottom w:val="nil"/>
              <w:right w:val="nil"/>
            </w:tcBorders>
            <w:shd w:val="clear" w:color="auto" w:fill="auto"/>
            <w:noWrap/>
            <w:vAlign w:val="bottom"/>
            <w:hideMark/>
          </w:tcPr>
          <w:p w14:paraId="673B60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0.579</w:t>
            </w:r>
          </w:p>
        </w:tc>
      </w:tr>
      <w:tr w:rsidR="00A5526B" w:rsidRPr="00B30C13" w14:paraId="4EB9C7C6" w14:textId="77777777" w:rsidTr="00A5526B">
        <w:trPr>
          <w:trHeight w:val="285"/>
        </w:trPr>
        <w:tc>
          <w:tcPr>
            <w:tcW w:w="1053" w:type="dxa"/>
            <w:tcBorders>
              <w:top w:val="nil"/>
              <w:left w:val="nil"/>
              <w:bottom w:val="nil"/>
              <w:right w:val="nil"/>
            </w:tcBorders>
            <w:shd w:val="clear" w:color="auto" w:fill="auto"/>
            <w:noWrap/>
            <w:vAlign w:val="bottom"/>
            <w:hideMark/>
          </w:tcPr>
          <w:p w14:paraId="5DE8F5C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4D2A50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0.380</w:t>
            </w:r>
          </w:p>
        </w:tc>
        <w:tc>
          <w:tcPr>
            <w:tcW w:w="1020" w:type="dxa"/>
            <w:tcBorders>
              <w:top w:val="nil"/>
              <w:left w:val="nil"/>
              <w:bottom w:val="nil"/>
              <w:right w:val="nil"/>
            </w:tcBorders>
            <w:shd w:val="clear" w:color="auto" w:fill="auto"/>
            <w:noWrap/>
            <w:vAlign w:val="bottom"/>
            <w:hideMark/>
          </w:tcPr>
          <w:p w14:paraId="6B63E8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0.336</w:t>
            </w:r>
          </w:p>
        </w:tc>
        <w:tc>
          <w:tcPr>
            <w:tcW w:w="1020" w:type="dxa"/>
            <w:tcBorders>
              <w:top w:val="nil"/>
              <w:left w:val="nil"/>
              <w:bottom w:val="nil"/>
              <w:right w:val="nil"/>
            </w:tcBorders>
            <w:shd w:val="clear" w:color="auto" w:fill="auto"/>
            <w:noWrap/>
            <w:vAlign w:val="bottom"/>
            <w:hideMark/>
          </w:tcPr>
          <w:p w14:paraId="72E823F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0.430</w:t>
            </w:r>
          </w:p>
        </w:tc>
      </w:tr>
      <w:tr w:rsidR="00A5526B" w:rsidRPr="00B30C13" w14:paraId="64FD1BF1" w14:textId="77777777" w:rsidTr="00A5526B">
        <w:trPr>
          <w:trHeight w:val="285"/>
        </w:trPr>
        <w:tc>
          <w:tcPr>
            <w:tcW w:w="1053" w:type="dxa"/>
            <w:tcBorders>
              <w:top w:val="nil"/>
              <w:left w:val="nil"/>
              <w:bottom w:val="nil"/>
              <w:right w:val="nil"/>
            </w:tcBorders>
            <w:shd w:val="clear" w:color="auto" w:fill="auto"/>
            <w:noWrap/>
            <w:vAlign w:val="bottom"/>
            <w:hideMark/>
          </w:tcPr>
          <w:p w14:paraId="4831E48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3D19C51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0.547</w:t>
            </w:r>
          </w:p>
        </w:tc>
        <w:tc>
          <w:tcPr>
            <w:tcW w:w="1020" w:type="dxa"/>
            <w:tcBorders>
              <w:top w:val="nil"/>
              <w:left w:val="nil"/>
              <w:bottom w:val="nil"/>
              <w:right w:val="nil"/>
            </w:tcBorders>
            <w:shd w:val="clear" w:color="auto" w:fill="auto"/>
            <w:noWrap/>
            <w:vAlign w:val="bottom"/>
            <w:hideMark/>
          </w:tcPr>
          <w:p w14:paraId="20AB1B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0.496</w:t>
            </w:r>
          </w:p>
        </w:tc>
        <w:tc>
          <w:tcPr>
            <w:tcW w:w="1020" w:type="dxa"/>
            <w:tcBorders>
              <w:top w:val="nil"/>
              <w:left w:val="nil"/>
              <w:bottom w:val="nil"/>
              <w:right w:val="nil"/>
            </w:tcBorders>
            <w:shd w:val="clear" w:color="auto" w:fill="auto"/>
            <w:noWrap/>
            <w:vAlign w:val="bottom"/>
            <w:hideMark/>
          </w:tcPr>
          <w:p w14:paraId="5F51ECF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0.603</w:t>
            </w:r>
          </w:p>
        </w:tc>
      </w:tr>
      <w:tr w:rsidR="00A5526B" w:rsidRPr="00B30C13" w14:paraId="66481A73" w14:textId="77777777" w:rsidTr="00A5526B">
        <w:trPr>
          <w:trHeight w:val="285"/>
        </w:trPr>
        <w:tc>
          <w:tcPr>
            <w:tcW w:w="1053" w:type="dxa"/>
            <w:tcBorders>
              <w:top w:val="nil"/>
              <w:left w:val="nil"/>
              <w:bottom w:val="nil"/>
              <w:right w:val="nil"/>
            </w:tcBorders>
            <w:shd w:val="clear" w:color="auto" w:fill="auto"/>
            <w:noWrap/>
            <w:vAlign w:val="bottom"/>
            <w:hideMark/>
          </w:tcPr>
          <w:p w14:paraId="5D25E6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120FA4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7D1D6C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0.768</w:t>
            </w:r>
          </w:p>
        </w:tc>
        <w:tc>
          <w:tcPr>
            <w:tcW w:w="1020" w:type="dxa"/>
            <w:tcBorders>
              <w:top w:val="nil"/>
              <w:left w:val="nil"/>
              <w:bottom w:val="nil"/>
              <w:right w:val="nil"/>
            </w:tcBorders>
            <w:shd w:val="clear" w:color="auto" w:fill="auto"/>
            <w:noWrap/>
            <w:vAlign w:val="bottom"/>
            <w:hideMark/>
          </w:tcPr>
          <w:p w14:paraId="6CCF42F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0.880</w:t>
            </w:r>
          </w:p>
        </w:tc>
      </w:tr>
      <w:tr w:rsidR="00A5526B" w:rsidRPr="00B30C13" w14:paraId="3748C277" w14:textId="77777777" w:rsidTr="00A5526B">
        <w:trPr>
          <w:trHeight w:val="285"/>
        </w:trPr>
        <w:tc>
          <w:tcPr>
            <w:tcW w:w="1053" w:type="dxa"/>
            <w:tcBorders>
              <w:top w:val="nil"/>
              <w:left w:val="nil"/>
              <w:bottom w:val="nil"/>
              <w:right w:val="nil"/>
            </w:tcBorders>
            <w:shd w:val="clear" w:color="auto" w:fill="auto"/>
            <w:noWrap/>
            <w:vAlign w:val="bottom"/>
            <w:hideMark/>
          </w:tcPr>
          <w:p w14:paraId="772B943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5DE1745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0.698</w:t>
            </w:r>
          </w:p>
        </w:tc>
        <w:tc>
          <w:tcPr>
            <w:tcW w:w="1020" w:type="dxa"/>
            <w:tcBorders>
              <w:top w:val="nil"/>
              <w:left w:val="nil"/>
              <w:bottom w:val="nil"/>
              <w:right w:val="nil"/>
            </w:tcBorders>
            <w:shd w:val="clear" w:color="auto" w:fill="auto"/>
            <w:noWrap/>
            <w:vAlign w:val="bottom"/>
            <w:hideMark/>
          </w:tcPr>
          <w:p w14:paraId="2D392BB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0.649</w:t>
            </w:r>
          </w:p>
        </w:tc>
        <w:tc>
          <w:tcPr>
            <w:tcW w:w="1020" w:type="dxa"/>
            <w:tcBorders>
              <w:top w:val="nil"/>
              <w:left w:val="nil"/>
              <w:bottom w:val="nil"/>
              <w:right w:val="nil"/>
            </w:tcBorders>
            <w:shd w:val="clear" w:color="auto" w:fill="auto"/>
            <w:noWrap/>
            <w:vAlign w:val="bottom"/>
            <w:hideMark/>
          </w:tcPr>
          <w:p w14:paraId="054EB3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0.751</w:t>
            </w:r>
          </w:p>
        </w:tc>
      </w:tr>
      <w:tr w:rsidR="00A5526B" w:rsidRPr="00B30C13" w14:paraId="7BD35094" w14:textId="77777777" w:rsidTr="00A5526B">
        <w:trPr>
          <w:trHeight w:val="285"/>
        </w:trPr>
        <w:tc>
          <w:tcPr>
            <w:tcW w:w="1053" w:type="dxa"/>
            <w:tcBorders>
              <w:top w:val="nil"/>
              <w:left w:val="nil"/>
              <w:bottom w:val="nil"/>
              <w:right w:val="nil"/>
            </w:tcBorders>
            <w:shd w:val="clear" w:color="auto" w:fill="auto"/>
            <w:noWrap/>
            <w:vAlign w:val="bottom"/>
            <w:hideMark/>
          </w:tcPr>
          <w:p w14:paraId="7D5912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5D396F5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0.619</w:t>
            </w:r>
          </w:p>
        </w:tc>
        <w:tc>
          <w:tcPr>
            <w:tcW w:w="1020" w:type="dxa"/>
            <w:tcBorders>
              <w:top w:val="nil"/>
              <w:left w:val="nil"/>
              <w:bottom w:val="nil"/>
              <w:right w:val="nil"/>
            </w:tcBorders>
            <w:shd w:val="clear" w:color="auto" w:fill="auto"/>
            <w:noWrap/>
            <w:vAlign w:val="bottom"/>
            <w:hideMark/>
          </w:tcPr>
          <w:p w14:paraId="7F7210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0.551</w:t>
            </w:r>
          </w:p>
        </w:tc>
        <w:tc>
          <w:tcPr>
            <w:tcW w:w="1020" w:type="dxa"/>
            <w:tcBorders>
              <w:top w:val="nil"/>
              <w:left w:val="nil"/>
              <w:bottom w:val="nil"/>
              <w:right w:val="nil"/>
            </w:tcBorders>
            <w:shd w:val="clear" w:color="auto" w:fill="auto"/>
            <w:noWrap/>
            <w:vAlign w:val="bottom"/>
            <w:hideMark/>
          </w:tcPr>
          <w:p w14:paraId="55E98D0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0.696</w:t>
            </w:r>
          </w:p>
        </w:tc>
      </w:tr>
      <w:tr w:rsidR="00A5526B" w:rsidRPr="00B30C13" w14:paraId="64C2AF40" w14:textId="77777777" w:rsidTr="00A5526B">
        <w:trPr>
          <w:trHeight w:val="285"/>
        </w:trPr>
        <w:tc>
          <w:tcPr>
            <w:tcW w:w="1053" w:type="dxa"/>
            <w:tcBorders>
              <w:top w:val="nil"/>
              <w:left w:val="nil"/>
              <w:bottom w:val="nil"/>
              <w:right w:val="nil"/>
            </w:tcBorders>
            <w:shd w:val="clear" w:color="auto" w:fill="auto"/>
            <w:noWrap/>
            <w:vAlign w:val="bottom"/>
            <w:hideMark/>
          </w:tcPr>
          <w:p w14:paraId="74C7293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1784E8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0.834</w:t>
            </w:r>
          </w:p>
        </w:tc>
        <w:tc>
          <w:tcPr>
            <w:tcW w:w="1020" w:type="dxa"/>
            <w:tcBorders>
              <w:top w:val="nil"/>
              <w:left w:val="nil"/>
              <w:bottom w:val="nil"/>
              <w:right w:val="nil"/>
            </w:tcBorders>
            <w:shd w:val="clear" w:color="auto" w:fill="auto"/>
            <w:noWrap/>
            <w:vAlign w:val="bottom"/>
            <w:hideMark/>
          </w:tcPr>
          <w:p w14:paraId="60E178B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0.762</w:t>
            </w:r>
          </w:p>
        </w:tc>
        <w:tc>
          <w:tcPr>
            <w:tcW w:w="1020" w:type="dxa"/>
            <w:tcBorders>
              <w:top w:val="nil"/>
              <w:left w:val="nil"/>
              <w:bottom w:val="nil"/>
              <w:right w:val="nil"/>
            </w:tcBorders>
            <w:shd w:val="clear" w:color="auto" w:fill="auto"/>
            <w:noWrap/>
            <w:vAlign w:val="bottom"/>
            <w:hideMark/>
          </w:tcPr>
          <w:p w14:paraId="44E01C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0.912</w:t>
            </w:r>
          </w:p>
        </w:tc>
      </w:tr>
      <w:tr w:rsidR="00A5526B" w:rsidRPr="00B30C13" w14:paraId="0AD00F9A" w14:textId="77777777" w:rsidTr="00A5526B">
        <w:trPr>
          <w:trHeight w:val="285"/>
        </w:trPr>
        <w:tc>
          <w:tcPr>
            <w:tcW w:w="1053" w:type="dxa"/>
            <w:tcBorders>
              <w:top w:val="nil"/>
              <w:left w:val="nil"/>
              <w:bottom w:val="nil"/>
              <w:right w:val="nil"/>
            </w:tcBorders>
            <w:shd w:val="clear" w:color="auto" w:fill="auto"/>
            <w:noWrap/>
            <w:vAlign w:val="bottom"/>
            <w:hideMark/>
          </w:tcPr>
          <w:p w14:paraId="1BCA0D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317307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1.037</w:t>
            </w:r>
          </w:p>
        </w:tc>
        <w:tc>
          <w:tcPr>
            <w:tcW w:w="1020" w:type="dxa"/>
            <w:tcBorders>
              <w:top w:val="nil"/>
              <w:left w:val="nil"/>
              <w:bottom w:val="nil"/>
              <w:right w:val="nil"/>
            </w:tcBorders>
            <w:shd w:val="clear" w:color="auto" w:fill="auto"/>
            <w:noWrap/>
            <w:vAlign w:val="bottom"/>
            <w:hideMark/>
          </w:tcPr>
          <w:p w14:paraId="250172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0.971</w:t>
            </w:r>
          </w:p>
        </w:tc>
        <w:tc>
          <w:tcPr>
            <w:tcW w:w="1020" w:type="dxa"/>
            <w:tcBorders>
              <w:top w:val="nil"/>
              <w:left w:val="nil"/>
              <w:bottom w:val="nil"/>
              <w:right w:val="nil"/>
            </w:tcBorders>
            <w:shd w:val="clear" w:color="auto" w:fill="auto"/>
            <w:noWrap/>
            <w:vAlign w:val="bottom"/>
            <w:hideMark/>
          </w:tcPr>
          <w:p w14:paraId="4389716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1.108</w:t>
            </w:r>
          </w:p>
        </w:tc>
      </w:tr>
      <w:tr w:rsidR="00A5526B" w:rsidRPr="00B30C13" w14:paraId="6E4CA71D" w14:textId="77777777" w:rsidTr="00A5526B">
        <w:trPr>
          <w:trHeight w:val="285"/>
        </w:trPr>
        <w:tc>
          <w:tcPr>
            <w:tcW w:w="1053" w:type="dxa"/>
            <w:tcBorders>
              <w:top w:val="nil"/>
              <w:left w:val="nil"/>
              <w:bottom w:val="nil"/>
              <w:right w:val="nil"/>
            </w:tcBorders>
            <w:shd w:val="clear" w:color="auto" w:fill="auto"/>
            <w:noWrap/>
            <w:vAlign w:val="bottom"/>
            <w:hideMark/>
          </w:tcPr>
          <w:p w14:paraId="6AF34D9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12F4F1C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0.760</w:t>
            </w:r>
          </w:p>
        </w:tc>
        <w:tc>
          <w:tcPr>
            <w:tcW w:w="1020" w:type="dxa"/>
            <w:tcBorders>
              <w:top w:val="nil"/>
              <w:left w:val="nil"/>
              <w:bottom w:val="nil"/>
              <w:right w:val="nil"/>
            </w:tcBorders>
            <w:shd w:val="clear" w:color="auto" w:fill="auto"/>
            <w:noWrap/>
            <w:vAlign w:val="bottom"/>
            <w:hideMark/>
          </w:tcPr>
          <w:p w14:paraId="59ED0BD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0.708</w:t>
            </w:r>
          </w:p>
        </w:tc>
        <w:tc>
          <w:tcPr>
            <w:tcW w:w="1020" w:type="dxa"/>
            <w:tcBorders>
              <w:top w:val="nil"/>
              <w:left w:val="nil"/>
              <w:bottom w:val="nil"/>
              <w:right w:val="nil"/>
            </w:tcBorders>
            <w:shd w:val="clear" w:color="auto" w:fill="auto"/>
            <w:noWrap/>
            <w:vAlign w:val="bottom"/>
            <w:hideMark/>
          </w:tcPr>
          <w:p w14:paraId="75EBB35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0.816</w:t>
            </w:r>
          </w:p>
        </w:tc>
      </w:tr>
      <w:tr w:rsidR="00A5526B" w:rsidRPr="00B30C13" w14:paraId="2D0EF689" w14:textId="77777777" w:rsidTr="00A5526B">
        <w:trPr>
          <w:trHeight w:val="285"/>
        </w:trPr>
        <w:tc>
          <w:tcPr>
            <w:tcW w:w="1053" w:type="dxa"/>
            <w:tcBorders>
              <w:top w:val="nil"/>
              <w:left w:val="nil"/>
              <w:bottom w:val="nil"/>
              <w:right w:val="nil"/>
            </w:tcBorders>
            <w:shd w:val="clear" w:color="auto" w:fill="auto"/>
            <w:noWrap/>
            <w:vAlign w:val="bottom"/>
            <w:hideMark/>
          </w:tcPr>
          <w:p w14:paraId="0DB3E38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492C330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AE082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27BA8F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A46D155" w14:textId="77777777" w:rsidTr="00A5526B">
        <w:trPr>
          <w:trHeight w:val="285"/>
        </w:trPr>
        <w:tc>
          <w:tcPr>
            <w:tcW w:w="1053" w:type="dxa"/>
            <w:tcBorders>
              <w:top w:val="nil"/>
              <w:left w:val="nil"/>
              <w:bottom w:val="nil"/>
              <w:right w:val="nil"/>
            </w:tcBorders>
            <w:shd w:val="clear" w:color="auto" w:fill="auto"/>
            <w:noWrap/>
            <w:vAlign w:val="bottom"/>
            <w:hideMark/>
          </w:tcPr>
          <w:p w14:paraId="3214AC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5E2D763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1.141</w:t>
            </w:r>
          </w:p>
        </w:tc>
        <w:tc>
          <w:tcPr>
            <w:tcW w:w="1020" w:type="dxa"/>
            <w:tcBorders>
              <w:top w:val="nil"/>
              <w:left w:val="nil"/>
              <w:bottom w:val="nil"/>
              <w:right w:val="nil"/>
            </w:tcBorders>
            <w:shd w:val="clear" w:color="auto" w:fill="auto"/>
            <w:noWrap/>
            <w:vAlign w:val="bottom"/>
            <w:hideMark/>
          </w:tcPr>
          <w:p w14:paraId="111C1A2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7E23462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1.233</w:t>
            </w:r>
          </w:p>
        </w:tc>
      </w:tr>
      <w:tr w:rsidR="00A5526B" w:rsidRPr="00B30C13" w14:paraId="13447A77" w14:textId="77777777" w:rsidTr="00A5526B">
        <w:trPr>
          <w:trHeight w:val="285"/>
        </w:trPr>
        <w:tc>
          <w:tcPr>
            <w:tcW w:w="1053" w:type="dxa"/>
            <w:tcBorders>
              <w:top w:val="nil"/>
              <w:left w:val="nil"/>
              <w:bottom w:val="nil"/>
              <w:right w:val="nil"/>
            </w:tcBorders>
            <w:shd w:val="clear" w:color="auto" w:fill="auto"/>
            <w:noWrap/>
            <w:vAlign w:val="bottom"/>
            <w:hideMark/>
          </w:tcPr>
          <w:p w14:paraId="79D9864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2900B71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0.924</w:t>
            </w:r>
          </w:p>
        </w:tc>
        <w:tc>
          <w:tcPr>
            <w:tcW w:w="1020" w:type="dxa"/>
            <w:tcBorders>
              <w:top w:val="nil"/>
              <w:left w:val="nil"/>
              <w:bottom w:val="nil"/>
              <w:right w:val="nil"/>
            </w:tcBorders>
            <w:shd w:val="clear" w:color="auto" w:fill="auto"/>
            <w:noWrap/>
            <w:vAlign w:val="bottom"/>
            <w:hideMark/>
          </w:tcPr>
          <w:p w14:paraId="1B7DE0A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0.865</w:t>
            </w:r>
          </w:p>
        </w:tc>
        <w:tc>
          <w:tcPr>
            <w:tcW w:w="1020" w:type="dxa"/>
            <w:tcBorders>
              <w:top w:val="nil"/>
              <w:left w:val="nil"/>
              <w:bottom w:val="nil"/>
              <w:right w:val="nil"/>
            </w:tcBorders>
            <w:shd w:val="clear" w:color="auto" w:fill="auto"/>
            <w:noWrap/>
            <w:vAlign w:val="bottom"/>
            <w:hideMark/>
          </w:tcPr>
          <w:p w14:paraId="471F351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0.986</w:t>
            </w:r>
          </w:p>
        </w:tc>
      </w:tr>
      <w:tr w:rsidR="00A5526B" w:rsidRPr="00B30C13" w14:paraId="01A20DB0" w14:textId="77777777" w:rsidTr="00A5526B">
        <w:trPr>
          <w:trHeight w:val="285"/>
        </w:trPr>
        <w:tc>
          <w:tcPr>
            <w:tcW w:w="1053" w:type="dxa"/>
            <w:tcBorders>
              <w:top w:val="nil"/>
              <w:left w:val="nil"/>
              <w:bottom w:val="nil"/>
              <w:right w:val="nil"/>
            </w:tcBorders>
            <w:shd w:val="clear" w:color="auto" w:fill="auto"/>
            <w:noWrap/>
            <w:vAlign w:val="bottom"/>
            <w:hideMark/>
          </w:tcPr>
          <w:p w14:paraId="451AE9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346FEA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0.534</w:t>
            </w:r>
          </w:p>
        </w:tc>
        <w:tc>
          <w:tcPr>
            <w:tcW w:w="1020" w:type="dxa"/>
            <w:tcBorders>
              <w:top w:val="nil"/>
              <w:left w:val="nil"/>
              <w:bottom w:val="nil"/>
              <w:right w:val="nil"/>
            </w:tcBorders>
            <w:shd w:val="clear" w:color="auto" w:fill="auto"/>
            <w:noWrap/>
            <w:vAlign w:val="bottom"/>
            <w:hideMark/>
          </w:tcPr>
          <w:p w14:paraId="4482BAE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0.500</w:t>
            </w:r>
          </w:p>
        </w:tc>
        <w:tc>
          <w:tcPr>
            <w:tcW w:w="1020" w:type="dxa"/>
            <w:tcBorders>
              <w:top w:val="nil"/>
              <w:left w:val="nil"/>
              <w:bottom w:val="nil"/>
              <w:right w:val="nil"/>
            </w:tcBorders>
            <w:shd w:val="clear" w:color="auto" w:fill="auto"/>
            <w:noWrap/>
            <w:vAlign w:val="bottom"/>
            <w:hideMark/>
          </w:tcPr>
          <w:p w14:paraId="6648604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0.571</w:t>
            </w:r>
          </w:p>
        </w:tc>
      </w:tr>
      <w:tr w:rsidR="00A5526B" w:rsidRPr="00B30C13" w14:paraId="09680816" w14:textId="77777777" w:rsidTr="00A5526B">
        <w:trPr>
          <w:trHeight w:val="285"/>
        </w:trPr>
        <w:tc>
          <w:tcPr>
            <w:tcW w:w="1053" w:type="dxa"/>
            <w:tcBorders>
              <w:top w:val="nil"/>
              <w:left w:val="nil"/>
              <w:bottom w:val="nil"/>
              <w:right w:val="nil"/>
            </w:tcBorders>
            <w:shd w:val="clear" w:color="auto" w:fill="auto"/>
            <w:noWrap/>
            <w:vAlign w:val="bottom"/>
            <w:hideMark/>
          </w:tcPr>
          <w:p w14:paraId="40F3CB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63D351B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F362E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25137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3368B9D" w14:textId="77777777" w:rsidTr="00A5526B">
        <w:trPr>
          <w:trHeight w:val="285"/>
        </w:trPr>
        <w:tc>
          <w:tcPr>
            <w:tcW w:w="1053" w:type="dxa"/>
            <w:tcBorders>
              <w:top w:val="nil"/>
              <w:left w:val="nil"/>
              <w:bottom w:val="nil"/>
              <w:right w:val="nil"/>
            </w:tcBorders>
            <w:shd w:val="clear" w:color="auto" w:fill="auto"/>
            <w:noWrap/>
            <w:vAlign w:val="bottom"/>
            <w:hideMark/>
          </w:tcPr>
          <w:p w14:paraId="770AD7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75F1D43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1.089</w:t>
            </w:r>
          </w:p>
        </w:tc>
        <w:tc>
          <w:tcPr>
            <w:tcW w:w="1020" w:type="dxa"/>
            <w:tcBorders>
              <w:top w:val="nil"/>
              <w:left w:val="nil"/>
              <w:bottom w:val="nil"/>
              <w:right w:val="nil"/>
            </w:tcBorders>
            <w:shd w:val="clear" w:color="auto" w:fill="auto"/>
            <w:noWrap/>
            <w:vAlign w:val="bottom"/>
            <w:hideMark/>
          </w:tcPr>
          <w:p w14:paraId="596689D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1.002</w:t>
            </w:r>
          </w:p>
        </w:tc>
        <w:tc>
          <w:tcPr>
            <w:tcW w:w="1020" w:type="dxa"/>
            <w:tcBorders>
              <w:top w:val="nil"/>
              <w:left w:val="nil"/>
              <w:bottom w:val="nil"/>
              <w:right w:val="nil"/>
            </w:tcBorders>
            <w:shd w:val="clear" w:color="auto" w:fill="auto"/>
            <w:noWrap/>
            <w:vAlign w:val="bottom"/>
            <w:hideMark/>
          </w:tcPr>
          <w:p w14:paraId="4DC394F6"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1.183</w:t>
            </w:r>
          </w:p>
        </w:tc>
      </w:tr>
      <w:tr w:rsidR="00A5526B" w:rsidRPr="00B30C13" w14:paraId="5BC82D95" w14:textId="77777777" w:rsidTr="00A5526B">
        <w:trPr>
          <w:trHeight w:val="285"/>
        </w:trPr>
        <w:tc>
          <w:tcPr>
            <w:tcW w:w="1053" w:type="dxa"/>
            <w:tcBorders>
              <w:top w:val="nil"/>
              <w:left w:val="nil"/>
              <w:bottom w:val="nil"/>
              <w:right w:val="nil"/>
            </w:tcBorders>
            <w:shd w:val="clear" w:color="auto" w:fill="auto"/>
            <w:noWrap/>
            <w:vAlign w:val="bottom"/>
            <w:hideMark/>
          </w:tcPr>
          <w:p w14:paraId="3E96F59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405900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1.008</w:t>
            </w:r>
          </w:p>
        </w:tc>
        <w:tc>
          <w:tcPr>
            <w:tcW w:w="1020" w:type="dxa"/>
            <w:tcBorders>
              <w:top w:val="nil"/>
              <w:left w:val="nil"/>
              <w:bottom w:val="nil"/>
              <w:right w:val="nil"/>
            </w:tcBorders>
            <w:shd w:val="clear" w:color="auto" w:fill="auto"/>
            <w:noWrap/>
            <w:vAlign w:val="bottom"/>
            <w:hideMark/>
          </w:tcPr>
          <w:p w14:paraId="3176A8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0.941</w:t>
            </w:r>
          </w:p>
        </w:tc>
        <w:tc>
          <w:tcPr>
            <w:tcW w:w="1020" w:type="dxa"/>
            <w:tcBorders>
              <w:top w:val="nil"/>
              <w:left w:val="nil"/>
              <w:bottom w:val="nil"/>
              <w:right w:val="nil"/>
            </w:tcBorders>
            <w:shd w:val="clear" w:color="auto" w:fill="auto"/>
            <w:noWrap/>
            <w:vAlign w:val="bottom"/>
            <w:hideMark/>
          </w:tcPr>
          <w:p w14:paraId="301975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1.079</w:t>
            </w:r>
          </w:p>
        </w:tc>
      </w:tr>
      <w:tr w:rsidR="00A5526B" w:rsidRPr="00B30C13" w14:paraId="585446EB" w14:textId="77777777" w:rsidTr="00A5526B">
        <w:trPr>
          <w:trHeight w:val="285"/>
        </w:trPr>
        <w:tc>
          <w:tcPr>
            <w:tcW w:w="1053" w:type="dxa"/>
            <w:tcBorders>
              <w:top w:val="nil"/>
              <w:left w:val="nil"/>
              <w:bottom w:val="nil"/>
              <w:right w:val="nil"/>
            </w:tcBorders>
            <w:shd w:val="clear" w:color="auto" w:fill="auto"/>
            <w:noWrap/>
            <w:vAlign w:val="bottom"/>
            <w:hideMark/>
          </w:tcPr>
          <w:p w14:paraId="298982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1B5691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0.789</w:t>
            </w:r>
          </w:p>
        </w:tc>
        <w:tc>
          <w:tcPr>
            <w:tcW w:w="1020" w:type="dxa"/>
            <w:tcBorders>
              <w:top w:val="nil"/>
              <w:left w:val="nil"/>
              <w:bottom w:val="nil"/>
              <w:right w:val="nil"/>
            </w:tcBorders>
            <w:shd w:val="clear" w:color="auto" w:fill="auto"/>
            <w:noWrap/>
            <w:vAlign w:val="bottom"/>
            <w:hideMark/>
          </w:tcPr>
          <w:p w14:paraId="63288E7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25EEE1A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0.844</w:t>
            </w:r>
          </w:p>
        </w:tc>
      </w:tr>
      <w:tr w:rsidR="00A5526B" w:rsidRPr="00B30C13" w14:paraId="09FC09C5" w14:textId="77777777" w:rsidTr="00A5526B">
        <w:trPr>
          <w:trHeight w:val="285"/>
        </w:trPr>
        <w:tc>
          <w:tcPr>
            <w:tcW w:w="1053" w:type="dxa"/>
            <w:tcBorders>
              <w:top w:val="nil"/>
              <w:left w:val="nil"/>
              <w:bottom w:val="nil"/>
              <w:right w:val="nil"/>
            </w:tcBorders>
            <w:shd w:val="clear" w:color="auto" w:fill="auto"/>
            <w:noWrap/>
            <w:vAlign w:val="bottom"/>
            <w:hideMark/>
          </w:tcPr>
          <w:p w14:paraId="3431917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6CA76C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0.418</w:t>
            </w:r>
          </w:p>
        </w:tc>
        <w:tc>
          <w:tcPr>
            <w:tcW w:w="1020" w:type="dxa"/>
            <w:tcBorders>
              <w:top w:val="nil"/>
              <w:left w:val="nil"/>
              <w:bottom w:val="nil"/>
              <w:right w:val="nil"/>
            </w:tcBorders>
            <w:shd w:val="clear" w:color="auto" w:fill="auto"/>
            <w:noWrap/>
            <w:vAlign w:val="bottom"/>
            <w:hideMark/>
          </w:tcPr>
          <w:p w14:paraId="6E03399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0.377</w:t>
            </w:r>
          </w:p>
        </w:tc>
        <w:tc>
          <w:tcPr>
            <w:tcW w:w="1020" w:type="dxa"/>
            <w:tcBorders>
              <w:top w:val="nil"/>
              <w:left w:val="nil"/>
              <w:bottom w:val="nil"/>
              <w:right w:val="nil"/>
            </w:tcBorders>
            <w:shd w:val="clear" w:color="auto" w:fill="auto"/>
            <w:noWrap/>
            <w:vAlign w:val="bottom"/>
            <w:hideMark/>
          </w:tcPr>
          <w:p w14:paraId="0CC559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0.464</w:t>
            </w:r>
          </w:p>
        </w:tc>
      </w:tr>
      <w:tr w:rsidR="00A5526B" w:rsidRPr="00B30C13" w14:paraId="649D691A" w14:textId="77777777" w:rsidTr="00A5526B">
        <w:trPr>
          <w:trHeight w:val="285"/>
        </w:trPr>
        <w:tc>
          <w:tcPr>
            <w:tcW w:w="1053" w:type="dxa"/>
            <w:tcBorders>
              <w:top w:val="nil"/>
              <w:left w:val="nil"/>
              <w:bottom w:val="nil"/>
              <w:right w:val="nil"/>
            </w:tcBorders>
            <w:shd w:val="clear" w:color="auto" w:fill="auto"/>
            <w:noWrap/>
            <w:vAlign w:val="bottom"/>
            <w:hideMark/>
          </w:tcPr>
          <w:p w14:paraId="250F70E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5C6C344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0.664</w:t>
            </w:r>
          </w:p>
        </w:tc>
        <w:tc>
          <w:tcPr>
            <w:tcW w:w="1020" w:type="dxa"/>
            <w:tcBorders>
              <w:top w:val="nil"/>
              <w:left w:val="nil"/>
              <w:bottom w:val="nil"/>
              <w:right w:val="nil"/>
            </w:tcBorders>
            <w:shd w:val="clear" w:color="auto" w:fill="auto"/>
            <w:noWrap/>
            <w:vAlign w:val="bottom"/>
            <w:hideMark/>
          </w:tcPr>
          <w:p w14:paraId="3E1F3FA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0.615</w:t>
            </w:r>
          </w:p>
        </w:tc>
        <w:tc>
          <w:tcPr>
            <w:tcW w:w="1020" w:type="dxa"/>
            <w:tcBorders>
              <w:top w:val="nil"/>
              <w:left w:val="nil"/>
              <w:bottom w:val="nil"/>
              <w:right w:val="nil"/>
            </w:tcBorders>
            <w:shd w:val="clear" w:color="auto" w:fill="auto"/>
            <w:noWrap/>
            <w:vAlign w:val="bottom"/>
            <w:hideMark/>
          </w:tcPr>
          <w:p w14:paraId="4FD9765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0.717</w:t>
            </w:r>
          </w:p>
        </w:tc>
      </w:tr>
      <w:tr w:rsidR="00A5526B" w:rsidRPr="00B30C13" w14:paraId="5C0080B8" w14:textId="77777777" w:rsidTr="00A5526B">
        <w:trPr>
          <w:trHeight w:val="285"/>
        </w:trPr>
        <w:tc>
          <w:tcPr>
            <w:tcW w:w="1053" w:type="dxa"/>
            <w:tcBorders>
              <w:top w:val="nil"/>
              <w:left w:val="nil"/>
              <w:bottom w:val="nil"/>
              <w:right w:val="nil"/>
            </w:tcBorders>
            <w:shd w:val="clear" w:color="auto" w:fill="auto"/>
            <w:noWrap/>
            <w:vAlign w:val="bottom"/>
            <w:hideMark/>
          </w:tcPr>
          <w:p w14:paraId="05D5FC9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7D46EC4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0.973</w:t>
            </w:r>
          </w:p>
        </w:tc>
        <w:tc>
          <w:tcPr>
            <w:tcW w:w="1020" w:type="dxa"/>
            <w:tcBorders>
              <w:top w:val="nil"/>
              <w:left w:val="nil"/>
              <w:bottom w:val="nil"/>
              <w:right w:val="nil"/>
            </w:tcBorders>
            <w:shd w:val="clear" w:color="auto" w:fill="auto"/>
            <w:noWrap/>
            <w:vAlign w:val="bottom"/>
            <w:hideMark/>
          </w:tcPr>
          <w:p w14:paraId="24E3B3C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0.900</w:t>
            </w:r>
          </w:p>
        </w:tc>
        <w:tc>
          <w:tcPr>
            <w:tcW w:w="1020" w:type="dxa"/>
            <w:tcBorders>
              <w:top w:val="nil"/>
              <w:left w:val="nil"/>
              <w:bottom w:val="nil"/>
              <w:right w:val="nil"/>
            </w:tcBorders>
            <w:shd w:val="clear" w:color="auto" w:fill="auto"/>
            <w:noWrap/>
            <w:vAlign w:val="bottom"/>
            <w:hideMark/>
          </w:tcPr>
          <w:p w14:paraId="4E743AC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1.053</w:t>
            </w:r>
          </w:p>
        </w:tc>
      </w:tr>
      <w:tr w:rsidR="00A5526B" w:rsidRPr="00B30C13" w14:paraId="2B40AE82" w14:textId="77777777" w:rsidTr="00A5526B">
        <w:trPr>
          <w:trHeight w:val="285"/>
        </w:trPr>
        <w:tc>
          <w:tcPr>
            <w:tcW w:w="1053" w:type="dxa"/>
            <w:tcBorders>
              <w:top w:val="nil"/>
              <w:left w:val="nil"/>
              <w:bottom w:val="nil"/>
              <w:right w:val="nil"/>
            </w:tcBorders>
            <w:shd w:val="clear" w:color="auto" w:fill="auto"/>
            <w:noWrap/>
            <w:vAlign w:val="bottom"/>
            <w:hideMark/>
          </w:tcPr>
          <w:p w14:paraId="1A57002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lastRenderedPageBreak/>
              <w:t>2006.625</w:t>
            </w:r>
          </w:p>
        </w:tc>
        <w:tc>
          <w:tcPr>
            <w:tcW w:w="1020" w:type="dxa"/>
            <w:tcBorders>
              <w:top w:val="nil"/>
              <w:left w:val="nil"/>
              <w:bottom w:val="nil"/>
              <w:right w:val="nil"/>
            </w:tcBorders>
            <w:shd w:val="clear" w:color="auto" w:fill="auto"/>
            <w:noWrap/>
            <w:vAlign w:val="bottom"/>
            <w:hideMark/>
          </w:tcPr>
          <w:p w14:paraId="16AE25A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31E620D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0.790</w:t>
            </w:r>
          </w:p>
        </w:tc>
        <w:tc>
          <w:tcPr>
            <w:tcW w:w="1020" w:type="dxa"/>
            <w:tcBorders>
              <w:top w:val="nil"/>
              <w:left w:val="nil"/>
              <w:bottom w:val="nil"/>
              <w:right w:val="nil"/>
            </w:tcBorders>
            <w:shd w:val="clear" w:color="auto" w:fill="auto"/>
            <w:noWrap/>
            <w:vAlign w:val="bottom"/>
            <w:hideMark/>
          </w:tcPr>
          <w:p w14:paraId="648707B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0.900</w:t>
            </w:r>
          </w:p>
        </w:tc>
      </w:tr>
      <w:tr w:rsidR="00A5526B" w:rsidRPr="00B30C13" w14:paraId="265EE3A0" w14:textId="77777777" w:rsidTr="00A5526B">
        <w:trPr>
          <w:trHeight w:val="285"/>
        </w:trPr>
        <w:tc>
          <w:tcPr>
            <w:tcW w:w="1053" w:type="dxa"/>
            <w:tcBorders>
              <w:top w:val="nil"/>
              <w:left w:val="nil"/>
              <w:bottom w:val="nil"/>
              <w:right w:val="nil"/>
            </w:tcBorders>
            <w:shd w:val="clear" w:color="auto" w:fill="auto"/>
            <w:noWrap/>
            <w:vAlign w:val="bottom"/>
            <w:hideMark/>
          </w:tcPr>
          <w:p w14:paraId="6B738A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4A9C7D7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08738D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E9C89C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75B0285" w14:textId="77777777" w:rsidTr="00A5526B">
        <w:trPr>
          <w:trHeight w:val="285"/>
        </w:trPr>
        <w:tc>
          <w:tcPr>
            <w:tcW w:w="1053" w:type="dxa"/>
            <w:tcBorders>
              <w:top w:val="nil"/>
              <w:left w:val="nil"/>
              <w:bottom w:val="nil"/>
              <w:right w:val="nil"/>
            </w:tcBorders>
            <w:shd w:val="clear" w:color="auto" w:fill="auto"/>
            <w:noWrap/>
            <w:vAlign w:val="bottom"/>
            <w:hideMark/>
          </w:tcPr>
          <w:p w14:paraId="214F316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7627838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4ECB71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838D54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36E392B" w14:textId="77777777" w:rsidTr="00A5526B">
        <w:trPr>
          <w:trHeight w:val="285"/>
        </w:trPr>
        <w:tc>
          <w:tcPr>
            <w:tcW w:w="1053" w:type="dxa"/>
            <w:tcBorders>
              <w:top w:val="nil"/>
              <w:left w:val="nil"/>
              <w:bottom w:val="nil"/>
              <w:right w:val="nil"/>
            </w:tcBorders>
            <w:shd w:val="clear" w:color="auto" w:fill="auto"/>
            <w:noWrap/>
            <w:vAlign w:val="bottom"/>
            <w:hideMark/>
          </w:tcPr>
          <w:p w14:paraId="297CA09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2D2915B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1.222</w:t>
            </w:r>
          </w:p>
        </w:tc>
        <w:tc>
          <w:tcPr>
            <w:tcW w:w="1020" w:type="dxa"/>
            <w:tcBorders>
              <w:top w:val="nil"/>
              <w:left w:val="nil"/>
              <w:bottom w:val="nil"/>
              <w:right w:val="nil"/>
            </w:tcBorders>
            <w:shd w:val="clear" w:color="auto" w:fill="auto"/>
            <w:noWrap/>
            <w:vAlign w:val="bottom"/>
            <w:hideMark/>
          </w:tcPr>
          <w:p w14:paraId="1C3235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1.129</w:t>
            </w:r>
          </w:p>
        </w:tc>
        <w:tc>
          <w:tcPr>
            <w:tcW w:w="1020" w:type="dxa"/>
            <w:tcBorders>
              <w:top w:val="nil"/>
              <w:left w:val="nil"/>
              <w:bottom w:val="nil"/>
              <w:right w:val="nil"/>
            </w:tcBorders>
            <w:shd w:val="clear" w:color="auto" w:fill="auto"/>
            <w:noWrap/>
            <w:vAlign w:val="bottom"/>
            <w:hideMark/>
          </w:tcPr>
          <w:p w14:paraId="4D4A38B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1.322</w:t>
            </w:r>
          </w:p>
        </w:tc>
      </w:tr>
      <w:tr w:rsidR="00A5526B" w:rsidRPr="00B30C13" w14:paraId="597FEB39" w14:textId="77777777" w:rsidTr="00A5526B">
        <w:trPr>
          <w:trHeight w:val="285"/>
        </w:trPr>
        <w:tc>
          <w:tcPr>
            <w:tcW w:w="1053" w:type="dxa"/>
            <w:tcBorders>
              <w:top w:val="nil"/>
              <w:left w:val="nil"/>
              <w:bottom w:val="nil"/>
              <w:right w:val="nil"/>
            </w:tcBorders>
            <w:shd w:val="clear" w:color="auto" w:fill="auto"/>
            <w:noWrap/>
            <w:vAlign w:val="bottom"/>
            <w:hideMark/>
          </w:tcPr>
          <w:p w14:paraId="2693F0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146CFCD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1.060</w:t>
            </w:r>
          </w:p>
        </w:tc>
        <w:tc>
          <w:tcPr>
            <w:tcW w:w="1020" w:type="dxa"/>
            <w:tcBorders>
              <w:top w:val="nil"/>
              <w:left w:val="nil"/>
              <w:bottom w:val="nil"/>
              <w:right w:val="nil"/>
            </w:tcBorders>
            <w:shd w:val="clear" w:color="auto" w:fill="auto"/>
            <w:noWrap/>
            <w:vAlign w:val="bottom"/>
            <w:hideMark/>
          </w:tcPr>
          <w:p w14:paraId="342D71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0.991</w:t>
            </w:r>
          </w:p>
        </w:tc>
        <w:tc>
          <w:tcPr>
            <w:tcW w:w="1020" w:type="dxa"/>
            <w:tcBorders>
              <w:top w:val="nil"/>
              <w:left w:val="nil"/>
              <w:bottom w:val="nil"/>
              <w:right w:val="nil"/>
            </w:tcBorders>
            <w:shd w:val="clear" w:color="auto" w:fill="auto"/>
            <w:noWrap/>
            <w:vAlign w:val="bottom"/>
            <w:hideMark/>
          </w:tcPr>
          <w:p w14:paraId="4E66D18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1.133</w:t>
            </w:r>
          </w:p>
        </w:tc>
      </w:tr>
      <w:tr w:rsidR="00A5526B" w:rsidRPr="00B30C13" w14:paraId="5B32B22D" w14:textId="77777777" w:rsidTr="00A5526B">
        <w:trPr>
          <w:trHeight w:val="285"/>
        </w:trPr>
        <w:tc>
          <w:tcPr>
            <w:tcW w:w="1053" w:type="dxa"/>
            <w:tcBorders>
              <w:top w:val="nil"/>
              <w:left w:val="nil"/>
              <w:bottom w:val="nil"/>
              <w:right w:val="nil"/>
            </w:tcBorders>
            <w:shd w:val="clear" w:color="auto" w:fill="auto"/>
            <w:noWrap/>
            <w:vAlign w:val="bottom"/>
            <w:hideMark/>
          </w:tcPr>
          <w:p w14:paraId="1B6FCDB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2B3491F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0.542</w:t>
            </w:r>
          </w:p>
        </w:tc>
        <w:tc>
          <w:tcPr>
            <w:tcW w:w="1020" w:type="dxa"/>
            <w:tcBorders>
              <w:top w:val="nil"/>
              <w:left w:val="nil"/>
              <w:bottom w:val="nil"/>
              <w:right w:val="nil"/>
            </w:tcBorders>
            <w:shd w:val="clear" w:color="auto" w:fill="auto"/>
            <w:noWrap/>
            <w:vAlign w:val="bottom"/>
            <w:hideMark/>
          </w:tcPr>
          <w:p w14:paraId="1ACFB2E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0.489</w:t>
            </w:r>
          </w:p>
        </w:tc>
        <w:tc>
          <w:tcPr>
            <w:tcW w:w="1020" w:type="dxa"/>
            <w:tcBorders>
              <w:top w:val="nil"/>
              <w:left w:val="nil"/>
              <w:bottom w:val="nil"/>
              <w:right w:val="nil"/>
            </w:tcBorders>
            <w:shd w:val="clear" w:color="auto" w:fill="auto"/>
            <w:noWrap/>
            <w:vAlign w:val="bottom"/>
            <w:hideMark/>
          </w:tcPr>
          <w:p w14:paraId="2D1008E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0.600</w:t>
            </w:r>
          </w:p>
        </w:tc>
      </w:tr>
      <w:tr w:rsidR="00A5526B" w:rsidRPr="00B30C13" w14:paraId="389490B1" w14:textId="77777777" w:rsidTr="00A5526B">
        <w:trPr>
          <w:trHeight w:val="285"/>
        </w:trPr>
        <w:tc>
          <w:tcPr>
            <w:tcW w:w="1053" w:type="dxa"/>
            <w:tcBorders>
              <w:top w:val="nil"/>
              <w:left w:val="nil"/>
              <w:bottom w:val="nil"/>
              <w:right w:val="nil"/>
            </w:tcBorders>
            <w:shd w:val="clear" w:color="auto" w:fill="auto"/>
            <w:noWrap/>
            <w:vAlign w:val="bottom"/>
            <w:hideMark/>
          </w:tcPr>
          <w:p w14:paraId="42EA58E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2008.125</w:t>
            </w:r>
          </w:p>
        </w:tc>
        <w:tc>
          <w:tcPr>
            <w:tcW w:w="1020" w:type="dxa"/>
            <w:tcBorders>
              <w:top w:val="nil"/>
              <w:left w:val="nil"/>
              <w:bottom w:val="nil"/>
              <w:right w:val="nil"/>
            </w:tcBorders>
            <w:shd w:val="clear" w:color="auto" w:fill="auto"/>
            <w:noWrap/>
            <w:vAlign w:val="bottom"/>
            <w:hideMark/>
          </w:tcPr>
          <w:p w14:paraId="3360F5E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9C7496F"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58F3F9"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F042A2A" w14:textId="77777777" w:rsidTr="00A5526B">
        <w:trPr>
          <w:trHeight w:val="285"/>
        </w:trPr>
        <w:tc>
          <w:tcPr>
            <w:tcW w:w="1053" w:type="dxa"/>
            <w:tcBorders>
              <w:top w:val="nil"/>
              <w:left w:val="nil"/>
              <w:bottom w:val="nil"/>
              <w:right w:val="nil"/>
            </w:tcBorders>
            <w:shd w:val="clear" w:color="auto" w:fill="auto"/>
            <w:noWrap/>
            <w:vAlign w:val="bottom"/>
            <w:hideMark/>
          </w:tcPr>
          <w:p w14:paraId="367FAC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5AF9EDB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1.363</w:t>
            </w:r>
          </w:p>
        </w:tc>
        <w:tc>
          <w:tcPr>
            <w:tcW w:w="1020" w:type="dxa"/>
            <w:tcBorders>
              <w:top w:val="nil"/>
              <w:left w:val="nil"/>
              <w:bottom w:val="nil"/>
              <w:right w:val="nil"/>
            </w:tcBorders>
            <w:shd w:val="clear" w:color="auto" w:fill="auto"/>
            <w:noWrap/>
            <w:vAlign w:val="bottom"/>
            <w:hideMark/>
          </w:tcPr>
          <w:p w14:paraId="4122170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1.278</w:t>
            </w:r>
          </w:p>
        </w:tc>
        <w:tc>
          <w:tcPr>
            <w:tcW w:w="1020" w:type="dxa"/>
            <w:tcBorders>
              <w:top w:val="nil"/>
              <w:left w:val="nil"/>
              <w:bottom w:val="nil"/>
              <w:right w:val="nil"/>
            </w:tcBorders>
            <w:shd w:val="clear" w:color="auto" w:fill="auto"/>
            <w:noWrap/>
            <w:vAlign w:val="bottom"/>
            <w:hideMark/>
          </w:tcPr>
          <w:p w14:paraId="53DAE1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1.454</w:t>
            </w:r>
          </w:p>
        </w:tc>
      </w:tr>
      <w:tr w:rsidR="00A5526B" w:rsidRPr="00B30C13" w14:paraId="3B415453" w14:textId="77777777" w:rsidTr="00A5526B">
        <w:trPr>
          <w:trHeight w:val="285"/>
        </w:trPr>
        <w:tc>
          <w:tcPr>
            <w:tcW w:w="1053" w:type="dxa"/>
            <w:tcBorders>
              <w:top w:val="nil"/>
              <w:left w:val="nil"/>
              <w:bottom w:val="nil"/>
              <w:right w:val="nil"/>
            </w:tcBorders>
            <w:shd w:val="clear" w:color="auto" w:fill="auto"/>
            <w:noWrap/>
            <w:vAlign w:val="bottom"/>
            <w:hideMark/>
          </w:tcPr>
          <w:p w14:paraId="2DD2596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79BBF36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1.028</w:t>
            </w:r>
          </w:p>
        </w:tc>
        <w:tc>
          <w:tcPr>
            <w:tcW w:w="1020" w:type="dxa"/>
            <w:tcBorders>
              <w:top w:val="nil"/>
              <w:left w:val="nil"/>
              <w:bottom w:val="nil"/>
              <w:right w:val="nil"/>
            </w:tcBorders>
            <w:shd w:val="clear" w:color="auto" w:fill="auto"/>
            <w:noWrap/>
            <w:vAlign w:val="bottom"/>
            <w:hideMark/>
          </w:tcPr>
          <w:p w14:paraId="3A76428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0.965</w:t>
            </w:r>
          </w:p>
        </w:tc>
        <w:tc>
          <w:tcPr>
            <w:tcW w:w="1020" w:type="dxa"/>
            <w:tcBorders>
              <w:top w:val="nil"/>
              <w:left w:val="nil"/>
              <w:bottom w:val="nil"/>
              <w:right w:val="nil"/>
            </w:tcBorders>
            <w:shd w:val="clear" w:color="auto" w:fill="auto"/>
            <w:noWrap/>
            <w:vAlign w:val="bottom"/>
            <w:hideMark/>
          </w:tcPr>
          <w:p w14:paraId="65E2722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1.095</w:t>
            </w:r>
          </w:p>
        </w:tc>
      </w:tr>
      <w:tr w:rsidR="00A5526B" w:rsidRPr="00B30C13" w14:paraId="20EED958" w14:textId="77777777" w:rsidTr="00A5526B">
        <w:trPr>
          <w:trHeight w:val="285"/>
        </w:trPr>
        <w:tc>
          <w:tcPr>
            <w:tcW w:w="1053" w:type="dxa"/>
            <w:tcBorders>
              <w:top w:val="nil"/>
              <w:left w:val="nil"/>
              <w:bottom w:val="nil"/>
              <w:right w:val="nil"/>
            </w:tcBorders>
            <w:shd w:val="clear" w:color="auto" w:fill="auto"/>
            <w:noWrap/>
            <w:vAlign w:val="bottom"/>
            <w:hideMark/>
          </w:tcPr>
          <w:p w14:paraId="544CC30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1FE3ADD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C906B4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6FF3F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5C9A219" w14:textId="77777777" w:rsidTr="00A5526B">
        <w:trPr>
          <w:trHeight w:val="285"/>
        </w:trPr>
        <w:tc>
          <w:tcPr>
            <w:tcW w:w="1053" w:type="dxa"/>
            <w:tcBorders>
              <w:top w:val="nil"/>
              <w:left w:val="nil"/>
              <w:bottom w:val="nil"/>
              <w:right w:val="nil"/>
            </w:tcBorders>
            <w:shd w:val="clear" w:color="auto" w:fill="auto"/>
            <w:noWrap/>
            <w:vAlign w:val="bottom"/>
            <w:hideMark/>
          </w:tcPr>
          <w:p w14:paraId="0614C88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665EC3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0.865</w:t>
            </w:r>
          </w:p>
        </w:tc>
        <w:tc>
          <w:tcPr>
            <w:tcW w:w="1020" w:type="dxa"/>
            <w:tcBorders>
              <w:top w:val="nil"/>
              <w:left w:val="nil"/>
              <w:bottom w:val="nil"/>
              <w:right w:val="nil"/>
            </w:tcBorders>
            <w:shd w:val="clear" w:color="auto" w:fill="auto"/>
            <w:noWrap/>
            <w:vAlign w:val="bottom"/>
            <w:hideMark/>
          </w:tcPr>
          <w:p w14:paraId="5C7676D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0.779</w:t>
            </w:r>
          </w:p>
        </w:tc>
        <w:tc>
          <w:tcPr>
            <w:tcW w:w="1020" w:type="dxa"/>
            <w:tcBorders>
              <w:top w:val="nil"/>
              <w:left w:val="nil"/>
              <w:bottom w:val="nil"/>
              <w:right w:val="nil"/>
            </w:tcBorders>
            <w:shd w:val="clear" w:color="auto" w:fill="auto"/>
            <w:noWrap/>
            <w:vAlign w:val="bottom"/>
            <w:hideMark/>
          </w:tcPr>
          <w:p w14:paraId="47BB416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0.961</w:t>
            </w:r>
          </w:p>
        </w:tc>
      </w:tr>
      <w:tr w:rsidR="00A5526B" w:rsidRPr="00B30C13" w14:paraId="390B1EC2" w14:textId="77777777" w:rsidTr="00A5526B">
        <w:trPr>
          <w:trHeight w:val="285"/>
        </w:trPr>
        <w:tc>
          <w:tcPr>
            <w:tcW w:w="1053" w:type="dxa"/>
            <w:tcBorders>
              <w:top w:val="nil"/>
              <w:left w:val="nil"/>
              <w:bottom w:val="nil"/>
              <w:right w:val="nil"/>
            </w:tcBorders>
            <w:shd w:val="clear" w:color="auto" w:fill="auto"/>
            <w:noWrap/>
            <w:vAlign w:val="bottom"/>
            <w:hideMark/>
          </w:tcPr>
          <w:p w14:paraId="535C9F6D"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235D0CA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1.427</w:t>
            </w:r>
          </w:p>
        </w:tc>
        <w:tc>
          <w:tcPr>
            <w:tcW w:w="1020" w:type="dxa"/>
            <w:tcBorders>
              <w:top w:val="nil"/>
              <w:left w:val="nil"/>
              <w:bottom w:val="nil"/>
              <w:right w:val="nil"/>
            </w:tcBorders>
            <w:shd w:val="clear" w:color="auto" w:fill="auto"/>
            <w:noWrap/>
            <w:vAlign w:val="bottom"/>
            <w:hideMark/>
          </w:tcPr>
          <w:p w14:paraId="43BB971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1.317</w:t>
            </w:r>
          </w:p>
        </w:tc>
        <w:tc>
          <w:tcPr>
            <w:tcW w:w="1020" w:type="dxa"/>
            <w:tcBorders>
              <w:top w:val="nil"/>
              <w:left w:val="nil"/>
              <w:bottom w:val="nil"/>
              <w:right w:val="nil"/>
            </w:tcBorders>
            <w:shd w:val="clear" w:color="auto" w:fill="auto"/>
            <w:noWrap/>
            <w:vAlign w:val="bottom"/>
            <w:hideMark/>
          </w:tcPr>
          <w:p w14:paraId="0EA05C8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1.547</w:t>
            </w:r>
          </w:p>
        </w:tc>
      </w:tr>
      <w:tr w:rsidR="00A5526B" w:rsidRPr="00B30C13" w14:paraId="3FFFEA1A" w14:textId="77777777" w:rsidTr="00A5526B">
        <w:trPr>
          <w:trHeight w:val="285"/>
        </w:trPr>
        <w:tc>
          <w:tcPr>
            <w:tcW w:w="1053" w:type="dxa"/>
            <w:tcBorders>
              <w:top w:val="nil"/>
              <w:left w:val="nil"/>
              <w:bottom w:val="nil"/>
              <w:right w:val="nil"/>
            </w:tcBorders>
            <w:shd w:val="clear" w:color="auto" w:fill="auto"/>
            <w:noWrap/>
            <w:vAlign w:val="bottom"/>
            <w:hideMark/>
          </w:tcPr>
          <w:p w14:paraId="7AA7BF4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10621FF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1F706B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36CF0BA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0.866</w:t>
            </w:r>
          </w:p>
        </w:tc>
      </w:tr>
      <w:tr w:rsidR="00A5526B" w:rsidRPr="00B30C13" w14:paraId="72163D78" w14:textId="77777777" w:rsidTr="00A5526B">
        <w:trPr>
          <w:trHeight w:val="285"/>
        </w:trPr>
        <w:tc>
          <w:tcPr>
            <w:tcW w:w="1053" w:type="dxa"/>
            <w:tcBorders>
              <w:top w:val="nil"/>
              <w:left w:val="nil"/>
              <w:bottom w:val="nil"/>
              <w:right w:val="nil"/>
            </w:tcBorders>
            <w:shd w:val="clear" w:color="auto" w:fill="auto"/>
            <w:noWrap/>
            <w:vAlign w:val="bottom"/>
            <w:hideMark/>
          </w:tcPr>
          <w:p w14:paraId="57C4C3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3296BAE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8DDA9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0760B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0478B937" w14:textId="77777777" w:rsidTr="00A5526B">
        <w:trPr>
          <w:trHeight w:val="285"/>
        </w:trPr>
        <w:tc>
          <w:tcPr>
            <w:tcW w:w="1053" w:type="dxa"/>
            <w:tcBorders>
              <w:top w:val="nil"/>
              <w:left w:val="nil"/>
              <w:bottom w:val="nil"/>
              <w:right w:val="nil"/>
            </w:tcBorders>
            <w:shd w:val="clear" w:color="auto" w:fill="auto"/>
            <w:noWrap/>
            <w:vAlign w:val="bottom"/>
            <w:hideMark/>
          </w:tcPr>
          <w:p w14:paraId="5A41217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0FAEFD8D"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741B9B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7EF48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6202D2A" w14:textId="77777777" w:rsidTr="00A5526B">
        <w:trPr>
          <w:trHeight w:val="285"/>
        </w:trPr>
        <w:tc>
          <w:tcPr>
            <w:tcW w:w="1053" w:type="dxa"/>
            <w:tcBorders>
              <w:top w:val="nil"/>
              <w:left w:val="nil"/>
              <w:bottom w:val="nil"/>
              <w:right w:val="nil"/>
            </w:tcBorders>
            <w:shd w:val="clear" w:color="auto" w:fill="auto"/>
            <w:noWrap/>
            <w:vAlign w:val="bottom"/>
            <w:hideMark/>
          </w:tcPr>
          <w:p w14:paraId="26662D5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38E69C4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1.773</w:t>
            </w:r>
          </w:p>
        </w:tc>
        <w:tc>
          <w:tcPr>
            <w:tcW w:w="1020" w:type="dxa"/>
            <w:tcBorders>
              <w:top w:val="nil"/>
              <w:left w:val="nil"/>
              <w:bottom w:val="nil"/>
              <w:right w:val="nil"/>
            </w:tcBorders>
            <w:shd w:val="clear" w:color="auto" w:fill="auto"/>
            <w:noWrap/>
            <w:vAlign w:val="bottom"/>
            <w:hideMark/>
          </w:tcPr>
          <w:p w14:paraId="02062DA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1.656</w:t>
            </w:r>
          </w:p>
        </w:tc>
        <w:tc>
          <w:tcPr>
            <w:tcW w:w="1020" w:type="dxa"/>
            <w:tcBorders>
              <w:top w:val="nil"/>
              <w:left w:val="nil"/>
              <w:bottom w:val="nil"/>
              <w:right w:val="nil"/>
            </w:tcBorders>
            <w:shd w:val="clear" w:color="auto" w:fill="auto"/>
            <w:noWrap/>
            <w:vAlign w:val="bottom"/>
            <w:hideMark/>
          </w:tcPr>
          <w:p w14:paraId="4213368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1.898</w:t>
            </w:r>
          </w:p>
        </w:tc>
      </w:tr>
      <w:tr w:rsidR="00A5526B" w:rsidRPr="00B30C13" w14:paraId="79C7A606" w14:textId="77777777" w:rsidTr="00A5526B">
        <w:trPr>
          <w:trHeight w:val="285"/>
        </w:trPr>
        <w:tc>
          <w:tcPr>
            <w:tcW w:w="1053" w:type="dxa"/>
            <w:tcBorders>
              <w:top w:val="nil"/>
              <w:left w:val="nil"/>
              <w:bottom w:val="nil"/>
              <w:right w:val="nil"/>
            </w:tcBorders>
            <w:shd w:val="clear" w:color="auto" w:fill="auto"/>
            <w:noWrap/>
            <w:vAlign w:val="bottom"/>
            <w:hideMark/>
          </w:tcPr>
          <w:p w14:paraId="4B719DB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60BC60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1.033</w:t>
            </w:r>
          </w:p>
        </w:tc>
        <w:tc>
          <w:tcPr>
            <w:tcW w:w="1020" w:type="dxa"/>
            <w:tcBorders>
              <w:top w:val="nil"/>
              <w:left w:val="nil"/>
              <w:bottom w:val="nil"/>
              <w:right w:val="nil"/>
            </w:tcBorders>
            <w:shd w:val="clear" w:color="auto" w:fill="auto"/>
            <w:noWrap/>
            <w:vAlign w:val="bottom"/>
            <w:hideMark/>
          </w:tcPr>
          <w:p w14:paraId="35C5713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0.968</w:t>
            </w:r>
          </w:p>
        </w:tc>
        <w:tc>
          <w:tcPr>
            <w:tcW w:w="1020" w:type="dxa"/>
            <w:tcBorders>
              <w:top w:val="nil"/>
              <w:left w:val="nil"/>
              <w:bottom w:val="nil"/>
              <w:right w:val="nil"/>
            </w:tcBorders>
            <w:shd w:val="clear" w:color="auto" w:fill="auto"/>
            <w:noWrap/>
            <w:vAlign w:val="bottom"/>
            <w:hideMark/>
          </w:tcPr>
          <w:p w14:paraId="7295D9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1.102</w:t>
            </w:r>
          </w:p>
        </w:tc>
      </w:tr>
      <w:tr w:rsidR="00A5526B" w:rsidRPr="00B30C13" w14:paraId="29BF1E23" w14:textId="77777777" w:rsidTr="00A5526B">
        <w:trPr>
          <w:trHeight w:val="285"/>
        </w:trPr>
        <w:tc>
          <w:tcPr>
            <w:tcW w:w="1053" w:type="dxa"/>
            <w:tcBorders>
              <w:top w:val="nil"/>
              <w:left w:val="nil"/>
              <w:bottom w:val="nil"/>
              <w:right w:val="nil"/>
            </w:tcBorders>
            <w:shd w:val="clear" w:color="auto" w:fill="auto"/>
            <w:noWrap/>
            <w:vAlign w:val="bottom"/>
            <w:hideMark/>
          </w:tcPr>
          <w:p w14:paraId="7B39302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2010.875</w:t>
            </w:r>
          </w:p>
        </w:tc>
        <w:tc>
          <w:tcPr>
            <w:tcW w:w="1020" w:type="dxa"/>
            <w:tcBorders>
              <w:top w:val="nil"/>
              <w:left w:val="nil"/>
              <w:bottom w:val="nil"/>
              <w:right w:val="nil"/>
            </w:tcBorders>
            <w:shd w:val="clear" w:color="auto" w:fill="auto"/>
            <w:noWrap/>
            <w:vAlign w:val="bottom"/>
            <w:hideMark/>
          </w:tcPr>
          <w:p w14:paraId="5BFA6C97"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124BDE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9958FEB"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734F0A0" w14:textId="77777777" w:rsidTr="00A5526B">
        <w:trPr>
          <w:trHeight w:val="285"/>
        </w:trPr>
        <w:tc>
          <w:tcPr>
            <w:tcW w:w="1053" w:type="dxa"/>
            <w:tcBorders>
              <w:top w:val="nil"/>
              <w:left w:val="nil"/>
              <w:bottom w:val="nil"/>
              <w:right w:val="nil"/>
            </w:tcBorders>
            <w:shd w:val="clear" w:color="auto" w:fill="auto"/>
            <w:noWrap/>
            <w:vAlign w:val="bottom"/>
            <w:hideMark/>
          </w:tcPr>
          <w:p w14:paraId="23F3F08B"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605FD77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0.678</w:t>
            </w:r>
          </w:p>
        </w:tc>
        <w:tc>
          <w:tcPr>
            <w:tcW w:w="1020" w:type="dxa"/>
            <w:tcBorders>
              <w:top w:val="nil"/>
              <w:left w:val="nil"/>
              <w:bottom w:val="nil"/>
              <w:right w:val="nil"/>
            </w:tcBorders>
            <w:shd w:val="clear" w:color="auto" w:fill="auto"/>
            <w:noWrap/>
            <w:vAlign w:val="bottom"/>
            <w:hideMark/>
          </w:tcPr>
          <w:p w14:paraId="57D8E6D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0.612</w:t>
            </w:r>
          </w:p>
        </w:tc>
        <w:tc>
          <w:tcPr>
            <w:tcW w:w="1020" w:type="dxa"/>
            <w:tcBorders>
              <w:top w:val="nil"/>
              <w:left w:val="nil"/>
              <w:bottom w:val="nil"/>
              <w:right w:val="nil"/>
            </w:tcBorders>
            <w:shd w:val="clear" w:color="auto" w:fill="auto"/>
            <w:noWrap/>
            <w:vAlign w:val="bottom"/>
            <w:hideMark/>
          </w:tcPr>
          <w:p w14:paraId="371B8E7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0.752</w:t>
            </w:r>
          </w:p>
        </w:tc>
      </w:tr>
      <w:tr w:rsidR="00A5526B" w:rsidRPr="00B30C13" w14:paraId="627472FB" w14:textId="77777777" w:rsidTr="00A5526B">
        <w:trPr>
          <w:trHeight w:val="285"/>
        </w:trPr>
        <w:tc>
          <w:tcPr>
            <w:tcW w:w="1053" w:type="dxa"/>
            <w:tcBorders>
              <w:top w:val="nil"/>
              <w:left w:val="nil"/>
              <w:bottom w:val="nil"/>
              <w:right w:val="nil"/>
            </w:tcBorders>
            <w:shd w:val="clear" w:color="auto" w:fill="auto"/>
            <w:noWrap/>
            <w:vAlign w:val="bottom"/>
            <w:hideMark/>
          </w:tcPr>
          <w:p w14:paraId="050006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6D17E73A"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1.373</w:t>
            </w:r>
          </w:p>
        </w:tc>
        <w:tc>
          <w:tcPr>
            <w:tcW w:w="1020" w:type="dxa"/>
            <w:tcBorders>
              <w:top w:val="nil"/>
              <w:left w:val="nil"/>
              <w:bottom w:val="nil"/>
              <w:right w:val="nil"/>
            </w:tcBorders>
            <w:shd w:val="clear" w:color="auto" w:fill="auto"/>
            <w:noWrap/>
            <w:vAlign w:val="bottom"/>
            <w:hideMark/>
          </w:tcPr>
          <w:p w14:paraId="490E906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1.276</w:t>
            </w:r>
          </w:p>
        </w:tc>
        <w:tc>
          <w:tcPr>
            <w:tcW w:w="1020" w:type="dxa"/>
            <w:tcBorders>
              <w:top w:val="nil"/>
              <w:left w:val="nil"/>
              <w:bottom w:val="nil"/>
              <w:right w:val="nil"/>
            </w:tcBorders>
            <w:shd w:val="clear" w:color="auto" w:fill="auto"/>
            <w:noWrap/>
            <w:vAlign w:val="bottom"/>
            <w:hideMark/>
          </w:tcPr>
          <w:p w14:paraId="4EC7CF9C"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1.477</w:t>
            </w:r>
          </w:p>
        </w:tc>
      </w:tr>
      <w:tr w:rsidR="00A5526B" w:rsidRPr="00B30C13" w14:paraId="5AC49F73" w14:textId="77777777" w:rsidTr="00A5526B">
        <w:trPr>
          <w:trHeight w:val="285"/>
        </w:trPr>
        <w:tc>
          <w:tcPr>
            <w:tcW w:w="1053" w:type="dxa"/>
            <w:tcBorders>
              <w:top w:val="nil"/>
              <w:left w:val="nil"/>
              <w:bottom w:val="nil"/>
              <w:right w:val="nil"/>
            </w:tcBorders>
            <w:shd w:val="clear" w:color="auto" w:fill="auto"/>
            <w:noWrap/>
            <w:vAlign w:val="bottom"/>
            <w:hideMark/>
          </w:tcPr>
          <w:p w14:paraId="286BE2D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4DE971B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0.901</w:t>
            </w:r>
          </w:p>
        </w:tc>
        <w:tc>
          <w:tcPr>
            <w:tcW w:w="1020" w:type="dxa"/>
            <w:tcBorders>
              <w:top w:val="nil"/>
              <w:left w:val="nil"/>
              <w:bottom w:val="nil"/>
              <w:right w:val="nil"/>
            </w:tcBorders>
            <w:shd w:val="clear" w:color="auto" w:fill="auto"/>
            <w:noWrap/>
            <w:vAlign w:val="bottom"/>
            <w:hideMark/>
          </w:tcPr>
          <w:p w14:paraId="0FBD95F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0.842</w:t>
            </w:r>
          </w:p>
        </w:tc>
        <w:tc>
          <w:tcPr>
            <w:tcW w:w="1020" w:type="dxa"/>
            <w:tcBorders>
              <w:top w:val="nil"/>
              <w:left w:val="nil"/>
              <w:bottom w:val="nil"/>
              <w:right w:val="nil"/>
            </w:tcBorders>
            <w:shd w:val="clear" w:color="auto" w:fill="auto"/>
            <w:noWrap/>
            <w:vAlign w:val="bottom"/>
            <w:hideMark/>
          </w:tcPr>
          <w:p w14:paraId="772ED59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0.964</w:t>
            </w:r>
          </w:p>
        </w:tc>
      </w:tr>
      <w:tr w:rsidR="00A5526B" w:rsidRPr="00B30C13" w14:paraId="2167A742" w14:textId="77777777" w:rsidTr="00A5526B">
        <w:trPr>
          <w:trHeight w:val="285"/>
        </w:trPr>
        <w:tc>
          <w:tcPr>
            <w:tcW w:w="1053" w:type="dxa"/>
            <w:tcBorders>
              <w:top w:val="nil"/>
              <w:left w:val="nil"/>
              <w:bottom w:val="nil"/>
              <w:right w:val="nil"/>
            </w:tcBorders>
            <w:shd w:val="clear" w:color="auto" w:fill="auto"/>
            <w:noWrap/>
            <w:vAlign w:val="bottom"/>
            <w:hideMark/>
          </w:tcPr>
          <w:p w14:paraId="4425F56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7F43C568"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F91CF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0D834A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2548608A" w14:textId="77777777" w:rsidTr="00A5526B">
        <w:trPr>
          <w:trHeight w:val="285"/>
        </w:trPr>
        <w:tc>
          <w:tcPr>
            <w:tcW w:w="1053" w:type="dxa"/>
            <w:tcBorders>
              <w:top w:val="nil"/>
              <w:left w:val="nil"/>
              <w:bottom w:val="nil"/>
              <w:right w:val="nil"/>
            </w:tcBorders>
            <w:shd w:val="clear" w:color="auto" w:fill="auto"/>
            <w:noWrap/>
            <w:vAlign w:val="bottom"/>
            <w:hideMark/>
          </w:tcPr>
          <w:p w14:paraId="20884D3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28081B31"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A07EE35"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D4A4510"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305B8325" w14:textId="77777777" w:rsidTr="00A5526B">
        <w:trPr>
          <w:trHeight w:val="285"/>
        </w:trPr>
        <w:tc>
          <w:tcPr>
            <w:tcW w:w="1053" w:type="dxa"/>
            <w:tcBorders>
              <w:top w:val="nil"/>
              <w:left w:val="nil"/>
              <w:bottom w:val="nil"/>
              <w:right w:val="nil"/>
            </w:tcBorders>
            <w:shd w:val="clear" w:color="auto" w:fill="auto"/>
            <w:noWrap/>
            <w:vAlign w:val="bottom"/>
            <w:hideMark/>
          </w:tcPr>
          <w:p w14:paraId="64AC4CFF"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4112BBB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2.398</w:t>
            </w:r>
          </w:p>
        </w:tc>
        <w:tc>
          <w:tcPr>
            <w:tcW w:w="1020" w:type="dxa"/>
            <w:tcBorders>
              <w:top w:val="nil"/>
              <w:left w:val="nil"/>
              <w:bottom w:val="nil"/>
              <w:right w:val="nil"/>
            </w:tcBorders>
            <w:shd w:val="clear" w:color="auto" w:fill="auto"/>
            <w:noWrap/>
            <w:vAlign w:val="bottom"/>
            <w:hideMark/>
          </w:tcPr>
          <w:p w14:paraId="06B71BB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2.224</w:t>
            </w:r>
          </w:p>
        </w:tc>
        <w:tc>
          <w:tcPr>
            <w:tcW w:w="1020" w:type="dxa"/>
            <w:tcBorders>
              <w:top w:val="nil"/>
              <w:left w:val="nil"/>
              <w:bottom w:val="nil"/>
              <w:right w:val="nil"/>
            </w:tcBorders>
            <w:shd w:val="clear" w:color="auto" w:fill="auto"/>
            <w:noWrap/>
            <w:vAlign w:val="bottom"/>
            <w:hideMark/>
          </w:tcPr>
          <w:p w14:paraId="39B002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2.584</w:t>
            </w:r>
          </w:p>
        </w:tc>
      </w:tr>
      <w:tr w:rsidR="00A5526B" w:rsidRPr="00B30C13" w14:paraId="2A64661D" w14:textId="77777777" w:rsidTr="00A5526B">
        <w:trPr>
          <w:trHeight w:val="285"/>
        </w:trPr>
        <w:tc>
          <w:tcPr>
            <w:tcW w:w="1053" w:type="dxa"/>
            <w:tcBorders>
              <w:top w:val="nil"/>
              <w:left w:val="nil"/>
              <w:bottom w:val="nil"/>
              <w:right w:val="nil"/>
            </w:tcBorders>
            <w:shd w:val="clear" w:color="auto" w:fill="auto"/>
            <w:noWrap/>
            <w:vAlign w:val="bottom"/>
            <w:hideMark/>
          </w:tcPr>
          <w:p w14:paraId="41C2FC3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705247F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0.817</w:t>
            </w:r>
          </w:p>
        </w:tc>
        <w:tc>
          <w:tcPr>
            <w:tcW w:w="1020" w:type="dxa"/>
            <w:tcBorders>
              <w:top w:val="nil"/>
              <w:left w:val="nil"/>
              <w:bottom w:val="nil"/>
              <w:right w:val="nil"/>
            </w:tcBorders>
            <w:shd w:val="clear" w:color="auto" w:fill="auto"/>
            <w:noWrap/>
            <w:vAlign w:val="bottom"/>
            <w:hideMark/>
          </w:tcPr>
          <w:p w14:paraId="1F9F5F84"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0.756</w:t>
            </w:r>
          </w:p>
        </w:tc>
        <w:tc>
          <w:tcPr>
            <w:tcW w:w="1020" w:type="dxa"/>
            <w:tcBorders>
              <w:top w:val="nil"/>
              <w:left w:val="nil"/>
              <w:bottom w:val="nil"/>
              <w:right w:val="nil"/>
            </w:tcBorders>
            <w:shd w:val="clear" w:color="auto" w:fill="auto"/>
            <w:noWrap/>
            <w:vAlign w:val="bottom"/>
            <w:hideMark/>
          </w:tcPr>
          <w:p w14:paraId="402018CE"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0.883</w:t>
            </w:r>
          </w:p>
        </w:tc>
      </w:tr>
      <w:tr w:rsidR="00A5526B" w:rsidRPr="00B30C13" w14:paraId="015D573B" w14:textId="77777777" w:rsidTr="00A5526B">
        <w:trPr>
          <w:trHeight w:val="285"/>
        </w:trPr>
        <w:tc>
          <w:tcPr>
            <w:tcW w:w="1053" w:type="dxa"/>
            <w:tcBorders>
              <w:top w:val="nil"/>
              <w:left w:val="nil"/>
              <w:bottom w:val="nil"/>
              <w:right w:val="nil"/>
            </w:tcBorders>
            <w:shd w:val="clear" w:color="auto" w:fill="auto"/>
            <w:noWrap/>
            <w:vAlign w:val="bottom"/>
            <w:hideMark/>
          </w:tcPr>
          <w:p w14:paraId="68AE20C1"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7B2B6B1E"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BB96A63"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33347FC"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62AA263E" w14:textId="77777777" w:rsidTr="00A5526B">
        <w:trPr>
          <w:trHeight w:val="285"/>
        </w:trPr>
        <w:tc>
          <w:tcPr>
            <w:tcW w:w="1053" w:type="dxa"/>
            <w:tcBorders>
              <w:top w:val="nil"/>
              <w:left w:val="nil"/>
              <w:bottom w:val="nil"/>
              <w:right w:val="nil"/>
            </w:tcBorders>
            <w:shd w:val="clear" w:color="auto" w:fill="auto"/>
            <w:noWrap/>
            <w:vAlign w:val="bottom"/>
            <w:hideMark/>
          </w:tcPr>
          <w:p w14:paraId="74E82D4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0A1CE0A6"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0E2EAA4"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C50611A" w14:textId="77777777" w:rsidR="00A5526B" w:rsidRPr="00B30C13" w:rsidRDefault="00A5526B" w:rsidP="00A5526B">
            <w:pPr>
              <w:spacing w:after="0" w:line="240" w:lineRule="auto"/>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NA</w:t>
            </w:r>
          </w:p>
        </w:tc>
      </w:tr>
      <w:tr w:rsidR="00A5526B" w:rsidRPr="00B30C13" w14:paraId="72F1538F" w14:textId="77777777" w:rsidTr="00A5526B">
        <w:trPr>
          <w:trHeight w:val="285"/>
        </w:trPr>
        <w:tc>
          <w:tcPr>
            <w:tcW w:w="1053" w:type="dxa"/>
            <w:tcBorders>
              <w:top w:val="nil"/>
              <w:left w:val="nil"/>
              <w:bottom w:val="nil"/>
              <w:right w:val="nil"/>
            </w:tcBorders>
            <w:shd w:val="clear" w:color="auto" w:fill="auto"/>
            <w:noWrap/>
            <w:vAlign w:val="bottom"/>
            <w:hideMark/>
          </w:tcPr>
          <w:p w14:paraId="348A05D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2013.375</w:t>
            </w:r>
          </w:p>
        </w:tc>
        <w:tc>
          <w:tcPr>
            <w:tcW w:w="1020" w:type="dxa"/>
            <w:tcBorders>
              <w:top w:val="nil"/>
              <w:left w:val="nil"/>
              <w:bottom w:val="nil"/>
              <w:right w:val="nil"/>
            </w:tcBorders>
            <w:shd w:val="clear" w:color="auto" w:fill="auto"/>
            <w:noWrap/>
            <w:vAlign w:val="bottom"/>
            <w:hideMark/>
          </w:tcPr>
          <w:p w14:paraId="2E0F09D5"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1.269</w:t>
            </w:r>
          </w:p>
        </w:tc>
        <w:tc>
          <w:tcPr>
            <w:tcW w:w="1020" w:type="dxa"/>
            <w:tcBorders>
              <w:top w:val="nil"/>
              <w:left w:val="nil"/>
              <w:bottom w:val="nil"/>
              <w:right w:val="nil"/>
            </w:tcBorders>
            <w:shd w:val="clear" w:color="auto" w:fill="auto"/>
            <w:noWrap/>
            <w:vAlign w:val="bottom"/>
            <w:hideMark/>
          </w:tcPr>
          <w:p w14:paraId="11F90C78"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1A601423"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1.371</w:t>
            </w:r>
          </w:p>
        </w:tc>
      </w:tr>
      <w:tr w:rsidR="00A5526B" w:rsidRPr="00B30C13" w14:paraId="13F4301A" w14:textId="77777777" w:rsidTr="00A5526B">
        <w:trPr>
          <w:trHeight w:val="285"/>
        </w:trPr>
        <w:tc>
          <w:tcPr>
            <w:tcW w:w="1053" w:type="dxa"/>
            <w:tcBorders>
              <w:top w:val="nil"/>
              <w:left w:val="nil"/>
              <w:bottom w:val="nil"/>
              <w:right w:val="nil"/>
            </w:tcBorders>
            <w:shd w:val="clear" w:color="auto" w:fill="auto"/>
            <w:noWrap/>
            <w:vAlign w:val="bottom"/>
            <w:hideMark/>
          </w:tcPr>
          <w:p w14:paraId="2F1F94C7"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2013.625</w:t>
            </w:r>
          </w:p>
        </w:tc>
        <w:tc>
          <w:tcPr>
            <w:tcW w:w="1020" w:type="dxa"/>
            <w:tcBorders>
              <w:top w:val="nil"/>
              <w:left w:val="nil"/>
              <w:bottom w:val="nil"/>
              <w:right w:val="nil"/>
            </w:tcBorders>
            <w:shd w:val="clear" w:color="auto" w:fill="auto"/>
            <w:noWrap/>
            <w:vAlign w:val="bottom"/>
            <w:hideMark/>
          </w:tcPr>
          <w:p w14:paraId="699B6BA2"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1.029</w:t>
            </w:r>
          </w:p>
        </w:tc>
        <w:tc>
          <w:tcPr>
            <w:tcW w:w="1020" w:type="dxa"/>
            <w:tcBorders>
              <w:top w:val="nil"/>
              <w:left w:val="nil"/>
              <w:bottom w:val="nil"/>
              <w:right w:val="nil"/>
            </w:tcBorders>
            <w:shd w:val="clear" w:color="auto" w:fill="auto"/>
            <w:noWrap/>
            <w:vAlign w:val="bottom"/>
            <w:hideMark/>
          </w:tcPr>
          <w:p w14:paraId="0A7D21C9"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0.947</w:t>
            </w:r>
          </w:p>
        </w:tc>
        <w:tc>
          <w:tcPr>
            <w:tcW w:w="1020" w:type="dxa"/>
            <w:tcBorders>
              <w:top w:val="nil"/>
              <w:left w:val="nil"/>
              <w:bottom w:val="nil"/>
              <w:right w:val="nil"/>
            </w:tcBorders>
            <w:shd w:val="clear" w:color="auto" w:fill="auto"/>
            <w:noWrap/>
            <w:vAlign w:val="bottom"/>
            <w:hideMark/>
          </w:tcPr>
          <w:p w14:paraId="7D85E020" w14:textId="77777777" w:rsidR="00A5526B" w:rsidRPr="00B30C13" w:rsidRDefault="00A5526B" w:rsidP="00A5526B">
            <w:pPr>
              <w:spacing w:after="0" w:line="240" w:lineRule="auto"/>
              <w:jc w:val="right"/>
              <w:rPr>
                <w:rFonts w:ascii="Calibri" w:eastAsia="Times New Roman" w:hAnsi="Calibri" w:cs="Times New Roman"/>
                <w:color w:val="000000"/>
                <w:sz w:val="22"/>
                <w:szCs w:val="22"/>
                <w:lang w:val="en-AU" w:eastAsia="en-AU"/>
              </w:rPr>
            </w:pPr>
            <w:r w:rsidRPr="00B30C13">
              <w:rPr>
                <w:rFonts w:ascii="Calibri" w:eastAsia="Times New Roman" w:hAnsi="Calibri" w:cs="Times New Roman"/>
                <w:color w:val="000000"/>
                <w:sz w:val="22"/>
                <w:szCs w:val="22"/>
                <w:lang w:val="en-AU" w:eastAsia="en-AU"/>
              </w:rPr>
              <w:t>1.117</w:t>
            </w:r>
          </w:p>
        </w:tc>
      </w:tr>
    </w:tbl>
    <w:p w14:paraId="19E60E52" w14:textId="77777777" w:rsidR="00A5526B" w:rsidRDefault="00A5526B" w:rsidP="00A5526B">
      <w:pPr>
        <w:rPr>
          <w:lang w:val="en-AU" w:eastAsia="en-US"/>
        </w:rPr>
      </w:pPr>
    </w:p>
    <w:p w14:paraId="29C00E19" w14:textId="77777777" w:rsidR="00A5526B" w:rsidRDefault="00A5526B" w:rsidP="00A5526B">
      <w:pPr>
        <w:rPr>
          <w:i/>
          <w:iCs/>
          <w:color w:val="44546A"/>
          <w:sz w:val="18"/>
          <w:szCs w:val="18"/>
          <w:lang w:val="en-AU" w:eastAsia="en-US"/>
        </w:rPr>
      </w:pPr>
      <w:r>
        <w:rPr>
          <w:i/>
          <w:iCs/>
          <w:color w:val="44546A"/>
          <w:sz w:val="18"/>
          <w:szCs w:val="18"/>
          <w:lang w:val="en-AU" w:eastAsia="en-US"/>
        </w:rPr>
        <w:br w:type="page"/>
      </w:r>
    </w:p>
    <w:p w14:paraId="47E9924C" w14:textId="3B072050" w:rsidR="00A5526B" w:rsidRPr="007F6BE0" w:rsidRDefault="00A5526B" w:rsidP="00A5526B">
      <w:pPr>
        <w:keepNext/>
        <w:spacing w:after="200"/>
        <w:rPr>
          <w:i/>
          <w:iCs/>
          <w:color w:val="44546A"/>
          <w:sz w:val="18"/>
          <w:szCs w:val="18"/>
          <w:lang w:val="en-AU" w:eastAsia="en-US"/>
        </w:rPr>
      </w:pPr>
      <w:bookmarkStart w:id="677" w:name="_Toc467433608"/>
      <w:bookmarkStart w:id="678" w:name="_Toc469405576"/>
      <w:r w:rsidRPr="00F93590">
        <w:rPr>
          <w:i/>
          <w:iCs/>
          <w:color w:val="44546A"/>
          <w:sz w:val="18"/>
          <w:szCs w:val="18"/>
          <w:lang w:val="en-AU" w:eastAsia="en-US"/>
        </w:rPr>
        <w:lastRenderedPageBreak/>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20</w:t>
      </w:r>
      <w:r w:rsidRPr="00F93590">
        <w:rPr>
          <w:i/>
          <w:iCs/>
          <w:color w:val="44546A"/>
          <w:sz w:val="18"/>
          <w:szCs w:val="18"/>
          <w:lang w:val="en-AU" w:eastAsia="en-US"/>
        </w:rPr>
        <w:fldChar w:fldCharType="end"/>
      </w:r>
      <w:r>
        <w:rPr>
          <w:i/>
          <w:iCs/>
          <w:color w:val="44546A"/>
          <w:sz w:val="18"/>
          <w:szCs w:val="18"/>
          <w:lang w:val="en-AU" w:eastAsia="en-US"/>
        </w:rPr>
        <w:t>: Indices for 1952-79 without vessel effects for the sole region</w:t>
      </w:r>
      <w:r w:rsidRPr="00F93590">
        <w:rPr>
          <w:i/>
          <w:iCs/>
          <w:color w:val="44546A"/>
          <w:sz w:val="18"/>
          <w:szCs w:val="18"/>
          <w:lang w:val="en-AU" w:eastAsia="en-US"/>
        </w:rPr>
        <w:t xml:space="preserve"> </w:t>
      </w:r>
      <w:r>
        <w:rPr>
          <w:i/>
          <w:iCs/>
          <w:color w:val="44546A"/>
          <w:sz w:val="18"/>
          <w:szCs w:val="18"/>
          <w:lang w:val="en-AU" w:eastAsia="en-US"/>
        </w:rPr>
        <w:t xml:space="preserve">of the structure ALB5 </w:t>
      </w:r>
      <w:r w:rsidRPr="00F93590">
        <w:rPr>
          <w:i/>
          <w:iCs/>
          <w:color w:val="44546A"/>
          <w:sz w:val="18"/>
          <w:szCs w:val="18"/>
          <w:lang w:val="en-AU" w:eastAsia="en-US"/>
        </w:rPr>
        <w:t>joint model.</w:t>
      </w:r>
      <w:bookmarkEnd w:id="677"/>
      <w:bookmarkEnd w:id="678"/>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7F6BE0" w14:paraId="54F85F3A" w14:textId="77777777" w:rsidTr="00A5526B">
        <w:trPr>
          <w:trHeight w:val="285"/>
        </w:trPr>
        <w:tc>
          <w:tcPr>
            <w:tcW w:w="1053" w:type="dxa"/>
            <w:tcBorders>
              <w:top w:val="nil"/>
              <w:left w:val="nil"/>
              <w:bottom w:val="nil"/>
              <w:right w:val="nil"/>
            </w:tcBorders>
            <w:shd w:val="clear" w:color="auto" w:fill="auto"/>
            <w:noWrap/>
            <w:vAlign w:val="bottom"/>
            <w:hideMark/>
          </w:tcPr>
          <w:p w14:paraId="669E56C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63751DE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1F0A58C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6AFBB26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7F6BE0" w14:paraId="3E073D4A" w14:textId="77777777" w:rsidTr="00A5526B">
        <w:trPr>
          <w:trHeight w:val="285"/>
        </w:trPr>
        <w:tc>
          <w:tcPr>
            <w:tcW w:w="1053" w:type="dxa"/>
            <w:tcBorders>
              <w:top w:val="nil"/>
              <w:left w:val="nil"/>
              <w:bottom w:val="nil"/>
              <w:right w:val="nil"/>
            </w:tcBorders>
            <w:shd w:val="clear" w:color="auto" w:fill="auto"/>
            <w:noWrap/>
            <w:vAlign w:val="bottom"/>
            <w:hideMark/>
          </w:tcPr>
          <w:p w14:paraId="576A224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1958.625</w:t>
            </w:r>
          </w:p>
        </w:tc>
        <w:tc>
          <w:tcPr>
            <w:tcW w:w="1020" w:type="dxa"/>
            <w:tcBorders>
              <w:top w:val="nil"/>
              <w:left w:val="nil"/>
              <w:bottom w:val="nil"/>
              <w:right w:val="nil"/>
            </w:tcBorders>
            <w:shd w:val="clear" w:color="auto" w:fill="auto"/>
            <w:noWrap/>
            <w:vAlign w:val="bottom"/>
            <w:hideMark/>
          </w:tcPr>
          <w:p w14:paraId="1DB252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1.885</w:t>
            </w:r>
          </w:p>
        </w:tc>
        <w:tc>
          <w:tcPr>
            <w:tcW w:w="1020" w:type="dxa"/>
            <w:tcBorders>
              <w:top w:val="nil"/>
              <w:left w:val="nil"/>
              <w:bottom w:val="nil"/>
              <w:right w:val="nil"/>
            </w:tcBorders>
            <w:shd w:val="clear" w:color="auto" w:fill="auto"/>
            <w:noWrap/>
            <w:vAlign w:val="bottom"/>
            <w:hideMark/>
          </w:tcPr>
          <w:p w14:paraId="5D06001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1.689</w:t>
            </w:r>
          </w:p>
        </w:tc>
        <w:tc>
          <w:tcPr>
            <w:tcW w:w="1020" w:type="dxa"/>
            <w:tcBorders>
              <w:top w:val="nil"/>
              <w:left w:val="nil"/>
              <w:bottom w:val="nil"/>
              <w:right w:val="nil"/>
            </w:tcBorders>
            <w:shd w:val="clear" w:color="auto" w:fill="auto"/>
            <w:noWrap/>
            <w:vAlign w:val="bottom"/>
            <w:hideMark/>
          </w:tcPr>
          <w:p w14:paraId="4A3DC0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2.103</w:t>
            </w:r>
          </w:p>
        </w:tc>
      </w:tr>
      <w:tr w:rsidR="00A5526B" w:rsidRPr="007F6BE0" w14:paraId="5775B8C2" w14:textId="77777777" w:rsidTr="00A5526B">
        <w:trPr>
          <w:trHeight w:val="285"/>
        </w:trPr>
        <w:tc>
          <w:tcPr>
            <w:tcW w:w="1053" w:type="dxa"/>
            <w:tcBorders>
              <w:top w:val="nil"/>
              <w:left w:val="nil"/>
              <w:bottom w:val="nil"/>
              <w:right w:val="nil"/>
            </w:tcBorders>
            <w:shd w:val="clear" w:color="auto" w:fill="auto"/>
            <w:noWrap/>
            <w:vAlign w:val="bottom"/>
            <w:hideMark/>
          </w:tcPr>
          <w:p w14:paraId="36C708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1958.875</w:t>
            </w:r>
          </w:p>
        </w:tc>
        <w:tc>
          <w:tcPr>
            <w:tcW w:w="1020" w:type="dxa"/>
            <w:tcBorders>
              <w:top w:val="nil"/>
              <w:left w:val="nil"/>
              <w:bottom w:val="nil"/>
              <w:right w:val="nil"/>
            </w:tcBorders>
            <w:shd w:val="clear" w:color="auto" w:fill="auto"/>
            <w:noWrap/>
            <w:vAlign w:val="bottom"/>
            <w:hideMark/>
          </w:tcPr>
          <w:p w14:paraId="0C94DE0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2.767</w:t>
            </w:r>
          </w:p>
        </w:tc>
        <w:tc>
          <w:tcPr>
            <w:tcW w:w="1020" w:type="dxa"/>
            <w:tcBorders>
              <w:top w:val="nil"/>
              <w:left w:val="nil"/>
              <w:bottom w:val="nil"/>
              <w:right w:val="nil"/>
            </w:tcBorders>
            <w:shd w:val="clear" w:color="auto" w:fill="auto"/>
            <w:noWrap/>
            <w:vAlign w:val="bottom"/>
            <w:hideMark/>
          </w:tcPr>
          <w:p w14:paraId="4615F39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2.541</w:t>
            </w:r>
          </w:p>
        </w:tc>
        <w:tc>
          <w:tcPr>
            <w:tcW w:w="1020" w:type="dxa"/>
            <w:tcBorders>
              <w:top w:val="nil"/>
              <w:left w:val="nil"/>
              <w:bottom w:val="nil"/>
              <w:right w:val="nil"/>
            </w:tcBorders>
            <w:shd w:val="clear" w:color="auto" w:fill="auto"/>
            <w:noWrap/>
            <w:vAlign w:val="bottom"/>
            <w:hideMark/>
          </w:tcPr>
          <w:p w14:paraId="532F44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3.013</w:t>
            </w:r>
          </w:p>
        </w:tc>
      </w:tr>
      <w:tr w:rsidR="00A5526B" w:rsidRPr="007F6BE0" w14:paraId="1841A164" w14:textId="77777777" w:rsidTr="00A5526B">
        <w:trPr>
          <w:trHeight w:val="285"/>
        </w:trPr>
        <w:tc>
          <w:tcPr>
            <w:tcW w:w="1053" w:type="dxa"/>
            <w:tcBorders>
              <w:top w:val="nil"/>
              <w:left w:val="nil"/>
              <w:bottom w:val="nil"/>
              <w:right w:val="nil"/>
            </w:tcBorders>
            <w:shd w:val="clear" w:color="auto" w:fill="auto"/>
            <w:noWrap/>
            <w:vAlign w:val="bottom"/>
            <w:hideMark/>
          </w:tcPr>
          <w:p w14:paraId="5A3DBC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1959.125</w:t>
            </w:r>
          </w:p>
        </w:tc>
        <w:tc>
          <w:tcPr>
            <w:tcW w:w="1020" w:type="dxa"/>
            <w:tcBorders>
              <w:top w:val="nil"/>
              <w:left w:val="nil"/>
              <w:bottom w:val="nil"/>
              <w:right w:val="nil"/>
            </w:tcBorders>
            <w:shd w:val="clear" w:color="auto" w:fill="auto"/>
            <w:noWrap/>
            <w:vAlign w:val="bottom"/>
            <w:hideMark/>
          </w:tcPr>
          <w:p w14:paraId="0D64F75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3.009</w:t>
            </w:r>
          </w:p>
        </w:tc>
        <w:tc>
          <w:tcPr>
            <w:tcW w:w="1020" w:type="dxa"/>
            <w:tcBorders>
              <w:top w:val="nil"/>
              <w:left w:val="nil"/>
              <w:bottom w:val="nil"/>
              <w:right w:val="nil"/>
            </w:tcBorders>
            <w:shd w:val="clear" w:color="auto" w:fill="auto"/>
            <w:noWrap/>
            <w:vAlign w:val="bottom"/>
            <w:hideMark/>
          </w:tcPr>
          <w:p w14:paraId="7570FD7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2.681</w:t>
            </w:r>
          </w:p>
        </w:tc>
        <w:tc>
          <w:tcPr>
            <w:tcW w:w="1020" w:type="dxa"/>
            <w:tcBorders>
              <w:top w:val="nil"/>
              <w:left w:val="nil"/>
              <w:bottom w:val="nil"/>
              <w:right w:val="nil"/>
            </w:tcBorders>
            <w:shd w:val="clear" w:color="auto" w:fill="auto"/>
            <w:noWrap/>
            <w:vAlign w:val="bottom"/>
            <w:hideMark/>
          </w:tcPr>
          <w:p w14:paraId="0AB9E2E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3.376</w:t>
            </w:r>
          </w:p>
        </w:tc>
      </w:tr>
      <w:tr w:rsidR="00A5526B" w:rsidRPr="007F6BE0" w14:paraId="486CF1BF" w14:textId="77777777" w:rsidTr="00A5526B">
        <w:trPr>
          <w:trHeight w:val="285"/>
        </w:trPr>
        <w:tc>
          <w:tcPr>
            <w:tcW w:w="1053" w:type="dxa"/>
            <w:tcBorders>
              <w:top w:val="nil"/>
              <w:left w:val="nil"/>
              <w:bottom w:val="nil"/>
              <w:right w:val="nil"/>
            </w:tcBorders>
            <w:shd w:val="clear" w:color="auto" w:fill="auto"/>
            <w:noWrap/>
            <w:vAlign w:val="bottom"/>
            <w:hideMark/>
          </w:tcPr>
          <w:p w14:paraId="28D930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1959.375</w:t>
            </w:r>
          </w:p>
        </w:tc>
        <w:tc>
          <w:tcPr>
            <w:tcW w:w="1020" w:type="dxa"/>
            <w:tcBorders>
              <w:top w:val="nil"/>
              <w:left w:val="nil"/>
              <w:bottom w:val="nil"/>
              <w:right w:val="nil"/>
            </w:tcBorders>
            <w:shd w:val="clear" w:color="auto" w:fill="auto"/>
            <w:noWrap/>
            <w:vAlign w:val="bottom"/>
            <w:hideMark/>
          </w:tcPr>
          <w:p w14:paraId="2F1446F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F299E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107845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B4A8C72" w14:textId="77777777" w:rsidTr="00A5526B">
        <w:trPr>
          <w:trHeight w:val="285"/>
        </w:trPr>
        <w:tc>
          <w:tcPr>
            <w:tcW w:w="1053" w:type="dxa"/>
            <w:tcBorders>
              <w:top w:val="nil"/>
              <w:left w:val="nil"/>
              <w:bottom w:val="nil"/>
              <w:right w:val="nil"/>
            </w:tcBorders>
            <w:shd w:val="clear" w:color="auto" w:fill="auto"/>
            <w:noWrap/>
            <w:vAlign w:val="bottom"/>
            <w:hideMark/>
          </w:tcPr>
          <w:p w14:paraId="1682F4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1959.625</w:t>
            </w:r>
          </w:p>
        </w:tc>
        <w:tc>
          <w:tcPr>
            <w:tcW w:w="1020" w:type="dxa"/>
            <w:tcBorders>
              <w:top w:val="nil"/>
              <w:left w:val="nil"/>
              <w:bottom w:val="nil"/>
              <w:right w:val="nil"/>
            </w:tcBorders>
            <w:shd w:val="clear" w:color="auto" w:fill="auto"/>
            <w:noWrap/>
            <w:vAlign w:val="bottom"/>
            <w:hideMark/>
          </w:tcPr>
          <w:p w14:paraId="38F7CEB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C34BC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3EFBB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20FB5E6" w14:textId="77777777" w:rsidTr="00A5526B">
        <w:trPr>
          <w:trHeight w:val="285"/>
        </w:trPr>
        <w:tc>
          <w:tcPr>
            <w:tcW w:w="1053" w:type="dxa"/>
            <w:tcBorders>
              <w:top w:val="nil"/>
              <w:left w:val="nil"/>
              <w:bottom w:val="nil"/>
              <w:right w:val="nil"/>
            </w:tcBorders>
            <w:shd w:val="clear" w:color="auto" w:fill="auto"/>
            <w:noWrap/>
            <w:vAlign w:val="bottom"/>
            <w:hideMark/>
          </w:tcPr>
          <w:p w14:paraId="45FAAE6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1959.875</w:t>
            </w:r>
          </w:p>
        </w:tc>
        <w:tc>
          <w:tcPr>
            <w:tcW w:w="1020" w:type="dxa"/>
            <w:tcBorders>
              <w:top w:val="nil"/>
              <w:left w:val="nil"/>
              <w:bottom w:val="nil"/>
              <w:right w:val="nil"/>
            </w:tcBorders>
            <w:shd w:val="clear" w:color="auto" w:fill="auto"/>
            <w:noWrap/>
            <w:vAlign w:val="bottom"/>
            <w:hideMark/>
          </w:tcPr>
          <w:p w14:paraId="3D01AE7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2.038</w:t>
            </w:r>
          </w:p>
        </w:tc>
        <w:tc>
          <w:tcPr>
            <w:tcW w:w="1020" w:type="dxa"/>
            <w:tcBorders>
              <w:top w:val="nil"/>
              <w:left w:val="nil"/>
              <w:bottom w:val="nil"/>
              <w:right w:val="nil"/>
            </w:tcBorders>
            <w:shd w:val="clear" w:color="auto" w:fill="auto"/>
            <w:noWrap/>
            <w:vAlign w:val="bottom"/>
            <w:hideMark/>
          </w:tcPr>
          <w:p w14:paraId="048E6B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1.856</w:t>
            </w:r>
          </w:p>
        </w:tc>
        <w:tc>
          <w:tcPr>
            <w:tcW w:w="1020" w:type="dxa"/>
            <w:tcBorders>
              <w:top w:val="nil"/>
              <w:left w:val="nil"/>
              <w:bottom w:val="nil"/>
              <w:right w:val="nil"/>
            </w:tcBorders>
            <w:shd w:val="clear" w:color="auto" w:fill="auto"/>
            <w:noWrap/>
            <w:vAlign w:val="bottom"/>
            <w:hideMark/>
          </w:tcPr>
          <w:p w14:paraId="66B1E79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2.237</w:t>
            </w:r>
          </w:p>
        </w:tc>
      </w:tr>
      <w:tr w:rsidR="00A5526B" w:rsidRPr="007F6BE0" w14:paraId="30B983FF" w14:textId="77777777" w:rsidTr="00A5526B">
        <w:trPr>
          <w:trHeight w:val="285"/>
        </w:trPr>
        <w:tc>
          <w:tcPr>
            <w:tcW w:w="1053" w:type="dxa"/>
            <w:tcBorders>
              <w:top w:val="nil"/>
              <w:left w:val="nil"/>
              <w:bottom w:val="nil"/>
              <w:right w:val="nil"/>
            </w:tcBorders>
            <w:shd w:val="clear" w:color="auto" w:fill="auto"/>
            <w:noWrap/>
            <w:vAlign w:val="bottom"/>
            <w:hideMark/>
          </w:tcPr>
          <w:p w14:paraId="3FC20B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1960.125</w:t>
            </w:r>
          </w:p>
        </w:tc>
        <w:tc>
          <w:tcPr>
            <w:tcW w:w="1020" w:type="dxa"/>
            <w:tcBorders>
              <w:top w:val="nil"/>
              <w:left w:val="nil"/>
              <w:bottom w:val="nil"/>
              <w:right w:val="nil"/>
            </w:tcBorders>
            <w:shd w:val="clear" w:color="auto" w:fill="auto"/>
            <w:noWrap/>
            <w:vAlign w:val="bottom"/>
            <w:hideMark/>
          </w:tcPr>
          <w:p w14:paraId="122ECB0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2.109</w:t>
            </w:r>
          </w:p>
        </w:tc>
        <w:tc>
          <w:tcPr>
            <w:tcW w:w="1020" w:type="dxa"/>
            <w:tcBorders>
              <w:top w:val="nil"/>
              <w:left w:val="nil"/>
              <w:bottom w:val="nil"/>
              <w:right w:val="nil"/>
            </w:tcBorders>
            <w:shd w:val="clear" w:color="auto" w:fill="auto"/>
            <w:noWrap/>
            <w:vAlign w:val="bottom"/>
            <w:hideMark/>
          </w:tcPr>
          <w:p w14:paraId="283005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1.927</w:t>
            </w:r>
          </w:p>
        </w:tc>
        <w:tc>
          <w:tcPr>
            <w:tcW w:w="1020" w:type="dxa"/>
            <w:tcBorders>
              <w:top w:val="nil"/>
              <w:left w:val="nil"/>
              <w:bottom w:val="nil"/>
              <w:right w:val="nil"/>
            </w:tcBorders>
            <w:shd w:val="clear" w:color="auto" w:fill="auto"/>
            <w:noWrap/>
            <w:vAlign w:val="bottom"/>
            <w:hideMark/>
          </w:tcPr>
          <w:p w14:paraId="555ECBB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2.308</w:t>
            </w:r>
          </w:p>
        </w:tc>
      </w:tr>
      <w:tr w:rsidR="00A5526B" w:rsidRPr="007F6BE0" w14:paraId="63C00CE7" w14:textId="77777777" w:rsidTr="00A5526B">
        <w:trPr>
          <w:trHeight w:val="285"/>
        </w:trPr>
        <w:tc>
          <w:tcPr>
            <w:tcW w:w="1053" w:type="dxa"/>
            <w:tcBorders>
              <w:top w:val="nil"/>
              <w:left w:val="nil"/>
              <w:bottom w:val="nil"/>
              <w:right w:val="nil"/>
            </w:tcBorders>
            <w:shd w:val="clear" w:color="auto" w:fill="auto"/>
            <w:noWrap/>
            <w:vAlign w:val="bottom"/>
            <w:hideMark/>
          </w:tcPr>
          <w:p w14:paraId="58098B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1960.375</w:t>
            </w:r>
          </w:p>
        </w:tc>
        <w:tc>
          <w:tcPr>
            <w:tcW w:w="1020" w:type="dxa"/>
            <w:tcBorders>
              <w:top w:val="nil"/>
              <w:left w:val="nil"/>
              <w:bottom w:val="nil"/>
              <w:right w:val="nil"/>
            </w:tcBorders>
            <w:shd w:val="clear" w:color="auto" w:fill="auto"/>
            <w:noWrap/>
            <w:vAlign w:val="bottom"/>
            <w:hideMark/>
          </w:tcPr>
          <w:p w14:paraId="014054F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C08A83B"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32A95C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1717D1D" w14:textId="77777777" w:rsidTr="00A5526B">
        <w:trPr>
          <w:trHeight w:val="285"/>
        </w:trPr>
        <w:tc>
          <w:tcPr>
            <w:tcW w:w="1053" w:type="dxa"/>
            <w:tcBorders>
              <w:top w:val="nil"/>
              <w:left w:val="nil"/>
              <w:bottom w:val="nil"/>
              <w:right w:val="nil"/>
            </w:tcBorders>
            <w:shd w:val="clear" w:color="auto" w:fill="auto"/>
            <w:noWrap/>
            <w:vAlign w:val="bottom"/>
            <w:hideMark/>
          </w:tcPr>
          <w:p w14:paraId="59BBDE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1960.625</w:t>
            </w:r>
          </w:p>
        </w:tc>
        <w:tc>
          <w:tcPr>
            <w:tcW w:w="1020" w:type="dxa"/>
            <w:tcBorders>
              <w:top w:val="nil"/>
              <w:left w:val="nil"/>
              <w:bottom w:val="nil"/>
              <w:right w:val="nil"/>
            </w:tcBorders>
            <w:shd w:val="clear" w:color="auto" w:fill="auto"/>
            <w:noWrap/>
            <w:vAlign w:val="bottom"/>
            <w:hideMark/>
          </w:tcPr>
          <w:p w14:paraId="175F88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1.297</w:t>
            </w:r>
          </w:p>
        </w:tc>
        <w:tc>
          <w:tcPr>
            <w:tcW w:w="1020" w:type="dxa"/>
            <w:tcBorders>
              <w:top w:val="nil"/>
              <w:left w:val="nil"/>
              <w:bottom w:val="nil"/>
              <w:right w:val="nil"/>
            </w:tcBorders>
            <w:shd w:val="clear" w:color="auto" w:fill="auto"/>
            <w:noWrap/>
            <w:vAlign w:val="bottom"/>
            <w:hideMark/>
          </w:tcPr>
          <w:p w14:paraId="46F57D0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1.196</w:t>
            </w:r>
          </w:p>
        </w:tc>
        <w:tc>
          <w:tcPr>
            <w:tcW w:w="1020" w:type="dxa"/>
            <w:tcBorders>
              <w:top w:val="nil"/>
              <w:left w:val="nil"/>
              <w:bottom w:val="nil"/>
              <w:right w:val="nil"/>
            </w:tcBorders>
            <w:shd w:val="clear" w:color="auto" w:fill="auto"/>
            <w:noWrap/>
            <w:vAlign w:val="bottom"/>
            <w:hideMark/>
          </w:tcPr>
          <w:p w14:paraId="52C9593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1.408</w:t>
            </w:r>
          </w:p>
        </w:tc>
      </w:tr>
      <w:tr w:rsidR="00A5526B" w:rsidRPr="007F6BE0" w14:paraId="16B8AD6D" w14:textId="77777777" w:rsidTr="00A5526B">
        <w:trPr>
          <w:trHeight w:val="285"/>
        </w:trPr>
        <w:tc>
          <w:tcPr>
            <w:tcW w:w="1053" w:type="dxa"/>
            <w:tcBorders>
              <w:top w:val="nil"/>
              <w:left w:val="nil"/>
              <w:bottom w:val="nil"/>
              <w:right w:val="nil"/>
            </w:tcBorders>
            <w:shd w:val="clear" w:color="auto" w:fill="auto"/>
            <w:noWrap/>
            <w:vAlign w:val="bottom"/>
            <w:hideMark/>
          </w:tcPr>
          <w:p w14:paraId="49D96FF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1960.875</w:t>
            </w:r>
          </w:p>
        </w:tc>
        <w:tc>
          <w:tcPr>
            <w:tcW w:w="1020" w:type="dxa"/>
            <w:tcBorders>
              <w:top w:val="nil"/>
              <w:left w:val="nil"/>
              <w:bottom w:val="nil"/>
              <w:right w:val="nil"/>
            </w:tcBorders>
            <w:shd w:val="clear" w:color="auto" w:fill="auto"/>
            <w:noWrap/>
            <w:vAlign w:val="bottom"/>
            <w:hideMark/>
          </w:tcPr>
          <w:p w14:paraId="35AA2E6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C3EC8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56DF1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CA0BB49" w14:textId="77777777" w:rsidTr="00A5526B">
        <w:trPr>
          <w:trHeight w:val="285"/>
        </w:trPr>
        <w:tc>
          <w:tcPr>
            <w:tcW w:w="1053" w:type="dxa"/>
            <w:tcBorders>
              <w:top w:val="nil"/>
              <w:left w:val="nil"/>
              <w:bottom w:val="nil"/>
              <w:right w:val="nil"/>
            </w:tcBorders>
            <w:shd w:val="clear" w:color="auto" w:fill="auto"/>
            <w:noWrap/>
            <w:vAlign w:val="bottom"/>
            <w:hideMark/>
          </w:tcPr>
          <w:p w14:paraId="45E1FA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1961.125</w:t>
            </w:r>
          </w:p>
        </w:tc>
        <w:tc>
          <w:tcPr>
            <w:tcW w:w="1020" w:type="dxa"/>
            <w:tcBorders>
              <w:top w:val="nil"/>
              <w:left w:val="nil"/>
              <w:bottom w:val="nil"/>
              <w:right w:val="nil"/>
            </w:tcBorders>
            <w:shd w:val="clear" w:color="auto" w:fill="auto"/>
            <w:noWrap/>
            <w:vAlign w:val="bottom"/>
            <w:hideMark/>
          </w:tcPr>
          <w:p w14:paraId="09429B3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4871C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42BED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3578241" w14:textId="77777777" w:rsidTr="00A5526B">
        <w:trPr>
          <w:trHeight w:val="285"/>
        </w:trPr>
        <w:tc>
          <w:tcPr>
            <w:tcW w:w="1053" w:type="dxa"/>
            <w:tcBorders>
              <w:top w:val="nil"/>
              <w:left w:val="nil"/>
              <w:bottom w:val="nil"/>
              <w:right w:val="nil"/>
            </w:tcBorders>
            <w:shd w:val="clear" w:color="auto" w:fill="auto"/>
            <w:noWrap/>
            <w:vAlign w:val="bottom"/>
            <w:hideMark/>
          </w:tcPr>
          <w:p w14:paraId="6D3DD6A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1961.375</w:t>
            </w:r>
          </w:p>
        </w:tc>
        <w:tc>
          <w:tcPr>
            <w:tcW w:w="1020" w:type="dxa"/>
            <w:tcBorders>
              <w:top w:val="nil"/>
              <w:left w:val="nil"/>
              <w:bottom w:val="nil"/>
              <w:right w:val="nil"/>
            </w:tcBorders>
            <w:shd w:val="clear" w:color="auto" w:fill="auto"/>
            <w:noWrap/>
            <w:vAlign w:val="bottom"/>
            <w:hideMark/>
          </w:tcPr>
          <w:p w14:paraId="7860BDA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597D2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E23ED6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ED7FD28" w14:textId="77777777" w:rsidTr="00A5526B">
        <w:trPr>
          <w:trHeight w:val="285"/>
        </w:trPr>
        <w:tc>
          <w:tcPr>
            <w:tcW w:w="1053" w:type="dxa"/>
            <w:tcBorders>
              <w:top w:val="nil"/>
              <w:left w:val="nil"/>
              <w:bottom w:val="nil"/>
              <w:right w:val="nil"/>
            </w:tcBorders>
            <w:shd w:val="clear" w:color="auto" w:fill="auto"/>
            <w:noWrap/>
            <w:vAlign w:val="bottom"/>
            <w:hideMark/>
          </w:tcPr>
          <w:p w14:paraId="3F2CB8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1961.625</w:t>
            </w:r>
          </w:p>
        </w:tc>
        <w:tc>
          <w:tcPr>
            <w:tcW w:w="1020" w:type="dxa"/>
            <w:tcBorders>
              <w:top w:val="nil"/>
              <w:left w:val="nil"/>
              <w:bottom w:val="nil"/>
              <w:right w:val="nil"/>
            </w:tcBorders>
            <w:shd w:val="clear" w:color="auto" w:fill="auto"/>
            <w:noWrap/>
            <w:vAlign w:val="bottom"/>
            <w:hideMark/>
          </w:tcPr>
          <w:p w14:paraId="31AC0C0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557D7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ABB4F2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459A7345" w14:textId="77777777" w:rsidTr="00A5526B">
        <w:trPr>
          <w:trHeight w:val="285"/>
        </w:trPr>
        <w:tc>
          <w:tcPr>
            <w:tcW w:w="1053" w:type="dxa"/>
            <w:tcBorders>
              <w:top w:val="nil"/>
              <w:left w:val="nil"/>
              <w:bottom w:val="nil"/>
              <w:right w:val="nil"/>
            </w:tcBorders>
            <w:shd w:val="clear" w:color="auto" w:fill="auto"/>
            <w:noWrap/>
            <w:vAlign w:val="bottom"/>
            <w:hideMark/>
          </w:tcPr>
          <w:p w14:paraId="1F17C2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1961.875</w:t>
            </w:r>
          </w:p>
        </w:tc>
        <w:tc>
          <w:tcPr>
            <w:tcW w:w="1020" w:type="dxa"/>
            <w:tcBorders>
              <w:top w:val="nil"/>
              <w:left w:val="nil"/>
              <w:bottom w:val="nil"/>
              <w:right w:val="nil"/>
            </w:tcBorders>
            <w:shd w:val="clear" w:color="auto" w:fill="auto"/>
            <w:noWrap/>
            <w:vAlign w:val="bottom"/>
            <w:hideMark/>
          </w:tcPr>
          <w:p w14:paraId="6D9308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1.402</w:t>
            </w:r>
          </w:p>
        </w:tc>
        <w:tc>
          <w:tcPr>
            <w:tcW w:w="1020" w:type="dxa"/>
            <w:tcBorders>
              <w:top w:val="nil"/>
              <w:left w:val="nil"/>
              <w:bottom w:val="nil"/>
              <w:right w:val="nil"/>
            </w:tcBorders>
            <w:shd w:val="clear" w:color="auto" w:fill="auto"/>
            <w:noWrap/>
            <w:vAlign w:val="bottom"/>
            <w:hideMark/>
          </w:tcPr>
          <w:p w14:paraId="3CCC8B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1.302</w:t>
            </w:r>
          </w:p>
        </w:tc>
        <w:tc>
          <w:tcPr>
            <w:tcW w:w="1020" w:type="dxa"/>
            <w:tcBorders>
              <w:top w:val="nil"/>
              <w:left w:val="nil"/>
              <w:bottom w:val="nil"/>
              <w:right w:val="nil"/>
            </w:tcBorders>
            <w:shd w:val="clear" w:color="auto" w:fill="auto"/>
            <w:noWrap/>
            <w:vAlign w:val="bottom"/>
            <w:hideMark/>
          </w:tcPr>
          <w:p w14:paraId="0E148E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1.509</w:t>
            </w:r>
          </w:p>
        </w:tc>
      </w:tr>
      <w:tr w:rsidR="00A5526B" w:rsidRPr="007F6BE0" w14:paraId="4C9F3C74" w14:textId="77777777" w:rsidTr="00A5526B">
        <w:trPr>
          <w:trHeight w:val="285"/>
        </w:trPr>
        <w:tc>
          <w:tcPr>
            <w:tcW w:w="1053" w:type="dxa"/>
            <w:tcBorders>
              <w:top w:val="nil"/>
              <w:left w:val="nil"/>
              <w:bottom w:val="nil"/>
              <w:right w:val="nil"/>
            </w:tcBorders>
            <w:shd w:val="clear" w:color="auto" w:fill="auto"/>
            <w:noWrap/>
            <w:vAlign w:val="bottom"/>
            <w:hideMark/>
          </w:tcPr>
          <w:p w14:paraId="5145032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1962.125</w:t>
            </w:r>
          </w:p>
        </w:tc>
        <w:tc>
          <w:tcPr>
            <w:tcW w:w="1020" w:type="dxa"/>
            <w:tcBorders>
              <w:top w:val="nil"/>
              <w:left w:val="nil"/>
              <w:bottom w:val="nil"/>
              <w:right w:val="nil"/>
            </w:tcBorders>
            <w:shd w:val="clear" w:color="auto" w:fill="auto"/>
            <w:noWrap/>
            <w:vAlign w:val="bottom"/>
            <w:hideMark/>
          </w:tcPr>
          <w:p w14:paraId="5F967D8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1.470</w:t>
            </w:r>
          </w:p>
        </w:tc>
        <w:tc>
          <w:tcPr>
            <w:tcW w:w="1020" w:type="dxa"/>
            <w:tcBorders>
              <w:top w:val="nil"/>
              <w:left w:val="nil"/>
              <w:bottom w:val="nil"/>
              <w:right w:val="nil"/>
            </w:tcBorders>
            <w:shd w:val="clear" w:color="auto" w:fill="auto"/>
            <w:noWrap/>
            <w:vAlign w:val="bottom"/>
            <w:hideMark/>
          </w:tcPr>
          <w:p w14:paraId="2B5B85A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1.311</w:t>
            </w:r>
          </w:p>
        </w:tc>
        <w:tc>
          <w:tcPr>
            <w:tcW w:w="1020" w:type="dxa"/>
            <w:tcBorders>
              <w:top w:val="nil"/>
              <w:left w:val="nil"/>
              <w:bottom w:val="nil"/>
              <w:right w:val="nil"/>
            </w:tcBorders>
            <w:shd w:val="clear" w:color="auto" w:fill="auto"/>
            <w:noWrap/>
            <w:vAlign w:val="bottom"/>
            <w:hideMark/>
          </w:tcPr>
          <w:p w14:paraId="7122518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1.647</w:t>
            </w:r>
          </w:p>
        </w:tc>
      </w:tr>
      <w:tr w:rsidR="00A5526B" w:rsidRPr="007F6BE0" w14:paraId="1662A783" w14:textId="77777777" w:rsidTr="00A5526B">
        <w:trPr>
          <w:trHeight w:val="285"/>
        </w:trPr>
        <w:tc>
          <w:tcPr>
            <w:tcW w:w="1053" w:type="dxa"/>
            <w:tcBorders>
              <w:top w:val="nil"/>
              <w:left w:val="nil"/>
              <w:bottom w:val="nil"/>
              <w:right w:val="nil"/>
            </w:tcBorders>
            <w:shd w:val="clear" w:color="auto" w:fill="auto"/>
            <w:noWrap/>
            <w:vAlign w:val="bottom"/>
            <w:hideMark/>
          </w:tcPr>
          <w:p w14:paraId="13DF0A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1962.375</w:t>
            </w:r>
          </w:p>
        </w:tc>
        <w:tc>
          <w:tcPr>
            <w:tcW w:w="1020" w:type="dxa"/>
            <w:tcBorders>
              <w:top w:val="nil"/>
              <w:left w:val="nil"/>
              <w:bottom w:val="nil"/>
              <w:right w:val="nil"/>
            </w:tcBorders>
            <w:shd w:val="clear" w:color="auto" w:fill="auto"/>
            <w:noWrap/>
            <w:vAlign w:val="bottom"/>
            <w:hideMark/>
          </w:tcPr>
          <w:p w14:paraId="6EAF34F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28ED7CB"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CF9634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3805C74" w14:textId="77777777" w:rsidTr="00A5526B">
        <w:trPr>
          <w:trHeight w:val="285"/>
        </w:trPr>
        <w:tc>
          <w:tcPr>
            <w:tcW w:w="1053" w:type="dxa"/>
            <w:tcBorders>
              <w:top w:val="nil"/>
              <w:left w:val="nil"/>
              <w:bottom w:val="nil"/>
              <w:right w:val="nil"/>
            </w:tcBorders>
            <w:shd w:val="clear" w:color="auto" w:fill="auto"/>
            <w:noWrap/>
            <w:vAlign w:val="bottom"/>
            <w:hideMark/>
          </w:tcPr>
          <w:p w14:paraId="61C104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1962.625</w:t>
            </w:r>
          </w:p>
        </w:tc>
        <w:tc>
          <w:tcPr>
            <w:tcW w:w="1020" w:type="dxa"/>
            <w:tcBorders>
              <w:top w:val="nil"/>
              <w:left w:val="nil"/>
              <w:bottom w:val="nil"/>
              <w:right w:val="nil"/>
            </w:tcBorders>
            <w:shd w:val="clear" w:color="auto" w:fill="auto"/>
            <w:noWrap/>
            <w:vAlign w:val="bottom"/>
            <w:hideMark/>
          </w:tcPr>
          <w:p w14:paraId="44DE95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1.088</w:t>
            </w:r>
          </w:p>
        </w:tc>
        <w:tc>
          <w:tcPr>
            <w:tcW w:w="1020" w:type="dxa"/>
            <w:tcBorders>
              <w:top w:val="nil"/>
              <w:left w:val="nil"/>
              <w:bottom w:val="nil"/>
              <w:right w:val="nil"/>
            </w:tcBorders>
            <w:shd w:val="clear" w:color="auto" w:fill="auto"/>
            <w:noWrap/>
            <w:vAlign w:val="bottom"/>
            <w:hideMark/>
          </w:tcPr>
          <w:p w14:paraId="2A26CC7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1.003</w:t>
            </w:r>
          </w:p>
        </w:tc>
        <w:tc>
          <w:tcPr>
            <w:tcW w:w="1020" w:type="dxa"/>
            <w:tcBorders>
              <w:top w:val="nil"/>
              <w:left w:val="nil"/>
              <w:bottom w:val="nil"/>
              <w:right w:val="nil"/>
            </w:tcBorders>
            <w:shd w:val="clear" w:color="auto" w:fill="auto"/>
            <w:noWrap/>
            <w:vAlign w:val="bottom"/>
            <w:hideMark/>
          </w:tcPr>
          <w:p w14:paraId="2D7DF08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1.180</w:t>
            </w:r>
          </w:p>
        </w:tc>
      </w:tr>
      <w:tr w:rsidR="00A5526B" w:rsidRPr="007F6BE0" w14:paraId="75654436" w14:textId="77777777" w:rsidTr="00A5526B">
        <w:trPr>
          <w:trHeight w:val="285"/>
        </w:trPr>
        <w:tc>
          <w:tcPr>
            <w:tcW w:w="1053" w:type="dxa"/>
            <w:tcBorders>
              <w:top w:val="nil"/>
              <w:left w:val="nil"/>
              <w:bottom w:val="nil"/>
              <w:right w:val="nil"/>
            </w:tcBorders>
            <w:shd w:val="clear" w:color="auto" w:fill="auto"/>
            <w:noWrap/>
            <w:vAlign w:val="bottom"/>
            <w:hideMark/>
          </w:tcPr>
          <w:p w14:paraId="7E67B4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1962.875</w:t>
            </w:r>
          </w:p>
        </w:tc>
        <w:tc>
          <w:tcPr>
            <w:tcW w:w="1020" w:type="dxa"/>
            <w:tcBorders>
              <w:top w:val="nil"/>
              <w:left w:val="nil"/>
              <w:bottom w:val="nil"/>
              <w:right w:val="nil"/>
            </w:tcBorders>
            <w:shd w:val="clear" w:color="auto" w:fill="auto"/>
            <w:noWrap/>
            <w:vAlign w:val="bottom"/>
            <w:hideMark/>
          </w:tcPr>
          <w:p w14:paraId="6B95637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1.315</w:t>
            </w:r>
          </w:p>
        </w:tc>
        <w:tc>
          <w:tcPr>
            <w:tcW w:w="1020" w:type="dxa"/>
            <w:tcBorders>
              <w:top w:val="nil"/>
              <w:left w:val="nil"/>
              <w:bottom w:val="nil"/>
              <w:right w:val="nil"/>
            </w:tcBorders>
            <w:shd w:val="clear" w:color="auto" w:fill="auto"/>
            <w:noWrap/>
            <w:vAlign w:val="bottom"/>
            <w:hideMark/>
          </w:tcPr>
          <w:p w14:paraId="5D164F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1.214</w:t>
            </w:r>
          </w:p>
        </w:tc>
        <w:tc>
          <w:tcPr>
            <w:tcW w:w="1020" w:type="dxa"/>
            <w:tcBorders>
              <w:top w:val="nil"/>
              <w:left w:val="nil"/>
              <w:bottom w:val="nil"/>
              <w:right w:val="nil"/>
            </w:tcBorders>
            <w:shd w:val="clear" w:color="auto" w:fill="auto"/>
            <w:noWrap/>
            <w:vAlign w:val="bottom"/>
            <w:hideMark/>
          </w:tcPr>
          <w:p w14:paraId="3BE5AE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1.424</w:t>
            </w:r>
          </w:p>
        </w:tc>
      </w:tr>
      <w:tr w:rsidR="00A5526B" w:rsidRPr="007F6BE0" w14:paraId="0E7B4DD7" w14:textId="77777777" w:rsidTr="00A5526B">
        <w:trPr>
          <w:trHeight w:val="285"/>
        </w:trPr>
        <w:tc>
          <w:tcPr>
            <w:tcW w:w="1053" w:type="dxa"/>
            <w:tcBorders>
              <w:top w:val="nil"/>
              <w:left w:val="nil"/>
              <w:bottom w:val="nil"/>
              <w:right w:val="nil"/>
            </w:tcBorders>
            <w:shd w:val="clear" w:color="auto" w:fill="auto"/>
            <w:noWrap/>
            <w:vAlign w:val="bottom"/>
            <w:hideMark/>
          </w:tcPr>
          <w:p w14:paraId="48F6BD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1963.125</w:t>
            </w:r>
          </w:p>
        </w:tc>
        <w:tc>
          <w:tcPr>
            <w:tcW w:w="1020" w:type="dxa"/>
            <w:tcBorders>
              <w:top w:val="nil"/>
              <w:left w:val="nil"/>
              <w:bottom w:val="nil"/>
              <w:right w:val="nil"/>
            </w:tcBorders>
            <w:shd w:val="clear" w:color="auto" w:fill="auto"/>
            <w:noWrap/>
            <w:vAlign w:val="bottom"/>
            <w:hideMark/>
          </w:tcPr>
          <w:p w14:paraId="3CC862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1.107</w:t>
            </w:r>
          </w:p>
        </w:tc>
        <w:tc>
          <w:tcPr>
            <w:tcW w:w="1020" w:type="dxa"/>
            <w:tcBorders>
              <w:top w:val="nil"/>
              <w:left w:val="nil"/>
              <w:bottom w:val="nil"/>
              <w:right w:val="nil"/>
            </w:tcBorders>
            <w:shd w:val="clear" w:color="auto" w:fill="auto"/>
            <w:noWrap/>
            <w:vAlign w:val="bottom"/>
            <w:hideMark/>
          </w:tcPr>
          <w:p w14:paraId="6E693F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1.008</w:t>
            </w:r>
          </w:p>
        </w:tc>
        <w:tc>
          <w:tcPr>
            <w:tcW w:w="1020" w:type="dxa"/>
            <w:tcBorders>
              <w:top w:val="nil"/>
              <w:left w:val="nil"/>
              <w:bottom w:val="nil"/>
              <w:right w:val="nil"/>
            </w:tcBorders>
            <w:shd w:val="clear" w:color="auto" w:fill="auto"/>
            <w:noWrap/>
            <w:vAlign w:val="bottom"/>
            <w:hideMark/>
          </w:tcPr>
          <w:p w14:paraId="56C2E94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1.216</w:t>
            </w:r>
          </w:p>
        </w:tc>
      </w:tr>
      <w:tr w:rsidR="00A5526B" w:rsidRPr="007F6BE0" w14:paraId="6D5CBEB0" w14:textId="77777777" w:rsidTr="00A5526B">
        <w:trPr>
          <w:trHeight w:val="285"/>
        </w:trPr>
        <w:tc>
          <w:tcPr>
            <w:tcW w:w="1053" w:type="dxa"/>
            <w:tcBorders>
              <w:top w:val="nil"/>
              <w:left w:val="nil"/>
              <w:bottom w:val="nil"/>
              <w:right w:val="nil"/>
            </w:tcBorders>
            <w:shd w:val="clear" w:color="auto" w:fill="auto"/>
            <w:noWrap/>
            <w:vAlign w:val="bottom"/>
            <w:hideMark/>
          </w:tcPr>
          <w:p w14:paraId="2B65E1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1963.375</w:t>
            </w:r>
          </w:p>
        </w:tc>
        <w:tc>
          <w:tcPr>
            <w:tcW w:w="1020" w:type="dxa"/>
            <w:tcBorders>
              <w:top w:val="nil"/>
              <w:left w:val="nil"/>
              <w:bottom w:val="nil"/>
              <w:right w:val="nil"/>
            </w:tcBorders>
            <w:shd w:val="clear" w:color="auto" w:fill="auto"/>
            <w:noWrap/>
            <w:vAlign w:val="bottom"/>
            <w:hideMark/>
          </w:tcPr>
          <w:p w14:paraId="7E949E9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694B8E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86830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2462C0B" w14:textId="77777777" w:rsidTr="00A5526B">
        <w:trPr>
          <w:trHeight w:val="285"/>
        </w:trPr>
        <w:tc>
          <w:tcPr>
            <w:tcW w:w="1053" w:type="dxa"/>
            <w:tcBorders>
              <w:top w:val="nil"/>
              <w:left w:val="nil"/>
              <w:bottom w:val="nil"/>
              <w:right w:val="nil"/>
            </w:tcBorders>
            <w:shd w:val="clear" w:color="auto" w:fill="auto"/>
            <w:noWrap/>
            <w:vAlign w:val="bottom"/>
            <w:hideMark/>
          </w:tcPr>
          <w:p w14:paraId="1A0C536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1963.625</w:t>
            </w:r>
          </w:p>
        </w:tc>
        <w:tc>
          <w:tcPr>
            <w:tcW w:w="1020" w:type="dxa"/>
            <w:tcBorders>
              <w:top w:val="nil"/>
              <w:left w:val="nil"/>
              <w:bottom w:val="nil"/>
              <w:right w:val="nil"/>
            </w:tcBorders>
            <w:shd w:val="clear" w:color="auto" w:fill="auto"/>
            <w:noWrap/>
            <w:vAlign w:val="bottom"/>
            <w:hideMark/>
          </w:tcPr>
          <w:p w14:paraId="65E8A52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0.954</w:t>
            </w:r>
          </w:p>
        </w:tc>
        <w:tc>
          <w:tcPr>
            <w:tcW w:w="1020" w:type="dxa"/>
            <w:tcBorders>
              <w:top w:val="nil"/>
              <w:left w:val="nil"/>
              <w:bottom w:val="nil"/>
              <w:right w:val="nil"/>
            </w:tcBorders>
            <w:shd w:val="clear" w:color="auto" w:fill="auto"/>
            <w:noWrap/>
            <w:vAlign w:val="bottom"/>
            <w:hideMark/>
          </w:tcPr>
          <w:p w14:paraId="2914CA5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0.864</w:t>
            </w:r>
          </w:p>
        </w:tc>
        <w:tc>
          <w:tcPr>
            <w:tcW w:w="1020" w:type="dxa"/>
            <w:tcBorders>
              <w:top w:val="nil"/>
              <w:left w:val="nil"/>
              <w:bottom w:val="nil"/>
              <w:right w:val="nil"/>
            </w:tcBorders>
            <w:shd w:val="clear" w:color="auto" w:fill="auto"/>
            <w:noWrap/>
            <w:vAlign w:val="bottom"/>
            <w:hideMark/>
          </w:tcPr>
          <w:p w14:paraId="1DA3718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1.052</w:t>
            </w:r>
          </w:p>
        </w:tc>
      </w:tr>
      <w:tr w:rsidR="00A5526B" w:rsidRPr="007F6BE0" w14:paraId="5914CB33" w14:textId="77777777" w:rsidTr="00A5526B">
        <w:trPr>
          <w:trHeight w:val="285"/>
        </w:trPr>
        <w:tc>
          <w:tcPr>
            <w:tcW w:w="1053" w:type="dxa"/>
            <w:tcBorders>
              <w:top w:val="nil"/>
              <w:left w:val="nil"/>
              <w:bottom w:val="nil"/>
              <w:right w:val="nil"/>
            </w:tcBorders>
            <w:shd w:val="clear" w:color="auto" w:fill="auto"/>
            <w:noWrap/>
            <w:vAlign w:val="bottom"/>
            <w:hideMark/>
          </w:tcPr>
          <w:p w14:paraId="7914751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1963.875</w:t>
            </w:r>
          </w:p>
        </w:tc>
        <w:tc>
          <w:tcPr>
            <w:tcW w:w="1020" w:type="dxa"/>
            <w:tcBorders>
              <w:top w:val="nil"/>
              <w:left w:val="nil"/>
              <w:bottom w:val="nil"/>
              <w:right w:val="nil"/>
            </w:tcBorders>
            <w:shd w:val="clear" w:color="auto" w:fill="auto"/>
            <w:noWrap/>
            <w:vAlign w:val="bottom"/>
            <w:hideMark/>
          </w:tcPr>
          <w:p w14:paraId="20DCDE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0.971</w:t>
            </w:r>
          </w:p>
        </w:tc>
        <w:tc>
          <w:tcPr>
            <w:tcW w:w="1020" w:type="dxa"/>
            <w:tcBorders>
              <w:top w:val="nil"/>
              <w:left w:val="nil"/>
              <w:bottom w:val="nil"/>
              <w:right w:val="nil"/>
            </w:tcBorders>
            <w:shd w:val="clear" w:color="auto" w:fill="auto"/>
            <w:noWrap/>
            <w:vAlign w:val="bottom"/>
            <w:hideMark/>
          </w:tcPr>
          <w:p w14:paraId="543F8B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0.880</w:t>
            </w:r>
          </w:p>
        </w:tc>
        <w:tc>
          <w:tcPr>
            <w:tcW w:w="1020" w:type="dxa"/>
            <w:tcBorders>
              <w:top w:val="nil"/>
              <w:left w:val="nil"/>
              <w:bottom w:val="nil"/>
              <w:right w:val="nil"/>
            </w:tcBorders>
            <w:shd w:val="clear" w:color="auto" w:fill="auto"/>
            <w:noWrap/>
            <w:vAlign w:val="bottom"/>
            <w:hideMark/>
          </w:tcPr>
          <w:p w14:paraId="24E0A48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1.072</w:t>
            </w:r>
          </w:p>
        </w:tc>
      </w:tr>
      <w:tr w:rsidR="00A5526B" w:rsidRPr="007F6BE0" w14:paraId="3411F962" w14:textId="77777777" w:rsidTr="00A5526B">
        <w:trPr>
          <w:trHeight w:val="285"/>
        </w:trPr>
        <w:tc>
          <w:tcPr>
            <w:tcW w:w="1053" w:type="dxa"/>
            <w:tcBorders>
              <w:top w:val="nil"/>
              <w:left w:val="nil"/>
              <w:bottom w:val="nil"/>
              <w:right w:val="nil"/>
            </w:tcBorders>
            <w:shd w:val="clear" w:color="auto" w:fill="auto"/>
            <w:noWrap/>
            <w:vAlign w:val="bottom"/>
            <w:hideMark/>
          </w:tcPr>
          <w:p w14:paraId="0DC43C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1964.125</w:t>
            </w:r>
          </w:p>
        </w:tc>
        <w:tc>
          <w:tcPr>
            <w:tcW w:w="1020" w:type="dxa"/>
            <w:tcBorders>
              <w:top w:val="nil"/>
              <w:left w:val="nil"/>
              <w:bottom w:val="nil"/>
              <w:right w:val="nil"/>
            </w:tcBorders>
            <w:shd w:val="clear" w:color="auto" w:fill="auto"/>
            <w:noWrap/>
            <w:vAlign w:val="bottom"/>
            <w:hideMark/>
          </w:tcPr>
          <w:p w14:paraId="3C53723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0.587</w:t>
            </w:r>
          </w:p>
        </w:tc>
        <w:tc>
          <w:tcPr>
            <w:tcW w:w="1020" w:type="dxa"/>
            <w:tcBorders>
              <w:top w:val="nil"/>
              <w:left w:val="nil"/>
              <w:bottom w:val="nil"/>
              <w:right w:val="nil"/>
            </w:tcBorders>
            <w:shd w:val="clear" w:color="auto" w:fill="auto"/>
            <w:noWrap/>
            <w:vAlign w:val="bottom"/>
            <w:hideMark/>
          </w:tcPr>
          <w:p w14:paraId="685294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0.541</w:t>
            </w:r>
          </w:p>
        </w:tc>
        <w:tc>
          <w:tcPr>
            <w:tcW w:w="1020" w:type="dxa"/>
            <w:tcBorders>
              <w:top w:val="nil"/>
              <w:left w:val="nil"/>
              <w:bottom w:val="nil"/>
              <w:right w:val="nil"/>
            </w:tcBorders>
            <w:shd w:val="clear" w:color="auto" w:fill="auto"/>
            <w:noWrap/>
            <w:vAlign w:val="bottom"/>
            <w:hideMark/>
          </w:tcPr>
          <w:p w14:paraId="43266C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0.636</w:t>
            </w:r>
          </w:p>
        </w:tc>
      </w:tr>
      <w:tr w:rsidR="00A5526B" w:rsidRPr="007F6BE0" w14:paraId="787B3236" w14:textId="77777777" w:rsidTr="00A5526B">
        <w:trPr>
          <w:trHeight w:val="285"/>
        </w:trPr>
        <w:tc>
          <w:tcPr>
            <w:tcW w:w="1053" w:type="dxa"/>
            <w:tcBorders>
              <w:top w:val="nil"/>
              <w:left w:val="nil"/>
              <w:bottom w:val="nil"/>
              <w:right w:val="nil"/>
            </w:tcBorders>
            <w:shd w:val="clear" w:color="auto" w:fill="auto"/>
            <w:noWrap/>
            <w:vAlign w:val="bottom"/>
            <w:hideMark/>
          </w:tcPr>
          <w:p w14:paraId="3098ED0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1964.375</w:t>
            </w:r>
          </w:p>
        </w:tc>
        <w:tc>
          <w:tcPr>
            <w:tcW w:w="1020" w:type="dxa"/>
            <w:tcBorders>
              <w:top w:val="nil"/>
              <w:left w:val="nil"/>
              <w:bottom w:val="nil"/>
              <w:right w:val="nil"/>
            </w:tcBorders>
            <w:shd w:val="clear" w:color="auto" w:fill="auto"/>
            <w:noWrap/>
            <w:vAlign w:val="bottom"/>
            <w:hideMark/>
          </w:tcPr>
          <w:p w14:paraId="75CB24B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D4CC9F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ECCCD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BB62BA8" w14:textId="77777777" w:rsidTr="00A5526B">
        <w:trPr>
          <w:trHeight w:val="285"/>
        </w:trPr>
        <w:tc>
          <w:tcPr>
            <w:tcW w:w="1053" w:type="dxa"/>
            <w:tcBorders>
              <w:top w:val="nil"/>
              <w:left w:val="nil"/>
              <w:bottom w:val="nil"/>
              <w:right w:val="nil"/>
            </w:tcBorders>
            <w:shd w:val="clear" w:color="auto" w:fill="auto"/>
            <w:noWrap/>
            <w:vAlign w:val="bottom"/>
            <w:hideMark/>
          </w:tcPr>
          <w:p w14:paraId="294247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1964.625</w:t>
            </w:r>
          </w:p>
        </w:tc>
        <w:tc>
          <w:tcPr>
            <w:tcW w:w="1020" w:type="dxa"/>
            <w:tcBorders>
              <w:top w:val="nil"/>
              <w:left w:val="nil"/>
              <w:bottom w:val="nil"/>
              <w:right w:val="nil"/>
            </w:tcBorders>
            <w:shd w:val="clear" w:color="auto" w:fill="auto"/>
            <w:noWrap/>
            <w:vAlign w:val="bottom"/>
            <w:hideMark/>
          </w:tcPr>
          <w:p w14:paraId="6EB2DDB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1.007</w:t>
            </w:r>
          </w:p>
        </w:tc>
        <w:tc>
          <w:tcPr>
            <w:tcW w:w="1020" w:type="dxa"/>
            <w:tcBorders>
              <w:top w:val="nil"/>
              <w:left w:val="nil"/>
              <w:bottom w:val="nil"/>
              <w:right w:val="nil"/>
            </w:tcBorders>
            <w:shd w:val="clear" w:color="auto" w:fill="auto"/>
            <w:noWrap/>
            <w:vAlign w:val="bottom"/>
            <w:hideMark/>
          </w:tcPr>
          <w:p w14:paraId="5EF0EC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0.928</w:t>
            </w:r>
          </w:p>
        </w:tc>
        <w:tc>
          <w:tcPr>
            <w:tcW w:w="1020" w:type="dxa"/>
            <w:tcBorders>
              <w:top w:val="nil"/>
              <w:left w:val="nil"/>
              <w:bottom w:val="nil"/>
              <w:right w:val="nil"/>
            </w:tcBorders>
            <w:shd w:val="clear" w:color="auto" w:fill="auto"/>
            <w:noWrap/>
            <w:vAlign w:val="bottom"/>
            <w:hideMark/>
          </w:tcPr>
          <w:p w14:paraId="5BB78D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1.093</w:t>
            </w:r>
          </w:p>
        </w:tc>
      </w:tr>
      <w:tr w:rsidR="00A5526B" w:rsidRPr="007F6BE0" w14:paraId="426DF06C" w14:textId="77777777" w:rsidTr="00A5526B">
        <w:trPr>
          <w:trHeight w:val="285"/>
        </w:trPr>
        <w:tc>
          <w:tcPr>
            <w:tcW w:w="1053" w:type="dxa"/>
            <w:tcBorders>
              <w:top w:val="nil"/>
              <w:left w:val="nil"/>
              <w:bottom w:val="nil"/>
              <w:right w:val="nil"/>
            </w:tcBorders>
            <w:shd w:val="clear" w:color="auto" w:fill="auto"/>
            <w:noWrap/>
            <w:vAlign w:val="bottom"/>
            <w:hideMark/>
          </w:tcPr>
          <w:p w14:paraId="06B598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1964.875</w:t>
            </w:r>
          </w:p>
        </w:tc>
        <w:tc>
          <w:tcPr>
            <w:tcW w:w="1020" w:type="dxa"/>
            <w:tcBorders>
              <w:top w:val="nil"/>
              <w:left w:val="nil"/>
              <w:bottom w:val="nil"/>
              <w:right w:val="nil"/>
            </w:tcBorders>
            <w:shd w:val="clear" w:color="auto" w:fill="auto"/>
            <w:noWrap/>
            <w:vAlign w:val="bottom"/>
            <w:hideMark/>
          </w:tcPr>
          <w:p w14:paraId="7FB5042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0.931</w:t>
            </w:r>
          </w:p>
        </w:tc>
        <w:tc>
          <w:tcPr>
            <w:tcW w:w="1020" w:type="dxa"/>
            <w:tcBorders>
              <w:top w:val="nil"/>
              <w:left w:val="nil"/>
              <w:bottom w:val="nil"/>
              <w:right w:val="nil"/>
            </w:tcBorders>
            <w:shd w:val="clear" w:color="auto" w:fill="auto"/>
            <w:noWrap/>
            <w:vAlign w:val="bottom"/>
            <w:hideMark/>
          </w:tcPr>
          <w:p w14:paraId="5E6E72F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0.873</w:t>
            </w:r>
          </w:p>
        </w:tc>
        <w:tc>
          <w:tcPr>
            <w:tcW w:w="1020" w:type="dxa"/>
            <w:tcBorders>
              <w:top w:val="nil"/>
              <w:left w:val="nil"/>
              <w:bottom w:val="nil"/>
              <w:right w:val="nil"/>
            </w:tcBorders>
            <w:shd w:val="clear" w:color="auto" w:fill="auto"/>
            <w:noWrap/>
            <w:vAlign w:val="bottom"/>
            <w:hideMark/>
          </w:tcPr>
          <w:p w14:paraId="4E3E2DC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0.992</w:t>
            </w:r>
          </w:p>
        </w:tc>
      </w:tr>
      <w:tr w:rsidR="00A5526B" w:rsidRPr="007F6BE0" w14:paraId="19D18000" w14:textId="77777777" w:rsidTr="00A5526B">
        <w:trPr>
          <w:trHeight w:val="285"/>
        </w:trPr>
        <w:tc>
          <w:tcPr>
            <w:tcW w:w="1053" w:type="dxa"/>
            <w:tcBorders>
              <w:top w:val="nil"/>
              <w:left w:val="nil"/>
              <w:bottom w:val="nil"/>
              <w:right w:val="nil"/>
            </w:tcBorders>
            <w:shd w:val="clear" w:color="auto" w:fill="auto"/>
            <w:noWrap/>
            <w:vAlign w:val="bottom"/>
            <w:hideMark/>
          </w:tcPr>
          <w:p w14:paraId="0EAD38A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1965.125</w:t>
            </w:r>
          </w:p>
        </w:tc>
        <w:tc>
          <w:tcPr>
            <w:tcW w:w="1020" w:type="dxa"/>
            <w:tcBorders>
              <w:top w:val="nil"/>
              <w:left w:val="nil"/>
              <w:bottom w:val="nil"/>
              <w:right w:val="nil"/>
            </w:tcBorders>
            <w:shd w:val="clear" w:color="auto" w:fill="auto"/>
            <w:noWrap/>
            <w:vAlign w:val="bottom"/>
            <w:hideMark/>
          </w:tcPr>
          <w:p w14:paraId="266220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0.807</w:t>
            </w:r>
          </w:p>
        </w:tc>
        <w:tc>
          <w:tcPr>
            <w:tcW w:w="1020" w:type="dxa"/>
            <w:tcBorders>
              <w:top w:val="nil"/>
              <w:left w:val="nil"/>
              <w:bottom w:val="nil"/>
              <w:right w:val="nil"/>
            </w:tcBorders>
            <w:shd w:val="clear" w:color="auto" w:fill="auto"/>
            <w:noWrap/>
            <w:vAlign w:val="bottom"/>
            <w:hideMark/>
          </w:tcPr>
          <w:p w14:paraId="1D7FE87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4F054F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0.873</w:t>
            </w:r>
          </w:p>
        </w:tc>
      </w:tr>
      <w:tr w:rsidR="00A5526B" w:rsidRPr="007F6BE0" w14:paraId="5880B019" w14:textId="77777777" w:rsidTr="00A5526B">
        <w:trPr>
          <w:trHeight w:val="285"/>
        </w:trPr>
        <w:tc>
          <w:tcPr>
            <w:tcW w:w="1053" w:type="dxa"/>
            <w:tcBorders>
              <w:top w:val="nil"/>
              <w:left w:val="nil"/>
              <w:bottom w:val="nil"/>
              <w:right w:val="nil"/>
            </w:tcBorders>
            <w:shd w:val="clear" w:color="auto" w:fill="auto"/>
            <w:noWrap/>
            <w:vAlign w:val="bottom"/>
            <w:hideMark/>
          </w:tcPr>
          <w:p w14:paraId="15282E2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1965.375</w:t>
            </w:r>
          </w:p>
        </w:tc>
        <w:tc>
          <w:tcPr>
            <w:tcW w:w="1020" w:type="dxa"/>
            <w:tcBorders>
              <w:top w:val="nil"/>
              <w:left w:val="nil"/>
              <w:bottom w:val="nil"/>
              <w:right w:val="nil"/>
            </w:tcBorders>
            <w:shd w:val="clear" w:color="auto" w:fill="auto"/>
            <w:noWrap/>
            <w:vAlign w:val="bottom"/>
            <w:hideMark/>
          </w:tcPr>
          <w:p w14:paraId="417F8A2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E4AB6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3914E9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B18317D" w14:textId="77777777" w:rsidTr="00A5526B">
        <w:trPr>
          <w:trHeight w:val="285"/>
        </w:trPr>
        <w:tc>
          <w:tcPr>
            <w:tcW w:w="1053" w:type="dxa"/>
            <w:tcBorders>
              <w:top w:val="nil"/>
              <w:left w:val="nil"/>
              <w:bottom w:val="nil"/>
              <w:right w:val="nil"/>
            </w:tcBorders>
            <w:shd w:val="clear" w:color="auto" w:fill="auto"/>
            <w:noWrap/>
            <w:vAlign w:val="bottom"/>
            <w:hideMark/>
          </w:tcPr>
          <w:p w14:paraId="5BF0A6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1965.625</w:t>
            </w:r>
          </w:p>
        </w:tc>
        <w:tc>
          <w:tcPr>
            <w:tcW w:w="1020" w:type="dxa"/>
            <w:tcBorders>
              <w:top w:val="nil"/>
              <w:left w:val="nil"/>
              <w:bottom w:val="nil"/>
              <w:right w:val="nil"/>
            </w:tcBorders>
            <w:shd w:val="clear" w:color="auto" w:fill="auto"/>
            <w:noWrap/>
            <w:vAlign w:val="bottom"/>
            <w:hideMark/>
          </w:tcPr>
          <w:p w14:paraId="3A33E43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3C616D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68588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19A3CA8" w14:textId="77777777" w:rsidTr="00A5526B">
        <w:trPr>
          <w:trHeight w:val="285"/>
        </w:trPr>
        <w:tc>
          <w:tcPr>
            <w:tcW w:w="1053" w:type="dxa"/>
            <w:tcBorders>
              <w:top w:val="nil"/>
              <w:left w:val="nil"/>
              <w:bottom w:val="nil"/>
              <w:right w:val="nil"/>
            </w:tcBorders>
            <w:shd w:val="clear" w:color="auto" w:fill="auto"/>
            <w:noWrap/>
            <w:vAlign w:val="bottom"/>
            <w:hideMark/>
          </w:tcPr>
          <w:p w14:paraId="1A2F86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1965.875</w:t>
            </w:r>
          </w:p>
        </w:tc>
        <w:tc>
          <w:tcPr>
            <w:tcW w:w="1020" w:type="dxa"/>
            <w:tcBorders>
              <w:top w:val="nil"/>
              <w:left w:val="nil"/>
              <w:bottom w:val="nil"/>
              <w:right w:val="nil"/>
            </w:tcBorders>
            <w:shd w:val="clear" w:color="auto" w:fill="auto"/>
            <w:noWrap/>
            <w:vAlign w:val="bottom"/>
            <w:hideMark/>
          </w:tcPr>
          <w:p w14:paraId="2C45649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1.032</w:t>
            </w:r>
          </w:p>
        </w:tc>
        <w:tc>
          <w:tcPr>
            <w:tcW w:w="1020" w:type="dxa"/>
            <w:tcBorders>
              <w:top w:val="nil"/>
              <w:left w:val="nil"/>
              <w:bottom w:val="nil"/>
              <w:right w:val="nil"/>
            </w:tcBorders>
            <w:shd w:val="clear" w:color="auto" w:fill="auto"/>
            <w:noWrap/>
            <w:vAlign w:val="bottom"/>
            <w:hideMark/>
          </w:tcPr>
          <w:p w14:paraId="7D317A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0.950</w:t>
            </w:r>
          </w:p>
        </w:tc>
        <w:tc>
          <w:tcPr>
            <w:tcW w:w="1020" w:type="dxa"/>
            <w:tcBorders>
              <w:top w:val="nil"/>
              <w:left w:val="nil"/>
              <w:bottom w:val="nil"/>
              <w:right w:val="nil"/>
            </w:tcBorders>
            <w:shd w:val="clear" w:color="auto" w:fill="auto"/>
            <w:noWrap/>
            <w:vAlign w:val="bottom"/>
            <w:hideMark/>
          </w:tcPr>
          <w:p w14:paraId="6E244C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1.121</w:t>
            </w:r>
          </w:p>
        </w:tc>
      </w:tr>
      <w:tr w:rsidR="00A5526B" w:rsidRPr="007F6BE0" w14:paraId="0907CB72" w14:textId="77777777" w:rsidTr="00A5526B">
        <w:trPr>
          <w:trHeight w:val="285"/>
        </w:trPr>
        <w:tc>
          <w:tcPr>
            <w:tcW w:w="1053" w:type="dxa"/>
            <w:tcBorders>
              <w:top w:val="nil"/>
              <w:left w:val="nil"/>
              <w:bottom w:val="nil"/>
              <w:right w:val="nil"/>
            </w:tcBorders>
            <w:shd w:val="clear" w:color="auto" w:fill="auto"/>
            <w:noWrap/>
            <w:vAlign w:val="bottom"/>
            <w:hideMark/>
          </w:tcPr>
          <w:p w14:paraId="1515B4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1966.125</w:t>
            </w:r>
          </w:p>
        </w:tc>
        <w:tc>
          <w:tcPr>
            <w:tcW w:w="1020" w:type="dxa"/>
            <w:tcBorders>
              <w:top w:val="nil"/>
              <w:left w:val="nil"/>
              <w:bottom w:val="nil"/>
              <w:right w:val="nil"/>
            </w:tcBorders>
            <w:shd w:val="clear" w:color="auto" w:fill="auto"/>
            <w:noWrap/>
            <w:vAlign w:val="bottom"/>
            <w:hideMark/>
          </w:tcPr>
          <w:p w14:paraId="7CC3FAA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574846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08DCB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82DEC5F" w14:textId="77777777" w:rsidTr="00A5526B">
        <w:trPr>
          <w:trHeight w:val="285"/>
        </w:trPr>
        <w:tc>
          <w:tcPr>
            <w:tcW w:w="1053" w:type="dxa"/>
            <w:tcBorders>
              <w:top w:val="nil"/>
              <w:left w:val="nil"/>
              <w:bottom w:val="nil"/>
              <w:right w:val="nil"/>
            </w:tcBorders>
            <w:shd w:val="clear" w:color="auto" w:fill="auto"/>
            <w:noWrap/>
            <w:vAlign w:val="bottom"/>
            <w:hideMark/>
          </w:tcPr>
          <w:p w14:paraId="0B1497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1966.375</w:t>
            </w:r>
          </w:p>
        </w:tc>
        <w:tc>
          <w:tcPr>
            <w:tcW w:w="1020" w:type="dxa"/>
            <w:tcBorders>
              <w:top w:val="nil"/>
              <w:left w:val="nil"/>
              <w:bottom w:val="nil"/>
              <w:right w:val="nil"/>
            </w:tcBorders>
            <w:shd w:val="clear" w:color="auto" w:fill="auto"/>
            <w:noWrap/>
            <w:vAlign w:val="bottom"/>
            <w:hideMark/>
          </w:tcPr>
          <w:p w14:paraId="2FF2AD6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BF220C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E14C0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90F670A" w14:textId="77777777" w:rsidTr="00A5526B">
        <w:trPr>
          <w:trHeight w:val="285"/>
        </w:trPr>
        <w:tc>
          <w:tcPr>
            <w:tcW w:w="1053" w:type="dxa"/>
            <w:tcBorders>
              <w:top w:val="nil"/>
              <w:left w:val="nil"/>
              <w:bottom w:val="nil"/>
              <w:right w:val="nil"/>
            </w:tcBorders>
            <w:shd w:val="clear" w:color="auto" w:fill="auto"/>
            <w:noWrap/>
            <w:vAlign w:val="bottom"/>
            <w:hideMark/>
          </w:tcPr>
          <w:p w14:paraId="14D1FE3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1966.625</w:t>
            </w:r>
          </w:p>
        </w:tc>
        <w:tc>
          <w:tcPr>
            <w:tcW w:w="1020" w:type="dxa"/>
            <w:tcBorders>
              <w:top w:val="nil"/>
              <w:left w:val="nil"/>
              <w:bottom w:val="nil"/>
              <w:right w:val="nil"/>
            </w:tcBorders>
            <w:shd w:val="clear" w:color="auto" w:fill="auto"/>
            <w:noWrap/>
            <w:vAlign w:val="bottom"/>
            <w:hideMark/>
          </w:tcPr>
          <w:p w14:paraId="57112C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1.225</w:t>
            </w:r>
          </w:p>
        </w:tc>
        <w:tc>
          <w:tcPr>
            <w:tcW w:w="1020" w:type="dxa"/>
            <w:tcBorders>
              <w:top w:val="nil"/>
              <w:left w:val="nil"/>
              <w:bottom w:val="nil"/>
              <w:right w:val="nil"/>
            </w:tcBorders>
            <w:shd w:val="clear" w:color="auto" w:fill="auto"/>
            <w:noWrap/>
            <w:vAlign w:val="bottom"/>
            <w:hideMark/>
          </w:tcPr>
          <w:p w14:paraId="48ED219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1.127</w:t>
            </w:r>
          </w:p>
        </w:tc>
        <w:tc>
          <w:tcPr>
            <w:tcW w:w="1020" w:type="dxa"/>
            <w:tcBorders>
              <w:top w:val="nil"/>
              <w:left w:val="nil"/>
              <w:bottom w:val="nil"/>
              <w:right w:val="nil"/>
            </w:tcBorders>
            <w:shd w:val="clear" w:color="auto" w:fill="auto"/>
            <w:noWrap/>
            <w:vAlign w:val="bottom"/>
            <w:hideMark/>
          </w:tcPr>
          <w:p w14:paraId="4C2DED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1.331</w:t>
            </w:r>
          </w:p>
        </w:tc>
      </w:tr>
      <w:tr w:rsidR="00A5526B" w:rsidRPr="007F6BE0" w14:paraId="12AB7077" w14:textId="77777777" w:rsidTr="00A5526B">
        <w:trPr>
          <w:trHeight w:val="285"/>
        </w:trPr>
        <w:tc>
          <w:tcPr>
            <w:tcW w:w="1053" w:type="dxa"/>
            <w:tcBorders>
              <w:top w:val="nil"/>
              <w:left w:val="nil"/>
              <w:bottom w:val="nil"/>
              <w:right w:val="nil"/>
            </w:tcBorders>
            <w:shd w:val="clear" w:color="auto" w:fill="auto"/>
            <w:noWrap/>
            <w:vAlign w:val="bottom"/>
            <w:hideMark/>
          </w:tcPr>
          <w:p w14:paraId="7EF0AE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1966.875</w:t>
            </w:r>
          </w:p>
        </w:tc>
        <w:tc>
          <w:tcPr>
            <w:tcW w:w="1020" w:type="dxa"/>
            <w:tcBorders>
              <w:top w:val="nil"/>
              <w:left w:val="nil"/>
              <w:bottom w:val="nil"/>
              <w:right w:val="nil"/>
            </w:tcBorders>
            <w:shd w:val="clear" w:color="auto" w:fill="auto"/>
            <w:noWrap/>
            <w:vAlign w:val="bottom"/>
            <w:hideMark/>
          </w:tcPr>
          <w:p w14:paraId="7266CD6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6CE25CF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1.034</w:t>
            </w:r>
          </w:p>
        </w:tc>
        <w:tc>
          <w:tcPr>
            <w:tcW w:w="1020" w:type="dxa"/>
            <w:tcBorders>
              <w:top w:val="nil"/>
              <w:left w:val="nil"/>
              <w:bottom w:val="nil"/>
              <w:right w:val="nil"/>
            </w:tcBorders>
            <w:shd w:val="clear" w:color="auto" w:fill="auto"/>
            <w:noWrap/>
            <w:vAlign w:val="bottom"/>
            <w:hideMark/>
          </w:tcPr>
          <w:p w14:paraId="4314DE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1.183</w:t>
            </w:r>
          </w:p>
        </w:tc>
      </w:tr>
      <w:tr w:rsidR="00A5526B" w:rsidRPr="007F6BE0" w14:paraId="4E2E3DD8" w14:textId="77777777" w:rsidTr="00A5526B">
        <w:trPr>
          <w:trHeight w:val="285"/>
        </w:trPr>
        <w:tc>
          <w:tcPr>
            <w:tcW w:w="1053" w:type="dxa"/>
            <w:tcBorders>
              <w:top w:val="nil"/>
              <w:left w:val="nil"/>
              <w:bottom w:val="nil"/>
              <w:right w:val="nil"/>
            </w:tcBorders>
            <w:shd w:val="clear" w:color="auto" w:fill="auto"/>
            <w:noWrap/>
            <w:vAlign w:val="bottom"/>
            <w:hideMark/>
          </w:tcPr>
          <w:p w14:paraId="56064E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1967.125</w:t>
            </w:r>
          </w:p>
        </w:tc>
        <w:tc>
          <w:tcPr>
            <w:tcW w:w="1020" w:type="dxa"/>
            <w:tcBorders>
              <w:top w:val="nil"/>
              <w:left w:val="nil"/>
              <w:bottom w:val="nil"/>
              <w:right w:val="nil"/>
            </w:tcBorders>
            <w:shd w:val="clear" w:color="auto" w:fill="auto"/>
            <w:noWrap/>
            <w:vAlign w:val="bottom"/>
            <w:hideMark/>
          </w:tcPr>
          <w:p w14:paraId="4AFEC3C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1.139</w:t>
            </w:r>
          </w:p>
        </w:tc>
        <w:tc>
          <w:tcPr>
            <w:tcW w:w="1020" w:type="dxa"/>
            <w:tcBorders>
              <w:top w:val="nil"/>
              <w:left w:val="nil"/>
              <w:bottom w:val="nil"/>
              <w:right w:val="nil"/>
            </w:tcBorders>
            <w:shd w:val="clear" w:color="auto" w:fill="auto"/>
            <w:noWrap/>
            <w:vAlign w:val="bottom"/>
            <w:hideMark/>
          </w:tcPr>
          <w:p w14:paraId="2AAA12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1.063</w:t>
            </w:r>
          </w:p>
        </w:tc>
        <w:tc>
          <w:tcPr>
            <w:tcW w:w="1020" w:type="dxa"/>
            <w:tcBorders>
              <w:top w:val="nil"/>
              <w:left w:val="nil"/>
              <w:bottom w:val="nil"/>
              <w:right w:val="nil"/>
            </w:tcBorders>
            <w:shd w:val="clear" w:color="auto" w:fill="auto"/>
            <w:noWrap/>
            <w:vAlign w:val="bottom"/>
            <w:hideMark/>
          </w:tcPr>
          <w:p w14:paraId="5987EA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1.220</w:t>
            </w:r>
          </w:p>
        </w:tc>
      </w:tr>
      <w:tr w:rsidR="00A5526B" w:rsidRPr="007F6BE0" w14:paraId="6833EB8C" w14:textId="77777777" w:rsidTr="00A5526B">
        <w:trPr>
          <w:trHeight w:val="285"/>
        </w:trPr>
        <w:tc>
          <w:tcPr>
            <w:tcW w:w="1053" w:type="dxa"/>
            <w:tcBorders>
              <w:top w:val="nil"/>
              <w:left w:val="nil"/>
              <w:bottom w:val="nil"/>
              <w:right w:val="nil"/>
            </w:tcBorders>
            <w:shd w:val="clear" w:color="auto" w:fill="auto"/>
            <w:noWrap/>
            <w:vAlign w:val="bottom"/>
            <w:hideMark/>
          </w:tcPr>
          <w:p w14:paraId="5F076E5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1967.375</w:t>
            </w:r>
          </w:p>
        </w:tc>
        <w:tc>
          <w:tcPr>
            <w:tcW w:w="1020" w:type="dxa"/>
            <w:tcBorders>
              <w:top w:val="nil"/>
              <w:left w:val="nil"/>
              <w:bottom w:val="nil"/>
              <w:right w:val="nil"/>
            </w:tcBorders>
            <w:shd w:val="clear" w:color="auto" w:fill="auto"/>
            <w:noWrap/>
            <w:vAlign w:val="bottom"/>
            <w:hideMark/>
          </w:tcPr>
          <w:p w14:paraId="3B210ED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7E443FE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0.745</w:t>
            </w:r>
          </w:p>
        </w:tc>
        <w:tc>
          <w:tcPr>
            <w:tcW w:w="1020" w:type="dxa"/>
            <w:tcBorders>
              <w:top w:val="nil"/>
              <w:left w:val="nil"/>
              <w:bottom w:val="nil"/>
              <w:right w:val="nil"/>
            </w:tcBorders>
            <w:shd w:val="clear" w:color="auto" w:fill="auto"/>
            <w:noWrap/>
            <w:vAlign w:val="bottom"/>
            <w:hideMark/>
          </w:tcPr>
          <w:p w14:paraId="1B535D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0.831</w:t>
            </w:r>
          </w:p>
        </w:tc>
      </w:tr>
      <w:tr w:rsidR="00A5526B" w:rsidRPr="007F6BE0" w14:paraId="275640C9" w14:textId="77777777" w:rsidTr="00A5526B">
        <w:trPr>
          <w:trHeight w:val="285"/>
        </w:trPr>
        <w:tc>
          <w:tcPr>
            <w:tcW w:w="1053" w:type="dxa"/>
            <w:tcBorders>
              <w:top w:val="nil"/>
              <w:left w:val="nil"/>
              <w:bottom w:val="nil"/>
              <w:right w:val="nil"/>
            </w:tcBorders>
            <w:shd w:val="clear" w:color="auto" w:fill="auto"/>
            <w:noWrap/>
            <w:vAlign w:val="bottom"/>
            <w:hideMark/>
          </w:tcPr>
          <w:p w14:paraId="2AE048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1967.625</w:t>
            </w:r>
          </w:p>
        </w:tc>
        <w:tc>
          <w:tcPr>
            <w:tcW w:w="1020" w:type="dxa"/>
            <w:tcBorders>
              <w:top w:val="nil"/>
              <w:left w:val="nil"/>
              <w:bottom w:val="nil"/>
              <w:right w:val="nil"/>
            </w:tcBorders>
            <w:shd w:val="clear" w:color="auto" w:fill="auto"/>
            <w:noWrap/>
            <w:vAlign w:val="bottom"/>
            <w:hideMark/>
          </w:tcPr>
          <w:p w14:paraId="794E279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4652B2E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0.649</w:t>
            </w:r>
          </w:p>
        </w:tc>
        <w:tc>
          <w:tcPr>
            <w:tcW w:w="1020" w:type="dxa"/>
            <w:tcBorders>
              <w:top w:val="nil"/>
              <w:left w:val="nil"/>
              <w:bottom w:val="nil"/>
              <w:right w:val="nil"/>
            </w:tcBorders>
            <w:shd w:val="clear" w:color="auto" w:fill="auto"/>
            <w:noWrap/>
            <w:vAlign w:val="bottom"/>
            <w:hideMark/>
          </w:tcPr>
          <w:p w14:paraId="6DA67EA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0.725</w:t>
            </w:r>
          </w:p>
        </w:tc>
      </w:tr>
      <w:tr w:rsidR="00A5526B" w:rsidRPr="007F6BE0" w14:paraId="38086275" w14:textId="77777777" w:rsidTr="00A5526B">
        <w:trPr>
          <w:trHeight w:val="285"/>
        </w:trPr>
        <w:tc>
          <w:tcPr>
            <w:tcW w:w="1053" w:type="dxa"/>
            <w:tcBorders>
              <w:top w:val="nil"/>
              <w:left w:val="nil"/>
              <w:bottom w:val="nil"/>
              <w:right w:val="nil"/>
            </w:tcBorders>
            <w:shd w:val="clear" w:color="auto" w:fill="auto"/>
            <w:noWrap/>
            <w:vAlign w:val="bottom"/>
            <w:hideMark/>
          </w:tcPr>
          <w:p w14:paraId="330030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1967.875</w:t>
            </w:r>
          </w:p>
        </w:tc>
        <w:tc>
          <w:tcPr>
            <w:tcW w:w="1020" w:type="dxa"/>
            <w:tcBorders>
              <w:top w:val="nil"/>
              <w:left w:val="nil"/>
              <w:bottom w:val="nil"/>
              <w:right w:val="nil"/>
            </w:tcBorders>
            <w:shd w:val="clear" w:color="auto" w:fill="auto"/>
            <w:noWrap/>
            <w:vAlign w:val="bottom"/>
            <w:hideMark/>
          </w:tcPr>
          <w:p w14:paraId="295BAF9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0.804</w:t>
            </w:r>
          </w:p>
        </w:tc>
        <w:tc>
          <w:tcPr>
            <w:tcW w:w="1020" w:type="dxa"/>
            <w:tcBorders>
              <w:top w:val="nil"/>
              <w:left w:val="nil"/>
              <w:bottom w:val="nil"/>
              <w:right w:val="nil"/>
            </w:tcBorders>
            <w:shd w:val="clear" w:color="auto" w:fill="auto"/>
            <w:noWrap/>
            <w:vAlign w:val="bottom"/>
            <w:hideMark/>
          </w:tcPr>
          <w:p w14:paraId="3D6AF1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0.754</w:t>
            </w:r>
          </w:p>
        </w:tc>
        <w:tc>
          <w:tcPr>
            <w:tcW w:w="1020" w:type="dxa"/>
            <w:tcBorders>
              <w:top w:val="nil"/>
              <w:left w:val="nil"/>
              <w:bottom w:val="nil"/>
              <w:right w:val="nil"/>
            </w:tcBorders>
            <w:shd w:val="clear" w:color="auto" w:fill="auto"/>
            <w:noWrap/>
            <w:vAlign w:val="bottom"/>
            <w:hideMark/>
          </w:tcPr>
          <w:p w14:paraId="4ABC61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0.858</w:t>
            </w:r>
          </w:p>
        </w:tc>
      </w:tr>
      <w:tr w:rsidR="00A5526B" w:rsidRPr="007F6BE0" w14:paraId="28B674C1" w14:textId="77777777" w:rsidTr="00A5526B">
        <w:trPr>
          <w:trHeight w:val="285"/>
        </w:trPr>
        <w:tc>
          <w:tcPr>
            <w:tcW w:w="1053" w:type="dxa"/>
            <w:tcBorders>
              <w:top w:val="nil"/>
              <w:left w:val="nil"/>
              <w:bottom w:val="nil"/>
              <w:right w:val="nil"/>
            </w:tcBorders>
            <w:shd w:val="clear" w:color="auto" w:fill="auto"/>
            <w:noWrap/>
            <w:vAlign w:val="bottom"/>
            <w:hideMark/>
          </w:tcPr>
          <w:p w14:paraId="34B5EEC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1968.125</w:t>
            </w:r>
          </w:p>
        </w:tc>
        <w:tc>
          <w:tcPr>
            <w:tcW w:w="1020" w:type="dxa"/>
            <w:tcBorders>
              <w:top w:val="nil"/>
              <w:left w:val="nil"/>
              <w:bottom w:val="nil"/>
              <w:right w:val="nil"/>
            </w:tcBorders>
            <w:shd w:val="clear" w:color="auto" w:fill="auto"/>
            <w:noWrap/>
            <w:vAlign w:val="bottom"/>
            <w:hideMark/>
          </w:tcPr>
          <w:p w14:paraId="4296450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0.791</w:t>
            </w:r>
          </w:p>
        </w:tc>
        <w:tc>
          <w:tcPr>
            <w:tcW w:w="1020" w:type="dxa"/>
            <w:tcBorders>
              <w:top w:val="nil"/>
              <w:left w:val="nil"/>
              <w:bottom w:val="nil"/>
              <w:right w:val="nil"/>
            </w:tcBorders>
            <w:shd w:val="clear" w:color="auto" w:fill="auto"/>
            <w:noWrap/>
            <w:vAlign w:val="bottom"/>
            <w:hideMark/>
          </w:tcPr>
          <w:p w14:paraId="19E3C7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527334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0.850</w:t>
            </w:r>
          </w:p>
        </w:tc>
      </w:tr>
      <w:tr w:rsidR="00A5526B" w:rsidRPr="007F6BE0" w14:paraId="502F3998" w14:textId="77777777" w:rsidTr="00A5526B">
        <w:trPr>
          <w:trHeight w:val="285"/>
        </w:trPr>
        <w:tc>
          <w:tcPr>
            <w:tcW w:w="1053" w:type="dxa"/>
            <w:tcBorders>
              <w:top w:val="nil"/>
              <w:left w:val="nil"/>
              <w:bottom w:val="nil"/>
              <w:right w:val="nil"/>
            </w:tcBorders>
            <w:shd w:val="clear" w:color="auto" w:fill="auto"/>
            <w:noWrap/>
            <w:vAlign w:val="bottom"/>
            <w:hideMark/>
          </w:tcPr>
          <w:p w14:paraId="7AA9E46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1968.375</w:t>
            </w:r>
          </w:p>
        </w:tc>
        <w:tc>
          <w:tcPr>
            <w:tcW w:w="1020" w:type="dxa"/>
            <w:tcBorders>
              <w:top w:val="nil"/>
              <w:left w:val="nil"/>
              <w:bottom w:val="nil"/>
              <w:right w:val="nil"/>
            </w:tcBorders>
            <w:shd w:val="clear" w:color="auto" w:fill="auto"/>
            <w:noWrap/>
            <w:vAlign w:val="bottom"/>
            <w:hideMark/>
          </w:tcPr>
          <w:p w14:paraId="62AC50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0.758</w:t>
            </w:r>
          </w:p>
        </w:tc>
        <w:tc>
          <w:tcPr>
            <w:tcW w:w="1020" w:type="dxa"/>
            <w:tcBorders>
              <w:top w:val="nil"/>
              <w:left w:val="nil"/>
              <w:bottom w:val="nil"/>
              <w:right w:val="nil"/>
            </w:tcBorders>
            <w:shd w:val="clear" w:color="auto" w:fill="auto"/>
            <w:noWrap/>
            <w:vAlign w:val="bottom"/>
            <w:hideMark/>
          </w:tcPr>
          <w:p w14:paraId="07A7C5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0.707</w:t>
            </w:r>
          </w:p>
        </w:tc>
        <w:tc>
          <w:tcPr>
            <w:tcW w:w="1020" w:type="dxa"/>
            <w:tcBorders>
              <w:top w:val="nil"/>
              <w:left w:val="nil"/>
              <w:bottom w:val="nil"/>
              <w:right w:val="nil"/>
            </w:tcBorders>
            <w:shd w:val="clear" w:color="auto" w:fill="auto"/>
            <w:noWrap/>
            <w:vAlign w:val="bottom"/>
            <w:hideMark/>
          </w:tcPr>
          <w:p w14:paraId="4A523E5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0.812</w:t>
            </w:r>
          </w:p>
        </w:tc>
      </w:tr>
      <w:tr w:rsidR="00A5526B" w:rsidRPr="007F6BE0" w14:paraId="70F155A2" w14:textId="77777777" w:rsidTr="00A5526B">
        <w:trPr>
          <w:trHeight w:val="285"/>
        </w:trPr>
        <w:tc>
          <w:tcPr>
            <w:tcW w:w="1053" w:type="dxa"/>
            <w:tcBorders>
              <w:top w:val="nil"/>
              <w:left w:val="nil"/>
              <w:bottom w:val="nil"/>
              <w:right w:val="nil"/>
            </w:tcBorders>
            <w:shd w:val="clear" w:color="auto" w:fill="auto"/>
            <w:noWrap/>
            <w:vAlign w:val="bottom"/>
            <w:hideMark/>
          </w:tcPr>
          <w:p w14:paraId="3EC164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1968.625</w:t>
            </w:r>
          </w:p>
        </w:tc>
        <w:tc>
          <w:tcPr>
            <w:tcW w:w="1020" w:type="dxa"/>
            <w:tcBorders>
              <w:top w:val="nil"/>
              <w:left w:val="nil"/>
              <w:bottom w:val="nil"/>
              <w:right w:val="nil"/>
            </w:tcBorders>
            <w:shd w:val="clear" w:color="auto" w:fill="auto"/>
            <w:noWrap/>
            <w:vAlign w:val="bottom"/>
            <w:hideMark/>
          </w:tcPr>
          <w:p w14:paraId="1C4595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0.670</w:t>
            </w:r>
          </w:p>
        </w:tc>
        <w:tc>
          <w:tcPr>
            <w:tcW w:w="1020" w:type="dxa"/>
            <w:tcBorders>
              <w:top w:val="nil"/>
              <w:left w:val="nil"/>
              <w:bottom w:val="nil"/>
              <w:right w:val="nil"/>
            </w:tcBorders>
            <w:shd w:val="clear" w:color="auto" w:fill="auto"/>
            <w:noWrap/>
            <w:vAlign w:val="bottom"/>
            <w:hideMark/>
          </w:tcPr>
          <w:p w14:paraId="348AAE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0.632</w:t>
            </w:r>
          </w:p>
        </w:tc>
        <w:tc>
          <w:tcPr>
            <w:tcW w:w="1020" w:type="dxa"/>
            <w:tcBorders>
              <w:top w:val="nil"/>
              <w:left w:val="nil"/>
              <w:bottom w:val="nil"/>
              <w:right w:val="nil"/>
            </w:tcBorders>
            <w:shd w:val="clear" w:color="auto" w:fill="auto"/>
            <w:noWrap/>
            <w:vAlign w:val="bottom"/>
            <w:hideMark/>
          </w:tcPr>
          <w:p w14:paraId="474659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0.711</w:t>
            </w:r>
          </w:p>
        </w:tc>
      </w:tr>
      <w:tr w:rsidR="00A5526B" w:rsidRPr="007F6BE0" w14:paraId="3C3A55C0" w14:textId="77777777" w:rsidTr="00A5526B">
        <w:trPr>
          <w:trHeight w:val="285"/>
        </w:trPr>
        <w:tc>
          <w:tcPr>
            <w:tcW w:w="1053" w:type="dxa"/>
            <w:tcBorders>
              <w:top w:val="nil"/>
              <w:left w:val="nil"/>
              <w:bottom w:val="nil"/>
              <w:right w:val="nil"/>
            </w:tcBorders>
            <w:shd w:val="clear" w:color="auto" w:fill="auto"/>
            <w:noWrap/>
            <w:vAlign w:val="bottom"/>
            <w:hideMark/>
          </w:tcPr>
          <w:p w14:paraId="756F217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1968.875</w:t>
            </w:r>
          </w:p>
        </w:tc>
        <w:tc>
          <w:tcPr>
            <w:tcW w:w="1020" w:type="dxa"/>
            <w:tcBorders>
              <w:top w:val="nil"/>
              <w:left w:val="nil"/>
              <w:bottom w:val="nil"/>
              <w:right w:val="nil"/>
            </w:tcBorders>
            <w:shd w:val="clear" w:color="auto" w:fill="auto"/>
            <w:noWrap/>
            <w:vAlign w:val="bottom"/>
            <w:hideMark/>
          </w:tcPr>
          <w:p w14:paraId="43637E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0.788</w:t>
            </w:r>
          </w:p>
        </w:tc>
        <w:tc>
          <w:tcPr>
            <w:tcW w:w="1020" w:type="dxa"/>
            <w:tcBorders>
              <w:top w:val="nil"/>
              <w:left w:val="nil"/>
              <w:bottom w:val="nil"/>
              <w:right w:val="nil"/>
            </w:tcBorders>
            <w:shd w:val="clear" w:color="auto" w:fill="auto"/>
            <w:noWrap/>
            <w:vAlign w:val="bottom"/>
            <w:hideMark/>
          </w:tcPr>
          <w:p w14:paraId="5AEDCF6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0.742</w:t>
            </w:r>
          </w:p>
        </w:tc>
        <w:tc>
          <w:tcPr>
            <w:tcW w:w="1020" w:type="dxa"/>
            <w:tcBorders>
              <w:top w:val="nil"/>
              <w:left w:val="nil"/>
              <w:bottom w:val="nil"/>
              <w:right w:val="nil"/>
            </w:tcBorders>
            <w:shd w:val="clear" w:color="auto" w:fill="auto"/>
            <w:noWrap/>
            <w:vAlign w:val="bottom"/>
            <w:hideMark/>
          </w:tcPr>
          <w:p w14:paraId="703BAB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0.837</w:t>
            </w:r>
          </w:p>
        </w:tc>
      </w:tr>
      <w:tr w:rsidR="00A5526B" w:rsidRPr="007F6BE0" w14:paraId="7CC933B5" w14:textId="77777777" w:rsidTr="00A5526B">
        <w:trPr>
          <w:trHeight w:val="285"/>
        </w:trPr>
        <w:tc>
          <w:tcPr>
            <w:tcW w:w="1053" w:type="dxa"/>
            <w:tcBorders>
              <w:top w:val="nil"/>
              <w:left w:val="nil"/>
              <w:bottom w:val="nil"/>
              <w:right w:val="nil"/>
            </w:tcBorders>
            <w:shd w:val="clear" w:color="auto" w:fill="auto"/>
            <w:noWrap/>
            <w:vAlign w:val="bottom"/>
            <w:hideMark/>
          </w:tcPr>
          <w:p w14:paraId="24F879D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1969.125</w:t>
            </w:r>
          </w:p>
        </w:tc>
        <w:tc>
          <w:tcPr>
            <w:tcW w:w="1020" w:type="dxa"/>
            <w:tcBorders>
              <w:top w:val="nil"/>
              <w:left w:val="nil"/>
              <w:bottom w:val="nil"/>
              <w:right w:val="nil"/>
            </w:tcBorders>
            <w:shd w:val="clear" w:color="auto" w:fill="auto"/>
            <w:noWrap/>
            <w:vAlign w:val="bottom"/>
            <w:hideMark/>
          </w:tcPr>
          <w:p w14:paraId="6B673E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0.629</w:t>
            </w:r>
          </w:p>
        </w:tc>
        <w:tc>
          <w:tcPr>
            <w:tcW w:w="1020" w:type="dxa"/>
            <w:tcBorders>
              <w:top w:val="nil"/>
              <w:left w:val="nil"/>
              <w:bottom w:val="nil"/>
              <w:right w:val="nil"/>
            </w:tcBorders>
            <w:shd w:val="clear" w:color="auto" w:fill="auto"/>
            <w:noWrap/>
            <w:vAlign w:val="bottom"/>
            <w:hideMark/>
          </w:tcPr>
          <w:p w14:paraId="72C8C44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0.583</w:t>
            </w:r>
          </w:p>
        </w:tc>
        <w:tc>
          <w:tcPr>
            <w:tcW w:w="1020" w:type="dxa"/>
            <w:tcBorders>
              <w:top w:val="nil"/>
              <w:left w:val="nil"/>
              <w:bottom w:val="nil"/>
              <w:right w:val="nil"/>
            </w:tcBorders>
            <w:shd w:val="clear" w:color="auto" w:fill="auto"/>
            <w:noWrap/>
            <w:vAlign w:val="bottom"/>
            <w:hideMark/>
          </w:tcPr>
          <w:p w14:paraId="1B1E846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0.678</w:t>
            </w:r>
          </w:p>
        </w:tc>
      </w:tr>
      <w:tr w:rsidR="00A5526B" w:rsidRPr="007F6BE0" w14:paraId="0D5F46D5" w14:textId="77777777" w:rsidTr="00A5526B">
        <w:trPr>
          <w:trHeight w:val="285"/>
        </w:trPr>
        <w:tc>
          <w:tcPr>
            <w:tcW w:w="1053" w:type="dxa"/>
            <w:tcBorders>
              <w:top w:val="nil"/>
              <w:left w:val="nil"/>
              <w:bottom w:val="nil"/>
              <w:right w:val="nil"/>
            </w:tcBorders>
            <w:shd w:val="clear" w:color="auto" w:fill="auto"/>
            <w:noWrap/>
            <w:vAlign w:val="bottom"/>
            <w:hideMark/>
          </w:tcPr>
          <w:p w14:paraId="4DD1A8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1969.375</w:t>
            </w:r>
          </w:p>
        </w:tc>
        <w:tc>
          <w:tcPr>
            <w:tcW w:w="1020" w:type="dxa"/>
            <w:tcBorders>
              <w:top w:val="nil"/>
              <w:left w:val="nil"/>
              <w:bottom w:val="nil"/>
              <w:right w:val="nil"/>
            </w:tcBorders>
            <w:shd w:val="clear" w:color="auto" w:fill="auto"/>
            <w:noWrap/>
            <w:vAlign w:val="bottom"/>
            <w:hideMark/>
          </w:tcPr>
          <w:p w14:paraId="7F4C735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0.637</w:t>
            </w:r>
          </w:p>
        </w:tc>
        <w:tc>
          <w:tcPr>
            <w:tcW w:w="1020" w:type="dxa"/>
            <w:tcBorders>
              <w:top w:val="nil"/>
              <w:left w:val="nil"/>
              <w:bottom w:val="nil"/>
              <w:right w:val="nil"/>
            </w:tcBorders>
            <w:shd w:val="clear" w:color="auto" w:fill="auto"/>
            <w:noWrap/>
            <w:vAlign w:val="bottom"/>
            <w:hideMark/>
          </w:tcPr>
          <w:p w14:paraId="32F16F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0.596</w:t>
            </w:r>
          </w:p>
        </w:tc>
        <w:tc>
          <w:tcPr>
            <w:tcW w:w="1020" w:type="dxa"/>
            <w:tcBorders>
              <w:top w:val="nil"/>
              <w:left w:val="nil"/>
              <w:bottom w:val="nil"/>
              <w:right w:val="nil"/>
            </w:tcBorders>
            <w:shd w:val="clear" w:color="auto" w:fill="auto"/>
            <w:noWrap/>
            <w:vAlign w:val="bottom"/>
            <w:hideMark/>
          </w:tcPr>
          <w:p w14:paraId="733D2F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0.680</w:t>
            </w:r>
          </w:p>
        </w:tc>
      </w:tr>
      <w:tr w:rsidR="00A5526B" w:rsidRPr="007F6BE0" w14:paraId="1638DDC9" w14:textId="77777777" w:rsidTr="00A5526B">
        <w:trPr>
          <w:trHeight w:val="285"/>
        </w:trPr>
        <w:tc>
          <w:tcPr>
            <w:tcW w:w="1053" w:type="dxa"/>
            <w:tcBorders>
              <w:top w:val="nil"/>
              <w:left w:val="nil"/>
              <w:bottom w:val="nil"/>
              <w:right w:val="nil"/>
            </w:tcBorders>
            <w:shd w:val="clear" w:color="auto" w:fill="auto"/>
            <w:noWrap/>
            <w:vAlign w:val="bottom"/>
            <w:hideMark/>
          </w:tcPr>
          <w:p w14:paraId="1B2D02F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1969.625</w:t>
            </w:r>
          </w:p>
        </w:tc>
        <w:tc>
          <w:tcPr>
            <w:tcW w:w="1020" w:type="dxa"/>
            <w:tcBorders>
              <w:top w:val="nil"/>
              <w:left w:val="nil"/>
              <w:bottom w:val="nil"/>
              <w:right w:val="nil"/>
            </w:tcBorders>
            <w:shd w:val="clear" w:color="auto" w:fill="auto"/>
            <w:noWrap/>
            <w:vAlign w:val="bottom"/>
            <w:hideMark/>
          </w:tcPr>
          <w:p w14:paraId="28D790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0.633</w:t>
            </w:r>
          </w:p>
        </w:tc>
        <w:tc>
          <w:tcPr>
            <w:tcW w:w="1020" w:type="dxa"/>
            <w:tcBorders>
              <w:top w:val="nil"/>
              <w:left w:val="nil"/>
              <w:bottom w:val="nil"/>
              <w:right w:val="nil"/>
            </w:tcBorders>
            <w:shd w:val="clear" w:color="auto" w:fill="auto"/>
            <w:noWrap/>
            <w:vAlign w:val="bottom"/>
            <w:hideMark/>
          </w:tcPr>
          <w:p w14:paraId="70C7BA4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0.598</w:t>
            </w:r>
          </w:p>
        </w:tc>
        <w:tc>
          <w:tcPr>
            <w:tcW w:w="1020" w:type="dxa"/>
            <w:tcBorders>
              <w:top w:val="nil"/>
              <w:left w:val="nil"/>
              <w:bottom w:val="nil"/>
              <w:right w:val="nil"/>
            </w:tcBorders>
            <w:shd w:val="clear" w:color="auto" w:fill="auto"/>
            <w:noWrap/>
            <w:vAlign w:val="bottom"/>
            <w:hideMark/>
          </w:tcPr>
          <w:p w14:paraId="394139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0.670</w:t>
            </w:r>
          </w:p>
        </w:tc>
      </w:tr>
      <w:tr w:rsidR="00A5526B" w:rsidRPr="007F6BE0" w14:paraId="2A1334DB" w14:textId="77777777" w:rsidTr="00A5526B">
        <w:trPr>
          <w:trHeight w:val="285"/>
        </w:trPr>
        <w:tc>
          <w:tcPr>
            <w:tcW w:w="1053" w:type="dxa"/>
            <w:tcBorders>
              <w:top w:val="nil"/>
              <w:left w:val="nil"/>
              <w:bottom w:val="nil"/>
              <w:right w:val="nil"/>
            </w:tcBorders>
            <w:shd w:val="clear" w:color="auto" w:fill="auto"/>
            <w:noWrap/>
            <w:vAlign w:val="bottom"/>
            <w:hideMark/>
          </w:tcPr>
          <w:p w14:paraId="1EA130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1969.875</w:t>
            </w:r>
          </w:p>
        </w:tc>
        <w:tc>
          <w:tcPr>
            <w:tcW w:w="1020" w:type="dxa"/>
            <w:tcBorders>
              <w:top w:val="nil"/>
              <w:left w:val="nil"/>
              <w:bottom w:val="nil"/>
              <w:right w:val="nil"/>
            </w:tcBorders>
            <w:shd w:val="clear" w:color="auto" w:fill="auto"/>
            <w:noWrap/>
            <w:vAlign w:val="bottom"/>
            <w:hideMark/>
          </w:tcPr>
          <w:p w14:paraId="28BF25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0.659</w:t>
            </w:r>
          </w:p>
        </w:tc>
        <w:tc>
          <w:tcPr>
            <w:tcW w:w="1020" w:type="dxa"/>
            <w:tcBorders>
              <w:top w:val="nil"/>
              <w:left w:val="nil"/>
              <w:bottom w:val="nil"/>
              <w:right w:val="nil"/>
            </w:tcBorders>
            <w:shd w:val="clear" w:color="auto" w:fill="auto"/>
            <w:noWrap/>
            <w:vAlign w:val="bottom"/>
            <w:hideMark/>
          </w:tcPr>
          <w:p w14:paraId="4804A68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0.610</w:t>
            </w:r>
          </w:p>
        </w:tc>
        <w:tc>
          <w:tcPr>
            <w:tcW w:w="1020" w:type="dxa"/>
            <w:tcBorders>
              <w:top w:val="nil"/>
              <w:left w:val="nil"/>
              <w:bottom w:val="nil"/>
              <w:right w:val="nil"/>
            </w:tcBorders>
            <w:shd w:val="clear" w:color="auto" w:fill="auto"/>
            <w:noWrap/>
            <w:vAlign w:val="bottom"/>
            <w:hideMark/>
          </w:tcPr>
          <w:p w14:paraId="757524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0.712</w:t>
            </w:r>
          </w:p>
        </w:tc>
      </w:tr>
      <w:tr w:rsidR="00A5526B" w:rsidRPr="007F6BE0" w14:paraId="722F7F29" w14:textId="77777777" w:rsidTr="00A5526B">
        <w:trPr>
          <w:trHeight w:val="285"/>
        </w:trPr>
        <w:tc>
          <w:tcPr>
            <w:tcW w:w="1053" w:type="dxa"/>
            <w:tcBorders>
              <w:top w:val="nil"/>
              <w:left w:val="nil"/>
              <w:bottom w:val="nil"/>
              <w:right w:val="nil"/>
            </w:tcBorders>
            <w:shd w:val="clear" w:color="auto" w:fill="auto"/>
            <w:noWrap/>
            <w:vAlign w:val="bottom"/>
            <w:hideMark/>
          </w:tcPr>
          <w:p w14:paraId="3DDF8D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1970.125</w:t>
            </w:r>
          </w:p>
        </w:tc>
        <w:tc>
          <w:tcPr>
            <w:tcW w:w="1020" w:type="dxa"/>
            <w:tcBorders>
              <w:top w:val="nil"/>
              <w:left w:val="nil"/>
              <w:bottom w:val="nil"/>
              <w:right w:val="nil"/>
            </w:tcBorders>
            <w:shd w:val="clear" w:color="auto" w:fill="auto"/>
            <w:noWrap/>
            <w:vAlign w:val="bottom"/>
            <w:hideMark/>
          </w:tcPr>
          <w:p w14:paraId="443111D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0.594</w:t>
            </w:r>
          </w:p>
        </w:tc>
        <w:tc>
          <w:tcPr>
            <w:tcW w:w="1020" w:type="dxa"/>
            <w:tcBorders>
              <w:top w:val="nil"/>
              <w:left w:val="nil"/>
              <w:bottom w:val="nil"/>
              <w:right w:val="nil"/>
            </w:tcBorders>
            <w:shd w:val="clear" w:color="auto" w:fill="auto"/>
            <w:noWrap/>
            <w:vAlign w:val="bottom"/>
            <w:hideMark/>
          </w:tcPr>
          <w:p w14:paraId="298735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0.548</w:t>
            </w:r>
          </w:p>
        </w:tc>
        <w:tc>
          <w:tcPr>
            <w:tcW w:w="1020" w:type="dxa"/>
            <w:tcBorders>
              <w:top w:val="nil"/>
              <w:left w:val="nil"/>
              <w:bottom w:val="nil"/>
              <w:right w:val="nil"/>
            </w:tcBorders>
            <w:shd w:val="clear" w:color="auto" w:fill="auto"/>
            <w:noWrap/>
            <w:vAlign w:val="bottom"/>
            <w:hideMark/>
          </w:tcPr>
          <w:p w14:paraId="431AB2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0.644</w:t>
            </w:r>
          </w:p>
        </w:tc>
      </w:tr>
      <w:tr w:rsidR="00A5526B" w:rsidRPr="007F6BE0" w14:paraId="186CFAAD" w14:textId="77777777" w:rsidTr="00A5526B">
        <w:trPr>
          <w:trHeight w:val="285"/>
        </w:trPr>
        <w:tc>
          <w:tcPr>
            <w:tcW w:w="1053" w:type="dxa"/>
            <w:tcBorders>
              <w:top w:val="nil"/>
              <w:left w:val="nil"/>
              <w:bottom w:val="nil"/>
              <w:right w:val="nil"/>
            </w:tcBorders>
            <w:shd w:val="clear" w:color="auto" w:fill="auto"/>
            <w:noWrap/>
            <w:vAlign w:val="bottom"/>
            <w:hideMark/>
          </w:tcPr>
          <w:p w14:paraId="232E416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1970.375</w:t>
            </w:r>
          </w:p>
        </w:tc>
        <w:tc>
          <w:tcPr>
            <w:tcW w:w="1020" w:type="dxa"/>
            <w:tcBorders>
              <w:top w:val="nil"/>
              <w:left w:val="nil"/>
              <w:bottom w:val="nil"/>
              <w:right w:val="nil"/>
            </w:tcBorders>
            <w:shd w:val="clear" w:color="auto" w:fill="auto"/>
            <w:noWrap/>
            <w:vAlign w:val="bottom"/>
            <w:hideMark/>
          </w:tcPr>
          <w:p w14:paraId="4090E46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0.521</w:t>
            </w:r>
          </w:p>
        </w:tc>
        <w:tc>
          <w:tcPr>
            <w:tcW w:w="1020" w:type="dxa"/>
            <w:tcBorders>
              <w:top w:val="nil"/>
              <w:left w:val="nil"/>
              <w:bottom w:val="nil"/>
              <w:right w:val="nil"/>
            </w:tcBorders>
            <w:shd w:val="clear" w:color="auto" w:fill="auto"/>
            <w:noWrap/>
            <w:vAlign w:val="bottom"/>
            <w:hideMark/>
          </w:tcPr>
          <w:p w14:paraId="11978C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0.482</w:t>
            </w:r>
          </w:p>
        </w:tc>
        <w:tc>
          <w:tcPr>
            <w:tcW w:w="1020" w:type="dxa"/>
            <w:tcBorders>
              <w:top w:val="nil"/>
              <w:left w:val="nil"/>
              <w:bottom w:val="nil"/>
              <w:right w:val="nil"/>
            </w:tcBorders>
            <w:shd w:val="clear" w:color="auto" w:fill="auto"/>
            <w:noWrap/>
            <w:vAlign w:val="bottom"/>
            <w:hideMark/>
          </w:tcPr>
          <w:p w14:paraId="7E081D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0.563</w:t>
            </w:r>
          </w:p>
        </w:tc>
      </w:tr>
      <w:tr w:rsidR="00A5526B" w:rsidRPr="007F6BE0" w14:paraId="4CA9162B" w14:textId="77777777" w:rsidTr="00A5526B">
        <w:trPr>
          <w:trHeight w:val="285"/>
        </w:trPr>
        <w:tc>
          <w:tcPr>
            <w:tcW w:w="1053" w:type="dxa"/>
            <w:tcBorders>
              <w:top w:val="nil"/>
              <w:left w:val="nil"/>
              <w:bottom w:val="nil"/>
              <w:right w:val="nil"/>
            </w:tcBorders>
            <w:shd w:val="clear" w:color="auto" w:fill="auto"/>
            <w:noWrap/>
            <w:vAlign w:val="bottom"/>
            <w:hideMark/>
          </w:tcPr>
          <w:p w14:paraId="27D97C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1970.625</w:t>
            </w:r>
          </w:p>
        </w:tc>
        <w:tc>
          <w:tcPr>
            <w:tcW w:w="1020" w:type="dxa"/>
            <w:tcBorders>
              <w:top w:val="nil"/>
              <w:left w:val="nil"/>
              <w:bottom w:val="nil"/>
              <w:right w:val="nil"/>
            </w:tcBorders>
            <w:shd w:val="clear" w:color="auto" w:fill="auto"/>
            <w:noWrap/>
            <w:vAlign w:val="bottom"/>
            <w:hideMark/>
          </w:tcPr>
          <w:p w14:paraId="5D7F1AC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0.561</w:t>
            </w:r>
          </w:p>
        </w:tc>
        <w:tc>
          <w:tcPr>
            <w:tcW w:w="1020" w:type="dxa"/>
            <w:tcBorders>
              <w:top w:val="nil"/>
              <w:left w:val="nil"/>
              <w:bottom w:val="nil"/>
              <w:right w:val="nil"/>
            </w:tcBorders>
            <w:shd w:val="clear" w:color="auto" w:fill="auto"/>
            <w:noWrap/>
            <w:vAlign w:val="bottom"/>
            <w:hideMark/>
          </w:tcPr>
          <w:p w14:paraId="703230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0.521</w:t>
            </w:r>
          </w:p>
        </w:tc>
        <w:tc>
          <w:tcPr>
            <w:tcW w:w="1020" w:type="dxa"/>
            <w:tcBorders>
              <w:top w:val="nil"/>
              <w:left w:val="nil"/>
              <w:bottom w:val="nil"/>
              <w:right w:val="nil"/>
            </w:tcBorders>
            <w:shd w:val="clear" w:color="auto" w:fill="auto"/>
            <w:noWrap/>
            <w:vAlign w:val="bottom"/>
            <w:hideMark/>
          </w:tcPr>
          <w:p w14:paraId="507FA9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0.603</w:t>
            </w:r>
          </w:p>
        </w:tc>
      </w:tr>
      <w:tr w:rsidR="00A5526B" w:rsidRPr="007F6BE0" w14:paraId="5F52DDF5" w14:textId="77777777" w:rsidTr="00A5526B">
        <w:trPr>
          <w:trHeight w:val="285"/>
        </w:trPr>
        <w:tc>
          <w:tcPr>
            <w:tcW w:w="1053" w:type="dxa"/>
            <w:tcBorders>
              <w:top w:val="nil"/>
              <w:left w:val="nil"/>
              <w:bottom w:val="nil"/>
              <w:right w:val="nil"/>
            </w:tcBorders>
            <w:shd w:val="clear" w:color="auto" w:fill="auto"/>
            <w:noWrap/>
            <w:vAlign w:val="bottom"/>
            <w:hideMark/>
          </w:tcPr>
          <w:p w14:paraId="0DC43F7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1970.875</w:t>
            </w:r>
          </w:p>
        </w:tc>
        <w:tc>
          <w:tcPr>
            <w:tcW w:w="1020" w:type="dxa"/>
            <w:tcBorders>
              <w:top w:val="nil"/>
              <w:left w:val="nil"/>
              <w:bottom w:val="nil"/>
              <w:right w:val="nil"/>
            </w:tcBorders>
            <w:shd w:val="clear" w:color="auto" w:fill="auto"/>
            <w:noWrap/>
            <w:vAlign w:val="bottom"/>
            <w:hideMark/>
          </w:tcPr>
          <w:p w14:paraId="3CC4B6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0.668</w:t>
            </w:r>
          </w:p>
        </w:tc>
        <w:tc>
          <w:tcPr>
            <w:tcW w:w="1020" w:type="dxa"/>
            <w:tcBorders>
              <w:top w:val="nil"/>
              <w:left w:val="nil"/>
              <w:bottom w:val="nil"/>
              <w:right w:val="nil"/>
            </w:tcBorders>
            <w:shd w:val="clear" w:color="auto" w:fill="auto"/>
            <w:noWrap/>
            <w:vAlign w:val="bottom"/>
            <w:hideMark/>
          </w:tcPr>
          <w:p w14:paraId="61A3551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0.619</w:t>
            </w:r>
          </w:p>
        </w:tc>
        <w:tc>
          <w:tcPr>
            <w:tcW w:w="1020" w:type="dxa"/>
            <w:tcBorders>
              <w:top w:val="nil"/>
              <w:left w:val="nil"/>
              <w:bottom w:val="nil"/>
              <w:right w:val="nil"/>
            </w:tcBorders>
            <w:shd w:val="clear" w:color="auto" w:fill="auto"/>
            <w:noWrap/>
            <w:vAlign w:val="bottom"/>
            <w:hideMark/>
          </w:tcPr>
          <w:p w14:paraId="52032F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0.721</w:t>
            </w:r>
          </w:p>
        </w:tc>
      </w:tr>
      <w:tr w:rsidR="00A5526B" w:rsidRPr="007F6BE0" w14:paraId="57F50810" w14:textId="77777777" w:rsidTr="00A5526B">
        <w:trPr>
          <w:trHeight w:val="285"/>
        </w:trPr>
        <w:tc>
          <w:tcPr>
            <w:tcW w:w="1053" w:type="dxa"/>
            <w:tcBorders>
              <w:top w:val="nil"/>
              <w:left w:val="nil"/>
              <w:bottom w:val="nil"/>
              <w:right w:val="nil"/>
            </w:tcBorders>
            <w:shd w:val="clear" w:color="auto" w:fill="auto"/>
            <w:noWrap/>
            <w:vAlign w:val="bottom"/>
            <w:hideMark/>
          </w:tcPr>
          <w:p w14:paraId="0919DCB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1971.125</w:t>
            </w:r>
          </w:p>
        </w:tc>
        <w:tc>
          <w:tcPr>
            <w:tcW w:w="1020" w:type="dxa"/>
            <w:tcBorders>
              <w:top w:val="nil"/>
              <w:left w:val="nil"/>
              <w:bottom w:val="nil"/>
              <w:right w:val="nil"/>
            </w:tcBorders>
            <w:shd w:val="clear" w:color="auto" w:fill="auto"/>
            <w:noWrap/>
            <w:vAlign w:val="bottom"/>
            <w:hideMark/>
          </w:tcPr>
          <w:p w14:paraId="4034403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0.606</w:t>
            </w:r>
          </w:p>
        </w:tc>
        <w:tc>
          <w:tcPr>
            <w:tcW w:w="1020" w:type="dxa"/>
            <w:tcBorders>
              <w:top w:val="nil"/>
              <w:left w:val="nil"/>
              <w:bottom w:val="nil"/>
              <w:right w:val="nil"/>
            </w:tcBorders>
            <w:shd w:val="clear" w:color="auto" w:fill="auto"/>
            <w:noWrap/>
            <w:vAlign w:val="bottom"/>
            <w:hideMark/>
          </w:tcPr>
          <w:p w14:paraId="2F90C7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0.563</w:t>
            </w:r>
          </w:p>
        </w:tc>
        <w:tc>
          <w:tcPr>
            <w:tcW w:w="1020" w:type="dxa"/>
            <w:tcBorders>
              <w:top w:val="nil"/>
              <w:left w:val="nil"/>
              <w:bottom w:val="nil"/>
              <w:right w:val="nil"/>
            </w:tcBorders>
            <w:shd w:val="clear" w:color="auto" w:fill="auto"/>
            <w:noWrap/>
            <w:vAlign w:val="bottom"/>
            <w:hideMark/>
          </w:tcPr>
          <w:p w14:paraId="603B24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0.653</w:t>
            </w:r>
          </w:p>
        </w:tc>
      </w:tr>
      <w:tr w:rsidR="00A5526B" w:rsidRPr="007F6BE0" w14:paraId="1044B71B" w14:textId="77777777" w:rsidTr="00A5526B">
        <w:trPr>
          <w:trHeight w:val="285"/>
        </w:trPr>
        <w:tc>
          <w:tcPr>
            <w:tcW w:w="1053" w:type="dxa"/>
            <w:tcBorders>
              <w:top w:val="nil"/>
              <w:left w:val="nil"/>
              <w:bottom w:val="nil"/>
              <w:right w:val="nil"/>
            </w:tcBorders>
            <w:shd w:val="clear" w:color="auto" w:fill="auto"/>
            <w:noWrap/>
            <w:vAlign w:val="bottom"/>
            <w:hideMark/>
          </w:tcPr>
          <w:p w14:paraId="6E43306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1971.375</w:t>
            </w:r>
          </w:p>
        </w:tc>
        <w:tc>
          <w:tcPr>
            <w:tcW w:w="1020" w:type="dxa"/>
            <w:tcBorders>
              <w:top w:val="nil"/>
              <w:left w:val="nil"/>
              <w:bottom w:val="nil"/>
              <w:right w:val="nil"/>
            </w:tcBorders>
            <w:shd w:val="clear" w:color="auto" w:fill="auto"/>
            <w:noWrap/>
            <w:vAlign w:val="bottom"/>
            <w:hideMark/>
          </w:tcPr>
          <w:p w14:paraId="22A5543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0.435</w:t>
            </w:r>
          </w:p>
        </w:tc>
        <w:tc>
          <w:tcPr>
            <w:tcW w:w="1020" w:type="dxa"/>
            <w:tcBorders>
              <w:top w:val="nil"/>
              <w:left w:val="nil"/>
              <w:bottom w:val="nil"/>
              <w:right w:val="nil"/>
            </w:tcBorders>
            <w:shd w:val="clear" w:color="auto" w:fill="auto"/>
            <w:noWrap/>
            <w:vAlign w:val="bottom"/>
            <w:hideMark/>
          </w:tcPr>
          <w:p w14:paraId="3B9C5F4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0.407</w:t>
            </w:r>
          </w:p>
        </w:tc>
        <w:tc>
          <w:tcPr>
            <w:tcW w:w="1020" w:type="dxa"/>
            <w:tcBorders>
              <w:top w:val="nil"/>
              <w:left w:val="nil"/>
              <w:bottom w:val="nil"/>
              <w:right w:val="nil"/>
            </w:tcBorders>
            <w:shd w:val="clear" w:color="auto" w:fill="auto"/>
            <w:noWrap/>
            <w:vAlign w:val="bottom"/>
            <w:hideMark/>
          </w:tcPr>
          <w:p w14:paraId="7900017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0.466</w:t>
            </w:r>
          </w:p>
        </w:tc>
      </w:tr>
      <w:tr w:rsidR="00A5526B" w:rsidRPr="007F6BE0" w14:paraId="3A08B101" w14:textId="77777777" w:rsidTr="00A5526B">
        <w:trPr>
          <w:trHeight w:val="285"/>
        </w:trPr>
        <w:tc>
          <w:tcPr>
            <w:tcW w:w="1053" w:type="dxa"/>
            <w:tcBorders>
              <w:top w:val="nil"/>
              <w:left w:val="nil"/>
              <w:bottom w:val="nil"/>
              <w:right w:val="nil"/>
            </w:tcBorders>
            <w:shd w:val="clear" w:color="auto" w:fill="auto"/>
            <w:noWrap/>
            <w:vAlign w:val="bottom"/>
            <w:hideMark/>
          </w:tcPr>
          <w:p w14:paraId="373132F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1971.625</w:t>
            </w:r>
          </w:p>
        </w:tc>
        <w:tc>
          <w:tcPr>
            <w:tcW w:w="1020" w:type="dxa"/>
            <w:tcBorders>
              <w:top w:val="nil"/>
              <w:left w:val="nil"/>
              <w:bottom w:val="nil"/>
              <w:right w:val="nil"/>
            </w:tcBorders>
            <w:shd w:val="clear" w:color="auto" w:fill="auto"/>
            <w:noWrap/>
            <w:vAlign w:val="bottom"/>
            <w:hideMark/>
          </w:tcPr>
          <w:p w14:paraId="757C20D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0.462</w:t>
            </w:r>
          </w:p>
        </w:tc>
        <w:tc>
          <w:tcPr>
            <w:tcW w:w="1020" w:type="dxa"/>
            <w:tcBorders>
              <w:top w:val="nil"/>
              <w:left w:val="nil"/>
              <w:bottom w:val="nil"/>
              <w:right w:val="nil"/>
            </w:tcBorders>
            <w:shd w:val="clear" w:color="auto" w:fill="auto"/>
            <w:noWrap/>
            <w:vAlign w:val="bottom"/>
            <w:hideMark/>
          </w:tcPr>
          <w:p w14:paraId="3605AB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0.435</w:t>
            </w:r>
          </w:p>
        </w:tc>
        <w:tc>
          <w:tcPr>
            <w:tcW w:w="1020" w:type="dxa"/>
            <w:tcBorders>
              <w:top w:val="nil"/>
              <w:left w:val="nil"/>
              <w:bottom w:val="nil"/>
              <w:right w:val="nil"/>
            </w:tcBorders>
            <w:shd w:val="clear" w:color="auto" w:fill="auto"/>
            <w:noWrap/>
            <w:vAlign w:val="bottom"/>
            <w:hideMark/>
          </w:tcPr>
          <w:p w14:paraId="12A0B3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0.490</w:t>
            </w:r>
          </w:p>
        </w:tc>
      </w:tr>
      <w:tr w:rsidR="00A5526B" w:rsidRPr="007F6BE0" w14:paraId="15969BE3" w14:textId="77777777" w:rsidTr="00A5526B">
        <w:trPr>
          <w:trHeight w:val="285"/>
        </w:trPr>
        <w:tc>
          <w:tcPr>
            <w:tcW w:w="1053" w:type="dxa"/>
            <w:tcBorders>
              <w:top w:val="nil"/>
              <w:left w:val="nil"/>
              <w:bottom w:val="nil"/>
              <w:right w:val="nil"/>
            </w:tcBorders>
            <w:shd w:val="clear" w:color="auto" w:fill="auto"/>
            <w:noWrap/>
            <w:vAlign w:val="bottom"/>
            <w:hideMark/>
          </w:tcPr>
          <w:p w14:paraId="7A7B53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1971.875</w:t>
            </w:r>
          </w:p>
        </w:tc>
        <w:tc>
          <w:tcPr>
            <w:tcW w:w="1020" w:type="dxa"/>
            <w:tcBorders>
              <w:top w:val="nil"/>
              <w:left w:val="nil"/>
              <w:bottom w:val="nil"/>
              <w:right w:val="nil"/>
            </w:tcBorders>
            <w:shd w:val="clear" w:color="auto" w:fill="auto"/>
            <w:noWrap/>
            <w:vAlign w:val="bottom"/>
            <w:hideMark/>
          </w:tcPr>
          <w:p w14:paraId="6844CA7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217214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C654F0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A3C97F5" w14:textId="77777777" w:rsidTr="00A5526B">
        <w:trPr>
          <w:trHeight w:val="285"/>
        </w:trPr>
        <w:tc>
          <w:tcPr>
            <w:tcW w:w="1053" w:type="dxa"/>
            <w:tcBorders>
              <w:top w:val="nil"/>
              <w:left w:val="nil"/>
              <w:bottom w:val="nil"/>
              <w:right w:val="nil"/>
            </w:tcBorders>
            <w:shd w:val="clear" w:color="auto" w:fill="auto"/>
            <w:noWrap/>
            <w:vAlign w:val="bottom"/>
            <w:hideMark/>
          </w:tcPr>
          <w:p w14:paraId="4DE7181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1972.125</w:t>
            </w:r>
          </w:p>
        </w:tc>
        <w:tc>
          <w:tcPr>
            <w:tcW w:w="1020" w:type="dxa"/>
            <w:tcBorders>
              <w:top w:val="nil"/>
              <w:left w:val="nil"/>
              <w:bottom w:val="nil"/>
              <w:right w:val="nil"/>
            </w:tcBorders>
            <w:shd w:val="clear" w:color="auto" w:fill="auto"/>
            <w:noWrap/>
            <w:vAlign w:val="bottom"/>
            <w:hideMark/>
          </w:tcPr>
          <w:p w14:paraId="35945F9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24A61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10364B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1C4B939" w14:textId="77777777" w:rsidTr="00A5526B">
        <w:trPr>
          <w:trHeight w:val="285"/>
        </w:trPr>
        <w:tc>
          <w:tcPr>
            <w:tcW w:w="1053" w:type="dxa"/>
            <w:tcBorders>
              <w:top w:val="nil"/>
              <w:left w:val="nil"/>
              <w:bottom w:val="nil"/>
              <w:right w:val="nil"/>
            </w:tcBorders>
            <w:shd w:val="clear" w:color="auto" w:fill="auto"/>
            <w:noWrap/>
            <w:vAlign w:val="bottom"/>
            <w:hideMark/>
          </w:tcPr>
          <w:p w14:paraId="519E37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1972.375</w:t>
            </w:r>
          </w:p>
        </w:tc>
        <w:tc>
          <w:tcPr>
            <w:tcW w:w="1020" w:type="dxa"/>
            <w:tcBorders>
              <w:top w:val="nil"/>
              <w:left w:val="nil"/>
              <w:bottom w:val="nil"/>
              <w:right w:val="nil"/>
            </w:tcBorders>
            <w:shd w:val="clear" w:color="auto" w:fill="auto"/>
            <w:noWrap/>
            <w:vAlign w:val="bottom"/>
            <w:hideMark/>
          </w:tcPr>
          <w:p w14:paraId="3DCB692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8DCD9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E1409B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7355242" w14:textId="77777777" w:rsidTr="00A5526B">
        <w:trPr>
          <w:trHeight w:val="285"/>
        </w:trPr>
        <w:tc>
          <w:tcPr>
            <w:tcW w:w="1053" w:type="dxa"/>
            <w:tcBorders>
              <w:top w:val="nil"/>
              <w:left w:val="nil"/>
              <w:bottom w:val="nil"/>
              <w:right w:val="nil"/>
            </w:tcBorders>
            <w:shd w:val="clear" w:color="auto" w:fill="auto"/>
            <w:noWrap/>
            <w:vAlign w:val="bottom"/>
            <w:hideMark/>
          </w:tcPr>
          <w:p w14:paraId="1302851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1972.625</w:t>
            </w:r>
          </w:p>
        </w:tc>
        <w:tc>
          <w:tcPr>
            <w:tcW w:w="1020" w:type="dxa"/>
            <w:tcBorders>
              <w:top w:val="nil"/>
              <w:left w:val="nil"/>
              <w:bottom w:val="nil"/>
              <w:right w:val="nil"/>
            </w:tcBorders>
            <w:shd w:val="clear" w:color="auto" w:fill="auto"/>
            <w:noWrap/>
            <w:vAlign w:val="bottom"/>
            <w:hideMark/>
          </w:tcPr>
          <w:p w14:paraId="62B8A4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0.869</w:t>
            </w:r>
          </w:p>
        </w:tc>
        <w:tc>
          <w:tcPr>
            <w:tcW w:w="1020" w:type="dxa"/>
            <w:tcBorders>
              <w:top w:val="nil"/>
              <w:left w:val="nil"/>
              <w:bottom w:val="nil"/>
              <w:right w:val="nil"/>
            </w:tcBorders>
            <w:shd w:val="clear" w:color="auto" w:fill="auto"/>
            <w:noWrap/>
            <w:vAlign w:val="bottom"/>
            <w:hideMark/>
          </w:tcPr>
          <w:p w14:paraId="60988B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0.793</w:t>
            </w:r>
          </w:p>
        </w:tc>
        <w:tc>
          <w:tcPr>
            <w:tcW w:w="1020" w:type="dxa"/>
            <w:tcBorders>
              <w:top w:val="nil"/>
              <w:left w:val="nil"/>
              <w:bottom w:val="nil"/>
              <w:right w:val="nil"/>
            </w:tcBorders>
            <w:shd w:val="clear" w:color="auto" w:fill="auto"/>
            <w:noWrap/>
            <w:vAlign w:val="bottom"/>
            <w:hideMark/>
          </w:tcPr>
          <w:p w14:paraId="573213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0.952</w:t>
            </w:r>
          </w:p>
        </w:tc>
      </w:tr>
      <w:tr w:rsidR="00A5526B" w:rsidRPr="007F6BE0" w14:paraId="322D6040" w14:textId="77777777" w:rsidTr="00A5526B">
        <w:trPr>
          <w:trHeight w:val="285"/>
        </w:trPr>
        <w:tc>
          <w:tcPr>
            <w:tcW w:w="1053" w:type="dxa"/>
            <w:tcBorders>
              <w:top w:val="nil"/>
              <w:left w:val="nil"/>
              <w:bottom w:val="nil"/>
              <w:right w:val="nil"/>
            </w:tcBorders>
            <w:shd w:val="clear" w:color="auto" w:fill="auto"/>
            <w:noWrap/>
            <w:vAlign w:val="bottom"/>
            <w:hideMark/>
          </w:tcPr>
          <w:p w14:paraId="13A1922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1972.875</w:t>
            </w:r>
          </w:p>
        </w:tc>
        <w:tc>
          <w:tcPr>
            <w:tcW w:w="1020" w:type="dxa"/>
            <w:tcBorders>
              <w:top w:val="nil"/>
              <w:left w:val="nil"/>
              <w:bottom w:val="nil"/>
              <w:right w:val="nil"/>
            </w:tcBorders>
            <w:shd w:val="clear" w:color="auto" w:fill="auto"/>
            <w:noWrap/>
            <w:vAlign w:val="bottom"/>
            <w:hideMark/>
          </w:tcPr>
          <w:p w14:paraId="3870DCC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D191E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ED666A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4379CEB4" w14:textId="77777777" w:rsidTr="00A5526B">
        <w:trPr>
          <w:trHeight w:val="285"/>
        </w:trPr>
        <w:tc>
          <w:tcPr>
            <w:tcW w:w="1053" w:type="dxa"/>
            <w:tcBorders>
              <w:top w:val="nil"/>
              <w:left w:val="nil"/>
              <w:bottom w:val="nil"/>
              <w:right w:val="nil"/>
            </w:tcBorders>
            <w:shd w:val="clear" w:color="auto" w:fill="auto"/>
            <w:noWrap/>
            <w:vAlign w:val="bottom"/>
            <w:hideMark/>
          </w:tcPr>
          <w:p w14:paraId="11D23EA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1973.125</w:t>
            </w:r>
          </w:p>
        </w:tc>
        <w:tc>
          <w:tcPr>
            <w:tcW w:w="1020" w:type="dxa"/>
            <w:tcBorders>
              <w:top w:val="nil"/>
              <w:left w:val="nil"/>
              <w:bottom w:val="nil"/>
              <w:right w:val="nil"/>
            </w:tcBorders>
            <w:shd w:val="clear" w:color="auto" w:fill="auto"/>
            <w:noWrap/>
            <w:vAlign w:val="bottom"/>
            <w:hideMark/>
          </w:tcPr>
          <w:p w14:paraId="49BA90D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5371D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D42B72B"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901D7B3" w14:textId="77777777" w:rsidTr="00A5526B">
        <w:trPr>
          <w:trHeight w:val="285"/>
        </w:trPr>
        <w:tc>
          <w:tcPr>
            <w:tcW w:w="1053" w:type="dxa"/>
            <w:tcBorders>
              <w:top w:val="nil"/>
              <w:left w:val="nil"/>
              <w:bottom w:val="nil"/>
              <w:right w:val="nil"/>
            </w:tcBorders>
            <w:shd w:val="clear" w:color="auto" w:fill="auto"/>
            <w:noWrap/>
            <w:vAlign w:val="bottom"/>
            <w:hideMark/>
          </w:tcPr>
          <w:p w14:paraId="32FBA0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1973.375</w:t>
            </w:r>
          </w:p>
        </w:tc>
        <w:tc>
          <w:tcPr>
            <w:tcW w:w="1020" w:type="dxa"/>
            <w:tcBorders>
              <w:top w:val="nil"/>
              <w:left w:val="nil"/>
              <w:bottom w:val="nil"/>
              <w:right w:val="nil"/>
            </w:tcBorders>
            <w:shd w:val="clear" w:color="auto" w:fill="auto"/>
            <w:noWrap/>
            <w:vAlign w:val="bottom"/>
            <w:hideMark/>
          </w:tcPr>
          <w:p w14:paraId="7A41FD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50A6C2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0.778</w:t>
            </w:r>
          </w:p>
        </w:tc>
        <w:tc>
          <w:tcPr>
            <w:tcW w:w="1020" w:type="dxa"/>
            <w:tcBorders>
              <w:top w:val="nil"/>
              <w:left w:val="nil"/>
              <w:bottom w:val="nil"/>
              <w:right w:val="nil"/>
            </w:tcBorders>
            <w:shd w:val="clear" w:color="auto" w:fill="auto"/>
            <w:noWrap/>
            <w:vAlign w:val="bottom"/>
            <w:hideMark/>
          </w:tcPr>
          <w:p w14:paraId="287559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0.925</w:t>
            </w:r>
          </w:p>
        </w:tc>
      </w:tr>
      <w:tr w:rsidR="00A5526B" w:rsidRPr="007F6BE0" w14:paraId="1F41725F" w14:textId="77777777" w:rsidTr="00A5526B">
        <w:trPr>
          <w:trHeight w:val="285"/>
        </w:trPr>
        <w:tc>
          <w:tcPr>
            <w:tcW w:w="1053" w:type="dxa"/>
            <w:tcBorders>
              <w:top w:val="nil"/>
              <w:left w:val="nil"/>
              <w:bottom w:val="nil"/>
              <w:right w:val="nil"/>
            </w:tcBorders>
            <w:shd w:val="clear" w:color="auto" w:fill="auto"/>
            <w:noWrap/>
            <w:vAlign w:val="bottom"/>
            <w:hideMark/>
          </w:tcPr>
          <w:p w14:paraId="16BCAE8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1973.625</w:t>
            </w:r>
          </w:p>
        </w:tc>
        <w:tc>
          <w:tcPr>
            <w:tcW w:w="1020" w:type="dxa"/>
            <w:tcBorders>
              <w:top w:val="nil"/>
              <w:left w:val="nil"/>
              <w:bottom w:val="nil"/>
              <w:right w:val="nil"/>
            </w:tcBorders>
            <w:shd w:val="clear" w:color="auto" w:fill="auto"/>
            <w:noWrap/>
            <w:vAlign w:val="bottom"/>
            <w:hideMark/>
          </w:tcPr>
          <w:p w14:paraId="5F80CD0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0.632</w:t>
            </w:r>
          </w:p>
        </w:tc>
        <w:tc>
          <w:tcPr>
            <w:tcW w:w="1020" w:type="dxa"/>
            <w:tcBorders>
              <w:top w:val="nil"/>
              <w:left w:val="nil"/>
              <w:bottom w:val="nil"/>
              <w:right w:val="nil"/>
            </w:tcBorders>
            <w:shd w:val="clear" w:color="auto" w:fill="auto"/>
            <w:noWrap/>
            <w:vAlign w:val="bottom"/>
            <w:hideMark/>
          </w:tcPr>
          <w:p w14:paraId="6B4691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0.572</w:t>
            </w:r>
          </w:p>
        </w:tc>
        <w:tc>
          <w:tcPr>
            <w:tcW w:w="1020" w:type="dxa"/>
            <w:tcBorders>
              <w:top w:val="nil"/>
              <w:left w:val="nil"/>
              <w:bottom w:val="nil"/>
              <w:right w:val="nil"/>
            </w:tcBorders>
            <w:shd w:val="clear" w:color="auto" w:fill="auto"/>
            <w:noWrap/>
            <w:vAlign w:val="bottom"/>
            <w:hideMark/>
          </w:tcPr>
          <w:p w14:paraId="0D3AAE6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0.699</w:t>
            </w:r>
          </w:p>
        </w:tc>
      </w:tr>
      <w:tr w:rsidR="00A5526B" w:rsidRPr="007F6BE0" w14:paraId="029A4934" w14:textId="77777777" w:rsidTr="00A5526B">
        <w:trPr>
          <w:trHeight w:val="285"/>
        </w:trPr>
        <w:tc>
          <w:tcPr>
            <w:tcW w:w="1053" w:type="dxa"/>
            <w:tcBorders>
              <w:top w:val="nil"/>
              <w:left w:val="nil"/>
              <w:bottom w:val="nil"/>
              <w:right w:val="nil"/>
            </w:tcBorders>
            <w:shd w:val="clear" w:color="auto" w:fill="auto"/>
            <w:noWrap/>
            <w:vAlign w:val="bottom"/>
            <w:hideMark/>
          </w:tcPr>
          <w:p w14:paraId="2CCD6E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1973.875</w:t>
            </w:r>
          </w:p>
        </w:tc>
        <w:tc>
          <w:tcPr>
            <w:tcW w:w="1020" w:type="dxa"/>
            <w:tcBorders>
              <w:top w:val="nil"/>
              <w:left w:val="nil"/>
              <w:bottom w:val="nil"/>
              <w:right w:val="nil"/>
            </w:tcBorders>
            <w:shd w:val="clear" w:color="auto" w:fill="auto"/>
            <w:noWrap/>
            <w:vAlign w:val="bottom"/>
            <w:hideMark/>
          </w:tcPr>
          <w:p w14:paraId="60240C8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00650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300E1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DB3BC2C" w14:textId="77777777" w:rsidTr="00A5526B">
        <w:trPr>
          <w:trHeight w:val="285"/>
        </w:trPr>
        <w:tc>
          <w:tcPr>
            <w:tcW w:w="1053" w:type="dxa"/>
            <w:tcBorders>
              <w:top w:val="nil"/>
              <w:left w:val="nil"/>
              <w:bottom w:val="nil"/>
              <w:right w:val="nil"/>
            </w:tcBorders>
            <w:shd w:val="clear" w:color="auto" w:fill="auto"/>
            <w:noWrap/>
            <w:vAlign w:val="bottom"/>
            <w:hideMark/>
          </w:tcPr>
          <w:p w14:paraId="73F6FB1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1974.125</w:t>
            </w:r>
          </w:p>
        </w:tc>
        <w:tc>
          <w:tcPr>
            <w:tcW w:w="1020" w:type="dxa"/>
            <w:tcBorders>
              <w:top w:val="nil"/>
              <w:left w:val="nil"/>
              <w:bottom w:val="nil"/>
              <w:right w:val="nil"/>
            </w:tcBorders>
            <w:shd w:val="clear" w:color="auto" w:fill="auto"/>
            <w:noWrap/>
            <w:vAlign w:val="bottom"/>
            <w:hideMark/>
          </w:tcPr>
          <w:p w14:paraId="650CCD0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7232EC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BC69E4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7B4B955" w14:textId="77777777" w:rsidTr="00A5526B">
        <w:trPr>
          <w:trHeight w:val="285"/>
        </w:trPr>
        <w:tc>
          <w:tcPr>
            <w:tcW w:w="1053" w:type="dxa"/>
            <w:tcBorders>
              <w:top w:val="nil"/>
              <w:left w:val="nil"/>
              <w:bottom w:val="nil"/>
              <w:right w:val="nil"/>
            </w:tcBorders>
            <w:shd w:val="clear" w:color="auto" w:fill="auto"/>
            <w:noWrap/>
            <w:vAlign w:val="bottom"/>
            <w:hideMark/>
          </w:tcPr>
          <w:p w14:paraId="2346D9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1974.375</w:t>
            </w:r>
          </w:p>
        </w:tc>
        <w:tc>
          <w:tcPr>
            <w:tcW w:w="1020" w:type="dxa"/>
            <w:tcBorders>
              <w:top w:val="nil"/>
              <w:left w:val="nil"/>
              <w:bottom w:val="nil"/>
              <w:right w:val="nil"/>
            </w:tcBorders>
            <w:shd w:val="clear" w:color="auto" w:fill="auto"/>
            <w:noWrap/>
            <w:vAlign w:val="bottom"/>
            <w:hideMark/>
          </w:tcPr>
          <w:p w14:paraId="701D491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0.645</w:t>
            </w:r>
          </w:p>
        </w:tc>
        <w:tc>
          <w:tcPr>
            <w:tcW w:w="1020" w:type="dxa"/>
            <w:tcBorders>
              <w:top w:val="nil"/>
              <w:left w:val="nil"/>
              <w:bottom w:val="nil"/>
              <w:right w:val="nil"/>
            </w:tcBorders>
            <w:shd w:val="clear" w:color="auto" w:fill="auto"/>
            <w:noWrap/>
            <w:vAlign w:val="bottom"/>
            <w:hideMark/>
          </w:tcPr>
          <w:p w14:paraId="2E89A7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0.596</w:t>
            </w:r>
          </w:p>
        </w:tc>
        <w:tc>
          <w:tcPr>
            <w:tcW w:w="1020" w:type="dxa"/>
            <w:tcBorders>
              <w:top w:val="nil"/>
              <w:left w:val="nil"/>
              <w:bottom w:val="nil"/>
              <w:right w:val="nil"/>
            </w:tcBorders>
            <w:shd w:val="clear" w:color="auto" w:fill="auto"/>
            <w:noWrap/>
            <w:vAlign w:val="bottom"/>
            <w:hideMark/>
          </w:tcPr>
          <w:p w14:paraId="71F5A48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0.698</w:t>
            </w:r>
          </w:p>
        </w:tc>
      </w:tr>
      <w:tr w:rsidR="00A5526B" w:rsidRPr="007F6BE0" w14:paraId="1DEE232D" w14:textId="77777777" w:rsidTr="00A5526B">
        <w:trPr>
          <w:trHeight w:val="285"/>
        </w:trPr>
        <w:tc>
          <w:tcPr>
            <w:tcW w:w="1053" w:type="dxa"/>
            <w:tcBorders>
              <w:top w:val="nil"/>
              <w:left w:val="nil"/>
              <w:bottom w:val="nil"/>
              <w:right w:val="nil"/>
            </w:tcBorders>
            <w:shd w:val="clear" w:color="auto" w:fill="auto"/>
            <w:noWrap/>
            <w:vAlign w:val="bottom"/>
            <w:hideMark/>
          </w:tcPr>
          <w:p w14:paraId="6B36F56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1974.625</w:t>
            </w:r>
          </w:p>
        </w:tc>
        <w:tc>
          <w:tcPr>
            <w:tcW w:w="1020" w:type="dxa"/>
            <w:tcBorders>
              <w:top w:val="nil"/>
              <w:left w:val="nil"/>
              <w:bottom w:val="nil"/>
              <w:right w:val="nil"/>
            </w:tcBorders>
            <w:shd w:val="clear" w:color="auto" w:fill="auto"/>
            <w:noWrap/>
            <w:vAlign w:val="bottom"/>
            <w:hideMark/>
          </w:tcPr>
          <w:p w14:paraId="36705BB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0.634</w:t>
            </w:r>
          </w:p>
        </w:tc>
        <w:tc>
          <w:tcPr>
            <w:tcW w:w="1020" w:type="dxa"/>
            <w:tcBorders>
              <w:top w:val="nil"/>
              <w:left w:val="nil"/>
              <w:bottom w:val="nil"/>
              <w:right w:val="nil"/>
            </w:tcBorders>
            <w:shd w:val="clear" w:color="auto" w:fill="auto"/>
            <w:noWrap/>
            <w:vAlign w:val="bottom"/>
            <w:hideMark/>
          </w:tcPr>
          <w:p w14:paraId="0F7A338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0.586</w:t>
            </w:r>
          </w:p>
        </w:tc>
        <w:tc>
          <w:tcPr>
            <w:tcW w:w="1020" w:type="dxa"/>
            <w:tcBorders>
              <w:top w:val="nil"/>
              <w:left w:val="nil"/>
              <w:bottom w:val="nil"/>
              <w:right w:val="nil"/>
            </w:tcBorders>
            <w:shd w:val="clear" w:color="auto" w:fill="auto"/>
            <w:noWrap/>
            <w:vAlign w:val="bottom"/>
            <w:hideMark/>
          </w:tcPr>
          <w:p w14:paraId="5E1670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0.685</w:t>
            </w:r>
          </w:p>
        </w:tc>
      </w:tr>
      <w:tr w:rsidR="00A5526B" w:rsidRPr="007F6BE0" w14:paraId="5889B891" w14:textId="77777777" w:rsidTr="00A5526B">
        <w:trPr>
          <w:trHeight w:val="285"/>
        </w:trPr>
        <w:tc>
          <w:tcPr>
            <w:tcW w:w="1053" w:type="dxa"/>
            <w:tcBorders>
              <w:top w:val="nil"/>
              <w:left w:val="nil"/>
              <w:bottom w:val="nil"/>
              <w:right w:val="nil"/>
            </w:tcBorders>
            <w:shd w:val="clear" w:color="auto" w:fill="auto"/>
            <w:noWrap/>
            <w:vAlign w:val="bottom"/>
            <w:hideMark/>
          </w:tcPr>
          <w:p w14:paraId="53C825E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1974.875</w:t>
            </w:r>
          </w:p>
        </w:tc>
        <w:tc>
          <w:tcPr>
            <w:tcW w:w="1020" w:type="dxa"/>
            <w:tcBorders>
              <w:top w:val="nil"/>
              <w:left w:val="nil"/>
              <w:bottom w:val="nil"/>
              <w:right w:val="nil"/>
            </w:tcBorders>
            <w:shd w:val="clear" w:color="auto" w:fill="auto"/>
            <w:noWrap/>
            <w:vAlign w:val="bottom"/>
            <w:hideMark/>
          </w:tcPr>
          <w:p w14:paraId="4062DD5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BD33FC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243A7D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2EC6529" w14:textId="77777777" w:rsidTr="00A5526B">
        <w:trPr>
          <w:trHeight w:val="285"/>
        </w:trPr>
        <w:tc>
          <w:tcPr>
            <w:tcW w:w="1053" w:type="dxa"/>
            <w:tcBorders>
              <w:top w:val="nil"/>
              <w:left w:val="nil"/>
              <w:bottom w:val="nil"/>
              <w:right w:val="nil"/>
            </w:tcBorders>
            <w:shd w:val="clear" w:color="auto" w:fill="auto"/>
            <w:noWrap/>
            <w:vAlign w:val="bottom"/>
            <w:hideMark/>
          </w:tcPr>
          <w:p w14:paraId="367A82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1975.125</w:t>
            </w:r>
          </w:p>
        </w:tc>
        <w:tc>
          <w:tcPr>
            <w:tcW w:w="1020" w:type="dxa"/>
            <w:tcBorders>
              <w:top w:val="nil"/>
              <w:left w:val="nil"/>
              <w:bottom w:val="nil"/>
              <w:right w:val="nil"/>
            </w:tcBorders>
            <w:shd w:val="clear" w:color="auto" w:fill="auto"/>
            <w:noWrap/>
            <w:vAlign w:val="bottom"/>
            <w:hideMark/>
          </w:tcPr>
          <w:p w14:paraId="15002ED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3114BB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92770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E934FD3" w14:textId="77777777" w:rsidTr="00A5526B">
        <w:trPr>
          <w:trHeight w:val="285"/>
        </w:trPr>
        <w:tc>
          <w:tcPr>
            <w:tcW w:w="1053" w:type="dxa"/>
            <w:tcBorders>
              <w:top w:val="nil"/>
              <w:left w:val="nil"/>
              <w:bottom w:val="nil"/>
              <w:right w:val="nil"/>
            </w:tcBorders>
            <w:shd w:val="clear" w:color="auto" w:fill="auto"/>
            <w:noWrap/>
            <w:vAlign w:val="bottom"/>
            <w:hideMark/>
          </w:tcPr>
          <w:p w14:paraId="51F1C3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1975.375</w:t>
            </w:r>
          </w:p>
        </w:tc>
        <w:tc>
          <w:tcPr>
            <w:tcW w:w="1020" w:type="dxa"/>
            <w:tcBorders>
              <w:top w:val="nil"/>
              <w:left w:val="nil"/>
              <w:bottom w:val="nil"/>
              <w:right w:val="nil"/>
            </w:tcBorders>
            <w:shd w:val="clear" w:color="auto" w:fill="auto"/>
            <w:noWrap/>
            <w:vAlign w:val="bottom"/>
            <w:hideMark/>
          </w:tcPr>
          <w:p w14:paraId="42D80F7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5D6752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F59AEC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DEB85EA" w14:textId="77777777" w:rsidTr="00A5526B">
        <w:trPr>
          <w:trHeight w:val="285"/>
        </w:trPr>
        <w:tc>
          <w:tcPr>
            <w:tcW w:w="1053" w:type="dxa"/>
            <w:tcBorders>
              <w:top w:val="nil"/>
              <w:left w:val="nil"/>
              <w:bottom w:val="nil"/>
              <w:right w:val="nil"/>
            </w:tcBorders>
            <w:shd w:val="clear" w:color="auto" w:fill="auto"/>
            <w:noWrap/>
            <w:vAlign w:val="bottom"/>
            <w:hideMark/>
          </w:tcPr>
          <w:p w14:paraId="246A46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1975.625</w:t>
            </w:r>
          </w:p>
        </w:tc>
        <w:tc>
          <w:tcPr>
            <w:tcW w:w="1020" w:type="dxa"/>
            <w:tcBorders>
              <w:top w:val="nil"/>
              <w:left w:val="nil"/>
              <w:bottom w:val="nil"/>
              <w:right w:val="nil"/>
            </w:tcBorders>
            <w:shd w:val="clear" w:color="auto" w:fill="auto"/>
            <w:noWrap/>
            <w:vAlign w:val="bottom"/>
            <w:hideMark/>
          </w:tcPr>
          <w:p w14:paraId="1C26C3A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0.440</w:t>
            </w:r>
          </w:p>
        </w:tc>
        <w:tc>
          <w:tcPr>
            <w:tcW w:w="1020" w:type="dxa"/>
            <w:tcBorders>
              <w:top w:val="nil"/>
              <w:left w:val="nil"/>
              <w:bottom w:val="nil"/>
              <w:right w:val="nil"/>
            </w:tcBorders>
            <w:shd w:val="clear" w:color="auto" w:fill="auto"/>
            <w:noWrap/>
            <w:vAlign w:val="bottom"/>
            <w:hideMark/>
          </w:tcPr>
          <w:p w14:paraId="162C9ED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0.404</w:t>
            </w:r>
          </w:p>
        </w:tc>
        <w:tc>
          <w:tcPr>
            <w:tcW w:w="1020" w:type="dxa"/>
            <w:tcBorders>
              <w:top w:val="nil"/>
              <w:left w:val="nil"/>
              <w:bottom w:val="nil"/>
              <w:right w:val="nil"/>
            </w:tcBorders>
            <w:shd w:val="clear" w:color="auto" w:fill="auto"/>
            <w:noWrap/>
            <w:vAlign w:val="bottom"/>
            <w:hideMark/>
          </w:tcPr>
          <w:p w14:paraId="48D7127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0.478</w:t>
            </w:r>
          </w:p>
        </w:tc>
      </w:tr>
    </w:tbl>
    <w:p w14:paraId="4F7D4E6E" w14:textId="77777777" w:rsidR="00A5526B" w:rsidRDefault="00A5526B" w:rsidP="00A5526B">
      <w:pPr>
        <w:rPr>
          <w:lang w:val="en-AU" w:eastAsia="en-US"/>
        </w:rPr>
      </w:pPr>
    </w:p>
    <w:p w14:paraId="1536A582" w14:textId="0B90F368" w:rsidR="00A5526B" w:rsidRPr="007C68EE" w:rsidRDefault="00A5526B" w:rsidP="00A5526B">
      <w:pPr>
        <w:keepNext/>
        <w:spacing w:after="200"/>
        <w:rPr>
          <w:i/>
          <w:iCs/>
          <w:color w:val="44546A"/>
          <w:sz w:val="18"/>
          <w:szCs w:val="18"/>
          <w:lang w:val="en-AU" w:eastAsia="en-US"/>
        </w:rPr>
      </w:pPr>
      <w:bookmarkStart w:id="679" w:name="_Toc467433609"/>
      <w:bookmarkStart w:id="680" w:name="_Toc469405577"/>
      <w:r w:rsidRPr="00F93590">
        <w:rPr>
          <w:i/>
          <w:iCs/>
          <w:color w:val="44546A"/>
          <w:sz w:val="18"/>
          <w:szCs w:val="18"/>
          <w:lang w:val="en-AU" w:eastAsia="en-US"/>
        </w:rPr>
        <w:t xml:space="preserve">Table </w:t>
      </w:r>
      <w:r w:rsidRPr="00F93590">
        <w:rPr>
          <w:i/>
          <w:iCs/>
          <w:color w:val="44546A"/>
          <w:sz w:val="18"/>
          <w:szCs w:val="18"/>
          <w:lang w:val="en-AU" w:eastAsia="en-US"/>
        </w:rPr>
        <w:fldChar w:fldCharType="begin"/>
      </w:r>
      <w:r w:rsidRPr="00F93590">
        <w:rPr>
          <w:i/>
          <w:iCs/>
          <w:color w:val="44546A"/>
          <w:sz w:val="18"/>
          <w:szCs w:val="18"/>
          <w:lang w:val="en-AU" w:eastAsia="en-US"/>
        </w:rPr>
        <w:instrText xml:space="preserve"> SEQ Table \* ARABIC </w:instrText>
      </w:r>
      <w:r w:rsidRPr="00F93590">
        <w:rPr>
          <w:i/>
          <w:iCs/>
          <w:color w:val="44546A"/>
          <w:sz w:val="18"/>
          <w:szCs w:val="18"/>
          <w:lang w:val="en-AU" w:eastAsia="en-US"/>
        </w:rPr>
        <w:fldChar w:fldCharType="separate"/>
      </w:r>
      <w:r>
        <w:rPr>
          <w:i/>
          <w:iCs/>
          <w:noProof/>
          <w:color w:val="44546A"/>
          <w:sz w:val="18"/>
          <w:szCs w:val="18"/>
          <w:lang w:val="en-AU" w:eastAsia="en-US"/>
        </w:rPr>
        <w:t>21</w:t>
      </w:r>
      <w:r w:rsidRPr="00F93590">
        <w:rPr>
          <w:i/>
          <w:iCs/>
          <w:color w:val="44546A"/>
          <w:sz w:val="18"/>
          <w:szCs w:val="18"/>
          <w:lang w:val="en-AU" w:eastAsia="en-US"/>
        </w:rPr>
        <w:fldChar w:fldCharType="end"/>
      </w:r>
      <w:r>
        <w:rPr>
          <w:i/>
          <w:iCs/>
          <w:color w:val="44546A"/>
          <w:sz w:val="18"/>
          <w:szCs w:val="18"/>
          <w:lang w:val="en-AU" w:eastAsia="en-US"/>
        </w:rPr>
        <w:t>: Indices for 1979-2014 with vessel effects for the sole region</w:t>
      </w:r>
      <w:r w:rsidRPr="00F93590">
        <w:rPr>
          <w:i/>
          <w:iCs/>
          <w:color w:val="44546A"/>
          <w:sz w:val="18"/>
          <w:szCs w:val="18"/>
          <w:lang w:val="en-AU" w:eastAsia="en-US"/>
        </w:rPr>
        <w:t xml:space="preserve"> </w:t>
      </w:r>
      <w:r>
        <w:rPr>
          <w:i/>
          <w:iCs/>
          <w:color w:val="44546A"/>
          <w:sz w:val="18"/>
          <w:szCs w:val="18"/>
          <w:lang w:val="en-AU" w:eastAsia="en-US"/>
        </w:rPr>
        <w:t xml:space="preserve">of the structure ALB5 </w:t>
      </w:r>
      <w:r w:rsidRPr="00F93590">
        <w:rPr>
          <w:i/>
          <w:iCs/>
          <w:color w:val="44546A"/>
          <w:sz w:val="18"/>
          <w:szCs w:val="18"/>
          <w:lang w:val="en-AU" w:eastAsia="en-US"/>
        </w:rPr>
        <w:t>joint model.</w:t>
      </w:r>
      <w:bookmarkEnd w:id="679"/>
      <w:bookmarkEnd w:id="680"/>
      <w:r>
        <w:rPr>
          <w:i/>
          <w:iCs/>
          <w:color w:val="44546A"/>
          <w:sz w:val="18"/>
          <w:szCs w:val="18"/>
          <w:lang w:val="en-AU" w:eastAsia="en-US"/>
        </w:rPr>
        <w:t xml:space="preserve"> </w:t>
      </w:r>
    </w:p>
    <w:tbl>
      <w:tblPr>
        <w:tblW w:w="4113" w:type="dxa"/>
        <w:tblLook w:val="04A0" w:firstRow="1" w:lastRow="0" w:firstColumn="1" w:lastColumn="0" w:noHBand="0" w:noVBand="1"/>
      </w:tblPr>
      <w:tblGrid>
        <w:gridCol w:w="1053"/>
        <w:gridCol w:w="1020"/>
        <w:gridCol w:w="1020"/>
        <w:gridCol w:w="1020"/>
      </w:tblGrid>
      <w:tr w:rsidR="00A5526B" w:rsidRPr="007F6BE0" w14:paraId="2632038B" w14:textId="77777777" w:rsidTr="00A5526B">
        <w:trPr>
          <w:trHeight w:val="285"/>
        </w:trPr>
        <w:tc>
          <w:tcPr>
            <w:tcW w:w="1053" w:type="dxa"/>
            <w:tcBorders>
              <w:top w:val="nil"/>
              <w:left w:val="nil"/>
              <w:bottom w:val="nil"/>
              <w:right w:val="nil"/>
            </w:tcBorders>
            <w:shd w:val="clear" w:color="auto" w:fill="auto"/>
            <w:noWrap/>
            <w:vAlign w:val="bottom"/>
            <w:hideMark/>
          </w:tcPr>
          <w:p w14:paraId="6C78340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Year-qtr</w:t>
            </w:r>
          </w:p>
        </w:tc>
        <w:tc>
          <w:tcPr>
            <w:tcW w:w="1020" w:type="dxa"/>
            <w:tcBorders>
              <w:top w:val="nil"/>
              <w:left w:val="nil"/>
              <w:bottom w:val="nil"/>
              <w:right w:val="nil"/>
            </w:tcBorders>
            <w:shd w:val="clear" w:color="auto" w:fill="auto"/>
            <w:noWrap/>
            <w:vAlign w:val="bottom"/>
            <w:hideMark/>
          </w:tcPr>
          <w:p w14:paraId="5A700B0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Estimate</w:t>
            </w:r>
          </w:p>
        </w:tc>
        <w:tc>
          <w:tcPr>
            <w:tcW w:w="1020" w:type="dxa"/>
            <w:tcBorders>
              <w:top w:val="nil"/>
              <w:left w:val="nil"/>
              <w:bottom w:val="nil"/>
              <w:right w:val="nil"/>
            </w:tcBorders>
            <w:shd w:val="clear" w:color="auto" w:fill="auto"/>
            <w:noWrap/>
            <w:vAlign w:val="bottom"/>
            <w:hideMark/>
          </w:tcPr>
          <w:p w14:paraId="17636DA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2.5%</w:t>
            </w:r>
          </w:p>
        </w:tc>
        <w:tc>
          <w:tcPr>
            <w:tcW w:w="1020" w:type="dxa"/>
            <w:tcBorders>
              <w:top w:val="nil"/>
              <w:left w:val="nil"/>
              <w:bottom w:val="nil"/>
              <w:right w:val="nil"/>
            </w:tcBorders>
            <w:shd w:val="clear" w:color="auto" w:fill="auto"/>
            <w:noWrap/>
            <w:vAlign w:val="bottom"/>
            <w:hideMark/>
          </w:tcPr>
          <w:p w14:paraId="5C7240E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Pr>
                <w:rFonts w:ascii="Calibri" w:eastAsia="Times New Roman" w:hAnsi="Calibri" w:cs="Times New Roman"/>
                <w:color w:val="000000"/>
                <w:sz w:val="22"/>
                <w:szCs w:val="22"/>
                <w:lang w:val="en-AU" w:eastAsia="en-AU"/>
              </w:rPr>
              <w:t>97.5%</w:t>
            </w:r>
          </w:p>
        </w:tc>
      </w:tr>
      <w:tr w:rsidR="00A5526B" w:rsidRPr="007F6BE0" w14:paraId="7011D153" w14:textId="77777777" w:rsidTr="00A5526B">
        <w:trPr>
          <w:trHeight w:val="285"/>
        </w:trPr>
        <w:tc>
          <w:tcPr>
            <w:tcW w:w="1053" w:type="dxa"/>
            <w:tcBorders>
              <w:top w:val="nil"/>
              <w:left w:val="nil"/>
              <w:bottom w:val="nil"/>
              <w:right w:val="nil"/>
            </w:tcBorders>
            <w:shd w:val="clear" w:color="auto" w:fill="auto"/>
            <w:noWrap/>
            <w:vAlign w:val="bottom"/>
            <w:hideMark/>
          </w:tcPr>
          <w:p w14:paraId="67BEA2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1979.125</w:t>
            </w:r>
          </w:p>
        </w:tc>
        <w:tc>
          <w:tcPr>
            <w:tcW w:w="1020" w:type="dxa"/>
            <w:tcBorders>
              <w:top w:val="nil"/>
              <w:left w:val="nil"/>
              <w:bottom w:val="nil"/>
              <w:right w:val="nil"/>
            </w:tcBorders>
            <w:shd w:val="clear" w:color="auto" w:fill="auto"/>
            <w:noWrap/>
            <w:vAlign w:val="bottom"/>
            <w:hideMark/>
          </w:tcPr>
          <w:p w14:paraId="176CA2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0.834</w:t>
            </w:r>
          </w:p>
        </w:tc>
        <w:tc>
          <w:tcPr>
            <w:tcW w:w="1020" w:type="dxa"/>
            <w:tcBorders>
              <w:top w:val="nil"/>
              <w:left w:val="nil"/>
              <w:bottom w:val="nil"/>
              <w:right w:val="nil"/>
            </w:tcBorders>
            <w:shd w:val="clear" w:color="auto" w:fill="auto"/>
            <w:noWrap/>
            <w:vAlign w:val="bottom"/>
            <w:hideMark/>
          </w:tcPr>
          <w:p w14:paraId="3D91A43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175697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0.889</w:t>
            </w:r>
          </w:p>
        </w:tc>
      </w:tr>
      <w:tr w:rsidR="00A5526B" w:rsidRPr="007F6BE0" w14:paraId="0BF610B3" w14:textId="77777777" w:rsidTr="00A5526B">
        <w:trPr>
          <w:trHeight w:val="285"/>
        </w:trPr>
        <w:tc>
          <w:tcPr>
            <w:tcW w:w="1053" w:type="dxa"/>
            <w:tcBorders>
              <w:top w:val="nil"/>
              <w:left w:val="nil"/>
              <w:bottom w:val="nil"/>
              <w:right w:val="nil"/>
            </w:tcBorders>
            <w:shd w:val="clear" w:color="auto" w:fill="auto"/>
            <w:noWrap/>
            <w:vAlign w:val="bottom"/>
            <w:hideMark/>
          </w:tcPr>
          <w:p w14:paraId="769846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1979.375</w:t>
            </w:r>
          </w:p>
        </w:tc>
        <w:tc>
          <w:tcPr>
            <w:tcW w:w="1020" w:type="dxa"/>
            <w:tcBorders>
              <w:top w:val="nil"/>
              <w:left w:val="nil"/>
              <w:bottom w:val="nil"/>
              <w:right w:val="nil"/>
            </w:tcBorders>
            <w:shd w:val="clear" w:color="auto" w:fill="auto"/>
            <w:noWrap/>
            <w:vAlign w:val="bottom"/>
            <w:hideMark/>
          </w:tcPr>
          <w:p w14:paraId="4AC725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0.886</w:t>
            </w:r>
          </w:p>
        </w:tc>
        <w:tc>
          <w:tcPr>
            <w:tcW w:w="1020" w:type="dxa"/>
            <w:tcBorders>
              <w:top w:val="nil"/>
              <w:left w:val="nil"/>
              <w:bottom w:val="nil"/>
              <w:right w:val="nil"/>
            </w:tcBorders>
            <w:shd w:val="clear" w:color="auto" w:fill="auto"/>
            <w:noWrap/>
            <w:vAlign w:val="bottom"/>
            <w:hideMark/>
          </w:tcPr>
          <w:p w14:paraId="5505AE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0.827</w:t>
            </w:r>
          </w:p>
        </w:tc>
        <w:tc>
          <w:tcPr>
            <w:tcW w:w="1020" w:type="dxa"/>
            <w:tcBorders>
              <w:top w:val="nil"/>
              <w:left w:val="nil"/>
              <w:bottom w:val="nil"/>
              <w:right w:val="nil"/>
            </w:tcBorders>
            <w:shd w:val="clear" w:color="auto" w:fill="auto"/>
            <w:noWrap/>
            <w:vAlign w:val="bottom"/>
            <w:hideMark/>
          </w:tcPr>
          <w:p w14:paraId="55F751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0.949</w:t>
            </w:r>
          </w:p>
        </w:tc>
      </w:tr>
      <w:tr w:rsidR="00A5526B" w:rsidRPr="007F6BE0" w14:paraId="3DA45358" w14:textId="77777777" w:rsidTr="00A5526B">
        <w:trPr>
          <w:trHeight w:val="285"/>
        </w:trPr>
        <w:tc>
          <w:tcPr>
            <w:tcW w:w="1053" w:type="dxa"/>
            <w:tcBorders>
              <w:top w:val="nil"/>
              <w:left w:val="nil"/>
              <w:bottom w:val="nil"/>
              <w:right w:val="nil"/>
            </w:tcBorders>
            <w:shd w:val="clear" w:color="auto" w:fill="auto"/>
            <w:noWrap/>
            <w:vAlign w:val="bottom"/>
            <w:hideMark/>
          </w:tcPr>
          <w:p w14:paraId="79EB58D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1979.625</w:t>
            </w:r>
          </w:p>
        </w:tc>
        <w:tc>
          <w:tcPr>
            <w:tcW w:w="1020" w:type="dxa"/>
            <w:tcBorders>
              <w:top w:val="nil"/>
              <w:left w:val="nil"/>
              <w:bottom w:val="nil"/>
              <w:right w:val="nil"/>
            </w:tcBorders>
            <w:shd w:val="clear" w:color="auto" w:fill="auto"/>
            <w:noWrap/>
            <w:vAlign w:val="bottom"/>
            <w:hideMark/>
          </w:tcPr>
          <w:p w14:paraId="54BB80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1.087</w:t>
            </w:r>
          </w:p>
        </w:tc>
        <w:tc>
          <w:tcPr>
            <w:tcW w:w="1020" w:type="dxa"/>
            <w:tcBorders>
              <w:top w:val="nil"/>
              <w:left w:val="nil"/>
              <w:bottom w:val="nil"/>
              <w:right w:val="nil"/>
            </w:tcBorders>
            <w:shd w:val="clear" w:color="auto" w:fill="auto"/>
            <w:noWrap/>
            <w:vAlign w:val="bottom"/>
            <w:hideMark/>
          </w:tcPr>
          <w:p w14:paraId="383E87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1.028</w:t>
            </w:r>
          </w:p>
        </w:tc>
        <w:tc>
          <w:tcPr>
            <w:tcW w:w="1020" w:type="dxa"/>
            <w:tcBorders>
              <w:top w:val="nil"/>
              <w:left w:val="nil"/>
              <w:bottom w:val="nil"/>
              <w:right w:val="nil"/>
            </w:tcBorders>
            <w:shd w:val="clear" w:color="auto" w:fill="auto"/>
            <w:noWrap/>
            <w:vAlign w:val="bottom"/>
            <w:hideMark/>
          </w:tcPr>
          <w:p w14:paraId="51EE4A4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1.151</w:t>
            </w:r>
          </w:p>
        </w:tc>
      </w:tr>
      <w:tr w:rsidR="00A5526B" w:rsidRPr="007F6BE0" w14:paraId="655C9953" w14:textId="77777777" w:rsidTr="00A5526B">
        <w:trPr>
          <w:trHeight w:val="285"/>
        </w:trPr>
        <w:tc>
          <w:tcPr>
            <w:tcW w:w="1053" w:type="dxa"/>
            <w:tcBorders>
              <w:top w:val="nil"/>
              <w:left w:val="nil"/>
              <w:bottom w:val="nil"/>
              <w:right w:val="nil"/>
            </w:tcBorders>
            <w:shd w:val="clear" w:color="auto" w:fill="auto"/>
            <w:noWrap/>
            <w:vAlign w:val="bottom"/>
            <w:hideMark/>
          </w:tcPr>
          <w:p w14:paraId="641E30B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1979.875</w:t>
            </w:r>
          </w:p>
        </w:tc>
        <w:tc>
          <w:tcPr>
            <w:tcW w:w="1020" w:type="dxa"/>
            <w:tcBorders>
              <w:top w:val="nil"/>
              <w:left w:val="nil"/>
              <w:bottom w:val="nil"/>
              <w:right w:val="nil"/>
            </w:tcBorders>
            <w:shd w:val="clear" w:color="auto" w:fill="auto"/>
            <w:noWrap/>
            <w:vAlign w:val="bottom"/>
            <w:hideMark/>
          </w:tcPr>
          <w:p w14:paraId="754066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1.055</w:t>
            </w:r>
          </w:p>
        </w:tc>
        <w:tc>
          <w:tcPr>
            <w:tcW w:w="1020" w:type="dxa"/>
            <w:tcBorders>
              <w:top w:val="nil"/>
              <w:left w:val="nil"/>
              <w:bottom w:val="nil"/>
              <w:right w:val="nil"/>
            </w:tcBorders>
            <w:shd w:val="clear" w:color="auto" w:fill="auto"/>
            <w:noWrap/>
            <w:vAlign w:val="bottom"/>
            <w:hideMark/>
          </w:tcPr>
          <w:p w14:paraId="42BC48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0.995</w:t>
            </w:r>
          </w:p>
        </w:tc>
        <w:tc>
          <w:tcPr>
            <w:tcW w:w="1020" w:type="dxa"/>
            <w:tcBorders>
              <w:top w:val="nil"/>
              <w:left w:val="nil"/>
              <w:bottom w:val="nil"/>
              <w:right w:val="nil"/>
            </w:tcBorders>
            <w:shd w:val="clear" w:color="auto" w:fill="auto"/>
            <w:noWrap/>
            <w:vAlign w:val="bottom"/>
            <w:hideMark/>
          </w:tcPr>
          <w:p w14:paraId="4C3697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1.119</w:t>
            </w:r>
          </w:p>
        </w:tc>
      </w:tr>
      <w:tr w:rsidR="00A5526B" w:rsidRPr="007F6BE0" w14:paraId="25204547" w14:textId="77777777" w:rsidTr="00A5526B">
        <w:trPr>
          <w:trHeight w:val="285"/>
        </w:trPr>
        <w:tc>
          <w:tcPr>
            <w:tcW w:w="1053" w:type="dxa"/>
            <w:tcBorders>
              <w:top w:val="nil"/>
              <w:left w:val="nil"/>
              <w:bottom w:val="nil"/>
              <w:right w:val="nil"/>
            </w:tcBorders>
            <w:shd w:val="clear" w:color="auto" w:fill="auto"/>
            <w:noWrap/>
            <w:vAlign w:val="bottom"/>
            <w:hideMark/>
          </w:tcPr>
          <w:p w14:paraId="2C72E5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1980.125</w:t>
            </w:r>
          </w:p>
        </w:tc>
        <w:tc>
          <w:tcPr>
            <w:tcW w:w="1020" w:type="dxa"/>
            <w:tcBorders>
              <w:top w:val="nil"/>
              <w:left w:val="nil"/>
              <w:bottom w:val="nil"/>
              <w:right w:val="nil"/>
            </w:tcBorders>
            <w:shd w:val="clear" w:color="auto" w:fill="auto"/>
            <w:noWrap/>
            <w:vAlign w:val="bottom"/>
            <w:hideMark/>
          </w:tcPr>
          <w:p w14:paraId="4EE43C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24EA627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0.739</w:t>
            </w:r>
          </w:p>
        </w:tc>
        <w:tc>
          <w:tcPr>
            <w:tcW w:w="1020" w:type="dxa"/>
            <w:tcBorders>
              <w:top w:val="nil"/>
              <w:left w:val="nil"/>
              <w:bottom w:val="nil"/>
              <w:right w:val="nil"/>
            </w:tcBorders>
            <w:shd w:val="clear" w:color="auto" w:fill="auto"/>
            <w:noWrap/>
            <w:vAlign w:val="bottom"/>
            <w:hideMark/>
          </w:tcPr>
          <w:p w14:paraId="4ED038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0.832</w:t>
            </w:r>
          </w:p>
        </w:tc>
      </w:tr>
      <w:tr w:rsidR="00A5526B" w:rsidRPr="007F6BE0" w14:paraId="134BE97E" w14:textId="77777777" w:rsidTr="00A5526B">
        <w:trPr>
          <w:trHeight w:val="285"/>
        </w:trPr>
        <w:tc>
          <w:tcPr>
            <w:tcW w:w="1053" w:type="dxa"/>
            <w:tcBorders>
              <w:top w:val="nil"/>
              <w:left w:val="nil"/>
              <w:bottom w:val="nil"/>
              <w:right w:val="nil"/>
            </w:tcBorders>
            <w:shd w:val="clear" w:color="auto" w:fill="auto"/>
            <w:noWrap/>
            <w:vAlign w:val="bottom"/>
            <w:hideMark/>
          </w:tcPr>
          <w:p w14:paraId="620E73B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1980.375</w:t>
            </w:r>
          </w:p>
        </w:tc>
        <w:tc>
          <w:tcPr>
            <w:tcW w:w="1020" w:type="dxa"/>
            <w:tcBorders>
              <w:top w:val="nil"/>
              <w:left w:val="nil"/>
              <w:bottom w:val="nil"/>
              <w:right w:val="nil"/>
            </w:tcBorders>
            <w:shd w:val="clear" w:color="auto" w:fill="auto"/>
            <w:noWrap/>
            <w:vAlign w:val="bottom"/>
            <w:hideMark/>
          </w:tcPr>
          <w:p w14:paraId="5F7ABCF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0.961</w:t>
            </w:r>
          </w:p>
        </w:tc>
        <w:tc>
          <w:tcPr>
            <w:tcW w:w="1020" w:type="dxa"/>
            <w:tcBorders>
              <w:top w:val="nil"/>
              <w:left w:val="nil"/>
              <w:bottom w:val="nil"/>
              <w:right w:val="nil"/>
            </w:tcBorders>
            <w:shd w:val="clear" w:color="auto" w:fill="auto"/>
            <w:noWrap/>
            <w:vAlign w:val="bottom"/>
            <w:hideMark/>
          </w:tcPr>
          <w:p w14:paraId="02AFA55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0.906</w:t>
            </w:r>
          </w:p>
        </w:tc>
        <w:tc>
          <w:tcPr>
            <w:tcW w:w="1020" w:type="dxa"/>
            <w:tcBorders>
              <w:top w:val="nil"/>
              <w:left w:val="nil"/>
              <w:bottom w:val="nil"/>
              <w:right w:val="nil"/>
            </w:tcBorders>
            <w:shd w:val="clear" w:color="auto" w:fill="auto"/>
            <w:noWrap/>
            <w:vAlign w:val="bottom"/>
            <w:hideMark/>
          </w:tcPr>
          <w:p w14:paraId="27661B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1.018</w:t>
            </w:r>
          </w:p>
        </w:tc>
      </w:tr>
      <w:tr w:rsidR="00A5526B" w:rsidRPr="007F6BE0" w14:paraId="0A06B164" w14:textId="77777777" w:rsidTr="00A5526B">
        <w:trPr>
          <w:trHeight w:val="285"/>
        </w:trPr>
        <w:tc>
          <w:tcPr>
            <w:tcW w:w="1053" w:type="dxa"/>
            <w:tcBorders>
              <w:top w:val="nil"/>
              <w:left w:val="nil"/>
              <w:bottom w:val="nil"/>
              <w:right w:val="nil"/>
            </w:tcBorders>
            <w:shd w:val="clear" w:color="auto" w:fill="auto"/>
            <w:noWrap/>
            <w:vAlign w:val="bottom"/>
            <w:hideMark/>
          </w:tcPr>
          <w:p w14:paraId="62493C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1980.625</w:t>
            </w:r>
          </w:p>
        </w:tc>
        <w:tc>
          <w:tcPr>
            <w:tcW w:w="1020" w:type="dxa"/>
            <w:tcBorders>
              <w:top w:val="nil"/>
              <w:left w:val="nil"/>
              <w:bottom w:val="nil"/>
              <w:right w:val="nil"/>
            </w:tcBorders>
            <w:shd w:val="clear" w:color="auto" w:fill="auto"/>
            <w:noWrap/>
            <w:vAlign w:val="bottom"/>
            <w:hideMark/>
          </w:tcPr>
          <w:p w14:paraId="2EA596E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0.964</w:t>
            </w:r>
          </w:p>
        </w:tc>
        <w:tc>
          <w:tcPr>
            <w:tcW w:w="1020" w:type="dxa"/>
            <w:tcBorders>
              <w:top w:val="nil"/>
              <w:left w:val="nil"/>
              <w:bottom w:val="nil"/>
              <w:right w:val="nil"/>
            </w:tcBorders>
            <w:shd w:val="clear" w:color="auto" w:fill="auto"/>
            <w:noWrap/>
            <w:vAlign w:val="bottom"/>
            <w:hideMark/>
          </w:tcPr>
          <w:p w14:paraId="219B5B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0.911</w:t>
            </w:r>
          </w:p>
        </w:tc>
        <w:tc>
          <w:tcPr>
            <w:tcW w:w="1020" w:type="dxa"/>
            <w:tcBorders>
              <w:top w:val="nil"/>
              <w:left w:val="nil"/>
              <w:bottom w:val="nil"/>
              <w:right w:val="nil"/>
            </w:tcBorders>
            <w:shd w:val="clear" w:color="auto" w:fill="auto"/>
            <w:noWrap/>
            <w:vAlign w:val="bottom"/>
            <w:hideMark/>
          </w:tcPr>
          <w:p w14:paraId="601B15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1.020</w:t>
            </w:r>
          </w:p>
        </w:tc>
      </w:tr>
      <w:tr w:rsidR="00A5526B" w:rsidRPr="007F6BE0" w14:paraId="6ED6689B" w14:textId="77777777" w:rsidTr="00A5526B">
        <w:trPr>
          <w:trHeight w:val="285"/>
        </w:trPr>
        <w:tc>
          <w:tcPr>
            <w:tcW w:w="1053" w:type="dxa"/>
            <w:tcBorders>
              <w:top w:val="nil"/>
              <w:left w:val="nil"/>
              <w:bottom w:val="nil"/>
              <w:right w:val="nil"/>
            </w:tcBorders>
            <w:shd w:val="clear" w:color="auto" w:fill="auto"/>
            <w:noWrap/>
            <w:vAlign w:val="bottom"/>
            <w:hideMark/>
          </w:tcPr>
          <w:p w14:paraId="3DCFFC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1980.875</w:t>
            </w:r>
          </w:p>
        </w:tc>
        <w:tc>
          <w:tcPr>
            <w:tcW w:w="1020" w:type="dxa"/>
            <w:tcBorders>
              <w:top w:val="nil"/>
              <w:left w:val="nil"/>
              <w:bottom w:val="nil"/>
              <w:right w:val="nil"/>
            </w:tcBorders>
            <w:shd w:val="clear" w:color="auto" w:fill="auto"/>
            <w:noWrap/>
            <w:vAlign w:val="bottom"/>
            <w:hideMark/>
          </w:tcPr>
          <w:p w14:paraId="6F10FD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1.171</w:t>
            </w:r>
          </w:p>
        </w:tc>
        <w:tc>
          <w:tcPr>
            <w:tcW w:w="1020" w:type="dxa"/>
            <w:tcBorders>
              <w:top w:val="nil"/>
              <w:left w:val="nil"/>
              <w:bottom w:val="nil"/>
              <w:right w:val="nil"/>
            </w:tcBorders>
            <w:shd w:val="clear" w:color="auto" w:fill="auto"/>
            <w:noWrap/>
            <w:vAlign w:val="bottom"/>
            <w:hideMark/>
          </w:tcPr>
          <w:p w14:paraId="79D1A54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7ABE3A7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1.241</w:t>
            </w:r>
          </w:p>
        </w:tc>
      </w:tr>
      <w:tr w:rsidR="00A5526B" w:rsidRPr="007F6BE0" w14:paraId="2662750B" w14:textId="77777777" w:rsidTr="00A5526B">
        <w:trPr>
          <w:trHeight w:val="285"/>
        </w:trPr>
        <w:tc>
          <w:tcPr>
            <w:tcW w:w="1053" w:type="dxa"/>
            <w:tcBorders>
              <w:top w:val="nil"/>
              <w:left w:val="nil"/>
              <w:bottom w:val="nil"/>
              <w:right w:val="nil"/>
            </w:tcBorders>
            <w:shd w:val="clear" w:color="auto" w:fill="auto"/>
            <w:noWrap/>
            <w:vAlign w:val="bottom"/>
            <w:hideMark/>
          </w:tcPr>
          <w:p w14:paraId="327800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1981.125</w:t>
            </w:r>
          </w:p>
        </w:tc>
        <w:tc>
          <w:tcPr>
            <w:tcW w:w="1020" w:type="dxa"/>
            <w:tcBorders>
              <w:top w:val="nil"/>
              <w:left w:val="nil"/>
              <w:bottom w:val="nil"/>
              <w:right w:val="nil"/>
            </w:tcBorders>
            <w:shd w:val="clear" w:color="auto" w:fill="auto"/>
            <w:noWrap/>
            <w:vAlign w:val="bottom"/>
            <w:hideMark/>
          </w:tcPr>
          <w:p w14:paraId="40A9317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1.332</w:t>
            </w:r>
          </w:p>
        </w:tc>
        <w:tc>
          <w:tcPr>
            <w:tcW w:w="1020" w:type="dxa"/>
            <w:tcBorders>
              <w:top w:val="nil"/>
              <w:left w:val="nil"/>
              <w:bottom w:val="nil"/>
              <w:right w:val="nil"/>
            </w:tcBorders>
            <w:shd w:val="clear" w:color="auto" w:fill="auto"/>
            <w:noWrap/>
            <w:vAlign w:val="bottom"/>
            <w:hideMark/>
          </w:tcPr>
          <w:p w14:paraId="35DBE0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1.250</w:t>
            </w:r>
          </w:p>
        </w:tc>
        <w:tc>
          <w:tcPr>
            <w:tcW w:w="1020" w:type="dxa"/>
            <w:tcBorders>
              <w:top w:val="nil"/>
              <w:left w:val="nil"/>
              <w:bottom w:val="nil"/>
              <w:right w:val="nil"/>
            </w:tcBorders>
            <w:shd w:val="clear" w:color="auto" w:fill="auto"/>
            <w:noWrap/>
            <w:vAlign w:val="bottom"/>
            <w:hideMark/>
          </w:tcPr>
          <w:p w14:paraId="4F31038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1.418</w:t>
            </w:r>
          </w:p>
        </w:tc>
      </w:tr>
      <w:tr w:rsidR="00A5526B" w:rsidRPr="007F6BE0" w14:paraId="59F9AD39" w14:textId="77777777" w:rsidTr="00A5526B">
        <w:trPr>
          <w:trHeight w:val="285"/>
        </w:trPr>
        <w:tc>
          <w:tcPr>
            <w:tcW w:w="1053" w:type="dxa"/>
            <w:tcBorders>
              <w:top w:val="nil"/>
              <w:left w:val="nil"/>
              <w:bottom w:val="nil"/>
              <w:right w:val="nil"/>
            </w:tcBorders>
            <w:shd w:val="clear" w:color="auto" w:fill="auto"/>
            <w:noWrap/>
            <w:vAlign w:val="bottom"/>
            <w:hideMark/>
          </w:tcPr>
          <w:p w14:paraId="2A30F6A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1981.375</w:t>
            </w:r>
          </w:p>
        </w:tc>
        <w:tc>
          <w:tcPr>
            <w:tcW w:w="1020" w:type="dxa"/>
            <w:tcBorders>
              <w:top w:val="nil"/>
              <w:left w:val="nil"/>
              <w:bottom w:val="nil"/>
              <w:right w:val="nil"/>
            </w:tcBorders>
            <w:shd w:val="clear" w:color="auto" w:fill="auto"/>
            <w:noWrap/>
            <w:vAlign w:val="bottom"/>
            <w:hideMark/>
          </w:tcPr>
          <w:p w14:paraId="3372F50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1.340</w:t>
            </w:r>
          </w:p>
        </w:tc>
        <w:tc>
          <w:tcPr>
            <w:tcW w:w="1020" w:type="dxa"/>
            <w:tcBorders>
              <w:top w:val="nil"/>
              <w:left w:val="nil"/>
              <w:bottom w:val="nil"/>
              <w:right w:val="nil"/>
            </w:tcBorders>
            <w:shd w:val="clear" w:color="auto" w:fill="auto"/>
            <w:noWrap/>
            <w:vAlign w:val="bottom"/>
            <w:hideMark/>
          </w:tcPr>
          <w:p w14:paraId="5C2DF1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1.265</w:t>
            </w:r>
          </w:p>
        </w:tc>
        <w:tc>
          <w:tcPr>
            <w:tcW w:w="1020" w:type="dxa"/>
            <w:tcBorders>
              <w:top w:val="nil"/>
              <w:left w:val="nil"/>
              <w:bottom w:val="nil"/>
              <w:right w:val="nil"/>
            </w:tcBorders>
            <w:shd w:val="clear" w:color="auto" w:fill="auto"/>
            <w:noWrap/>
            <w:vAlign w:val="bottom"/>
            <w:hideMark/>
          </w:tcPr>
          <w:p w14:paraId="69A0D43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1.421</w:t>
            </w:r>
          </w:p>
        </w:tc>
      </w:tr>
      <w:tr w:rsidR="00A5526B" w:rsidRPr="007F6BE0" w14:paraId="23782C84" w14:textId="77777777" w:rsidTr="00A5526B">
        <w:trPr>
          <w:trHeight w:val="285"/>
        </w:trPr>
        <w:tc>
          <w:tcPr>
            <w:tcW w:w="1053" w:type="dxa"/>
            <w:tcBorders>
              <w:top w:val="nil"/>
              <w:left w:val="nil"/>
              <w:bottom w:val="nil"/>
              <w:right w:val="nil"/>
            </w:tcBorders>
            <w:shd w:val="clear" w:color="auto" w:fill="auto"/>
            <w:noWrap/>
            <w:vAlign w:val="bottom"/>
            <w:hideMark/>
          </w:tcPr>
          <w:p w14:paraId="5A7757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1981.625</w:t>
            </w:r>
          </w:p>
        </w:tc>
        <w:tc>
          <w:tcPr>
            <w:tcW w:w="1020" w:type="dxa"/>
            <w:tcBorders>
              <w:top w:val="nil"/>
              <w:left w:val="nil"/>
              <w:bottom w:val="nil"/>
              <w:right w:val="nil"/>
            </w:tcBorders>
            <w:shd w:val="clear" w:color="auto" w:fill="auto"/>
            <w:noWrap/>
            <w:vAlign w:val="bottom"/>
            <w:hideMark/>
          </w:tcPr>
          <w:p w14:paraId="2F71E82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0.963</w:t>
            </w:r>
          </w:p>
        </w:tc>
        <w:tc>
          <w:tcPr>
            <w:tcW w:w="1020" w:type="dxa"/>
            <w:tcBorders>
              <w:top w:val="nil"/>
              <w:left w:val="nil"/>
              <w:bottom w:val="nil"/>
              <w:right w:val="nil"/>
            </w:tcBorders>
            <w:shd w:val="clear" w:color="auto" w:fill="auto"/>
            <w:noWrap/>
            <w:vAlign w:val="bottom"/>
            <w:hideMark/>
          </w:tcPr>
          <w:p w14:paraId="3FE36B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0.912</w:t>
            </w:r>
          </w:p>
        </w:tc>
        <w:tc>
          <w:tcPr>
            <w:tcW w:w="1020" w:type="dxa"/>
            <w:tcBorders>
              <w:top w:val="nil"/>
              <w:left w:val="nil"/>
              <w:bottom w:val="nil"/>
              <w:right w:val="nil"/>
            </w:tcBorders>
            <w:shd w:val="clear" w:color="auto" w:fill="auto"/>
            <w:noWrap/>
            <w:vAlign w:val="bottom"/>
            <w:hideMark/>
          </w:tcPr>
          <w:p w14:paraId="129CC6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1.016</w:t>
            </w:r>
          </w:p>
        </w:tc>
      </w:tr>
      <w:tr w:rsidR="00A5526B" w:rsidRPr="007F6BE0" w14:paraId="4B43DCE7" w14:textId="77777777" w:rsidTr="00A5526B">
        <w:trPr>
          <w:trHeight w:val="285"/>
        </w:trPr>
        <w:tc>
          <w:tcPr>
            <w:tcW w:w="1053" w:type="dxa"/>
            <w:tcBorders>
              <w:top w:val="nil"/>
              <w:left w:val="nil"/>
              <w:bottom w:val="nil"/>
              <w:right w:val="nil"/>
            </w:tcBorders>
            <w:shd w:val="clear" w:color="auto" w:fill="auto"/>
            <w:noWrap/>
            <w:vAlign w:val="bottom"/>
            <w:hideMark/>
          </w:tcPr>
          <w:p w14:paraId="54507B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1981.875</w:t>
            </w:r>
          </w:p>
        </w:tc>
        <w:tc>
          <w:tcPr>
            <w:tcW w:w="1020" w:type="dxa"/>
            <w:tcBorders>
              <w:top w:val="nil"/>
              <w:left w:val="nil"/>
              <w:bottom w:val="nil"/>
              <w:right w:val="nil"/>
            </w:tcBorders>
            <w:shd w:val="clear" w:color="auto" w:fill="auto"/>
            <w:noWrap/>
            <w:vAlign w:val="bottom"/>
            <w:hideMark/>
          </w:tcPr>
          <w:p w14:paraId="2EA941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0.947</w:t>
            </w:r>
          </w:p>
        </w:tc>
        <w:tc>
          <w:tcPr>
            <w:tcW w:w="1020" w:type="dxa"/>
            <w:tcBorders>
              <w:top w:val="nil"/>
              <w:left w:val="nil"/>
              <w:bottom w:val="nil"/>
              <w:right w:val="nil"/>
            </w:tcBorders>
            <w:shd w:val="clear" w:color="auto" w:fill="auto"/>
            <w:noWrap/>
            <w:vAlign w:val="bottom"/>
            <w:hideMark/>
          </w:tcPr>
          <w:p w14:paraId="2E3485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3001AC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r>
      <w:tr w:rsidR="00A5526B" w:rsidRPr="007F6BE0" w14:paraId="72584908" w14:textId="77777777" w:rsidTr="00A5526B">
        <w:trPr>
          <w:trHeight w:val="285"/>
        </w:trPr>
        <w:tc>
          <w:tcPr>
            <w:tcW w:w="1053" w:type="dxa"/>
            <w:tcBorders>
              <w:top w:val="nil"/>
              <w:left w:val="nil"/>
              <w:bottom w:val="nil"/>
              <w:right w:val="nil"/>
            </w:tcBorders>
            <w:shd w:val="clear" w:color="auto" w:fill="auto"/>
            <w:noWrap/>
            <w:vAlign w:val="bottom"/>
            <w:hideMark/>
          </w:tcPr>
          <w:p w14:paraId="057E76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1982.125</w:t>
            </w:r>
          </w:p>
        </w:tc>
        <w:tc>
          <w:tcPr>
            <w:tcW w:w="1020" w:type="dxa"/>
            <w:tcBorders>
              <w:top w:val="nil"/>
              <w:left w:val="nil"/>
              <w:bottom w:val="nil"/>
              <w:right w:val="nil"/>
            </w:tcBorders>
            <w:shd w:val="clear" w:color="auto" w:fill="auto"/>
            <w:noWrap/>
            <w:vAlign w:val="bottom"/>
            <w:hideMark/>
          </w:tcPr>
          <w:p w14:paraId="5F919AF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1.291</w:t>
            </w:r>
          </w:p>
        </w:tc>
        <w:tc>
          <w:tcPr>
            <w:tcW w:w="1020" w:type="dxa"/>
            <w:tcBorders>
              <w:top w:val="nil"/>
              <w:left w:val="nil"/>
              <w:bottom w:val="nil"/>
              <w:right w:val="nil"/>
            </w:tcBorders>
            <w:shd w:val="clear" w:color="auto" w:fill="auto"/>
            <w:noWrap/>
            <w:vAlign w:val="bottom"/>
            <w:hideMark/>
          </w:tcPr>
          <w:p w14:paraId="6FF218F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1.221</w:t>
            </w:r>
          </w:p>
        </w:tc>
        <w:tc>
          <w:tcPr>
            <w:tcW w:w="1020" w:type="dxa"/>
            <w:tcBorders>
              <w:top w:val="nil"/>
              <w:left w:val="nil"/>
              <w:bottom w:val="nil"/>
              <w:right w:val="nil"/>
            </w:tcBorders>
            <w:shd w:val="clear" w:color="auto" w:fill="auto"/>
            <w:noWrap/>
            <w:vAlign w:val="bottom"/>
            <w:hideMark/>
          </w:tcPr>
          <w:p w14:paraId="35B4C0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1.365</w:t>
            </w:r>
          </w:p>
        </w:tc>
      </w:tr>
      <w:tr w:rsidR="00A5526B" w:rsidRPr="007F6BE0" w14:paraId="5E1C1F6D" w14:textId="77777777" w:rsidTr="00A5526B">
        <w:trPr>
          <w:trHeight w:val="285"/>
        </w:trPr>
        <w:tc>
          <w:tcPr>
            <w:tcW w:w="1053" w:type="dxa"/>
            <w:tcBorders>
              <w:top w:val="nil"/>
              <w:left w:val="nil"/>
              <w:bottom w:val="nil"/>
              <w:right w:val="nil"/>
            </w:tcBorders>
            <w:shd w:val="clear" w:color="auto" w:fill="auto"/>
            <w:noWrap/>
            <w:vAlign w:val="bottom"/>
            <w:hideMark/>
          </w:tcPr>
          <w:p w14:paraId="3FF6BB2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1982.375</w:t>
            </w:r>
          </w:p>
        </w:tc>
        <w:tc>
          <w:tcPr>
            <w:tcW w:w="1020" w:type="dxa"/>
            <w:tcBorders>
              <w:top w:val="nil"/>
              <w:left w:val="nil"/>
              <w:bottom w:val="nil"/>
              <w:right w:val="nil"/>
            </w:tcBorders>
            <w:shd w:val="clear" w:color="auto" w:fill="auto"/>
            <w:noWrap/>
            <w:vAlign w:val="bottom"/>
            <w:hideMark/>
          </w:tcPr>
          <w:p w14:paraId="7777B68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1.361</w:t>
            </w:r>
          </w:p>
        </w:tc>
        <w:tc>
          <w:tcPr>
            <w:tcW w:w="1020" w:type="dxa"/>
            <w:tcBorders>
              <w:top w:val="nil"/>
              <w:left w:val="nil"/>
              <w:bottom w:val="nil"/>
              <w:right w:val="nil"/>
            </w:tcBorders>
            <w:shd w:val="clear" w:color="auto" w:fill="auto"/>
            <w:noWrap/>
            <w:vAlign w:val="bottom"/>
            <w:hideMark/>
          </w:tcPr>
          <w:p w14:paraId="46A2BC6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1.289</w:t>
            </w:r>
          </w:p>
        </w:tc>
        <w:tc>
          <w:tcPr>
            <w:tcW w:w="1020" w:type="dxa"/>
            <w:tcBorders>
              <w:top w:val="nil"/>
              <w:left w:val="nil"/>
              <w:bottom w:val="nil"/>
              <w:right w:val="nil"/>
            </w:tcBorders>
            <w:shd w:val="clear" w:color="auto" w:fill="auto"/>
            <w:noWrap/>
            <w:vAlign w:val="bottom"/>
            <w:hideMark/>
          </w:tcPr>
          <w:p w14:paraId="6C218C9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1.437</w:t>
            </w:r>
          </w:p>
        </w:tc>
      </w:tr>
      <w:tr w:rsidR="00A5526B" w:rsidRPr="007F6BE0" w14:paraId="3F469CAB" w14:textId="77777777" w:rsidTr="00A5526B">
        <w:trPr>
          <w:trHeight w:val="285"/>
        </w:trPr>
        <w:tc>
          <w:tcPr>
            <w:tcW w:w="1053" w:type="dxa"/>
            <w:tcBorders>
              <w:top w:val="nil"/>
              <w:left w:val="nil"/>
              <w:bottom w:val="nil"/>
              <w:right w:val="nil"/>
            </w:tcBorders>
            <w:shd w:val="clear" w:color="auto" w:fill="auto"/>
            <w:noWrap/>
            <w:vAlign w:val="bottom"/>
            <w:hideMark/>
          </w:tcPr>
          <w:p w14:paraId="77EE820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1982.625</w:t>
            </w:r>
          </w:p>
        </w:tc>
        <w:tc>
          <w:tcPr>
            <w:tcW w:w="1020" w:type="dxa"/>
            <w:tcBorders>
              <w:top w:val="nil"/>
              <w:left w:val="nil"/>
              <w:bottom w:val="nil"/>
              <w:right w:val="nil"/>
            </w:tcBorders>
            <w:shd w:val="clear" w:color="auto" w:fill="auto"/>
            <w:noWrap/>
            <w:vAlign w:val="bottom"/>
            <w:hideMark/>
          </w:tcPr>
          <w:p w14:paraId="13FEE9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1.227</w:t>
            </w:r>
          </w:p>
        </w:tc>
        <w:tc>
          <w:tcPr>
            <w:tcW w:w="1020" w:type="dxa"/>
            <w:tcBorders>
              <w:top w:val="nil"/>
              <w:left w:val="nil"/>
              <w:bottom w:val="nil"/>
              <w:right w:val="nil"/>
            </w:tcBorders>
            <w:shd w:val="clear" w:color="auto" w:fill="auto"/>
            <w:noWrap/>
            <w:vAlign w:val="bottom"/>
            <w:hideMark/>
          </w:tcPr>
          <w:p w14:paraId="354F203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1.167</w:t>
            </w:r>
          </w:p>
        </w:tc>
        <w:tc>
          <w:tcPr>
            <w:tcW w:w="1020" w:type="dxa"/>
            <w:tcBorders>
              <w:top w:val="nil"/>
              <w:left w:val="nil"/>
              <w:bottom w:val="nil"/>
              <w:right w:val="nil"/>
            </w:tcBorders>
            <w:shd w:val="clear" w:color="auto" w:fill="auto"/>
            <w:noWrap/>
            <w:vAlign w:val="bottom"/>
            <w:hideMark/>
          </w:tcPr>
          <w:p w14:paraId="3793E1B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1.290</w:t>
            </w:r>
          </w:p>
        </w:tc>
      </w:tr>
      <w:tr w:rsidR="00A5526B" w:rsidRPr="007F6BE0" w14:paraId="3904322C" w14:textId="77777777" w:rsidTr="00A5526B">
        <w:trPr>
          <w:trHeight w:val="285"/>
        </w:trPr>
        <w:tc>
          <w:tcPr>
            <w:tcW w:w="1053" w:type="dxa"/>
            <w:tcBorders>
              <w:top w:val="nil"/>
              <w:left w:val="nil"/>
              <w:bottom w:val="nil"/>
              <w:right w:val="nil"/>
            </w:tcBorders>
            <w:shd w:val="clear" w:color="auto" w:fill="auto"/>
            <w:noWrap/>
            <w:vAlign w:val="bottom"/>
            <w:hideMark/>
          </w:tcPr>
          <w:p w14:paraId="12F523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1982.875</w:t>
            </w:r>
          </w:p>
        </w:tc>
        <w:tc>
          <w:tcPr>
            <w:tcW w:w="1020" w:type="dxa"/>
            <w:tcBorders>
              <w:top w:val="nil"/>
              <w:left w:val="nil"/>
              <w:bottom w:val="nil"/>
              <w:right w:val="nil"/>
            </w:tcBorders>
            <w:shd w:val="clear" w:color="auto" w:fill="auto"/>
            <w:noWrap/>
            <w:vAlign w:val="bottom"/>
            <w:hideMark/>
          </w:tcPr>
          <w:p w14:paraId="6165040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1.069</w:t>
            </w:r>
          </w:p>
        </w:tc>
        <w:tc>
          <w:tcPr>
            <w:tcW w:w="1020" w:type="dxa"/>
            <w:tcBorders>
              <w:top w:val="nil"/>
              <w:left w:val="nil"/>
              <w:bottom w:val="nil"/>
              <w:right w:val="nil"/>
            </w:tcBorders>
            <w:shd w:val="clear" w:color="auto" w:fill="auto"/>
            <w:noWrap/>
            <w:vAlign w:val="bottom"/>
            <w:hideMark/>
          </w:tcPr>
          <w:p w14:paraId="7B59266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c>
          <w:tcPr>
            <w:tcW w:w="1020" w:type="dxa"/>
            <w:tcBorders>
              <w:top w:val="nil"/>
              <w:left w:val="nil"/>
              <w:bottom w:val="nil"/>
              <w:right w:val="nil"/>
            </w:tcBorders>
            <w:shd w:val="clear" w:color="auto" w:fill="auto"/>
            <w:noWrap/>
            <w:vAlign w:val="bottom"/>
            <w:hideMark/>
          </w:tcPr>
          <w:p w14:paraId="2623731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1.140</w:t>
            </w:r>
          </w:p>
        </w:tc>
      </w:tr>
      <w:tr w:rsidR="00A5526B" w:rsidRPr="007F6BE0" w14:paraId="3D7FB7B9" w14:textId="77777777" w:rsidTr="00A5526B">
        <w:trPr>
          <w:trHeight w:val="285"/>
        </w:trPr>
        <w:tc>
          <w:tcPr>
            <w:tcW w:w="1053" w:type="dxa"/>
            <w:tcBorders>
              <w:top w:val="nil"/>
              <w:left w:val="nil"/>
              <w:bottom w:val="nil"/>
              <w:right w:val="nil"/>
            </w:tcBorders>
            <w:shd w:val="clear" w:color="auto" w:fill="auto"/>
            <w:noWrap/>
            <w:vAlign w:val="bottom"/>
            <w:hideMark/>
          </w:tcPr>
          <w:p w14:paraId="7105878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1983.125</w:t>
            </w:r>
          </w:p>
        </w:tc>
        <w:tc>
          <w:tcPr>
            <w:tcW w:w="1020" w:type="dxa"/>
            <w:tcBorders>
              <w:top w:val="nil"/>
              <w:left w:val="nil"/>
              <w:bottom w:val="nil"/>
              <w:right w:val="nil"/>
            </w:tcBorders>
            <w:shd w:val="clear" w:color="auto" w:fill="auto"/>
            <w:noWrap/>
            <w:vAlign w:val="bottom"/>
            <w:hideMark/>
          </w:tcPr>
          <w:p w14:paraId="7C2CC2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1.133</w:t>
            </w:r>
          </w:p>
        </w:tc>
        <w:tc>
          <w:tcPr>
            <w:tcW w:w="1020" w:type="dxa"/>
            <w:tcBorders>
              <w:top w:val="nil"/>
              <w:left w:val="nil"/>
              <w:bottom w:val="nil"/>
              <w:right w:val="nil"/>
            </w:tcBorders>
            <w:shd w:val="clear" w:color="auto" w:fill="auto"/>
            <w:noWrap/>
            <w:vAlign w:val="bottom"/>
            <w:hideMark/>
          </w:tcPr>
          <w:p w14:paraId="5C2994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1.073</w:t>
            </w:r>
          </w:p>
        </w:tc>
        <w:tc>
          <w:tcPr>
            <w:tcW w:w="1020" w:type="dxa"/>
            <w:tcBorders>
              <w:top w:val="nil"/>
              <w:left w:val="nil"/>
              <w:bottom w:val="nil"/>
              <w:right w:val="nil"/>
            </w:tcBorders>
            <w:shd w:val="clear" w:color="auto" w:fill="auto"/>
            <w:noWrap/>
            <w:vAlign w:val="bottom"/>
            <w:hideMark/>
          </w:tcPr>
          <w:p w14:paraId="422917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1.196</w:t>
            </w:r>
          </w:p>
        </w:tc>
      </w:tr>
      <w:tr w:rsidR="00A5526B" w:rsidRPr="007F6BE0" w14:paraId="0E28AAF3" w14:textId="77777777" w:rsidTr="00A5526B">
        <w:trPr>
          <w:trHeight w:val="285"/>
        </w:trPr>
        <w:tc>
          <w:tcPr>
            <w:tcW w:w="1053" w:type="dxa"/>
            <w:tcBorders>
              <w:top w:val="nil"/>
              <w:left w:val="nil"/>
              <w:bottom w:val="nil"/>
              <w:right w:val="nil"/>
            </w:tcBorders>
            <w:shd w:val="clear" w:color="auto" w:fill="auto"/>
            <w:noWrap/>
            <w:vAlign w:val="bottom"/>
            <w:hideMark/>
          </w:tcPr>
          <w:p w14:paraId="67B811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1983.375</w:t>
            </w:r>
          </w:p>
        </w:tc>
        <w:tc>
          <w:tcPr>
            <w:tcW w:w="1020" w:type="dxa"/>
            <w:tcBorders>
              <w:top w:val="nil"/>
              <w:left w:val="nil"/>
              <w:bottom w:val="nil"/>
              <w:right w:val="nil"/>
            </w:tcBorders>
            <w:shd w:val="clear" w:color="auto" w:fill="auto"/>
            <w:noWrap/>
            <w:vAlign w:val="bottom"/>
            <w:hideMark/>
          </w:tcPr>
          <w:p w14:paraId="1B8F6D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1.099</w:t>
            </w:r>
          </w:p>
        </w:tc>
        <w:tc>
          <w:tcPr>
            <w:tcW w:w="1020" w:type="dxa"/>
            <w:tcBorders>
              <w:top w:val="nil"/>
              <w:left w:val="nil"/>
              <w:bottom w:val="nil"/>
              <w:right w:val="nil"/>
            </w:tcBorders>
            <w:shd w:val="clear" w:color="auto" w:fill="auto"/>
            <w:noWrap/>
            <w:vAlign w:val="bottom"/>
            <w:hideMark/>
          </w:tcPr>
          <w:p w14:paraId="686B1E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1.041</w:t>
            </w:r>
          </w:p>
        </w:tc>
        <w:tc>
          <w:tcPr>
            <w:tcW w:w="1020" w:type="dxa"/>
            <w:tcBorders>
              <w:top w:val="nil"/>
              <w:left w:val="nil"/>
              <w:bottom w:val="nil"/>
              <w:right w:val="nil"/>
            </w:tcBorders>
            <w:shd w:val="clear" w:color="auto" w:fill="auto"/>
            <w:noWrap/>
            <w:vAlign w:val="bottom"/>
            <w:hideMark/>
          </w:tcPr>
          <w:p w14:paraId="708A8B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1.160</w:t>
            </w:r>
          </w:p>
        </w:tc>
      </w:tr>
      <w:tr w:rsidR="00A5526B" w:rsidRPr="007F6BE0" w14:paraId="726717AC" w14:textId="77777777" w:rsidTr="00A5526B">
        <w:trPr>
          <w:trHeight w:val="285"/>
        </w:trPr>
        <w:tc>
          <w:tcPr>
            <w:tcW w:w="1053" w:type="dxa"/>
            <w:tcBorders>
              <w:top w:val="nil"/>
              <w:left w:val="nil"/>
              <w:bottom w:val="nil"/>
              <w:right w:val="nil"/>
            </w:tcBorders>
            <w:shd w:val="clear" w:color="auto" w:fill="auto"/>
            <w:noWrap/>
            <w:vAlign w:val="bottom"/>
            <w:hideMark/>
          </w:tcPr>
          <w:p w14:paraId="4932D7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1983.625</w:t>
            </w:r>
          </w:p>
        </w:tc>
        <w:tc>
          <w:tcPr>
            <w:tcW w:w="1020" w:type="dxa"/>
            <w:tcBorders>
              <w:top w:val="nil"/>
              <w:left w:val="nil"/>
              <w:bottom w:val="nil"/>
              <w:right w:val="nil"/>
            </w:tcBorders>
            <w:shd w:val="clear" w:color="auto" w:fill="auto"/>
            <w:noWrap/>
            <w:vAlign w:val="bottom"/>
            <w:hideMark/>
          </w:tcPr>
          <w:p w14:paraId="3E828F0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0.954</w:t>
            </w:r>
          </w:p>
        </w:tc>
        <w:tc>
          <w:tcPr>
            <w:tcW w:w="1020" w:type="dxa"/>
            <w:tcBorders>
              <w:top w:val="nil"/>
              <w:left w:val="nil"/>
              <w:bottom w:val="nil"/>
              <w:right w:val="nil"/>
            </w:tcBorders>
            <w:shd w:val="clear" w:color="auto" w:fill="auto"/>
            <w:noWrap/>
            <w:vAlign w:val="bottom"/>
            <w:hideMark/>
          </w:tcPr>
          <w:p w14:paraId="31B5387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0.908</w:t>
            </w:r>
          </w:p>
        </w:tc>
        <w:tc>
          <w:tcPr>
            <w:tcW w:w="1020" w:type="dxa"/>
            <w:tcBorders>
              <w:top w:val="nil"/>
              <w:left w:val="nil"/>
              <w:bottom w:val="nil"/>
              <w:right w:val="nil"/>
            </w:tcBorders>
            <w:shd w:val="clear" w:color="auto" w:fill="auto"/>
            <w:noWrap/>
            <w:vAlign w:val="bottom"/>
            <w:hideMark/>
          </w:tcPr>
          <w:p w14:paraId="1042EC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r>
      <w:tr w:rsidR="00A5526B" w:rsidRPr="007F6BE0" w14:paraId="0DAFBB83" w14:textId="77777777" w:rsidTr="00A5526B">
        <w:trPr>
          <w:trHeight w:val="285"/>
        </w:trPr>
        <w:tc>
          <w:tcPr>
            <w:tcW w:w="1053" w:type="dxa"/>
            <w:tcBorders>
              <w:top w:val="nil"/>
              <w:left w:val="nil"/>
              <w:bottom w:val="nil"/>
              <w:right w:val="nil"/>
            </w:tcBorders>
            <w:shd w:val="clear" w:color="auto" w:fill="auto"/>
            <w:noWrap/>
            <w:vAlign w:val="bottom"/>
            <w:hideMark/>
          </w:tcPr>
          <w:p w14:paraId="780416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1983.875</w:t>
            </w:r>
          </w:p>
        </w:tc>
        <w:tc>
          <w:tcPr>
            <w:tcW w:w="1020" w:type="dxa"/>
            <w:tcBorders>
              <w:top w:val="nil"/>
              <w:left w:val="nil"/>
              <w:bottom w:val="nil"/>
              <w:right w:val="nil"/>
            </w:tcBorders>
            <w:shd w:val="clear" w:color="auto" w:fill="auto"/>
            <w:noWrap/>
            <w:vAlign w:val="bottom"/>
            <w:hideMark/>
          </w:tcPr>
          <w:p w14:paraId="4FF221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0.903</w:t>
            </w:r>
          </w:p>
        </w:tc>
        <w:tc>
          <w:tcPr>
            <w:tcW w:w="1020" w:type="dxa"/>
            <w:tcBorders>
              <w:top w:val="nil"/>
              <w:left w:val="nil"/>
              <w:bottom w:val="nil"/>
              <w:right w:val="nil"/>
            </w:tcBorders>
            <w:shd w:val="clear" w:color="auto" w:fill="auto"/>
            <w:noWrap/>
            <w:vAlign w:val="bottom"/>
            <w:hideMark/>
          </w:tcPr>
          <w:p w14:paraId="16ECC9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0.851</w:t>
            </w:r>
          </w:p>
        </w:tc>
        <w:tc>
          <w:tcPr>
            <w:tcW w:w="1020" w:type="dxa"/>
            <w:tcBorders>
              <w:top w:val="nil"/>
              <w:left w:val="nil"/>
              <w:bottom w:val="nil"/>
              <w:right w:val="nil"/>
            </w:tcBorders>
            <w:shd w:val="clear" w:color="auto" w:fill="auto"/>
            <w:noWrap/>
            <w:vAlign w:val="bottom"/>
            <w:hideMark/>
          </w:tcPr>
          <w:p w14:paraId="150576E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0.959</w:t>
            </w:r>
          </w:p>
        </w:tc>
      </w:tr>
      <w:tr w:rsidR="00A5526B" w:rsidRPr="007F6BE0" w14:paraId="65FBBC8D" w14:textId="77777777" w:rsidTr="00A5526B">
        <w:trPr>
          <w:trHeight w:val="285"/>
        </w:trPr>
        <w:tc>
          <w:tcPr>
            <w:tcW w:w="1053" w:type="dxa"/>
            <w:tcBorders>
              <w:top w:val="nil"/>
              <w:left w:val="nil"/>
              <w:bottom w:val="nil"/>
              <w:right w:val="nil"/>
            </w:tcBorders>
            <w:shd w:val="clear" w:color="auto" w:fill="auto"/>
            <w:noWrap/>
            <w:vAlign w:val="bottom"/>
            <w:hideMark/>
          </w:tcPr>
          <w:p w14:paraId="29B955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lastRenderedPageBreak/>
              <w:t>1984.125</w:t>
            </w:r>
          </w:p>
        </w:tc>
        <w:tc>
          <w:tcPr>
            <w:tcW w:w="1020" w:type="dxa"/>
            <w:tcBorders>
              <w:top w:val="nil"/>
              <w:left w:val="nil"/>
              <w:bottom w:val="nil"/>
              <w:right w:val="nil"/>
            </w:tcBorders>
            <w:shd w:val="clear" w:color="auto" w:fill="auto"/>
            <w:noWrap/>
            <w:vAlign w:val="bottom"/>
            <w:hideMark/>
          </w:tcPr>
          <w:p w14:paraId="4612D3B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0.770</w:t>
            </w:r>
          </w:p>
        </w:tc>
        <w:tc>
          <w:tcPr>
            <w:tcW w:w="1020" w:type="dxa"/>
            <w:tcBorders>
              <w:top w:val="nil"/>
              <w:left w:val="nil"/>
              <w:bottom w:val="nil"/>
              <w:right w:val="nil"/>
            </w:tcBorders>
            <w:shd w:val="clear" w:color="auto" w:fill="auto"/>
            <w:noWrap/>
            <w:vAlign w:val="bottom"/>
            <w:hideMark/>
          </w:tcPr>
          <w:p w14:paraId="5B50EBB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0.731</w:t>
            </w:r>
          </w:p>
        </w:tc>
        <w:tc>
          <w:tcPr>
            <w:tcW w:w="1020" w:type="dxa"/>
            <w:tcBorders>
              <w:top w:val="nil"/>
              <w:left w:val="nil"/>
              <w:bottom w:val="nil"/>
              <w:right w:val="nil"/>
            </w:tcBorders>
            <w:shd w:val="clear" w:color="auto" w:fill="auto"/>
            <w:noWrap/>
            <w:vAlign w:val="bottom"/>
            <w:hideMark/>
          </w:tcPr>
          <w:p w14:paraId="4A70D7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0.811</w:t>
            </w:r>
          </w:p>
        </w:tc>
      </w:tr>
      <w:tr w:rsidR="00A5526B" w:rsidRPr="007F6BE0" w14:paraId="7386C3BF" w14:textId="77777777" w:rsidTr="00A5526B">
        <w:trPr>
          <w:trHeight w:val="285"/>
        </w:trPr>
        <w:tc>
          <w:tcPr>
            <w:tcW w:w="1053" w:type="dxa"/>
            <w:tcBorders>
              <w:top w:val="nil"/>
              <w:left w:val="nil"/>
              <w:bottom w:val="nil"/>
              <w:right w:val="nil"/>
            </w:tcBorders>
            <w:shd w:val="clear" w:color="auto" w:fill="auto"/>
            <w:noWrap/>
            <w:vAlign w:val="bottom"/>
            <w:hideMark/>
          </w:tcPr>
          <w:p w14:paraId="057D59F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1984.375</w:t>
            </w:r>
          </w:p>
        </w:tc>
        <w:tc>
          <w:tcPr>
            <w:tcW w:w="1020" w:type="dxa"/>
            <w:tcBorders>
              <w:top w:val="nil"/>
              <w:left w:val="nil"/>
              <w:bottom w:val="nil"/>
              <w:right w:val="nil"/>
            </w:tcBorders>
            <w:shd w:val="clear" w:color="auto" w:fill="auto"/>
            <w:noWrap/>
            <w:vAlign w:val="bottom"/>
            <w:hideMark/>
          </w:tcPr>
          <w:p w14:paraId="34F061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0.980</w:t>
            </w:r>
          </w:p>
        </w:tc>
        <w:tc>
          <w:tcPr>
            <w:tcW w:w="1020" w:type="dxa"/>
            <w:tcBorders>
              <w:top w:val="nil"/>
              <w:left w:val="nil"/>
              <w:bottom w:val="nil"/>
              <w:right w:val="nil"/>
            </w:tcBorders>
            <w:shd w:val="clear" w:color="auto" w:fill="auto"/>
            <w:noWrap/>
            <w:vAlign w:val="bottom"/>
            <w:hideMark/>
          </w:tcPr>
          <w:p w14:paraId="04E864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0.924</w:t>
            </w:r>
          </w:p>
        </w:tc>
        <w:tc>
          <w:tcPr>
            <w:tcW w:w="1020" w:type="dxa"/>
            <w:tcBorders>
              <w:top w:val="nil"/>
              <w:left w:val="nil"/>
              <w:bottom w:val="nil"/>
              <w:right w:val="nil"/>
            </w:tcBorders>
            <w:shd w:val="clear" w:color="auto" w:fill="auto"/>
            <w:noWrap/>
            <w:vAlign w:val="bottom"/>
            <w:hideMark/>
          </w:tcPr>
          <w:p w14:paraId="6273120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1.039</w:t>
            </w:r>
          </w:p>
        </w:tc>
      </w:tr>
      <w:tr w:rsidR="00A5526B" w:rsidRPr="007F6BE0" w14:paraId="7B216FC5" w14:textId="77777777" w:rsidTr="00A5526B">
        <w:trPr>
          <w:trHeight w:val="285"/>
        </w:trPr>
        <w:tc>
          <w:tcPr>
            <w:tcW w:w="1053" w:type="dxa"/>
            <w:tcBorders>
              <w:top w:val="nil"/>
              <w:left w:val="nil"/>
              <w:bottom w:val="nil"/>
              <w:right w:val="nil"/>
            </w:tcBorders>
            <w:shd w:val="clear" w:color="auto" w:fill="auto"/>
            <w:noWrap/>
            <w:vAlign w:val="bottom"/>
            <w:hideMark/>
          </w:tcPr>
          <w:p w14:paraId="14105B3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1984.625</w:t>
            </w:r>
          </w:p>
        </w:tc>
        <w:tc>
          <w:tcPr>
            <w:tcW w:w="1020" w:type="dxa"/>
            <w:tcBorders>
              <w:top w:val="nil"/>
              <w:left w:val="nil"/>
              <w:bottom w:val="nil"/>
              <w:right w:val="nil"/>
            </w:tcBorders>
            <w:shd w:val="clear" w:color="auto" w:fill="auto"/>
            <w:noWrap/>
            <w:vAlign w:val="bottom"/>
            <w:hideMark/>
          </w:tcPr>
          <w:p w14:paraId="52891F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7198EA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0.899</w:t>
            </w:r>
          </w:p>
        </w:tc>
        <w:tc>
          <w:tcPr>
            <w:tcW w:w="1020" w:type="dxa"/>
            <w:tcBorders>
              <w:top w:val="nil"/>
              <w:left w:val="nil"/>
              <w:bottom w:val="nil"/>
              <w:right w:val="nil"/>
            </w:tcBorders>
            <w:shd w:val="clear" w:color="auto" w:fill="auto"/>
            <w:noWrap/>
            <w:vAlign w:val="bottom"/>
            <w:hideMark/>
          </w:tcPr>
          <w:p w14:paraId="1258FE5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1.000</w:t>
            </w:r>
          </w:p>
        </w:tc>
      </w:tr>
      <w:tr w:rsidR="00A5526B" w:rsidRPr="007F6BE0" w14:paraId="42122921" w14:textId="77777777" w:rsidTr="00A5526B">
        <w:trPr>
          <w:trHeight w:val="285"/>
        </w:trPr>
        <w:tc>
          <w:tcPr>
            <w:tcW w:w="1053" w:type="dxa"/>
            <w:tcBorders>
              <w:top w:val="nil"/>
              <w:left w:val="nil"/>
              <w:bottom w:val="nil"/>
              <w:right w:val="nil"/>
            </w:tcBorders>
            <w:shd w:val="clear" w:color="auto" w:fill="auto"/>
            <w:noWrap/>
            <w:vAlign w:val="bottom"/>
            <w:hideMark/>
          </w:tcPr>
          <w:p w14:paraId="4CC9CC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1984.875</w:t>
            </w:r>
          </w:p>
        </w:tc>
        <w:tc>
          <w:tcPr>
            <w:tcW w:w="1020" w:type="dxa"/>
            <w:tcBorders>
              <w:top w:val="nil"/>
              <w:left w:val="nil"/>
              <w:bottom w:val="nil"/>
              <w:right w:val="nil"/>
            </w:tcBorders>
            <w:shd w:val="clear" w:color="auto" w:fill="auto"/>
            <w:noWrap/>
            <w:vAlign w:val="bottom"/>
            <w:hideMark/>
          </w:tcPr>
          <w:p w14:paraId="74B9445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0.796</w:t>
            </w:r>
          </w:p>
        </w:tc>
        <w:tc>
          <w:tcPr>
            <w:tcW w:w="1020" w:type="dxa"/>
            <w:tcBorders>
              <w:top w:val="nil"/>
              <w:left w:val="nil"/>
              <w:bottom w:val="nil"/>
              <w:right w:val="nil"/>
            </w:tcBorders>
            <w:shd w:val="clear" w:color="auto" w:fill="auto"/>
            <w:noWrap/>
            <w:vAlign w:val="bottom"/>
            <w:hideMark/>
          </w:tcPr>
          <w:p w14:paraId="027EC46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0.748</w:t>
            </w:r>
          </w:p>
        </w:tc>
        <w:tc>
          <w:tcPr>
            <w:tcW w:w="1020" w:type="dxa"/>
            <w:tcBorders>
              <w:top w:val="nil"/>
              <w:left w:val="nil"/>
              <w:bottom w:val="nil"/>
              <w:right w:val="nil"/>
            </w:tcBorders>
            <w:shd w:val="clear" w:color="auto" w:fill="auto"/>
            <w:noWrap/>
            <w:vAlign w:val="bottom"/>
            <w:hideMark/>
          </w:tcPr>
          <w:p w14:paraId="54404E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r>
      <w:tr w:rsidR="00A5526B" w:rsidRPr="007F6BE0" w14:paraId="5AB779B5" w14:textId="77777777" w:rsidTr="00A5526B">
        <w:trPr>
          <w:trHeight w:val="285"/>
        </w:trPr>
        <w:tc>
          <w:tcPr>
            <w:tcW w:w="1053" w:type="dxa"/>
            <w:tcBorders>
              <w:top w:val="nil"/>
              <w:left w:val="nil"/>
              <w:bottom w:val="nil"/>
              <w:right w:val="nil"/>
            </w:tcBorders>
            <w:shd w:val="clear" w:color="auto" w:fill="auto"/>
            <w:noWrap/>
            <w:vAlign w:val="bottom"/>
            <w:hideMark/>
          </w:tcPr>
          <w:p w14:paraId="4DC0A0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1985.125</w:t>
            </w:r>
          </w:p>
        </w:tc>
        <w:tc>
          <w:tcPr>
            <w:tcW w:w="1020" w:type="dxa"/>
            <w:tcBorders>
              <w:top w:val="nil"/>
              <w:left w:val="nil"/>
              <w:bottom w:val="nil"/>
              <w:right w:val="nil"/>
            </w:tcBorders>
            <w:shd w:val="clear" w:color="auto" w:fill="auto"/>
            <w:noWrap/>
            <w:vAlign w:val="bottom"/>
            <w:hideMark/>
          </w:tcPr>
          <w:p w14:paraId="71D7030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0.733</w:t>
            </w:r>
          </w:p>
        </w:tc>
        <w:tc>
          <w:tcPr>
            <w:tcW w:w="1020" w:type="dxa"/>
            <w:tcBorders>
              <w:top w:val="nil"/>
              <w:left w:val="nil"/>
              <w:bottom w:val="nil"/>
              <w:right w:val="nil"/>
            </w:tcBorders>
            <w:shd w:val="clear" w:color="auto" w:fill="auto"/>
            <w:noWrap/>
            <w:vAlign w:val="bottom"/>
            <w:hideMark/>
          </w:tcPr>
          <w:p w14:paraId="609B514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4189B37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r>
      <w:tr w:rsidR="00A5526B" w:rsidRPr="007F6BE0" w14:paraId="43702063" w14:textId="77777777" w:rsidTr="00A5526B">
        <w:trPr>
          <w:trHeight w:val="285"/>
        </w:trPr>
        <w:tc>
          <w:tcPr>
            <w:tcW w:w="1053" w:type="dxa"/>
            <w:tcBorders>
              <w:top w:val="nil"/>
              <w:left w:val="nil"/>
              <w:bottom w:val="nil"/>
              <w:right w:val="nil"/>
            </w:tcBorders>
            <w:shd w:val="clear" w:color="auto" w:fill="auto"/>
            <w:noWrap/>
            <w:vAlign w:val="bottom"/>
            <w:hideMark/>
          </w:tcPr>
          <w:p w14:paraId="4BC4F08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1985.375</w:t>
            </w:r>
          </w:p>
        </w:tc>
        <w:tc>
          <w:tcPr>
            <w:tcW w:w="1020" w:type="dxa"/>
            <w:tcBorders>
              <w:top w:val="nil"/>
              <w:left w:val="nil"/>
              <w:bottom w:val="nil"/>
              <w:right w:val="nil"/>
            </w:tcBorders>
            <w:shd w:val="clear" w:color="auto" w:fill="auto"/>
            <w:noWrap/>
            <w:vAlign w:val="bottom"/>
            <w:hideMark/>
          </w:tcPr>
          <w:p w14:paraId="5D4CCB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6628DB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0.956</w:t>
            </w:r>
          </w:p>
        </w:tc>
        <w:tc>
          <w:tcPr>
            <w:tcW w:w="1020" w:type="dxa"/>
            <w:tcBorders>
              <w:top w:val="nil"/>
              <w:left w:val="nil"/>
              <w:bottom w:val="nil"/>
              <w:right w:val="nil"/>
            </w:tcBorders>
            <w:shd w:val="clear" w:color="auto" w:fill="auto"/>
            <w:noWrap/>
            <w:vAlign w:val="bottom"/>
            <w:hideMark/>
          </w:tcPr>
          <w:p w14:paraId="4874C9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1.123</w:t>
            </w:r>
          </w:p>
        </w:tc>
      </w:tr>
      <w:tr w:rsidR="00A5526B" w:rsidRPr="007F6BE0" w14:paraId="49CBD941" w14:textId="77777777" w:rsidTr="00A5526B">
        <w:trPr>
          <w:trHeight w:val="285"/>
        </w:trPr>
        <w:tc>
          <w:tcPr>
            <w:tcW w:w="1053" w:type="dxa"/>
            <w:tcBorders>
              <w:top w:val="nil"/>
              <w:left w:val="nil"/>
              <w:bottom w:val="nil"/>
              <w:right w:val="nil"/>
            </w:tcBorders>
            <w:shd w:val="clear" w:color="auto" w:fill="auto"/>
            <w:noWrap/>
            <w:vAlign w:val="bottom"/>
            <w:hideMark/>
          </w:tcPr>
          <w:p w14:paraId="3F9743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1985.625</w:t>
            </w:r>
          </w:p>
        </w:tc>
        <w:tc>
          <w:tcPr>
            <w:tcW w:w="1020" w:type="dxa"/>
            <w:tcBorders>
              <w:top w:val="nil"/>
              <w:left w:val="nil"/>
              <w:bottom w:val="nil"/>
              <w:right w:val="nil"/>
            </w:tcBorders>
            <w:shd w:val="clear" w:color="auto" w:fill="auto"/>
            <w:noWrap/>
            <w:vAlign w:val="bottom"/>
            <w:hideMark/>
          </w:tcPr>
          <w:p w14:paraId="28FD59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0.953</w:t>
            </w:r>
          </w:p>
        </w:tc>
        <w:tc>
          <w:tcPr>
            <w:tcW w:w="1020" w:type="dxa"/>
            <w:tcBorders>
              <w:top w:val="nil"/>
              <w:left w:val="nil"/>
              <w:bottom w:val="nil"/>
              <w:right w:val="nil"/>
            </w:tcBorders>
            <w:shd w:val="clear" w:color="auto" w:fill="auto"/>
            <w:noWrap/>
            <w:vAlign w:val="bottom"/>
            <w:hideMark/>
          </w:tcPr>
          <w:p w14:paraId="1A5037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0.886</w:t>
            </w:r>
          </w:p>
        </w:tc>
        <w:tc>
          <w:tcPr>
            <w:tcW w:w="1020" w:type="dxa"/>
            <w:tcBorders>
              <w:top w:val="nil"/>
              <w:left w:val="nil"/>
              <w:bottom w:val="nil"/>
              <w:right w:val="nil"/>
            </w:tcBorders>
            <w:shd w:val="clear" w:color="auto" w:fill="auto"/>
            <w:noWrap/>
            <w:vAlign w:val="bottom"/>
            <w:hideMark/>
          </w:tcPr>
          <w:p w14:paraId="127C68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1.026</w:t>
            </w:r>
          </w:p>
        </w:tc>
      </w:tr>
      <w:tr w:rsidR="00A5526B" w:rsidRPr="007F6BE0" w14:paraId="545A38DE" w14:textId="77777777" w:rsidTr="00A5526B">
        <w:trPr>
          <w:trHeight w:val="285"/>
        </w:trPr>
        <w:tc>
          <w:tcPr>
            <w:tcW w:w="1053" w:type="dxa"/>
            <w:tcBorders>
              <w:top w:val="nil"/>
              <w:left w:val="nil"/>
              <w:bottom w:val="nil"/>
              <w:right w:val="nil"/>
            </w:tcBorders>
            <w:shd w:val="clear" w:color="auto" w:fill="auto"/>
            <w:noWrap/>
            <w:vAlign w:val="bottom"/>
            <w:hideMark/>
          </w:tcPr>
          <w:p w14:paraId="2C5A79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1985.875</w:t>
            </w:r>
          </w:p>
        </w:tc>
        <w:tc>
          <w:tcPr>
            <w:tcW w:w="1020" w:type="dxa"/>
            <w:tcBorders>
              <w:top w:val="nil"/>
              <w:left w:val="nil"/>
              <w:bottom w:val="nil"/>
              <w:right w:val="nil"/>
            </w:tcBorders>
            <w:shd w:val="clear" w:color="auto" w:fill="auto"/>
            <w:noWrap/>
            <w:vAlign w:val="bottom"/>
            <w:hideMark/>
          </w:tcPr>
          <w:p w14:paraId="25EDD9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1.028</w:t>
            </w:r>
          </w:p>
        </w:tc>
        <w:tc>
          <w:tcPr>
            <w:tcW w:w="1020" w:type="dxa"/>
            <w:tcBorders>
              <w:top w:val="nil"/>
              <w:left w:val="nil"/>
              <w:bottom w:val="nil"/>
              <w:right w:val="nil"/>
            </w:tcBorders>
            <w:shd w:val="clear" w:color="auto" w:fill="auto"/>
            <w:noWrap/>
            <w:vAlign w:val="bottom"/>
            <w:hideMark/>
          </w:tcPr>
          <w:p w14:paraId="30C07D2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0.935</w:t>
            </w:r>
          </w:p>
        </w:tc>
        <w:tc>
          <w:tcPr>
            <w:tcW w:w="1020" w:type="dxa"/>
            <w:tcBorders>
              <w:top w:val="nil"/>
              <w:left w:val="nil"/>
              <w:bottom w:val="nil"/>
              <w:right w:val="nil"/>
            </w:tcBorders>
            <w:shd w:val="clear" w:color="auto" w:fill="auto"/>
            <w:noWrap/>
            <w:vAlign w:val="bottom"/>
            <w:hideMark/>
          </w:tcPr>
          <w:p w14:paraId="638DDC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1.130</w:t>
            </w:r>
          </w:p>
        </w:tc>
      </w:tr>
      <w:tr w:rsidR="00A5526B" w:rsidRPr="007F6BE0" w14:paraId="72538B16" w14:textId="77777777" w:rsidTr="00A5526B">
        <w:trPr>
          <w:trHeight w:val="285"/>
        </w:trPr>
        <w:tc>
          <w:tcPr>
            <w:tcW w:w="1053" w:type="dxa"/>
            <w:tcBorders>
              <w:top w:val="nil"/>
              <w:left w:val="nil"/>
              <w:bottom w:val="nil"/>
              <w:right w:val="nil"/>
            </w:tcBorders>
            <w:shd w:val="clear" w:color="auto" w:fill="auto"/>
            <w:noWrap/>
            <w:vAlign w:val="bottom"/>
            <w:hideMark/>
          </w:tcPr>
          <w:p w14:paraId="244480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1986.125</w:t>
            </w:r>
          </w:p>
        </w:tc>
        <w:tc>
          <w:tcPr>
            <w:tcW w:w="1020" w:type="dxa"/>
            <w:tcBorders>
              <w:top w:val="nil"/>
              <w:left w:val="nil"/>
              <w:bottom w:val="nil"/>
              <w:right w:val="nil"/>
            </w:tcBorders>
            <w:shd w:val="clear" w:color="auto" w:fill="auto"/>
            <w:noWrap/>
            <w:vAlign w:val="bottom"/>
            <w:hideMark/>
          </w:tcPr>
          <w:p w14:paraId="72FAFA2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1.525</w:t>
            </w:r>
          </w:p>
        </w:tc>
        <w:tc>
          <w:tcPr>
            <w:tcW w:w="1020" w:type="dxa"/>
            <w:tcBorders>
              <w:top w:val="nil"/>
              <w:left w:val="nil"/>
              <w:bottom w:val="nil"/>
              <w:right w:val="nil"/>
            </w:tcBorders>
            <w:shd w:val="clear" w:color="auto" w:fill="auto"/>
            <w:noWrap/>
            <w:vAlign w:val="bottom"/>
            <w:hideMark/>
          </w:tcPr>
          <w:p w14:paraId="215B0DB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1.407</w:t>
            </w:r>
          </w:p>
        </w:tc>
        <w:tc>
          <w:tcPr>
            <w:tcW w:w="1020" w:type="dxa"/>
            <w:tcBorders>
              <w:top w:val="nil"/>
              <w:left w:val="nil"/>
              <w:bottom w:val="nil"/>
              <w:right w:val="nil"/>
            </w:tcBorders>
            <w:shd w:val="clear" w:color="auto" w:fill="auto"/>
            <w:noWrap/>
            <w:vAlign w:val="bottom"/>
            <w:hideMark/>
          </w:tcPr>
          <w:p w14:paraId="3D293E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1.653</w:t>
            </w:r>
          </w:p>
        </w:tc>
      </w:tr>
      <w:tr w:rsidR="00A5526B" w:rsidRPr="007F6BE0" w14:paraId="30CB5A32" w14:textId="77777777" w:rsidTr="00A5526B">
        <w:trPr>
          <w:trHeight w:val="285"/>
        </w:trPr>
        <w:tc>
          <w:tcPr>
            <w:tcW w:w="1053" w:type="dxa"/>
            <w:tcBorders>
              <w:top w:val="nil"/>
              <w:left w:val="nil"/>
              <w:bottom w:val="nil"/>
              <w:right w:val="nil"/>
            </w:tcBorders>
            <w:shd w:val="clear" w:color="auto" w:fill="auto"/>
            <w:noWrap/>
            <w:vAlign w:val="bottom"/>
            <w:hideMark/>
          </w:tcPr>
          <w:p w14:paraId="0A0BAF7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1986.375</w:t>
            </w:r>
          </w:p>
        </w:tc>
        <w:tc>
          <w:tcPr>
            <w:tcW w:w="1020" w:type="dxa"/>
            <w:tcBorders>
              <w:top w:val="nil"/>
              <w:left w:val="nil"/>
              <w:bottom w:val="nil"/>
              <w:right w:val="nil"/>
            </w:tcBorders>
            <w:shd w:val="clear" w:color="auto" w:fill="auto"/>
            <w:noWrap/>
            <w:vAlign w:val="bottom"/>
            <w:hideMark/>
          </w:tcPr>
          <w:p w14:paraId="7D577EC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1.786</w:t>
            </w:r>
          </w:p>
        </w:tc>
        <w:tc>
          <w:tcPr>
            <w:tcW w:w="1020" w:type="dxa"/>
            <w:tcBorders>
              <w:top w:val="nil"/>
              <w:left w:val="nil"/>
              <w:bottom w:val="nil"/>
              <w:right w:val="nil"/>
            </w:tcBorders>
            <w:shd w:val="clear" w:color="auto" w:fill="auto"/>
            <w:noWrap/>
            <w:vAlign w:val="bottom"/>
            <w:hideMark/>
          </w:tcPr>
          <w:p w14:paraId="20A6D5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1.661</w:t>
            </w:r>
          </w:p>
        </w:tc>
        <w:tc>
          <w:tcPr>
            <w:tcW w:w="1020" w:type="dxa"/>
            <w:tcBorders>
              <w:top w:val="nil"/>
              <w:left w:val="nil"/>
              <w:bottom w:val="nil"/>
              <w:right w:val="nil"/>
            </w:tcBorders>
            <w:shd w:val="clear" w:color="auto" w:fill="auto"/>
            <w:noWrap/>
            <w:vAlign w:val="bottom"/>
            <w:hideMark/>
          </w:tcPr>
          <w:p w14:paraId="3B57C27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1.920</w:t>
            </w:r>
          </w:p>
        </w:tc>
      </w:tr>
      <w:tr w:rsidR="00A5526B" w:rsidRPr="007F6BE0" w14:paraId="1DDB99FD" w14:textId="77777777" w:rsidTr="00A5526B">
        <w:trPr>
          <w:trHeight w:val="285"/>
        </w:trPr>
        <w:tc>
          <w:tcPr>
            <w:tcW w:w="1053" w:type="dxa"/>
            <w:tcBorders>
              <w:top w:val="nil"/>
              <w:left w:val="nil"/>
              <w:bottom w:val="nil"/>
              <w:right w:val="nil"/>
            </w:tcBorders>
            <w:shd w:val="clear" w:color="auto" w:fill="auto"/>
            <w:noWrap/>
            <w:vAlign w:val="bottom"/>
            <w:hideMark/>
          </w:tcPr>
          <w:p w14:paraId="044FEE4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1986.625</w:t>
            </w:r>
          </w:p>
        </w:tc>
        <w:tc>
          <w:tcPr>
            <w:tcW w:w="1020" w:type="dxa"/>
            <w:tcBorders>
              <w:top w:val="nil"/>
              <w:left w:val="nil"/>
              <w:bottom w:val="nil"/>
              <w:right w:val="nil"/>
            </w:tcBorders>
            <w:shd w:val="clear" w:color="auto" w:fill="auto"/>
            <w:noWrap/>
            <w:vAlign w:val="bottom"/>
            <w:hideMark/>
          </w:tcPr>
          <w:p w14:paraId="097509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1.107</w:t>
            </w:r>
          </w:p>
        </w:tc>
        <w:tc>
          <w:tcPr>
            <w:tcW w:w="1020" w:type="dxa"/>
            <w:tcBorders>
              <w:top w:val="nil"/>
              <w:left w:val="nil"/>
              <w:bottom w:val="nil"/>
              <w:right w:val="nil"/>
            </w:tcBorders>
            <w:shd w:val="clear" w:color="auto" w:fill="auto"/>
            <w:noWrap/>
            <w:vAlign w:val="bottom"/>
            <w:hideMark/>
          </w:tcPr>
          <w:p w14:paraId="6A0919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1.044</w:t>
            </w:r>
          </w:p>
        </w:tc>
        <w:tc>
          <w:tcPr>
            <w:tcW w:w="1020" w:type="dxa"/>
            <w:tcBorders>
              <w:top w:val="nil"/>
              <w:left w:val="nil"/>
              <w:bottom w:val="nil"/>
              <w:right w:val="nil"/>
            </w:tcBorders>
            <w:shd w:val="clear" w:color="auto" w:fill="auto"/>
            <w:noWrap/>
            <w:vAlign w:val="bottom"/>
            <w:hideMark/>
          </w:tcPr>
          <w:p w14:paraId="7A154A9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1.174</w:t>
            </w:r>
          </w:p>
        </w:tc>
      </w:tr>
      <w:tr w:rsidR="00A5526B" w:rsidRPr="007F6BE0" w14:paraId="29E21EA3" w14:textId="77777777" w:rsidTr="00A5526B">
        <w:trPr>
          <w:trHeight w:val="285"/>
        </w:trPr>
        <w:tc>
          <w:tcPr>
            <w:tcW w:w="1053" w:type="dxa"/>
            <w:tcBorders>
              <w:top w:val="nil"/>
              <w:left w:val="nil"/>
              <w:bottom w:val="nil"/>
              <w:right w:val="nil"/>
            </w:tcBorders>
            <w:shd w:val="clear" w:color="auto" w:fill="auto"/>
            <w:noWrap/>
            <w:vAlign w:val="bottom"/>
            <w:hideMark/>
          </w:tcPr>
          <w:p w14:paraId="0CAF40A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1986.875</w:t>
            </w:r>
          </w:p>
        </w:tc>
        <w:tc>
          <w:tcPr>
            <w:tcW w:w="1020" w:type="dxa"/>
            <w:tcBorders>
              <w:top w:val="nil"/>
              <w:left w:val="nil"/>
              <w:bottom w:val="nil"/>
              <w:right w:val="nil"/>
            </w:tcBorders>
            <w:shd w:val="clear" w:color="auto" w:fill="auto"/>
            <w:noWrap/>
            <w:vAlign w:val="bottom"/>
            <w:hideMark/>
          </w:tcPr>
          <w:p w14:paraId="3A4EF91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1.026</w:t>
            </w:r>
          </w:p>
        </w:tc>
        <w:tc>
          <w:tcPr>
            <w:tcW w:w="1020" w:type="dxa"/>
            <w:tcBorders>
              <w:top w:val="nil"/>
              <w:left w:val="nil"/>
              <w:bottom w:val="nil"/>
              <w:right w:val="nil"/>
            </w:tcBorders>
            <w:shd w:val="clear" w:color="auto" w:fill="auto"/>
            <w:noWrap/>
            <w:vAlign w:val="bottom"/>
            <w:hideMark/>
          </w:tcPr>
          <w:p w14:paraId="02B5CA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0.950</w:t>
            </w:r>
          </w:p>
        </w:tc>
        <w:tc>
          <w:tcPr>
            <w:tcW w:w="1020" w:type="dxa"/>
            <w:tcBorders>
              <w:top w:val="nil"/>
              <w:left w:val="nil"/>
              <w:bottom w:val="nil"/>
              <w:right w:val="nil"/>
            </w:tcBorders>
            <w:shd w:val="clear" w:color="auto" w:fill="auto"/>
            <w:noWrap/>
            <w:vAlign w:val="bottom"/>
            <w:hideMark/>
          </w:tcPr>
          <w:p w14:paraId="1333161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1.108</w:t>
            </w:r>
          </w:p>
        </w:tc>
      </w:tr>
      <w:tr w:rsidR="00A5526B" w:rsidRPr="007F6BE0" w14:paraId="7519BF9F" w14:textId="77777777" w:rsidTr="00A5526B">
        <w:trPr>
          <w:trHeight w:val="285"/>
        </w:trPr>
        <w:tc>
          <w:tcPr>
            <w:tcW w:w="1053" w:type="dxa"/>
            <w:tcBorders>
              <w:top w:val="nil"/>
              <w:left w:val="nil"/>
              <w:bottom w:val="nil"/>
              <w:right w:val="nil"/>
            </w:tcBorders>
            <w:shd w:val="clear" w:color="auto" w:fill="auto"/>
            <w:noWrap/>
            <w:vAlign w:val="bottom"/>
            <w:hideMark/>
          </w:tcPr>
          <w:p w14:paraId="62BE0DE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1987.125</w:t>
            </w:r>
          </w:p>
        </w:tc>
        <w:tc>
          <w:tcPr>
            <w:tcW w:w="1020" w:type="dxa"/>
            <w:tcBorders>
              <w:top w:val="nil"/>
              <w:left w:val="nil"/>
              <w:bottom w:val="nil"/>
              <w:right w:val="nil"/>
            </w:tcBorders>
            <w:shd w:val="clear" w:color="auto" w:fill="auto"/>
            <w:noWrap/>
            <w:vAlign w:val="bottom"/>
            <w:hideMark/>
          </w:tcPr>
          <w:p w14:paraId="3027798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1.377</w:t>
            </w:r>
          </w:p>
        </w:tc>
        <w:tc>
          <w:tcPr>
            <w:tcW w:w="1020" w:type="dxa"/>
            <w:tcBorders>
              <w:top w:val="nil"/>
              <w:left w:val="nil"/>
              <w:bottom w:val="nil"/>
              <w:right w:val="nil"/>
            </w:tcBorders>
            <w:shd w:val="clear" w:color="auto" w:fill="auto"/>
            <w:noWrap/>
            <w:vAlign w:val="bottom"/>
            <w:hideMark/>
          </w:tcPr>
          <w:p w14:paraId="756F305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1.292</w:t>
            </w:r>
          </w:p>
        </w:tc>
        <w:tc>
          <w:tcPr>
            <w:tcW w:w="1020" w:type="dxa"/>
            <w:tcBorders>
              <w:top w:val="nil"/>
              <w:left w:val="nil"/>
              <w:bottom w:val="nil"/>
              <w:right w:val="nil"/>
            </w:tcBorders>
            <w:shd w:val="clear" w:color="auto" w:fill="auto"/>
            <w:noWrap/>
            <w:vAlign w:val="bottom"/>
            <w:hideMark/>
          </w:tcPr>
          <w:p w14:paraId="459EB8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1.469</w:t>
            </w:r>
          </w:p>
        </w:tc>
      </w:tr>
      <w:tr w:rsidR="00A5526B" w:rsidRPr="007F6BE0" w14:paraId="57876930" w14:textId="77777777" w:rsidTr="00A5526B">
        <w:trPr>
          <w:trHeight w:val="285"/>
        </w:trPr>
        <w:tc>
          <w:tcPr>
            <w:tcW w:w="1053" w:type="dxa"/>
            <w:tcBorders>
              <w:top w:val="nil"/>
              <w:left w:val="nil"/>
              <w:bottom w:val="nil"/>
              <w:right w:val="nil"/>
            </w:tcBorders>
            <w:shd w:val="clear" w:color="auto" w:fill="auto"/>
            <w:noWrap/>
            <w:vAlign w:val="bottom"/>
            <w:hideMark/>
          </w:tcPr>
          <w:p w14:paraId="77D939E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1987.375</w:t>
            </w:r>
          </w:p>
        </w:tc>
        <w:tc>
          <w:tcPr>
            <w:tcW w:w="1020" w:type="dxa"/>
            <w:tcBorders>
              <w:top w:val="nil"/>
              <w:left w:val="nil"/>
              <w:bottom w:val="nil"/>
              <w:right w:val="nil"/>
            </w:tcBorders>
            <w:shd w:val="clear" w:color="auto" w:fill="auto"/>
            <w:noWrap/>
            <w:vAlign w:val="bottom"/>
            <w:hideMark/>
          </w:tcPr>
          <w:p w14:paraId="638E8E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1.238</w:t>
            </w:r>
          </w:p>
        </w:tc>
        <w:tc>
          <w:tcPr>
            <w:tcW w:w="1020" w:type="dxa"/>
            <w:tcBorders>
              <w:top w:val="nil"/>
              <w:left w:val="nil"/>
              <w:bottom w:val="nil"/>
              <w:right w:val="nil"/>
            </w:tcBorders>
            <w:shd w:val="clear" w:color="auto" w:fill="auto"/>
            <w:noWrap/>
            <w:vAlign w:val="bottom"/>
            <w:hideMark/>
          </w:tcPr>
          <w:p w14:paraId="6EFDF1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1.164</w:t>
            </w:r>
          </w:p>
        </w:tc>
        <w:tc>
          <w:tcPr>
            <w:tcW w:w="1020" w:type="dxa"/>
            <w:tcBorders>
              <w:top w:val="nil"/>
              <w:left w:val="nil"/>
              <w:bottom w:val="nil"/>
              <w:right w:val="nil"/>
            </w:tcBorders>
            <w:shd w:val="clear" w:color="auto" w:fill="auto"/>
            <w:noWrap/>
            <w:vAlign w:val="bottom"/>
            <w:hideMark/>
          </w:tcPr>
          <w:p w14:paraId="1F2131F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1.316</w:t>
            </w:r>
          </w:p>
        </w:tc>
      </w:tr>
      <w:tr w:rsidR="00A5526B" w:rsidRPr="007F6BE0" w14:paraId="457AA450" w14:textId="77777777" w:rsidTr="00A5526B">
        <w:trPr>
          <w:trHeight w:val="285"/>
        </w:trPr>
        <w:tc>
          <w:tcPr>
            <w:tcW w:w="1053" w:type="dxa"/>
            <w:tcBorders>
              <w:top w:val="nil"/>
              <w:left w:val="nil"/>
              <w:bottom w:val="nil"/>
              <w:right w:val="nil"/>
            </w:tcBorders>
            <w:shd w:val="clear" w:color="auto" w:fill="auto"/>
            <w:noWrap/>
            <w:vAlign w:val="bottom"/>
            <w:hideMark/>
          </w:tcPr>
          <w:p w14:paraId="00DB2B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1987.625</w:t>
            </w:r>
          </w:p>
        </w:tc>
        <w:tc>
          <w:tcPr>
            <w:tcW w:w="1020" w:type="dxa"/>
            <w:tcBorders>
              <w:top w:val="nil"/>
              <w:left w:val="nil"/>
              <w:bottom w:val="nil"/>
              <w:right w:val="nil"/>
            </w:tcBorders>
            <w:shd w:val="clear" w:color="auto" w:fill="auto"/>
            <w:noWrap/>
            <w:vAlign w:val="bottom"/>
            <w:hideMark/>
          </w:tcPr>
          <w:p w14:paraId="73288D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0.930</w:t>
            </w:r>
          </w:p>
        </w:tc>
        <w:tc>
          <w:tcPr>
            <w:tcW w:w="1020" w:type="dxa"/>
            <w:tcBorders>
              <w:top w:val="nil"/>
              <w:left w:val="nil"/>
              <w:bottom w:val="nil"/>
              <w:right w:val="nil"/>
            </w:tcBorders>
            <w:shd w:val="clear" w:color="auto" w:fill="auto"/>
            <w:noWrap/>
            <w:vAlign w:val="bottom"/>
            <w:hideMark/>
          </w:tcPr>
          <w:p w14:paraId="75C3A44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0.879</w:t>
            </w:r>
          </w:p>
        </w:tc>
        <w:tc>
          <w:tcPr>
            <w:tcW w:w="1020" w:type="dxa"/>
            <w:tcBorders>
              <w:top w:val="nil"/>
              <w:left w:val="nil"/>
              <w:bottom w:val="nil"/>
              <w:right w:val="nil"/>
            </w:tcBorders>
            <w:shd w:val="clear" w:color="auto" w:fill="auto"/>
            <w:noWrap/>
            <w:vAlign w:val="bottom"/>
            <w:hideMark/>
          </w:tcPr>
          <w:p w14:paraId="6D82942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0.983</w:t>
            </w:r>
          </w:p>
        </w:tc>
      </w:tr>
      <w:tr w:rsidR="00A5526B" w:rsidRPr="007F6BE0" w14:paraId="233F0868" w14:textId="77777777" w:rsidTr="00A5526B">
        <w:trPr>
          <w:trHeight w:val="285"/>
        </w:trPr>
        <w:tc>
          <w:tcPr>
            <w:tcW w:w="1053" w:type="dxa"/>
            <w:tcBorders>
              <w:top w:val="nil"/>
              <w:left w:val="nil"/>
              <w:bottom w:val="nil"/>
              <w:right w:val="nil"/>
            </w:tcBorders>
            <w:shd w:val="clear" w:color="auto" w:fill="auto"/>
            <w:noWrap/>
            <w:vAlign w:val="bottom"/>
            <w:hideMark/>
          </w:tcPr>
          <w:p w14:paraId="0CFE6C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1987.875</w:t>
            </w:r>
          </w:p>
        </w:tc>
        <w:tc>
          <w:tcPr>
            <w:tcW w:w="1020" w:type="dxa"/>
            <w:tcBorders>
              <w:top w:val="nil"/>
              <w:left w:val="nil"/>
              <w:bottom w:val="nil"/>
              <w:right w:val="nil"/>
            </w:tcBorders>
            <w:shd w:val="clear" w:color="auto" w:fill="auto"/>
            <w:noWrap/>
            <w:vAlign w:val="bottom"/>
            <w:hideMark/>
          </w:tcPr>
          <w:p w14:paraId="17972EB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1DE920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0.974</w:t>
            </w:r>
          </w:p>
        </w:tc>
        <w:tc>
          <w:tcPr>
            <w:tcW w:w="1020" w:type="dxa"/>
            <w:tcBorders>
              <w:top w:val="nil"/>
              <w:left w:val="nil"/>
              <w:bottom w:val="nil"/>
              <w:right w:val="nil"/>
            </w:tcBorders>
            <w:shd w:val="clear" w:color="auto" w:fill="auto"/>
            <w:noWrap/>
            <w:vAlign w:val="bottom"/>
            <w:hideMark/>
          </w:tcPr>
          <w:p w14:paraId="139DAE9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r>
      <w:tr w:rsidR="00A5526B" w:rsidRPr="007F6BE0" w14:paraId="5EE241ED" w14:textId="77777777" w:rsidTr="00A5526B">
        <w:trPr>
          <w:trHeight w:val="285"/>
        </w:trPr>
        <w:tc>
          <w:tcPr>
            <w:tcW w:w="1053" w:type="dxa"/>
            <w:tcBorders>
              <w:top w:val="nil"/>
              <w:left w:val="nil"/>
              <w:bottom w:val="nil"/>
              <w:right w:val="nil"/>
            </w:tcBorders>
            <w:shd w:val="clear" w:color="auto" w:fill="auto"/>
            <w:noWrap/>
            <w:vAlign w:val="bottom"/>
            <w:hideMark/>
          </w:tcPr>
          <w:p w14:paraId="443250C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1988.125</w:t>
            </w:r>
          </w:p>
        </w:tc>
        <w:tc>
          <w:tcPr>
            <w:tcW w:w="1020" w:type="dxa"/>
            <w:tcBorders>
              <w:top w:val="nil"/>
              <w:left w:val="nil"/>
              <w:bottom w:val="nil"/>
              <w:right w:val="nil"/>
            </w:tcBorders>
            <w:shd w:val="clear" w:color="auto" w:fill="auto"/>
            <w:noWrap/>
            <w:vAlign w:val="bottom"/>
            <w:hideMark/>
          </w:tcPr>
          <w:p w14:paraId="5952AC3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1.115</w:t>
            </w:r>
          </w:p>
        </w:tc>
        <w:tc>
          <w:tcPr>
            <w:tcW w:w="1020" w:type="dxa"/>
            <w:tcBorders>
              <w:top w:val="nil"/>
              <w:left w:val="nil"/>
              <w:bottom w:val="nil"/>
              <w:right w:val="nil"/>
            </w:tcBorders>
            <w:shd w:val="clear" w:color="auto" w:fill="auto"/>
            <w:noWrap/>
            <w:vAlign w:val="bottom"/>
            <w:hideMark/>
          </w:tcPr>
          <w:p w14:paraId="53A517A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1.040</w:t>
            </w:r>
          </w:p>
        </w:tc>
        <w:tc>
          <w:tcPr>
            <w:tcW w:w="1020" w:type="dxa"/>
            <w:tcBorders>
              <w:top w:val="nil"/>
              <w:left w:val="nil"/>
              <w:bottom w:val="nil"/>
              <w:right w:val="nil"/>
            </w:tcBorders>
            <w:shd w:val="clear" w:color="auto" w:fill="auto"/>
            <w:noWrap/>
            <w:vAlign w:val="bottom"/>
            <w:hideMark/>
          </w:tcPr>
          <w:p w14:paraId="7F89A7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1.195</w:t>
            </w:r>
          </w:p>
        </w:tc>
      </w:tr>
      <w:tr w:rsidR="00A5526B" w:rsidRPr="007F6BE0" w14:paraId="01ACD60E" w14:textId="77777777" w:rsidTr="00A5526B">
        <w:trPr>
          <w:trHeight w:val="285"/>
        </w:trPr>
        <w:tc>
          <w:tcPr>
            <w:tcW w:w="1053" w:type="dxa"/>
            <w:tcBorders>
              <w:top w:val="nil"/>
              <w:left w:val="nil"/>
              <w:bottom w:val="nil"/>
              <w:right w:val="nil"/>
            </w:tcBorders>
            <w:shd w:val="clear" w:color="auto" w:fill="auto"/>
            <w:noWrap/>
            <w:vAlign w:val="bottom"/>
            <w:hideMark/>
          </w:tcPr>
          <w:p w14:paraId="29080E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1988.375</w:t>
            </w:r>
          </w:p>
        </w:tc>
        <w:tc>
          <w:tcPr>
            <w:tcW w:w="1020" w:type="dxa"/>
            <w:tcBorders>
              <w:top w:val="nil"/>
              <w:left w:val="nil"/>
              <w:bottom w:val="nil"/>
              <w:right w:val="nil"/>
            </w:tcBorders>
            <w:shd w:val="clear" w:color="auto" w:fill="auto"/>
            <w:noWrap/>
            <w:vAlign w:val="bottom"/>
            <w:hideMark/>
          </w:tcPr>
          <w:p w14:paraId="352978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1.196</w:t>
            </w:r>
          </w:p>
        </w:tc>
        <w:tc>
          <w:tcPr>
            <w:tcW w:w="1020" w:type="dxa"/>
            <w:tcBorders>
              <w:top w:val="nil"/>
              <w:left w:val="nil"/>
              <w:bottom w:val="nil"/>
              <w:right w:val="nil"/>
            </w:tcBorders>
            <w:shd w:val="clear" w:color="auto" w:fill="auto"/>
            <w:noWrap/>
            <w:vAlign w:val="bottom"/>
            <w:hideMark/>
          </w:tcPr>
          <w:p w14:paraId="1308F67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1.123</w:t>
            </w:r>
          </w:p>
        </w:tc>
        <w:tc>
          <w:tcPr>
            <w:tcW w:w="1020" w:type="dxa"/>
            <w:tcBorders>
              <w:top w:val="nil"/>
              <w:left w:val="nil"/>
              <w:bottom w:val="nil"/>
              <w:right w:val="nil"/>
            </w:tcBorders>
            <w:shd w:val="clear" w:color="auto" w:fill="auto"/>
            <w:noWrap/>
            <w:vAlign w:val="bottom"/>
            <w:hideMark/>
          </w:tcPr>
          <w:p w14:paraId="59E357D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1.275</w:t>
            </w:r>
          </w:p>
        </w:tc>
      </w:tr>
      <w:tr w:rsidR="00A5526B" w:rsidRPr="007F6BE0" w14:paraId="196E35F5" w14:textId="77777777" w:rsidTr="00A5526B">
        <w:trPr>
          <w:trHeight w:val="285"/>
        </w:trPr>
        <w:tc>
          <w:tcPr>
            <w:tcW w:w="1053" w:type="dxa"/>
            <w:tcBorders>
              <w:top w:val="nil"/>
              <w:left w:val="nil"/>
              <w:bottom w:val="nil"/>
              <w:right w:val="nil"/>
            </w:tcBorders>
            <w:shd w:val="clear" w:color="auto" w:fill="auto"/>
            <w:noWrap/>
            <w:vAlign w:val="bottom"/>
            <w:hideMark/>
          </w:tcPr>
          <w:p w14:paraId="5E9C84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1988.625</w:t>
            </w:r>
          </w:p>
        </w:tc>
        <w:tc>
          <w:tcPr>
            <w:tcW w:w="1020" w:type="dxa"/>
            <w:tcBorders>
              <w:top w:val="nil"/>
              <w:left w:val="nil"/>
              <w:bottom w:val="nil"/>
              <w:right w:val="nil"/>
            </w:tcBorders>
            <w:shd w:val="clear" w:color="auto" w:fill="auto"/>
            <w:noWrap/>
            <w:vAlign w:val="bottom"/>
            <w:hideMark/>
          </w:tcPr>
          <w:p w14:paraId="3593B27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0.858</w:t>
            </w:r>
          </w:p>
        </w:tc>
        <w:tc>
          <w:tcPr>
            <w:tcW w:w="1020" w:type="dxa"/>
            <w:tcBorders>
              <w:top w:val="nil"/>
              <w:left w:val="nil"/>
              <w:bottom w:val="nil"/>
              <w:right w:val="nil"/>
            </w:tcBorders>
            <w:shd w:val="clear" w:color="auto" w:fill="auto"/>
            <w:noWrap/>
            <w:vAlign w:val="bottom"/>
            <w:hideMark/>
          </w:tcPr>
          <w:p w14:paraId="7E323DC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6879884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0.909</w:t>
            </w:r>
          </w:p>
        </w:tc>
      </w:tr>
      <w:tr w:rsidR="00A5526B" w:rsidRPr="007F6BE0" w14:paraId="7F10AFAF" w14:textId="77777777" w:rsidTr="00A5526B">
        <w:trPr>
          <w:trHeight w:val="285"/>
        </w:trPr>
        <w:tc>
          <w:tcPr>
            <w:tcW w:w="1053" w:type="dxa"/>
            <w:tcBorders>
              <w:top w:val="nil"/>
              <w:left w:val="nil"/>
              <w:bottom w:val="nil"/>
              <w:right w:val="nil"/>
            </w:tcBorders>
            <w:shd w:val="clear" w:color="auto" w:fill="auto"/>
            <w:noWrap/>
            <w:vAlign w:val="bottom"/>
            <w:hideMark/>
          </w:tcPr>
          <w:p w14:paraId="3418BE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1988.875</w:t>
            </w:r>
          </w:p>
        </w:tc>
        <w:tc>
          <w:tcPr>
            <w:tcW w:w="1020" w:type="dxa"/>
            <w:tcBorders>
              <w:top w:val="nil"/>
              <w:left w:val="nil"/>
              <w:bottom w:val="nil"/>
              <w:right w:val="nil"/>
            </w:tcBorders>
            <w:shd w:val="clear" w:color="auto" w:fill="auto"/>
            <w:noWrap/>
            <w:vAlign w:val="bottom"/>
            <w:hideMark/>
          </w:tcPr>
          <w:p w14:paraId="345FDDD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CCF212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136D18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C304711" w14:textId="77777777" w:rsidTr="00A5526B">
        <w:trPr>
          <w:trHeight w:val="285"/>
        </w:trPr>
        <w:tc>
          <w:tcPr>
            <w:tcW w:w="1053" w:type="dxa"/>
            <w:tcBorders>
              <w:top w:val="nil"/>
              <w:left w:val="nil"/>
              <w:bottom w:val="nil"/>
              <w:right w:val="nil"/>
            </w:tcBorders>
            <w:shd w:val="clear" w:color="auto" w:fill="auto"/>
            <w:noWrap/>
            <w:vAlign w:val="bottom"/>
            <w:hideMark/>
          </w:tcPr>
          <w:p w14:paraId="3E30BA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1989.125</w:t>
            </w:r>
          </w:p>
        </w:tc>
        <w:tc>
          <w:tcPr>
            <w:tcW w:w="1020" w:type="dxa"/>
            <w:tcBorders>
              <w:top w:val="nil"/>
              <w:left w:val="nil"/>
              <w:bottom w:val="nil"/>
              <w:right w:val="nil"/>
            </w:tcBorders>
            <w:shd w:val="clear" w:color="auto" w:fill="auto"/>
            <w:noWrap/>
            <w:vAlign w:val="bottom"/>
            <w:hideMark/>
          </w:tcPr>
          <w:p w14:paraId="6E751F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0.618</w:t>
            </w:r>
          </w:p>
        </w:tc>
        <w:tc>
          <w:tcPr>
            <w:tcW w:w="1020" w:type="dxa"/>
            <w:tcBorders>
              <w:top w:val="nil"/>
              <w:left w:val="nil"/>
              <w:bottom w:val="nil"/>
              <w:right w:val="nil"/>
            </w:tcBorders>
            <w:shd w:val="clear" w:color="auto" w:fill="auto"/>
            <w:noWrap/>
            <w:vAlign w:val="bottom"/>
            <w:hideMark/>
          </w:tcPr>
          <w:p w14:paraId="1E40067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0.576</w:t>
            </w:r>
          </w:p>
        </w:tc>
        <w:tc>
          <w:tcPr>
            <w:tcW w:w="1020" w:type="dxa"/>
            <w:tcBorders>
              <w:top w:val="nil"/>
              <w:left w:val="nil"/>
              <w:bottom w:val="nil"/>
              <w:right w:val="nil"/>
            </w:tcBorders>
            <w:shd w:val="clear" w:color="auto" w:fill="auto"/>
            <w:noWrap/>
            <w:vAlign w:val="bottom"/>
            <w:hideMark/>
          </w:tcPr>
          <w:p w14:paraId="19444C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0.663</w:t>
            </w:r>
          </w:p>
        </w:tc>
      </w:tr>
      <w:tr w:rsidR="00A5526B" w:rsidRPr="007F6BE0" w14:paraId="6C3764CB" w14:textId="77777777" w:rsidTr="00A5526B">
        <w:trPr>
          <w:trHeight w:val="285"/>
        </w:trPr>
        <w:tc>
          <w:tcPr>
            <w:tcW w:w="1053" w:type="dxa"/>
            <w:tcBorders>
              <w:top w:val="nil"/>
              <w:left w:val="nil"/>
              <w:bottom w:val="nil"/>
              <w:right w:val="nil"/>
            </w:tcBorders>
            <w:shd w:val="clear" w:color="auto" w:fill="auto"/>
            <w:noWrap/>
            <w:vAlign w:val="bottom"/>
            <w:hideMark/>
          </w:tcPr>
          <w:p w14:paraId="132345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1989.375</w:t>
            </w:r>
          </w:p>
        </w:tc>
        <w:tc>
          <w:tcPr>
            <w:tcW w:w="1020" w:type="dxa"/>
            <w:tcBorders>
              <w:top w:val="nil"/>
              <w:left w:val="nil"/>
              <w:bottom w:val="nil"/>
              <w:right w:val="nil"/>
            </w:tcBorders>
            <w:shd w:val="clear" w:color="auto" w:fill="auto"/>
            <w:noWrap/>
            <w:vAlign w:val="bottom"/>
            <w:hideMark/>
          </w:tcPr>
          <w:p w14:paraId="4B24554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0.515</w:t>
            </w:r>
          </w:p>
        </w:tc>
        <w:tc>
          <w:tcPr>
            <w:tcW w:w="1020" w:type="dxa"/>
            <w:tcBorders>
              <w:top w:val="nil"/>
              <w:left w:val="nil"/>
              <w:bottom w:val="nil"/>
              <w:right w:val="nil"/>
            </w:tcBorders>
            <w:shd w:val="clear" w:color="auto" w:fill="auto"/>
            <w:noWrap/>
            <w:vAlign w:val="bottom"/>
            <w:hideMark/>
          </w:tcPr>
          <w:p w14:paraId="4BE88B5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0.483</w:t>
            </w:r>
          </w:p>
        </w:tc>
        <w:tc>
          <w:tcPr>
            <w:tcW w:w="1020" w:type="dxa"/>
            <w:tcBorders>
              <w:top w:val="nil"/>
              <w:left w:val="nil"/>
              <w:bottom w:val="nil"/>
              <w:right w:val="nil"/>
            </w:tcBorders>
            <w:shd w:val="clear" w:color="auto" w:fill="auto"/>
            <w:noWrap/>
            <w:vAlign w:val="bottom"/>
            <w:hideMark/>
          </w:tcPr>
          <w:p w14:paraId="3337515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0.549</w:t>
            </w:r>
          </w:p>
        </w:tc>
      </w:tr>
      <w:tr w:rsidR="00A5526B" w:rsidRPr="007F6BE0" w14:paraId="1B0E81FE" w14:textId="77777777" w:rsidTr="00A5526B">
        <w:trPr>
          <w:trHeight w:val="285"/>
        </w:trPr>
        <w:tc>
          <w:tcPr>
            <w:tcW w:w="1053" w:type="dxa"/>
            <w:tcBorders>
              <w:top w:val="nil"/>
              <w:left w:val="nil"/>
              <w:bottom w:val="nil"/>
              <w:right w:val="nil"/>
            </w:tcBorders>
            <w:shd w:val="clear" w:color="auto" w:fill="auto"/>
            <w:noWrap/>
            <w:vAlign w:val="bottom"/>
            <w:hideMark/>
          </w:tcPr>
          <w:p w14:paraId="2422ADD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1989.625</w:t>
            </w:r>
          </w:p>
        </w:tc>
        <w:tc>
          <w:tcPr>
            <w:tcW w:w="1020" w:type="dxa"/>
            <w:tcBorders>
              <w:top w:val="nil"/>
              <w:left w:val="nil"/>
              <w:bottom w:val="nil"/>
              <w:right w:val="nil"/>
            </w:tcBorders>
            <w:shd w:val="clear" w:color="auto" w:fill="auto"/>
            <w:noWrap/>
            <w:vAlign w:val="bottom"/>
            <w:hideMark/>
          </w:tcPr>
          <w:p w14:paraId="6172FE5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0.626</w:t>
            </w:r>
          </w:p>
        </w:tc>
        <w:tc>
          <w:tcPr>
            <w:tcW w:w="1020" w:type="dxa"/>
            <w:tcBorders>
              <w:top w:val="nil"/>
              <w:left w:val="nil"/>
              <w:bottom w:val="nil"/>
              <w:right w:val="nil"/>
            </w:tcBorders>
            <w:shd w:val="clear" w:color="auto" w:fill="auto"/>
            <w:noWrap/>
            <w:vAlign w:val="bottom"/>
            <w:hideMark/>
          </w:tcPr>
          <w:p w14:paraId="139370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0.581</w:t>
            </w:r>
          </w:p>
        </w:tc>
        <w:tc>
          <w:tcPr>
            <w:tcW w:w="1020" w:type="dxa"/>
            <w:tcBorders>
              <w:top w:val="nil"/>
              <w:left w:val="nil"/>
              <w:bottom w:val="nil"/>
              <w:right w:val="nil"/>
            </w:tcBorders>
            <w:shd w:val="clear" w:color="auto" w:fill="auto"/>
            <w:noWrap/>
            <w:vAlign w:val="bottom"/>
            <w:hideMark/>
          </w:tcPr>
          <w:p w14:paraId="1A3C6C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0.674</w:t>
            </w:r>
          </w:p>
        </w:tc>
      </w:tr>
      <w:tr w:rsidR="00A5526B" w:rsidRPr="007F6BE0" w14:paraId="7854F139" w14:textId="77777777" w:rsidTr="00A5526B">
        <w:trPr>
          <w:trHeight w:val="285"/>
        </w:trPr>
        <w:tc>
          <w:tcPr>
            <w:tcW w:w="1053" w:type="dxa"/>
            <w:tcBorders>
              <w:top w:val="nil"/>
              <w:left w:val="nil"/>
              <w:bottom w:val="nil"/>
              <w:right w:val="nil"/>
            </w:tcBorders>
            <w:shd w:val="clear" w:color="auto" w:fill="auto"/>
            <w:noWrap/>
            <w:vAlign w:val="bottom"/>
            <w:hideMark/>
          </w:tcPr>
          <w:p w14:paraId="169DB4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1989.875</w:t>
            </w:r>
          </w:p>
        </w:tc>
        <w:tc>
          <w:tcPr>
            <w:tcW w:w="1020" w:type="dxa"/>
            <w:tcBorders>
              <w:top w:val="nil"/>
              <w:left w:val="nil"/>
              <w:bottom w:val="nil"/>
              <w:right w:val="nil"/>
            </w:tcBorders>
            <w:shd w:val="clear" w:color="auto" w:fill="auto"/>
            <w:noWrap/>
            <w:vAlign w:val="bottom"/>
            <w:hideMark/>
          </w:tcPr>
          <w:p w14:paraId="3B34D48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4C9321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93F61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0450AE5" w14:textId="77777777" w:rsidTr="00A5526B">
        <w:trPr>
          <w:trHeight w:val="285"/>
        </w:trPr>
        <w:tc>
          <w:tcPr>
            <w:tcW w:w="1053" w:type="dxa"/>
            <w:tcBorders>
              <w:top w:val="nil"/>
              <w:left w:val="nil"/>
              <w:bottom w:val="nil"/>
              <w:right w:val="nil"/>
            </w:tcBorders>
            <w:shd w:val="clear" w:color="auto" w:fill="auto"/>
            <w:noWrap/>
            <w:vAlign w:val="bottom"/>
            <w:hideMark/>
          </w:tcPr>
          <w:p w14:paraId="6DB717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1990.125</w:t>
            </w:r>
          </w:p>
        </w:tc>
        <w:tc>
          <w:tcPr>
            <w:tcW w:w="1020" w:type="dxa"/>
            <w:tcBorders>
              <w:top w:val="nil"/>
              <w:left w:val="nil"/>
              <w:bottom w:val="nil"/>
              <w:right w:val="nil"/>
            </w:tcBorders>
            <w:shd w:val="clear" w:color="auto" w:fill="auto"/>
            <w:noWrap/>
            <w:vAlign w:val="bottom"/>
            <w:hideMark/>
          </w:tcPr>
          <w:p w14:paraId="240338A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AA05E9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55A9CF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689B8B1" w14:textId="77777777" w:rsidTr="00A5526B">
        <w:trPr>
          <w:trHeight w:val="285"/>
        </w:trPr>
        <w:tc>
          <w:tcPr>
            <w:tcW w:w="1053" w:type="dxa"/>
            <w:tcBorders>
              <w:top w:val="nil"/>
              <w:left w:val="nil"/>
              <w:bottom w:val="nil"/>
              <w:right w:val="nil"/>
            </w:tcBorders>
            <w:shd w:val="clear" w:color="auto" w:fill="auto"/>
            <w:noWrap/>
            <w:vAlign w:val="bottom"/>
            <w:hideMark/>
          </w:tcPr>
          <w:p w14:paraId="53BFD8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1990.375</w:t>
            </w:r>
          </w:p>
        </w:tc>
        <w:tc>
          <w:tcPr>
            <w:tcW w:w="1020" w:type="dxa"/>
            <w:tcBorders>
              <w:top w:val="nil"/>
              <w:left w:val="nil"/>
              <w:bottom w:val="nil"/>
              <w:right w:val="nil"/>
            </w:tcBorders>
            <w:shd w:val="clear" w:color="auto" w:fill="auto"/>
            <w:noWrap/>
            <w:vAlign w:val="bottom"/>
            <w:hideMark/>
          </w:tcPr>
          <w:p w14:paraId="01E149C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0.820</w:t>
            </w:r>
          </w:p>
        </w:tc>
        <w:tc>
          <w:tcPr>
            <w:tcW w:w="1020" w:type="dxa"/>
            <w:tcBorders>
              <w:top w:val="nil"/>
              <w:left w:val="nil"/>
              <w:bottom w:val="nil"/>
              <w:right w:val="nil"/>
            </w:tcBorders>
            <w:shd w:val="clear" w:color="auto" w:fill="auto"/>
            <w:noWrap/>
            <w:vAlign w:val="bottom"/>
            <w:hideMark/>
          </w:tcPr>
          <w:p w14:paraId="3AD8B9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0.735</w:t>
            </w:r>
          </w:p>
        </w:tc>
        <w:tc>
          <w:tcPr>
            <w:tcW w:w="1020" w:type="dxa"/>
            <w:tcBorders>
              <w:top w:val="nil"/>
              <w:left w:val="nil"/>
              <w:bottom w:val="nil"/>
              <w:right w:val="nil"/>
            </w:tcBorders>
            <w:shd w:val="clear" w:color="auto" w:fill="auto"/>
            <w:noWrap/>
            <w:vAlign w:val="bottom"/>
            <w:hideMark/>
          </w:tcPr>
          <w:p w14:paraId="274E6BC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0.916</w:t>
            </w:r>
          </w:p>
        </w:tc>
      </w:tr>
      <w:tr w:rsidR="00A5526B" w:rsidRPr="007F6BE0" w14:paraId="01200C7E" w14:textId="77777777" w:rsidTr="00A5526B">
        <w:trPr>
          <w:trHeight w:val="285"/>
        </w:trPr>
        <w:tc>
          <w:tcPr>
            <w:tcW w:w="1053" w:type="dxa"/>
            <w:tcBorders>
              <w:top w:val="nil"/>
              <w:left w:val="nil"/>
              <w:bottom w:val="nil"/>
              <w:right w:val="nil"/>
            </w:tcBorders>
            <w:shd w:val="clear" w:color="auto" w:fill="auto"/>
            <w:noWrap/>
            <w:vAlign w:val="bottom"/>
            <w:hideMark/>
          </w:tcPr>
          <w:p w14:paraId="6C7F1A6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1990.625</w:t>
            </w:r>
          </w:p>
        </w:tc>
        <w:tc>
          <w:tcPr>
            <w:tcW w:w="1020" w:type="dxa"/>
            <w:tcBorders>
              <w:top w:val="nil"/>
              <w:left w:val="nil"/>
              <w:bottom w:val="nil"/>
              <w:right w:val="nil"/>
            </w:tcBorders>
            <w:shd w:val="clear" w:color="auto" w:fill="auto"/>
            <w:noWrap/>
            <w:vAlign w:val="bottom"/>
            <w:hideMark/>
          </w:tcPr>
          <w:p w14:paraId="6324621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0.732</w:t>
            </w:r>
          </w:p>
        </w:tc>
        <w:tc>
          <w:tcPr>
            <w:tcW w:w="1020" w:type="dxa"/>
            <w:tcBorders>
              <w:top w:val="nil"/>
              <w:left w:val="nil"/>
              <w:bottom w:val="nil"/>
              <w:right w:val="nil"/>
            </w:tcBorders>
            <w:shd w:val="clear" w:color="auto" w:fill="auto"/>
            <w:noWrap/>
            <w:vAlign w:val="bottom"/>
            <w:hideMark/>
          </w:tcPr>
          <w:p w14:paraId="05D3FEA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30DBF3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0.790</w:t>
            </w:r>
          </w:p>
        </w:tc>
      </w:tr>
      <w:tr w:rsidR="00A5526B" w:rsidRPr="007F6BE0" w14:paraId="5166FBB6" w14:textId="77777777" w:rsidTr="00A5526B">
        <w:trPr>
          <w:trHeight w:val="285"/>
        </w:trPr>
        <w:tc>
          <w:tcPr>
            <w:tcW w:w="1053" w:type="dxa"/>
            <w:tcBorders>
              <w:top w:val="nil"/>
              <w:left w:val="nil"/>
              <w:bottom w:val="nil"/>
              <w:right w:val="nil"/>
            </w:tcBorders>
            <w:shd w:val="clear" w:color="auto" w:fill="auto"/>
            <w:noWrap/>
            <w:vAlign w:val="bottom"/>
            <w:hideMark/>
          </w:tcPr>
          <w:p w14:paraId="458BEC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1990.875</w:t>
            </w:r>
          </w:p>
        </w:tc>
        <w:tc>
          <w:tcPr>
            <w:tcW w:w="1020" w:type="dxa"/>
            <w:tcBorders>
              <w:top w:val="nil"/>
              <w:left w:val="nil"/>
              <w:bottom w:val="nil"/>
              <w:right w:val="nil"/>
            </w:tcBorders>
            <w:shd w:val="clear" w:color="auto" w:fill="auto"/>
            <w:noWrap/>
            <w:vAlign w:val="bottom"/>
            <w:hideMark/>
          </w:tcPr>
          <w:p w14:paraId="24039DD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9CA0842"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6ABA1B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07B62B0E" w14:textId="77777777" w:rsidTr="00A5526B">
        <w:trPr>
          <w:trHeight w:val="285"/>
        </w:trPr>
        <w:tc>
          <w:tcPr>
            <w:tcW w:w="1053" w:type="dxa"/>
            <w:tcBorders>
              <w:top w:val="nil"/>
              <w:left w:val="nil"/>
              <w:bottom w:val="nil"/>
              <w:right w:val="nil"/>
            </w:tcBorders>
            <w:shd w:val="clear" w:color="auto" w:fill="auto"/>
            <w:noWrap/>
            <w:vAlign w:val="bottom"/>
            <w:hideMark/>
          </w:tcPr>
          <w:p w14:paraId="76D34A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1991.125</w:t>
            </w:r>
          </w:p>
        </w:tc>
        <w:tc>
          <w:tcPr>
            <w:tcW w:w="1020" w:type="dxa"/>
            <w:tcBorders>
              <w:top w:val="nil"/>
              <w:left w:val="nil"/>
              <w:bottom w:val="nil"/>
              <w:right w:val="nil"/>
            </w:tcBorders>
            <w:shd w:val="clear" w:color="auto" w:fill="auto"/>
            <w:noWrap/>
            <w:vAlign w:val="bottom"/>
            <w:hideMark/>
          </w:tcPr>
          <w:p w14:paraId="22F0858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3F801C"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F227383"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8EAA2C6" w14:textId="77777777" w:rsidTr="00A5526B">
        <w:trPr>
          <w:trHeight w:val="285"/>
        </w:trPr>
        <w:tc>
          <w:tcPr>
            <w:tcW w:w="1053" w:type="dxa"/>
            <w:tcBorders>
              <w:top w:val="nil"/>
              <w:left w:val="nil"/>
              <w:bottom w:val="nil"/>
              <w:right w:val="nil"/>
            </w:tcBorders>
            <w:shd w:val="clear" w:color="auto" w:fill="auto"/>
            <w:noWrap/>
            <w:vAlign w:val="bottom"/>
            <w:hideMark/>
          </w:tcPr>
          <w:p w14:paraId="729E7E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1991.375</w:t>
            </w:r>
          </w:p>
        </w:tc>
        <w:tc>
          <w:tcPr>
            <w:tcW w:w="1020" w:type="dxa"/>
            <w:tcBorders>
              <w:top w:val="nil"/>
              <w:left w:val="nil"/>
              <w:bottom w:val="nil"/>
              <w:right w:val="nil"/>
            </w:tcBorders>
            <w:shd w:val="clear" w:color="auto" w:fill="auto"/>
            <w:noWrap/>
            <w:vAlign w:val="bottom"/>
            <w:hideMark/>
          </w:tcPr>
          <w:p w14:paraId="4562C4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1.053</w:t>
            </w:r>
          </w:p>
        </w:tc>
        <w:tc>
          <w:tcPr>
            <w:tcW w:w="1020" w:type="dxa"/>
            <w:tcBorders>
              <w:top w:val="nil"/>
              <w:left w:val="nil"/>
              <w:bottom w:val="nil"/>
              <w:right w:val="nil"/>
            </w:tcBorders>
            <w:shd w:val="clear" w:color="auto" w:fill="auto"/>
            <w:noWrap/>
            <w:vAlign w:val="bottom"/>
            <w:hideMark/>
          </w:tcPr>
          <w:p w14:paraId="791A23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7AD358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1.138</w:t>
            </w:r>
          </w:p>
        </w:tc>
      </w:tr>
      <w:tr w:rsidR="00A5526B" w:rsidRPr="007F6BE0" w14:paraId="67452D63" w14:textId="77777777" w:rsidTr="00A5526B">
        <w:trPr>
          <w:trHeight w:val="285"/>
        </w:trPr>
        <w:tc>
          <w:tcPr>
            <w:tcW w:w="1053" w:type="dxa"/>
            <w:tcBorders>
              <w:top w:val="nil"/>
              <w:left w:val="nil"/>
              <w:bottom w:val="nil"/>
              <w:right w:val="nil"/>
            </w:tcBorders>
            <w:shd w:val="clear" w:color="auto" w:fill="auto"/>
            <w:noWrap/>
            <w:vAlign w:val="bottom"/>
            <w:hideMark/>
          </w:tcPr>
          <w:p w14:paraId="7C73331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1991.625</w:t>
            </w:r>
          </w:p>
        </w:tc>
        <w:tc>
          <w:tcPr>
            <w:tcW w:w="1020" w:type="dxa"/>
            <w:tcBorders>
              <w:top w:val="nil"/>
              <w:left w:val="nil"/>
              <w:bottom w:val="nil"/>
              <w:right w:val="nil"/>
            </w:tcBorders>
            <w:shd w:val="clear" w:color="auto" w:fill="auto"/>
            <w:noWrap/>
            <w:vAlign w:val="bottom"/>
            <w:hideMark/>
          </w:tcPr>
          <w:p w14:paraId="6A7CA75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0.982</w:t>
            </w:r>
          </w:p>
        </w:tc>
        <w:tc>
          <w:tcPr>
            <w:tcW w:w="1020" w:type="dxa"/>
            <w:tcBorders>
              <w:top w:val="nil"/>
              <w:left w:val="nil"/>
              <w:bottom w:val="nil"/>
              <w:right w:val="nil"/>
            </w:tcBorders>
            <w:shd w:val="clear" w:color="auto" w:fill="auto"/>
            <w:noWrap/>
            <w:vAlign w:val="bottom"/>
            <w:hideMark/>
          </w:tcPr>
          <w:p w14:paraId="4B2BA8D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0.919</w:t>
            </w:r>
          </w:p>
        </w:tc>
        <w:tc>
          <w:tcPr>
            <w:tcW w:w="1020" w:type="dxa"/>
            <w:tcBorders>
              <w:top w:val="nil"/>
              <w:left w:val="nil"/>
              <w:bottom w:val="nil"/>
              <w:right w:val="nil"/>
            </w:tcBorders>
            <w:shd w:val="clear" w:color="auto" w:fill="auto"/>
            <w:noWrap/>
            <w:vAlign w:val="bottom"/>
            <w:hideMark/>
          </w:tcPr>
          <w:p w14:paraId="64FA09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1.049</w:t>
            </w:r>
          </w:p>
        </w:tc>
      </w:tr>
      <w:tr w:rsidR="00A5526B" w:rsidRPr="007F6BE0" w14:paraId="5BEF5E5E" w14:textId="77777777" w:rsidTr="00A5526B">
        <w:trPr>
          <w:trHeight w:val="285"/>
        </w:trPr>
        <w:tc>
          <w:tcPr>
            <w:tcW w:w="1053" w:type="dxa"/>
            <w:tcBorders>
              <w:top w:val="nil"/>
              <w:left w:val="nil"/>
              <w:bottom w:val="nil"/>
              <w:right w:val="nil"/>
            </w:tcBorders>
            <w:shd w:val="clear" w:color="auto" w:fill="auto"/>
            <w:noWrap/>
            <w:vAlign w:val="bottom"/>
            <w:hideMark/>
          </w:tcPr>
          <w:p w14:paraId="63EB26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1991.875</w:t>
            </w:r>
          </w:p>
        </w:tc>
        <w:tc>
          <w:tcPr>
            <w:tcW w:w="1020" w:type="dxa"/>
            <w:tcBorders>
              <w:top w:val="nil"/>
              <w:left w:val="nil"/>
              <w:bottom w:val="nil"/>
              <w:right w:val="nil"/>
            </w:tcBorders>
            <w:shd w:val="clear" w:color="auto" w:fill="auto"/>
            <w:noWrap/>
            <w:vAlign w:val="bottom"/>
            <w:hideMark/>
          </w:tcPr>
          <w:p w14:paraId="4F32C5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0.645</w:t>
            </w:r>
          </w:p>
        </w:tc>
        <w:tc>
          <w:tcPr>
            <w:tcW w:w="1020" w:type="dxa"/>
            <w:tcBorders>
              <w:top w:val="nil"/>
              <w:left w:val="nil"/>
              <w:bottom w:val="nil"/>
              <w:right w:val="nil"/>
            </w:tcBorders>
            <w:shd w:val="clear" w:color="auto" w:fill="auto"/>
            <w:noWrap/>
            <w:vAlign w:val="bottom"/>
            <w:hideMark/>
          </w:tcPr>
          <w:p w14:paraId="69C2C3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0.597</w:t>
            </w:r>
          </w:p>
        </w:tc>
        <w:tc>
          <w:tcPr>
            <w:tcW w:w="1020" w:type="dxa"/>
            <w:tcBorders>
              <w:top w:val="nil"/>
              <w:left w:val="nil"/>
              <w:bottom w:val="nil"/>
              <w:right w:val="nil"/>
            </w:tcBorders>
            <w:shd w:val="clear" w:color="auto" w:fill="auto"/>
            <w:noWrap/>
            <w:vAlign w:val="bottom"/>
            <w:hideMark/>
          </w:tcPr>
          <w:p w14:paraId="6FC7B81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0.697</w:t>
            </w:r>
          </w:p>
        </w:tc>
      </w:tr>
      <w:tr w:rsidR="00A5526B" w:rsidRPr="007F6BE0" w14:paraId="7A54E9DE" w14:textId="77777777" w:rsidTr="00A5526B">
        <w:trPr>
          <w:trHeight w:val="285"/>
        </w:trPr>
        <w:tc>
          <w:tcPr>
            <w:tcW w:w="1053" w:type="dxa"/>
            <w:tcBorders>
              <w:top w:val="nil"/>
              <w:left w:val="nil"/>
              <w:bottom w:val="nil"/>
              <w:right w:val="nil"/>
            </w:tcBorders>
            <w:shd w:val="clear" w:color="auto" w:fill="auto"/>
            <w:noWrap/>
            <w:vAlign w:val="bottom"/>
            <w:hideMark/>
          </w:tcPr>
          <w:p w14:paraId="090425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1992.125</w:t>
            </w:r>
          </w:p>
        </w:tc>
        <w:tc>
          <w:tcPr>
            <w:tcW w:w="1020" w:type="dxa"/>
            <w:tcBorders>
              <w:top w:val="nil"/>
              <w:left w:val="nil"/>
              <w:bottom w:val="nil"/>
              <w:right w:val="nil"/>
            </w:tcBorders>
            <w:shd w:val="clear" w:color="auto" w:fill="auto"/>
            <w:noWrap/>
            <w:vAlign w:val="bottom"/>
            <w:hideMark/>
          </w:tcPr>
          <w:p w14:paraId="7F2241AE"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603EA2C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DF77BC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7C73C31" w14:textId="77777777" w:rsidTr="00A5526B">
        <w:trPr>
          <w:trHeight w:val="285"/>
        </w:trPr>
        <w:tc>
          <w:tcPr>
            <w:tcW w:w="1053" w:type="dxa"/>
            <w:tcBorders>
              <w:top w:val="nil"/>
              <w:left w:val="nil"/>
              <w:bottom w:val="nil"/>
              <w:right w:val="nil"/>
            </w:tcBorders>
            <w:shd w:val="clear" w:color="auto" w:fill="auto"/>
            <w:noWrap/>
            <w:vAlign w:val="bottom"/>
            <w:hideMark/>
          </w:tcPr>
          <w:p w14:paraId="269CE2A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1992.375</w:t>
            </w:r>
          </w:p>
        </w:tc>
        <w:tc>
          <w:tcPr>
            <w:tcW w:w="1020" w:type="dxa"/>
            <w:tcBorders>
              <w:top w:val="nil"/>
              <w:left w:val="nil"/>
              <w:bottom w:val="nil"/>
              <w:right w:val="nil"/>
            </w:tcBorders>
            <w:shd w:val="clear" w:color="auto" w:fill="auto"/>
            <w:noWrap/>
            <w:vAlign w:val="bottom"/>
            <w:hideMark/>
          </w:tcPr>
          <w:p w14:paraId="6BB02E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0.731</w:t>
            </w:r>
          </w:p>
        </w:tc>
        <w:tc>
          <w:tcPr>
            <w:tcW w:w="1020" w:type="dxa"/>
            <w:tcBorders>
              <w:top w:val="nil"/>
              <w:left w:val="nil"/>
              <w:bottom w:val="nil"/>
              <w:right w:val="nil"/>
            </w:tcBorders>
            <w:shd w:val="clear" w:color="auto" w:fill="auto"/>
            <w:noWrap/>
            <w:vAlign w:val="bottom"/>
            <w:hideMark/>
          </w:tcPr>
          <w:p w14:paraId="60EF456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0.677</w:t>
            </w:r>
          </w:p>
        </w:tc>
        <w:tc>
          <w:tcPr>
            <w:tcW w:w="1020" w:type="dxa"/>
            <w:tcBorders>
              <w:top w:val="nil"/>
              <w:left w:val="nil"/>
              <w:bottom w:val="nil"/>
              <w:right w:val="nil"/>
            </w:tcBorders>
            <w:shd w:val="clear" w:color="auto" w:fill="auto"/>
            <w:noWrap/>
            <w:vAlign w:val="bottom"/>
            <w:hideMark/>
          </w:tcPr>
          <w:p w14:paraId="5646736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0.790</w:t>
            </w:r>
          </w:p>
        </w:tc>
      </w:tr>
      <w:tr w:rsidR="00A5526B" w:rsidRPr="007F6BE0" w14:paraId="498DAC97" w14:textId="77777777" w:rsidTr="00A5526B">
        <w:trPr>
          <w:trHeight w:val="285"/>
        </w:trPr>
        <w:tc>
          <w:tcPr>
            <w:tcW w:w="1053" w:type="dxa"/>
            <w:tcBorders>
              <w:top w:val="nil"/>
              <w:left w:val="nil"/>
              <w:bottom w:val="nil"/>
              <w:right w:val="nil"/>
            </w:tcBorders>
            <w:shd w:val="clear" w:color="auto" w:fill="auto"/>
            <w:noWrap/>
            <w:vAlign w:val="bottom"/>
            <w:hideMark/>
          </w:tcPr>
          <w:p w14:paraId="615D1FF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1992.625</w:t>
            </w:r>
          </w:p>
        </w:tc>
        <w:tc>
          <w:tcPr>
            <w:tcW w:w="1020" w:type="dxa"/>
            <w:tcBorders>
              <w:top w:val="nil"/>
              <w:left w:val="nil"/>
              <w:bottom w:val="nil"/>
              <w:right w:val="nil"/>
            </w:tcBorders>
            <w:shd w:val="clear" w:color="auto" w:fill="auto"/>
            <w:noWrap/>
            <w:vAlign w:val="bottom"/>
            <w:hideMark/>
          </w:tcPr>
          <w:p w14:paraId="4C9FD30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2A6F38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0.787</w:t>
            </w:r>
          </w:p>
        </w:tc>
        <w:tc>
          <w:tcPr>
            <w:tcW w:w="1020" w:type="dxa"/>
            <w:tcBorders>
              <w:top w:val="nil"/>
              <w:left w:val="nil"/>
              <w:bottom w:val="nil"/>
              <w:right w:val="nil"/>
            </w:tcBorders>
            <w:shd w:val="clear" w:color="auto" w:fill="auto"/>
            <w:noWrap/>
            <w:vAlign w:val="bottom"/>
            <w:hideMark/>
          </w:tcPr>
          <w:p w14:paraId="07D9CC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0.913</w:t>
            </w:r>
          </w:p>
        </w:tc>
      </w:tr>
      <w:tr w:rsidR="00A5526B" w:rsidRPr="007F6BE0" w14:paraId="3B675F7E" w14:textId="77777777" w:rsidTr="00A5526B">
        <w:trPr>
          <w:trHeight w:val="285"/>
        </w:trPr>
        <w:tc>
          <w:tcPr>
            <w:tcW w:w="1053" w:type="dxa"/>
            <w:tcBorders>
              <w:top w:val="nil"/>
              <w:left w:val="nil"/>
              <w:bottom w:val="nil"/>
              <w:right w:val="nil"/>
            </w:tcBorders>
            <w:shd w:val="clear" w:color="auto" w:fill="auto"/>
            <w:noWrap/>
            <w:vAlign w:val="bottom"/>
            <w:hideMark/>
          </w:tcPr>
          <w:p w14:paraId="5B22E8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1992.875</w:t>
            </w:r>
          </w:p>
        </w:tc>
        <w:tc>
          <w:tcPr>
            <w:tcW w:w="1020" w:type="dxa"/>
            <w:tcBorders>
              <w:top w:val="nil"/>
              <w:left w:val="nil"/>
              <w:bottom w:val="nil"/>
              <w:right w:val="nil"/>
            </w:tcBorders>
            <w:shd w:val="clear" w:color="auto" w:fill="auto"/>
            <w:noWrap/>
            <w:vAlign w:val="bottom"/>
            <w:hideMark/>
          </w:tcPr>
          <w:p w14:paraId="6550D4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0.768</w:t>
            </w:r>
          </w:p>
        </w:tc>
        <w:tc>
          <w:tcPr>
            <w:tcW w:w="1020" w:type="dxa"/>
            <w:tcBorders>
              <w:top w:val="nil"/>
              <w:left w:val="nil"/>
              <w:bottom w:val="nil"/>
              <w:right w:val="nil"/>
            </w:tcBorders>
            <w:shd w:val="clear" w:color="auto" w:fill="auto"/>
            <w:noWrap/>
            <w:vAlign w:val="bottom"/>
            <w:hideMark/>
          </w:tcPr>
          <w:p w14:paraId="68E1F6A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0.693</w:t>
            </w:r>
          </w:p>
        </w:tc>
        <w:tc>
          <w:tcPr>
            <w:tcW w:w="1020" w:type="dxa"/>
            <w:tcBorders>
              <w:top w:val="nil"/>
              <w:left w:val="nil"/>
              <w:bottom w:val="nil"/>
              <w:right w:val="nil"/>
            </w:tcBorders>
            <w:shd w:val="clear" w:color="auto" w:fill="auto"/>
            <w:noWrap/>
            <w:vAlign w:val="bottom"/>
            <w:hideMark/>
          </w:tcPr>
          <w:p w14:paraId="3FBFC7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0.850</w:t>
            </w:r>
          </w:p>
        </w:tc>
      </w:tr>
      <w:tr w:rsidR="00A5526B" w:rsidRPr="007F6BE0" w14:paraId="0FB15A0F" w14:textId="77777777" w:rsidTr="00A5526B">
        <w:trPr>
          <w:trHeight w:val="285"/>
        </w:trPr>
        <w:tc>
          <w:tcPr>
            <w:tcW w:w="1053" w:type="dxa"/>
            <w:tcBorders>
              <w:top w:val="nil"/>
              <w:left w:val="nil"/>
              <w:bottom w:val="nil"/>
              <w:right w:val="nil"/>
            </w:tcBorders>
            <w:shd w:val="clear" w:color="auto" w:fill="auto"/>
            <w:noWrap/>
            <w:vAlign w:val="bottom"/>
            <w:hideMark/>
          </w:tcPr>
          <w:p w14:paraId="07C73BE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1993.125</w:t>
            </w:r>
          </w:p>
        </w:tc>
        <w:tc>
          <w:tcPr>
            <w:tcW w:w="1020" w:type="dxa"/>
            <w:tcBorders>
              <w:top w:val="nil"/>
              <w:left w:val="nil"/>
              <w:bottom w:val="nil"/>
              <w:right w:val="nil"/>
            </w:tcBorders>
            <w:shd w:val="clear" w:color="auto" w:fill="auto"/>
            <w:noWrap/>
            <w:vAlign w:val="bottom"/>
            <w:hideMark/>
          </w:tcPr>
          <w:p w14:paraId="015263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50BABB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0.822</w:t>
            </w:r>
          </w:p>
        </w:tc>
        <w:tc>
          <w:tcPr>
            <w:tcW w:w="1020" w:type="dxa"/>
            <w:tcBorders>
              <w:top w:val="nil"/>
              <w:left w:val="nil"/>
              <w:bottom w:val="nil"/>
              <w:right w:val="nil"/>
            </w:tcBorders>
            <w:shd w:val="clear" w:color="auto" w:fill="auto"/>
            <w:noWrap/>
            <w:vAlign w:val="bottom"/>
            <w:hideMark/>
          </w:tcPr>
          <w:p w14:paraId="26A7D5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0.947</w:t>
            </w:r>
          </w:p>
        </w:tc>
      </w:tr>
      <w:tr w:rsidR="00A5526B" w:rsidRPr="007F6BE0" w14:paraId="1D495AE9" w14:textId="77777777" w:rsidTr="00A5526B">
        <w:trPr>
          <w:trHeight w:val="285"/>
        </w:trPr>
        <w:tc>
          <w:tcPr>
            <w:tcW w:w="1053" w:type="dxa"/>
            <w:tcBorders>
              <w:top w:val="nil"/>
              <w:left w:val="nil"/>
              <w:bottom w:val="nil"/>
              <w:right w:val="nil"/>
            </w:tcBorders>
            <w:shd w:val="clear" w:color="auto" w:fill="auto"/>
            <w:noWrap/>
            <w:vAlign w:val="bottom"/>
            <w:hideMark/>
          </w:tcPr>
          <w:p w14:paraId="21D89B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1993.375</w:t>
            </w:r>
          </w:p>
        </w:tc>
        <w:tc>
          <w:tcPr>
            <w:tcW w:w="1020" w:type="dxa"/>
            <w:tcBorders>
              <w:top w:val="nil"/>
              <w:left w:val="nil"/>
              <w:bottom w:val="nil"/>
              <w:right w:val="nil"/>
            </w:tcBorders>
            <w:shd w:val="clear" w:color="auto" w:fill="auto"/>
            <w:noWrap/>
            <w:vAlign w:val="bottom"/>
            <w:hideMark/>
          </w:tcPr>
          <w:p w14:paraId="0DE2F9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0.949</w:t>
            </w:r>
          </w:p>
        </w:tc>
        <w:tc>
          <w:tcPr>
            <w:tcW w:w="1020" w:type="dxa"/>
            <w:tcBorders>
              <w:top w:val="nil"/>
              <w:left w:val="nil"/>
              <w:bottom w:val="nil"/>
              <w:right w:val="nil"/>
            </w:tcBorders>
            <w:shd w:val="clear" w:color="auto" w:fill="auto"/>
            <w:noWrap/>
            <w:vAlign w:val="bottom"/>
            <w:hideMark/>
          </w:tcPr>
          <w:p w14:paraId="5782611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0.900</w:t>
            </w:r>
          </w:p>
        </w:tc>
        <w:tc>
          <w:tcPr>
            <w:tcW w:w="1020" w:type="dxa"/>
            <w:tcBorders>
              <w:top w:val="nil"/>
              <w:left w:val="nil"/>
              <w:bottom w:val="nil"/>
              <w:right w:val="nil"/>
            </w:tcBorders>
            <w:shd w:val="clear" w:color="auto" w:fill="auto"/>
            <w:noWrap/>
            <w:vAlign w:val="bottom"/>
            <w:hideMark/>
          </w:tcPr>
          <w:p w14:paraId="3FD303E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1.001</w:t>
            </w:r>
          </w:p>
        </w:tc>
      </w:tr>
      <w:tr w:rsidR="00A5526B" w:rsidRPr="007F6BE0" w14:paraId="14BABB5A" w14:textId="77777777" w:rsidTr="00A5526B">
        <w:trPr>
          <w:trHeight w:val="285"/>
        </w:trPr>
        <w:tc>
          <w:tcPr>
            <w:tcW w:w="1053" w:type="dxa"/>
            <w:tcBorders>
              <w:top w:val="nil"/>
              <w:left w:val="nil"/>
              <w:bottom w:val="nil"/>
              <w:right w:val="nil"/>
            </w:tcBorders>
            <w:shd w:val="clear" w:color="auto" w:fill="auto"/>
            <w:noWrap/>
            <w:vAlign w:val="bottom"/>
            <w:hideMark/>
          </w:tcPr>
          <w:p w14:paraId="223153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1993.625</w:t>
            </w:r>
          </w:p>
        </w:tc>
        <w:tc>
          <w:tcPr>
            <w:tcW w:w="1020" w:type="dxa"/>
            <w:tcBorders>
              <w:top w:val="nil"/>
              <w:left w:val="nil"/>
              <w:bottom w:val="nil"/>
              <w:right w:val="nil"/>
            </w:tcBorders>
            <w:shd w:val="clear" w:color="auto" w:fill="auto"/>
            <w:noWrap/>
            <w:vAlign w:val="bottom"/>
            <w:hideMark/>
          </w:tcPr>
          <w:p w14:paraId="5962A0D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0.838</w:t>
            </w:r>
          </w:p>
        </w:tc>
        <w:tc>
          <w:tcPr>
            <w:tcW w:w="1020" w:type="dxa"/>
            <w:tcBorders>
              <w:top w:val="nil"/>
              <w:left w:val="nil"/>
              <w:bottom w:val="nil"/>
              <w:right w:val="nil"/>
            </w:tcBorders>
            <w:shd w:val="clear" w:color="auto" w:fill="auto"/>
            <w:noWrap/>
            <w:vAlign w:val="bottom"/>
            <w:hideMark/>
          </w:tcPr>
          <w:p w14:paraId="37C1C91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0.792</w:t>
            </w:r>
          </w:p>
        </w:tc>
        <w:tc>
          <w:tcPr>
            <w:tcW w:w="1020" w:type="dxa"/>
            <w:tcBorders>
              <w:top w:val="nil"/>
              <w:left w:val="nil"/>
              <w:bottom w:val="nil"/>
              <w:right w:val="nil"/>
            </w:tcBorders>
            <w:shd w:val="clear" w:color="auto" w:fill="auto"/>
            <w:noWrap/>
            <w:vAlign w:val="bottom"/>
            <w:hideMark/>
          </w:tcPr>
          <w:p w14:paraId="204BBD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0.886</w:t>
            </w:r>
          </w:p>
        </w:tc>
      </w:tr>
      <w:tr w:rsidR="00A5526B" w:rsidRPr="007F6BE0" w14:paraId="2CB471A9" w14:textId="77777777" w:rsidTr="00A5526B">
        <w:trPr>
          <w:trHeight w:val="285"/>
        </w:trPr>
        <w:tc>
          <w:tcPr>
            <w:tcW w:w="1053" w:type="dxa"/>
            <w:tcBorders>
              <w:top w:val="nil"/>
              <w:left w:val="nil"/>
              <w:bottom w:val="nil"/>
              <w:right w:val="nil"/>
            </w:tcBorders>
            <w:shd w:val="clear" w:color="auto" w:fill="auto"/>
            <w:noWrap/>
            <w:vAlign w:val="bottom"/>
            <w:hideMark/>
          </w:tcPr>
          <w:p w14:paraId="5AB22E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1993.875</w:t>
            </w:r>
          </w:p>
        </w:tc>
        <w:tc>
          <w:tcPr>
            <w:tcW w:w="1020" w:type="dxa"/>
            <w:tcBorders>
              <w:top w:val="nil"/>
              <w:left w:val="nil"/>
              <w:bottom w:val="nil"/>
              <w:right w:val="nil"/>
            </w:tcBorders>
            <w:shd w:val="clear" w:color="auto" w:fill="auto"/>
            <w:noWrap/>
            <w:vAlign w:val="bottom"/>
            <w:hideMark/>
          </w:tcPr>
          <w:p w14:paraId="00A7528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0.813</w:t>
            </w:r>
          </w:p>
        </w:tc>
        <w:tc>
          <w:tcPr>
            <w:tcW w:w="1020" w:type="dxa"/>
            <w:tcBorders>
              <w:top w:val="nil"/>
              <w:left w:val="nil"/>
              <w:bottom w:val="nil"/>
              <w:right w:val="nil"/>
            </w:tcBorders>
            <w:shd w:val="clear" w:color="auto" w:fill="auto"/>
            <w:noWrap/>
            <w:vAlign w:val="bottom"/>
            <w:hideMark/>
          </w:tcPr>
          <w:p w14:paraId="2E1610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0.774</w:t>
            </w:r>
          </w:p>
        </w:tc>
        <w:tc>
          <w:tcPr>
            <w:tcW w:w="1020" w:type="dxa"/>
            <w:tcBorders>
              <w:top w:val="nil"/>
              <w:left w:val="nil"/>
              <w:bottom w:val="nil"/>
              <w:right w:val="nil"/>
            </w:tcBorders>
            <w:shd w:val="clear" w:color="auto" w:fill="auto"/>
            <w:noWrap/>
            <w:vAlign w:val="bottom"/>
            <w:hideMark/>
          </w:tcPr>
          <w:p w14:paraId="1F7D806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0.854</w:t>
            </w:r>
          </w:p>
        </w:tc>
      </w:tr>
      <w:tr w:rsidR="00A5526B" w:rsidRPr="007F6BE0" w14:paraId="723CB365" w14:textId="77777777" w:rsidTr="00A5526B">
        <w:trPr>
          <w:trHeight w:val="285"/>
        </w:trPr>
        <w:tc>
          <w:tcPr>
            <w:tcW w:w="1053" w:type="dxa"/>
            <w:tcBorders>
              <w:top w:val="nil"/>
              <w:left w:val="nil"/>
              <w:bottom w:val="nil"/>
              <w:right w:val="nil"/>
            </w:tcBorders>
            <w:shd w:val="clear" w:color="auto" w:fill="auto"/>
            <w:noWrap/>
            <w:vAlign w:val="bottom"/>
            <w:hideMark/>
          </w:tcPr>
          <w:p w14:paraId="217927F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1994.125</w:t>
            </w:r>
          </w:p>
        </w:tc>
        <w:tc>
          <w:tcPr>
            <w:tcW w:w="1020" w:type="dxa"/>
            <w:tcBorders>
              <w:top w:val="nil"/>
              <w:left w:val="nil"/>
              <w:bottom w:val="nil"/>
              <w:right w:val="nil"/>
            </w:tcBorders>
            <w:shd w:val="clear" w:color="auto" w:fill="auto"/>
            <w:noWrap/>
            <w:vAlign w:val="bottom"/>
            <w:hideMark/>
          </w:tcPr>
          <w:p w14:paraId="3FFFF0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58CBD9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0.684</w:t>
            </w:r>
          </w:p>
        </w:tc>
        <w:tc>
          <w:tcPr>
            <w:tcW w:w="1020" w:type="dxa"/>
            <w:tcBorders>
              <w:top w:val="nil"/>
              <w:left w:val="nil"/>
              <w:bottom w:val="nil"/>
              <w:right w:val="nil"/>
            </w:tcBorders>
            <w:shd w:val="clear" w:color="auto" w:fill="auto"/>
            <w:noWrap/>
            <w:vAlign w:val="bottom"/>
            <w:hideMark/>
          </w:tcPr>
          <w:p w14:paraId="1F67F55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0.752</w:t>
            </w:r>
          </w:p>
        </w:tc>
      </w:tr>
      <w:tr w:rsidR="00A5526B" w:rsidRPr="007F6BE0" w14:paraId="715C0621" w14:textId="77777777" w:rsidTr="00A5526B">
        <w:trPr>
          <w:trHeight w:val="285"/>
        </w:trPr>
        <w:tc>
          <w:tcPr>
            <w:tcW w:w="1053" w:type="dxa"/>
            <w:tcBorders>
              <w:top w:val="nil"/>
              <w:left w:val="nil"/>
              <w:bottom w:val="nil"/>
              <w:right w:val="nil"/>
            </w:tcBorders>
            <w:shd w:val="clear" w:color="auto" w:fill="auto"/>
            <w:noWrap/>
            <w:vAlign w:val="bottom"/>
            <w:hideMark/>
          </w:tcPr>
          <w:p w14:paraId="1DBB15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1994.375</w:t>
            </w:r>
          </w:p>
        </w:tc>
        <w:tc>
          <w:tcPr>
            <w:tcW w:w="1020" w:type="dxa"/>
            <w:tcBorders>
              <w:top w:val="nil"/>
              <w:left w:val="nil"/>
              <w:bottom w:val="nil"/>
              <w:right w:val="nil"/>
            </w:tcBorders>
            <w:shd w:val="clear" w:color="auto" w:fill="auto"/>
            <w:noWrap/>
            <w:vAlign w:val="bottom"/>
            <w:hideMark/>
          </w:tcPr>
          <w:p w14:paraId="2D438A6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1.237</w:t>
            </w:r>
          </w:p>
        </w:tc>
        <w:tc>
          <w:tcPr>
            <w:tcW w:w="1020" w:type="dxa"/>
            <w:tcBorders>
              <w:top w:val="nil"/>
              <w:left w:val="nil"/>
              <w:bottom w:val="nil"/>
              <w:right w:val="nil"/>
            </w:tcBorders>
            <w:shd w:val="clear" w:color="auto" w:fill="auto"/>
            <w:noWrap/>
            <w:vAlign w:val="bottom"/>
            <w:hideMark/>
          </w:tcPr>
          <w:p w14:paraId="132111D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1.174</w:t>
            </w:r>
          </w:p>
        </w:tc>
        <w:tc>
          <w:tcPr>
            <w:tcW w:w="1020" w:type="dxa"/>
            <w:tcBorders>
              <w:top w:val="nil"/>
              <w:left w:val="nil"/>
              <w:bottom w:val="nil"/>
              <w:right w:val="nil"/>
            </w:tcBorders>
            <w:shd w:val="clear" w:color="auto" w:fill="auto"/>
            <w:noWrap/>
            <w:vAlign w:val="bottom"/>
            <w:hideMark/>
          </w:tcPr>
          <w:p w14:paraId="76B74EE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1.304</w:t>
            </w:r>
          </w:p>
        </w:tc>
      </w:tr>
      <w:tr w:rsidR="00A5526B" w:rsidRPr="007F6BE0" w14:paraId="144D38A7" w14:textId="77777777" w:rsidTr="00A5526B">
        <w:trPr>
          <w:trHeight w:val="285"/>
        </w:trPr>
        <w:tc>
          <w:tcPr>
            <w:tcW w:w="1053" w:type="dxa"/>
            <w:tcBorders>
              <w:top w:val="nil"/>
              <w:left w:val="nil"/>
              <w:bottom w:val="nil"/>
              <w:right w:val="nil"/>
            </w:tcBorders>
            <w:shd w:val="clear" w:color="auto" w:fill="auto"/>
            <w:noWrap/>
            <w:vAlign w:val="bottom"/>
            <w:hideMark/>
          </w:tcPr>
          <w:p w14:paraId="726421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1994.625</w:t>
            </w:r>
          </w:p>
        </w:tc>
        <w:tc>
          <w:tcPr>
            <w:tcW w:w="1020" w:type="dxa"/>
            <w:tcBorders>
              <w:top w:val="nil"/>
              <w:left w:val="nil"/>
              <w:bottom w:val="nil"/>
              <w:right w:val="nil"/>
            </w:tcBorders>
            <w:shd w:val="clear" w:color="auto" w:fill="auto"/>
            <w:noWrap/>
            <w:vAlign w:val="bottom"/>
            <w:hideMark/>
          </w:tcPr>
          <w:p w14:paraId="0678C67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0.978</w:t>
            </w:r>
          </w:p>
        </w:tc>
        <w:tc>
          <w:tcPr>
            <w:tcW w:w="1020" w:type="dxa"/>
            <w:tcBorders>
              <w:top w:val="nil"/>
              <w:left w:val="nil"/>
              <w:bottom w:val="nil"/>
              <w:right w:val="nil"/>
            </w:tcBorders>
            <w:shd w:val="clear" w:color="auto" w:fill="auto"/>
            <w:noWrap/>
            <w:vAlign w:val="bottom"/>
            <w:hideMark/>
          </w:tcPr>
          <w:p w14:paraId="6261CDA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0.934</w:t>
            </w:r>
          </w:p>
        </w:tc>
        <w:tc>
          <w:tcPr>
            <w:tcW w:w="1020" w:type="dxa"/>
            <w:tcBorders>
              <w:top w:val="nil"/>
              <w:left w:val="nil"/>
              <w:bottom w:val="nil"/>
              <w:right w:val="nil"/>
            </w:tcBorders>
            <w:shd w:val="clear" w:color="auto" w:fill="auto"/>
            <w:noWrap/>
            <w:vAlign w:val="bottom"/>
            <w:hideMark/>
          </w:tcPr>
          <w:p w14:paraId="5D1BF32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1.024</w:t>
            </w:r>
          </w:p>
        </w:tc>
      </w:tr>
      <w:tr w:rsidR="00A5526B" w:rsidRPr="007F6BE0" w14:paraId="1A484CA0" w14:textId="77777777" w:rsidTr="00A5526B">
        <w:trPr>
          <w:trHeight w:val="285"/>
        </w:trPr>
        <w:tc>
          <w:tcPr>
            <w:tcW w:w="1053" w:type="dxa"/>
            <w:tcBorders>
              <w:top w:val="nil"/>
              <w:left w:val="nil"/>
              <w:bottom w:val="nil"/>
              <w:right w:val="nil"/>
            </w:tcBorders>
            <w:shd w:val="clear" w:color="auto" w:fill="auto"/>
            <w:noWrap/>
            <w:vAlign w:val="bottom"/>
            <w:hideMark/>
          </w:tcPr>
          <w:p w14:paraId="71832B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1994.875</w:t>
            </w:r>
          </w:p>
        </w:tc>
        <w:tc>
          <w:tcPr>
            <w:tcW w:w="1020" w:type="dxa"/>
            <w:tcBorders>
              <w:top w:val="nil"/>
              <w:left w:val="nil"/>
              <w:bottom w:val="nil"/>
              <w:right w:val="nil"/>
            </w:tcBorders>
            <w:shd w:val="clear" w:color="auto" w:fill="auto"/>
            <w:noWrap/>
            <w:vAlign w:val="bottom"/>
            <w:hideMark/>
          </w:tcPr>
          <w:p w14:paraId="50301B0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1.178</w:t>
            </w:r>
          </w:p>
        </w:tc>
        <w:tc>
          <w:tcPr>
            <w:tcW w:w="1020" w:type="dxa"/>
            <w:tcBorders>
              <w:top w:val="nil"/>
              <w:left w:val="nil"/>
              <w:bottom w:val="nil"/>
              <w:right w:val="nil"/>
            </w:tcBorders>
            <w:shd w:val="clear" w:color="auto" w:fill="auto"/>
            <w:noWrap/>
            <w:vAlign w:val="bottom"/>
            <w:hideMark/>
          </w:tcPr>
          <w:p w14:paraId="608929B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1.117</w:t>
            </w:r>
          </w:p>
        </w:tc>
        <w:tc>
          <w:tcPr>
            <w:tcW w:w="1020" w:type="dxa"/>
            <w:tcBorders>
              <w:top w:val="nil"/>
              <w:left w:val="nil"/>
              <w:bottom w:val="nil"/>
              <w:right w:val="nil"/>
            </w:tcBorders>
            <w:shd w:val="clear" w:color="auto" w:fill="auto"/>
            <w:noWrap/>
            <w:vAlign w:val="bottom"/>
            <w:hideMark/>
          </w:tcPr>
          <w:p w14:paraId="091233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1.243</w:t>
            </w:r>
          </w:p>
        </w:tc>
      </w:tr>
      <w:tr w:rsidR="00A5526B" w:rsidRPr="007F6BE0" w14:paraId="1D1233C8" w14:textId="77777777" w:rsidTr="00A5526B">
        <w:trPr>
          <w:trHeight w:val="285"/>
        </w:trPr>
        <w:tc>
          <w:tcPr>
            <w:tcW w:w="1053" w:type="dxa"/>
            <w:tcBorders>
              <w:top w:val="nil"/>
              <w:left w:val="nil"/>
              <w:bottom w:val="nil"/>
              <w:right w:val="nil"/>
            </w:tcBorders>
            <w:shd w:val="clear" w:color="auto" w:fill="auto"/>
            <w:noWrap/>
            <w:vAlign w:val="bottom"/>
            <w:hideMark/>
          </w:tcPr>
          <w:p w14:paraId="62B05C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1995.125</w:t>
            </w:r>
          </w:p>
        </w:tc>
        <w:tc>
          <w:tcPr>
            <w:tcW w:w="1020" w:type="dxa"/>
            <w:tcBorders>
              <w:top w:val="nil"/>
              <w:left w:val="nil"/>
              <w:bottom w:val="nil"/>
              <w:right w:val="nil"/>
            </w:tcBorders>
            <w:shd w:val="clear" w:color="auto" w:fill="auto"/>
            <w:noWrap/>
            <w:vAlign w:val="bottom"/>
            <w:hideMark/>
          </w:tcPr>
          <w:p w14:paraId="22DBA9E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0.845</w:t>
            </w:r>
          </w:p>
        </w:tc>
        <w:tc>
          <w:tcPr>
            <w:tcW w:w="1020" w:type="dxa"/>
            <w:tcBorders>
              <w:top w:val="nil"/>
              <w:left w:val="nil"/>
              <w:bottom w:val="nil"/>
              <w:right w:val="nil"/>
            </w:tcBorders>
            <w:shd w:val="clear" w:color="auto" w:fill="auto"/>
            <w:noWrap/>
            <w:vAlign w:val="bottom"/>
            <w:hideMark/>
          </w:tcPr>
          <w:p w14:paraId="6011AF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0.803</w:t>
            </w:r>
          </w:p>
        </w:tc>
        <w:tc>
          <w:tcPr>
            <w:tcW w:w="1020" w:type="dxa"/>
            <w:tcBorders>
              <w:top w:val="nil"/>
              <w:left w:val="nil"/>
              <w:bottom w:val="nil"/>
              <w:right w:val="nil"/>
            </w:tcBorders>
            <w:shd w:val="clear" w:color="auto" w:fill="auto"/>
            <w:noWrap/>
            <w:vAlign w:val="bottom"/>
            <w:hideMark/>
          </w:tcPr>
          <w:p w14:paraId="21783EE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0.890</w:t>
            </w:r>
          </w:p>
        </w:tc>
      </w:tr>
      <w:tr w:rsidR="00A5526B" w:rsidRPr="007F6BE0" w14:paraId="213CC927" w14:textId="77777777" w:rsidTr="00A5526B">
        <w:trPr>
          <w:trHeight w:val="285"/>
        </w:trPr>
        <w:tc>
          <w:tcPr>
            <w:tcW w:w="1053" w:type="dxa"/>
            <w:tcBorders>
              <w:top w:val="nil"/>
              <w:left w:val="nil"/>
              <w:bottom w:val="nil"/>
              <w:right w:val="nil"/>
            </w:tcBorders>
            <w:shd w:val="clear" w:color="auto" w:fill="auto"/>
            <w:noWrap/>
            <w:vAlign w:val="bottom"/>
            <w:hideMark/>
          </w:tcPr>
          <w:p w14:paraId="5E594F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1995.375</w:t>
            </w:r>
          </w:p>
        </w:tc>
        <w:tc>
          <w:tcPr>
            <w:tcW w:w="1020" w:type="dxa"/>
            <w:tcBorders>
              <w:top w:val="nil"/>
              <w:left w:val="nil"/>
              <w:bottom w:val="nil"/>
              <w:right w:val="nil"/>
            </w:tcBorders>
            <w:shd w:val="clear" w:color="auto" w:fill="auto"/>
            <w:noWrap/>
            <w:vAlign w:val="bottom"/>
            <w:hideMark/>
          </w:tcPr>
          <w:p w14:paraId="235B3F5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0.923</w:t>
            </w:r>
          </w:p>
        </w:tc>
        <w:tc>
          <w:tcPr>
            <w:tcW w:w="1020" w:type="dxa"/>
            <w:tcBorders>
              <w:top w:val="nil"/>
              <w:left w:val="nil"/>
              <w:bottom w:val="nil"/>
              <w:right w:val="nil"/>
            </w:tcBorders>
            <w:shd w:val="clear" w:color="auto" w:fill="auto"/>
            <w:noWrap/>
            <w:vAlign w:val="bottom"/>
            <w:hideMark/>
          </w:tcPr>
          <w:p w14:paraId="7E9AA29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0.876</w:t>
            </w:r>
          </w:p>
        </w:tc>
        <w:tc>
          <w:tcPr>
            <w:tcW w:w="1020" w:type="dxa"/>
            <w:tcBorders>
              <w:top w:val="nil"/>
              <w:left w:val="nil"/>
              <w:bottom w:val="nil"/>
              <w:right w:val="nil"/>
            </w:tcBorders>
            <w:shd w:val="clear" w:color="auto" w:fill="auto"/>
            <w:noWrap/>
            <w:vAlign w:val="bottom"/>
            <w:hideMark/>
          </w:tcPr>
          <w:p w14:paraId="0D5C192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0.973</w:t>
            </w:r>
          </w:p>
        </w:tc>
      </w:tr>
      <w:tr w:rsidR="00A5526B" w:rsidRPr="007F6BE0" w14:paraId="1DB132D6" w14:textId="77777777" w:rsidTr="00A5526B">
        <w:trPr>
          <w:trHeight w:val="285"/>
        </w:trPr>
        <w:tc>
          <w:tcPr>
            <w:tcW w:w="1053" w:type="dxa"/>
            <w:tcBorders>
              <w:top w:val="nil"/>
              <w:left w:val="nil"/>
              <w:bottom w:val="nil"/>
              <w:right w:val="nil"/>
            </w:tcBorders>
            <w:shd w:val="clear" w:color="auto" w:fill="auto"/>
            <w:noWrap/>
            <w:vAlign w:val="bottom"/>
            <w:hideMark/>
          </w:tcPr>
          <w:p w14:paraId="33FD9F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1995.625</w:t>
            </w:r>
          </w:p>
        </w:tc>
        <w:tc>
          <w:tcPr>
            <w:tcW w:w="1020" w:type="dxa"/>
            <w:tcBorders>
              <w:top w:val="nil"/>
              <w:left w:val="nil"/>
              <w:bottom w:val="nil"/>
              <w:right w:val="nil"/>
            </w:tcBorders>
            <w:shd w:val="clear" w:color="auto" w:fill="auto"/>
            <w:noWrap/>
            <w:vAlign w:val="bottom"/>
            <w:hideMark/>
          </w:tcPr>
          <w:p w14:paraId="23DEE1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1.027</w:t>
            </w:r>
          </w:p>
        </w:tc>
        <w:tc>
          <w:tcPr>
            <w:tcW w:w="1020" w:type="dxa"/>
            <w:tcBorders>
              <w:top w:val="nil"/>
              <w:left w:val="nil"/>
              <w:bottom w:val="nil"/>
              <w:right w:val="nil"/>
            </w:tcBorders>
            <w:shd w:val="clear" w:color="auto" w:fill="auto"/>
            <w:noWrap/>
            <w:vAlign w:val="bottom"/>
            <w:hideMark/>
          </w:tcPr>
          <w:p w14:paraId="388C3FA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0.976</w:t>
            </w:r>
          </w:p>
        </w:tc>
        <w:tc>
          <w:tcPr>
            <w:tcW w:w="1020" w:type="dxa"/>
            <w:tcBorders>
              <w:top w:val="nil"/>
              <w:left w:val="nil"/>
              <w:bottom w:val="nil"/>
              <w:right w:val="nil"/>
            </w:tcBorders>
            <w:shd w:val="clear" w:color="auto" w:fill="auto"/>
            <w:noWrap/>
            <w:vAlign w:val="bottom"/>
            <w:hideMark/>
          </w:tcPr>
          <w:p w14:paraId="77734F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1.082</w:t>
            </w:r>
          </w:p>
        </w:tc>
      </w:tr>
      <w:tr w:rsidR="00A5526B" w:rsidRPr="007F6BE0" w14:paraId="7BC48E95" w14:textId="77777777" w:rsidTr="00A5526B">
        <w:trPr>
          <w:trHeight w:val="285"/>
        </w:trPr>
        <w:tc>
          <w:tcPr>
            <w:tcW w:w="1053" w:type="dxa"/>
            <w:tcBorders>
              <w:top w:val="nil"/>
              <w:left w:val="nil"/>
              <w:bottom w:val="nil"/>
              <w:right w:val="nil"/>
            </w:tcBorders>
            <w:shd w:val="clear" w:color="auto" w:fill="auto"/>
            <w:noWrap/>
            <w:vAlign w:val="bottom"/>
            <w:hideMark/>
          </w:tcPr>
          <w:p w14:paraId="31F80C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1995.875</w:t>
            </w:r>
          </w:p>
        </w:tc>
        <w:tc>
          <w:tcPr>
            <w:tcW w:w="1020" w:type="dxa"/>
            <w:tcBorders>
              <w:top w:val="nil"/>
              <w:left w:val="nil"/>
              <w:bottom w:val="nil"/>
              <w:right w:val="nil"/>
            </w:tcBorders>
            <w:shd w:val="clear" w:color="auto" w:fill="auto"/>
            <w:noWrap/>
            <w:vAlign w:val="bottom"/>
            <w:hideMark/>
          </w:tcPr>
          <w:p w14:paraId="13FC56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0.930</w:t>
            </w:r>
          </w:p>
        </w:tc>
        <w:tc>
          <w:tcPr>
            <w:tcW w:w="1020" w:type="dxa"/>
            <w:tcBorders>
              <w:top w:val="nil"/>
              <w:left w:val="nil"/>
              <w:bottom w:val="nil"/>
              <w:right w:val="nil"/>
            </w:tcBorders>
            <w:shd w:val="clear" w:color="auto" w:fill="auto"/>
            <w:noWrap/>
            <w:vAlign w:val="bottom"/>
            <w:hideMark/>
          </w:tcPr>
          <w:p w14:paraId="529C35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4DBA365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0.979</w:t>
            </w:r>
          </w:p>
        </w:tc>
      </w:tr>
      <w:tr w:rsidR="00A5526B" w:rsidRPr="007F6BE0" w14:paraId="535FABA0" w14:textId="77777777" w:rsidTr="00A5526B">
        <w:trPr>
          <w:trHeight w:val="285"/>
        </w:trPr>
        <w:tc>
          <w:tcPr>
            <w:tcW w:w="1053" w:type="dxa"/>
            <w:tcBorders>
              <w:top w:val="nil"/>
              <w:left w:val="nil"/>
              <w:bottom w:val="nil"/>
              <w:right w:val="nil"/>
            </w:tcBorders>
            <w:shd w:val="clear" w:color="auto" w:fill="auto"/>
            <w:noWrap/>
            <w:vAlign w:val="bottom"/>
            <w:hideMark/>
          </w:tcPr>
          <w:p w14:paraId="3E9EF38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1996.125</w:t>
            </w:r>
          </w:p>
        </w:tc>
        <w:tc>
          <w:tcPr>
            <w:tcW w:w="1020" w:type="dxa"/>
            <w:tcBorders>
              <w:top w:val="nil"/>
              <w:left w:val="nil"/>
              <w:bottom w:val="nil"/>
              <w:right w:val="nil"/>
            </w:tcBorders>
            <w:shd w:val="clear" w:color="auto" w:fill="auto"/>
            <w:noWrap/>
            <w:vAlign w:val="bottom"/>
            <w:hideMark/>
          </w:tcPr>
          <w:p w14:paraId="72F220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1.071</w:t>
            </w:r>
          </w:p>
        </w:tc>
        <w:tc>
          <w:tcPr>
            <w:tcW w:w="1020" w:type="dxa"/>
            <w:tcBorders>
              <w:top w:val="nil"/>
              <w:left w:val="nil"/>
              <w:bottom w:val="nil"/>
              <w:right w:val="nil"/>
            </w:tcBorders>
            <w:shd w:val="clear" w:color="auto" w:fill="auto"/>
            <w:noWrap/>
            <w:vAlign w:val="bottom"/>
            <w:hideMark/>
          </w:tcPr>
          <w:p w14:paraId="4DE0EA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1.022</w:t>
            </w:r>
          </w:p>
        </w:tc>
        <w:tc>
          <w:tcPr>
            <w:tcW w:w="1020" w:type="dxa"/>
            <w:tcBorders>
              <w:top w:val="nil"/>
              <w:left w:val="nil"/>
              <w:bottom w:val="nil"/>
              <w:right w:val="nil"/>
            </w:tcBorders>
            <w:shd w:val="clear" w:color="auto" w:fill="auto"/>
            <w:noWrap/>
            <w:vAlign w:val="bottom"/>
            <w:hideMark/>
          </w:tcPr>
          <w:p w14:paraId="48A094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1.122</w:t>
            </w:r>
          </w:p>
        </w:tc>
      </w:tr>
      <w:tr w:rsidR="00A5526B" w:rsidRPr="007F6BE0" w14:paraId="3CBEC28F" w14:textId="77777777" w:rsidTr="00A5526B">
        <w:trPr>
          <w:trHeight w:val="285"/>
        </w:trPr>
        <w:tc>
          <w:tcPr>
            <w:tcW w:w="1053" w:type="dxa"/>
            <w:tcBorders>
              <w:top w:val="nil"/>
              <w:left w:val="nil"/>
              <w:bottom w:val="nil"/>
              <w:right w:val="nil"/>
            </w:tcBorders>
            <w:shd w:val="clear" w:color="auto" w:fill="auto"/>
            <w:noWrap/>
            <w:vAlign w:val="bottom"/>
            <w:hideMark/>
          </w:tcPr>
          <w:p w14:paraId="1847F9B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1996.375</w:t>
            </w:r>
          </w:p>
        </w:tc>
        <w:tc>
          <w:tcPr>
            <w:tcW w:w="1020" w:type="dxa"/>
            <w:tcBorders>
              <w:top w:val="nil"/>
              <w:left w:val="nil"/>
              <w:bottom w:val="nil"/>
              <w:right w:val="nil"/>
            </w:tcBorders>
            <w:shd w:val="clear" w:color="auto" w:fill="auto"/>
            <w:noWrap/>
            <w:vAlign w:val="bottom"/>
            <w:hideMark/>
          </w:tcPr>
          <w:p w14:paraId="1C4373C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1.048</w:t>
            </w:r>
          </w:p>
        </w:tc>
        <w:tc>
          <w:tcPr>
            <w:tcW w:w="1020" w:type="dxa"/>
            <w:tcBorders>
              <w:top w:val="nil"/>
              <w:left w:val="nil"/>
              <w:bottom w:val="nil"/>
              <w:right w:val="nil"/>
            </w:tcBorders>
            <w:shd w:val="clear" w:color="auto" w:fill="auto"/>
            <w:noWrap/>
            <w:vAlign w:val="bottom"/>
            <w:hideMark/>
          </w:tcPr>
          <w:p w14:paraId="62BCE5F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0.997</w:t>
            </w:r>
          </w:p>
        </w:tc>
        <w:tc>
          <w:tcPr>
            <w:tcW w:w="1020" w:type="dxa"/>
            <w:tcBorders>
              <w:top w:val="nil"/>
              <w:left w:val="nil"/>
              <w:bottom w:val="nil"/>
              <w:right w:val="nil"/>
            </w:tcBorders>
            <w:shd w:val="clear" w:color="auto" w:fill="auto"/>
            <w:noWrap/>
            <w:vAlign w:val="bottom"/>
            <w:hideMark/>
          </w:tcPr>
          <w:p w14:paraId="03CF24A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1.101</w:t>
            </w:r>
          </w:p>
        </w:tc>
      </w:tr>
      <w:tr w:rsidR="00A5526B" w:rsidRPr="007F6BE0" w14:paraId="73EBEC1B" w14:textId="77777777" w:rsidTr="00A5526B">
        <w:trPr>
          <w:trHeight w:val="285"/>
        </w:trPr>
        <w:tc>
          <w:tcPr>
            <w:tcW w:w="1053" w:type="dxa"/>
            <w:tcBorders>
              <w:top w:val="nil"/>
              <w:left w:val="nil"/>
              <w:bottom w:val="nil"/>
              <w:right w:val="nil"/>
            </w:tcBorders>
            <w:shd w:val="clear" w:color="auto" w:fill="auto"/>
            <w:noWrap/>
            <w:vAlign w:val="bottom"/>
            <w:hideMark/>
          </w:tcPr>
          <w:p w14:paraId="7D3ACD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1996.625</w:t>
            </w:r>
          </w:p>
        </w:tc>
        <w:tc>
          <w:tcPr>
            <w:tcW w:w="1020" w:type="dxa"/>
            <w:tcBorders>
              <w:top w:val="nil"/>
              <w:left w:val="nil"/>
              <w:bottom w:val="nil"/>
              <w:right w:val="nil"/>
            </w:tcBorders>
            <w:shd w:val="clear" w:color="auto" w:fill="auto"/>
            <w:noWrap/>
            <w:vAlign w:val="bottom"/>
            <w:hideMark/>
          </w:tcPr>
          <w:p w14:paraId="53E100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1.161</w:t>
            </w:r>
          </w:p>
        </w:tc>
        <w:tc>
          <w:tcPr>
            <w:tcW w:w="1020" w:type="dxa"/>
            <w:tcBorders>
              <w:top w:val="nil"/>
              <w:left w:val="nil"/>
              <w:bottom w:val="nil"/>
              <w:right w:val="nil"/>
            </w:tcBorders>
            <w:shd w:val="clear" w:color="auto" w:fill="auto"/>
            <w:noWrap/>
            <w:vAlign w:val="bottom"/>
            <w:hideMark/>
          </w:tcPr>
          <w:p w14:paraId="79D41F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1.107</w:t>
            </w:r>
          </w:p>
        </w:tc>
        <w:tc>
          <w:tcPr>
            <w:tcW w:w="1020" w:type="dxa"/>
            <w:tcBorders>
              <w:top w:val="nil"/>
              <w:left w:val="nil"/>
              <w:bottom w:val="nil"/>
              <w:right w:val="nil"/>
            </w:tcBorders>
            <w:shd w:val="clear" w:color="auto" w:fill="auto"/>
            <w:noWrap/>
            <w:vAlign w:val="bottom"/>
            <w:hideMark/>
          </w:tcPr>
          <w:p w14:paraId="59D5A37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1.218</w:t>
            </w:r>
          </w:p>
        </w:tc>
      </w:tr>
      <w:tr w:rsidR="00A5526B" w:rsidRPr="007F6BE0" w14:paraId="2CDEEC30" w14:textId="77777777" w:rsidTr="00A5526B">
        <w:trPr>
          <w:trHeight w:val="285"/>
        </w:trPr>
        <w:tc>
          <w:tcPr>
            <w:tcW w:w="1053" w:type="dxa"/>
            <w:tcBorders>
              <w:top w:val="nil"/>
              <w:left w:val="nil"/>
              <w:bottom w:val="nil"/>
              <w:right w:val="nil"/>
            </w:tcBorders>
            <w:shd w:val="clear" w:color="auto" w:fill="auto"/>
            <w:noWrap/>
            <w:vAlign w:val="bottom"/>
            <w:hideMark/>
          </w:tcPr>
          <w:p w14:paraId="3CCDC1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1996.875</w:t>
            </w:r>
          </w:p>
        </w:tc>
        <w:tc>
          <w:tcPr>
            <w:tcW w:w="1020" w:type="dxa"/>
            <w:tcBorders>
              <w:top w:val="nil"/>
              <w:left w:val="nil"/>
              <w:bottom w:val="nil"/>
              <w:right w:val="nil"/>
            </w:tcBorders>
            <w:shd w:val="clear" w:color="auto" w:fill="auto"/>
            <w:noWrap/>
            <w:vAlign w:val="bottom"/>
            <w:hideMark/>
          </w:tcPr>
          <w:p w14:paraId="3C8A97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1.295</w:t>
            </w:r>
          </w:p>
        </w:tc>
        <w:tc>
          <w:tcPr>
            <w:tcW w:w="1020" w:type="dxa"/>
            <w:tcBorders>
              <w:top w:val="nil"/>
              <w:left w:val="nil"/>
              <w:bottom w:val="nil"/>
              <w:right w:val="nil"/>
            </w:tcBorders>
            <w:shd w:val="clear" w:color="auto" w:fill="auto"/>
            <w:noWrap/>
            <w:vAlign w:val="bottom"/>
            <w:hideMark/>
          </w:tcPr>
          <w:p w14:paraId="2BF265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1.231</w:t>
            </w:r>
          </w:p>
        </w:tc>
        <w:tc>
          <w:tcPr>
            <w:tcW w:w="1020" w:type="dxa"/>
            <w:tcBorders>
              <w:top w:val="nil"/>
              <w:left w:val="nil"/>
              <w:bottom w:val="nil"/>
              <w:right w:val="nil"/>
            </w:tcBorders>
            <w:shd w:val="clear" w:color="auto" w:fill="auto"/>
            <w:noWrap/>
            <w:vAlign w:val="bottom"/>
            <w:hideMark/>
          </w:tcPr>
          <w:p w14:paraId="0D23AE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1.363</w:t>
            </w:r>
          </w:p>
        </w:tc>
      </w:tr>
      <w:tr w:rsidR="00A5526B" w:rsidRPr="007F6BE0" w14:paraId="7807811B" w14:textId="77777777" w:rsidTr="00A5526B">
        <w:trPr>
          <w:trHeight w:val="285"/>
        </w:trPr>
        <w:tc>
          <w:tcPr>
            <w:tcW w:w="1053" w:type="dxa"/>
            <w:tcBorders>
              <w:top w:val="nil"/>
              <w:left w:val="nil"/>
              <w:bottom w:val="nil"/>
              <w:right w:val="nil"/>
            </w:tcBorders>
            <w:shd w:val="clear" w:color="auto" w:fill="auto"/>
            <w:noWrap/>
            <w:vAlign w:val="bottom"/>
            <w:hideMark/>
          </w:tcPr>
          <w:p w14:paraId="7F17CB7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1997.125</w:t>
            </w:r>
          </w:p>
        </w:tc>
        <w:tc>
          <w:tcPr>
            <w:tcW w:w="1020" w:type="dxa"/>
            <w:tcBorders>
              <w:top w:val="nil"/>
              <w:left w:val="nil"/>
              <w:bottom w:val="nil"/>
              <w:right w:val="nil"/>
            </w:tcBorders>
            <w:shd w:val="clear" w:color="auto" w:fill="auto"/>
            <w:noWrap/>
            <w:vAlign w:val="bottom"/>
            <w:hideMark/>
          </w:tcPr>
          <w:p w14:paraId="4EE5B93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1.235</w:t>
            </w:r>
          </w:p>
        </w:tc>
        <w:tc>
          <w:tcPr>
            <w:tcW w:w="1020" w:type="dxa"/>
            <w:tcBorders>
              <w:top w:val="nil"/>
              <w:left w:val="nil"/>
              <w:bottom w:val="nil"/>
              <w:right w:val="nil"/>
            </w:tcBorders>
            <w:shd w:val="clear" w:color="auto" w:fill="auto"/>
            <w:noWrap/>
            <w:vAlign w:val="bottom"/>
            <w:hideMark/>
          </w:tcPr>
          <w:p w14:paraId="5DFF98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1.172</w:t>
            </w:r>
          </w:p>
        </w:tc>
        <w:tc>
          <w:tcPr>
            <w:tcW w:w="1020" w:type="dxa"/>
            <w:tcBorders>
              <w:top w:val="nil"/>
              <w:left w:val="nil"/>
              <w:bottom w:val="nil"/>
              <w:right w:val="nil"/>
            </w:tcBorders>
            <w:shd w:val="clear" w:color="auto" w:fill="auto"/>
            <w:noWrap/>
            <w:vAlign w:val="bottom"/>
            <w:hideMark/>
          </w:tcPr>
          <w:p w14:paraId="318FE31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1.302</w:t>
            </w:r>
          </w:p>
        </w:tc>
      </w:tr>
      <w:tr w:rsidR="00A5526B" w:rsidRPr="007F6BE0" w14:paraId="1D939E8F" w14:textId="77777777" w:rsidTr="00A5526B">
        <w:trPr>
          <w:trHeight w:val="285"/>
        </w:trPr>
        <w:tc>
          <w:tcPr>
            <w:tcW w:w="1053" w:type="dxa"/>
            <w:tcBorders>
              <w:top w:val="nil"/>
              <w:left w:val="nil"/>
              <w:bottom w:val="nil"/>
              <w:right w:val="nil"/>
            </w:tcBorders>
            <w:shd w:val="clear" w:color="auto" w:fill="auto"/>
            <w:noWrap/>
            <w:vAlign w:val="bottom"/>
            <w:hideMark/>
          </w:tcPr>
          <w:p w14:paraId="52F0D8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1997.375</w:t>
            </w:r>
          </w:p>
        </w:tc>
        <w:tc>
          <w:tcPr>
            <w:tcW w:w="1020" w:type="dxa"/>
            <w:tcBorders>
              <w:top w:val="nil"/>
              <w:left w:val="nil"/>
              <w:bottom w:val="nil"/>
              <w:right w:val="nil"/>
            </w:tcBorders>
            <w:shd w:val="clear" w:color="auto" w:fill="auto"/>
            <w:noWrap/>
            <w:vAlign w:val="bottom"/>
            <w:hideMark/>
          </w:tcPr>
          <w:p w14:paraId="7CBDE59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1.396</w:t>
            </w:r>
          </w:p>
        </w:tc>
        <w:tc>
          <w:tcPr>
            <w:tcW w:w="1020" w:type="dxa"/>
            <w:tcBorders>
              <w:top w:val="nil"/>
              <w:left w:val="nil"/>
              <w:bottom w:val="nil"/>
              <w:right w:val="nil"/>
            </w:tcBorders>
            <w:shd w:val="clear" w:color="auto" w:fill="auto"/>
            <w:noWrap/>
            <w:vAlign w:val="bottom"/>
            <w:hideMark/>
          </w:tcPr>
          <w:p w14:paraId="1C1CC8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1.328</w:t>
            </w:r>
          </w:p>
        </w:tc>
        <w:tc>
          <w:tcPr>
            <w:tcW w:w="1020" w:type="dxa"/>
            <w:tcBorders>
              <w:top w:val="nil"/>
              <w:left w:val="nil"/>
              <w:bottom w:val="nil"/>
              <w:right w:val="nil"/>
            </w:tcBorders>
            <w:shd w:val="clear" w:color="auto" w:fill="auto"/>
            <w:noWrap/>
            <w:vAlign w:val="bottom"/>
            <w:hideMark/>
          </w:tcPr>
          <w:p w14:paraId="174DC5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1.468</w:t>
            </w:r>
          </w:p>
        </w:tc>
      </w:tr>
      <w:tr w:rsidR="00A5526B" w:rsidRPr="007F6BE0" w14:paraId="010BA964" w14:textId="77777777" w:rsidTr="00A5526B">
        <w:trPr>
          <w:trHeight w:val="285"/>
        </w:trPr>
        <w:tc>
          <w:tcPr>
            <w:tcW w:w="1053" w:type="dxa"/>
            <w:tcBorders>
              <w:top w:val="nil"/>
              <w:left w:val="nil"/>
              <w:bottom w:val="nil"/>
              <w:right w:val="nil"/>
            </w:tcBorders>
            <w:shd w:val="clear" w:color="auto" w:fill="auto"/>
            <w:noWrap/>
            <w:vAlign w:val="bottom"/>
            <w:hideMark/>
          </w:tcPr>
          <w:p w14:paraId="433683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1997.625</w:t>
            </w:r>
          </w:p>
        </w:tc>
        <w:tc>
          <w:tcPr>
            <w:tcW w:w="1020" w:type="dxa"/>
            <w:tcBorders>
              <w:top w:val="nil"/>
              <w:left w:val="nil"/>
              <w:bottom w:val="nil"/>
              <w:right w:val="nil"/>
            </w:tcBorders>
            <w:shd w:val="clear" w:color="auto" w:fill="auto"/>
            <w:noWrap/>
            <w:vAlign w:val="bottom"/>
            <w:hideMark/>
          </w:tcPr>
          <w:p w14:paraId="1D6678B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1.027</w:t>
            </w:r>
          </w:p>
        </w:tc>
        <w:tc>
          <w:tcPr>
            <w:tcW w:w="1020" w:type="dxa"/>
            <w:tcBorders>
              <w:top w:val="nil"/>
              <w:left w:val="nil"/>
              <w:bottom w:val="nil"/>
              <w:right w:val="nil"/>
            </w:tcBorders>
            <w:shd w:val="clear" w:color="auto" w:fill="auto"/>
            <w:noWrap/>
            <w:vAlign w:val="bottom"/>
            <w:hideMark/>
          </w:tcPr>
          <w:p w14:paraId="7F32ABE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55FA5E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1.081</w:t>
            </w:r>
          </w:p>
        </w:tc>
      </w:tr>
      <w:tr w:rsidR="00A5526B" w:rsidRPr="007F6BE0" w14:paraId="008A0C37" w14:textId="77777777" w:rsidTr="00A5526B">
        <w:trPr>
          <w:trHeight w:val="285"/>
        </w:trPr>
        <w:tc>
          <w:tcPr>
            <w:tcW w:w="1053" w:type="dxa"/>
            <w:tcBorders>
              <w:top w:val="nil"/>
              <w:left w:val="nil"/>
              <w:bottom w:val="nil"/>
              <w:right w:val="nil"/>
            </w:tcBorders>
            <w:shd w:val="clear" w:color="auto" w:fill="auto"/>
            <w:noWrap/>
            <w:vAlign w:val="bottom"/>
            <w:hideMark/>
          </w:tcPr>
          <w:p w14:paraId="376E0F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1997.875</w:t>
            </w:r>
          </w:p>
        </w:tc>
        <w:tc>
          <w:tcPr>
            <w:tcW w:w="1020" w:type="dxa"/>
            <w:tcBorders>
              <w:top w:val="nil"/>
              <w:left w:val="nil"/>
              <w:bottom w:val="nil"/>
              <w:right w:val="nil"/>
            </w:tcBorders>
            <w:shd w:val="clear" w:color="auto" w:fill="auto"/>
            <w:noWrap/>
            <w:vAlign w:val="bottom"/>
            <w:hideMark/>
          </w:tcPr>
          <w:p w14:paraId="144F1DF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1.102</w:t>
            </w:r>
          </w:p>
        </w:tc>
        <w:tc>
          <w:tcPr>
            <w:tcW w:w="1020" w:type="dxa"/>
            <w:tcBorders>
              <w:top w:val="nil"/>
              <w:left w:val="nil"/>
              <w:bottom w:val="nil"/>
              <w:right w:val="nil"/>
            </w:tcBorders>
            <w:shd w:val="clear" w:color="auto" w:fill="auto"/>
            <w:noWrap/>
            <w:vAlign w:val="bottom"/>
            <w:hideMark/>
          </w:tcPr>
          <w:p w14:paraId="3A3CD21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4A53810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1.171</w:t>
            </w:r>
          </w:p>
        </w:tc>
      </w:tr>
      <w:tr w:rsidR="00A5526B" w:rsidRPr="007F6BE0" w14:paraId="03592111" w14:textId="77777777" w:rsidTr="00A5526B">
        <w:trPr>
          <w:trHeight w:val="285"/>
        </w:trPr>
        <w:tc>
          <w:tcPr>
            <w:tcW w:w="1053" w:type="dxa"/>
            <w:tcBorders>
              <w:top w:val="nil"/>
              <w:left w:val="nil"/>
              <w:bottom w:val="nil"/>
              <w:right w:val="nil"/>
            </w:tcBorders>
            <w:shd w:val="clear" w:color="auto" w:fill="auto"/>
            <w:noWrap/>
            <w:vAlign w:val="bottom"/>
            <w:hideMark/>
          </w:tcPr>
          <w:p w14:paraId="4B035A9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1998.125</w:t>
            </w:r>
          </w:p>
        </w:tc>
        <w:tc>
          <w:tcPr>
            <w:tcW w:w="1020" w:type="dxa"/>
            <w:tcBorders>
              <w:top w:val="nil"/>
              <w:left w:val="nil"/>
              <w:bottom w:val="nil"/>
              <w:right w:val="nil"/>
            </w:tcBorders>
            <w:shd w:val="clear" w:color="auto" w:fill="auto"/>
            <w:noWrap/>
            <w:vAlign w:val="bottom"/>
            <w:hideMark/>
          </w:tcPr>
          <w:p w14:paraId="5AB65C8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1.161</w:t>
            </w:r>
          </w:p>
        </w:tc>
        <w:tc>
          <w:tcPr>
            <w:tcW w:w="1020" w:type="dxa"/>
            <w:tcBorders>
              <w:top w:val="nil"/>
              <w:left w:val="nil"/>
              <w:bottom w:val="nil"/>
              <w:right w:val="nil"/>
            </w:tcBorders>
            <w:shd w:val="clear" w:color="auto" w:fill="auto"/>
            <w:noWrap/>
            <w:vAlign w:val="bottom"/>
            <w:hideMark/>
          </w:tcPr>
          <w:p w14:paraId="21092D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1.097</w:t>
            </w:r>
          </w:p>
        </w:tc>
        <w:tc>
          <w:tcPr>
            <w:tcW w:w="1020" w:type="dxa"/>
            <w:tcBorders>
              <w:top w:val="nil"/>
              <w:left w:val="nil"/>
              <w:bottom w:val="nil"/>
              <w:right w:val="nil"/>
            </w:tcBorders>
            <w:shd w:val="clear" w:color="auto" w:fill="auto"/>
            <w:noWrap/>
            <w:vAlign w:val="bottom"/>
            <w:hideMark/>
          </w:tcPr>
          <w:p w14:paraId="7812C6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1.229</w:t>
            </w:r>
          </w:p>
        </w:tc>
      </w:tr>
      <w:tr w:rsidR="00A5526B" w:rsidRPr="007F6BE0" w14:paraId="23BF969C" w14:textId="77777777" w:rsidTr="00A5526B">
        <w:trPr>
          <w:trHeight w:val="285"/>
        </w:trPr>
        <w:tc>
          <w:tcPr>
            <w:tcW w:w="1053" w:type="dxa"/>
            <w:tcBorders>
              <w:top w:val="nil"/>
              <w:left w:val="nil"/>
              <w:bottom w:val="nil"/>
              <w:right w:val="nil"/>
            </w:tcBorders>
            <w:shd w:val="clear" w:color="auto" w:fill="auto"/>
            <w:noWrap/>
            <w:vAlign w:val="bottom"/>
            <w:hideMark/>
          </w:tcPr>
          <w:p w14:paraId="0D5642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1998.375</w:t>
            </w:r>
          </w:p>
        </w:tc>
        <w:tc>
          <w:tcPr>
            <w:tcW w:w="1020" w:type="dxa"/>
            <w:tcBorders>
              <w:top w:val="nil"/>
              <w:left w:val="nil"/>
              <w:bottom w:val="nil"/>
              <w:right w:val="nil"/>
            </w:tcBorders>
            <w:shd w:val="clear" w:color="auto" w:fill="auto"/>
            <w:noWrap/>
            <w:vAlign w:val="bottom"/>
            <w:hideMark/>
          </w:tcPr>
          <w:p w14:paraId="41309B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1.106</w:t>
            </w:r>
          </w:p>
        </w:tc>
        <w:tc>
          <w:tcPr>
            <w:tcW w:w="1020" w:type="dxa"/>
            <w:tcBorders>
              <w:top w:val="nil"/>
              <w:left w:val="nil"/>
              <w:bottom w:val="nil"/>
              <w:right w:val="nil"/>
            </w:tcBorders>
            <w:shd w:val="clear" w:color="auto" w:fill="auto"/>
            <w:noWrap/>
            <w:vAlign w:val="bottom"/>
            <w:hideMark/>
          </w:tcPr>
          <w:p w14:paraId="00B83F2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1.056</w:t>
            </w:r>
          </w:p>
        </w:tc>
        <w:tc>
          <w:tcPr>
            <w:tcW w:w="1020" w:type="dxa"/>
            <w:tcBorders>
              <w:top w:val="nil"/>
              <w:left w:val="nil"/>
              <w:bottom w:val="nil"/>
              <w:right w:val="nil"/>
            </w:tcBorders>
            <w:shd w:val="clear" w:color="auto" w:fill="auto"/>
            <w:noWrap/>
            <w:vAlign w:val="bottom"/>
            <w:hideMark/>
          </w:tcPr>
          <w:p w14:paraId="375A71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1.158</w:t>
            </w:r>
          </w:p>
        </w:tc>
      </w:tr>
      <w:tr w:rsidR="00A5526B" w:rsidRPr="007F6BE0" w14:paraId="389C53E8" w14:textId="77777777" w:rsidTr="00A5526B">
        <w:trPr>
          <w:trHeight w:val="285"/>
        </w:trPr>
        <w:tc>
          <w:tcPr>
            <w:tcW w:w="1053" w:type="dxa"/>
            <w:tcBorders>
              <w:top w:val="nil"/>
              <w:left w:val="nil"/>
              <w:bottom w:val="nil"/>
              <w:right w:val="nil"/>
            </w:tcBorders>
            <w:shd w:val="clear" w:color="auto" w:fill="auto"/>
            <w:noWrap/>
            <w:vAlign w:val="bottom"/>
            <w:hideMark/>
          </w:tcPr>
          <w:p w14:paraId="08019C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1998.625</w:t>
            </w:r>
          </w:p>
        </w:tc>
        <w:tc>
          <w:tcPr>
            <w:tcW w:w="1020" w:type="dxa"/>
            <w:tcBorders>
              <w:top w:val="nil"/>
              <w:left w:val="nil"/>
              <w:bottom w:val="nil"/>
              <w:right w:val="nil"/>
            </w:tcBorders>
            <w:shd w:val="clear" w:color="auto" w:fill="auto"/>
            <w:noWrap/>
            <w:vAlign w:val="bottom"/>
            <w:hideMark/>
          </w:tcPr>
          <w:p w14:paraId="40D77B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0.882</w:t>
            </w:r>
          </w:p>
        </w:tc>
        <w:tc>
          <w:tcPr>
            <w:tcW w:w="1020" w:type="dxa"/>
            <w:tcBorders>
              <w:top w:val="nil"/>
              <w:left w:val="nil"/>
              <w:bottom w:val="nil"/>
              <w:right w:val="nil"/>
            </w:tcBorders>
            <w:shd w:val="clear" w:color="auto" w:fill="auto"/>
            <w:noWrap/>
            <w:vAlign w:val="bottom"/>
            <w:hideMark/>
          </w:tcPr>
          <w:p w14:paraId="25B89BD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363F61E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0.924</w:t>
            </w:r>
          </w:p>
        </w:tc>
      </w:tr>
      <w:tr w:rsidR="00A5526B" w:rsidRPr="007F6BE0" w14:paraId="6C8FE1E2" w14:textId="77777777" w:rsidTr="00A5526B">
        <w:trPr>
          <w:trHeight w:val="285"/>
        </w:trPr>
        <w:tc>
          <w:tcPr>
            <w:tcW w:w="1053" w:type="dxa"/>
            <w:tcBorders>
              <w:top w:val="nil"/>
              <w:left w:val="nil"/>
              <w:bottom w:val="nil"/>
              <w:right w:val="nil"/>
            </w:tcBorders>
            <w:shd w:val="clear" w:color="auto" w:fill="auto"/>
            <w:noWrap/>
            <w:vAlign w:val="bottom"/>
            <w:hideMark/>
          </w:tcPr>
          <w:p w14:paraId="604BB57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1998.875</w:t>
            </w:r>
          </w:p>
        </w:tc>
        <w:tc>
          <w:tcPr>
            <w:tcW w:w="1020" w:type="dxa"/>
            <w:tcBorders>
              <w:top w:val="nil"/>
              <w:left w:val="nil"/>
              <w:bottom w:val="nil"/>
              <w:right w:val="nil"/>
            </w:tcBorders>
            <w:shd w:val="clear" w:color="auto" w:fill="auto"/>
            <w:noWrap/>
            <w:vAlign w:val="bottom"/>
            <w:hideMark/>
          </w:tcPr>
          <w:p w14:paraId="537D42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0.942</w:t>
            </w:r>
          </w:p>
        </w:tc>
        <w:tc>
          <w:tcPr>
            <w:tcW w:w="1020" w:type="dxa"/>
            <w:tcBorders>
              <w:top w:val="nil"/>
              <w:left w:val="nil"/>
              <w:bottom w:val="nil"/>
              <w:right w:val="nil"/>
            </w:tcBorders>
            <w:shd w:val="clear" w:color="auto" w:fill="auto"/>
            <w:noWrap/>
            <w:vAlign w:val="bottom"/>
            <w:hideMark/>
          </w:tcPr>
          <w:p w14:paraId="077EC2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0.891</w:t>
            </w:r>
          </w:p>
        </w:tc>
        <w:tc>
          <w:tcPr>
            <w:tcW w:w="1020" w:type="dxa"/>
            <w:tcBorders>
              <w:top w:val="nil"/>
              <w:left w:val="nil"/>
              <w:bottom w:val="nil"/>
              <w:right w:val="nil"/>
            </w:tcBorders>
            <w:shd w:val="clear" w:color="auto" w:fill="auto"/>
            <w:noWrap/>
            <w:vAlign w:val="bottom"/>
            <w:hideMark/>
          </w:tcPr>
          <w:p w14:paraId="24E7D2D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0.997</w:t>
            </w:r>
          </w:p>
        </w:tc>
      </w:tr>
      <w:tr w:rsidR="00A5526B" w:rsidRPr="007F6BE0" w14:paraId="23975DA8" w14:textId="77777777" w:rsidTr="00A5526B">
        <w:trPr>
          <w:trHeight w:val="285"/>
        </w:trPr>
        <w:tc>
          <w:tcPr>
            <w:tcW w:w="1053" w:type="dxa"/>
            <w:tcBorders>
              <w:top w:val="nil"/>
              <w:left w:val="nil"/>
              <w:bottom w:val="nil"/>
              <w:right w:val="nil"/>
            </w:tcBorders>
            <w:shd w:val="clear" w:color="auto" w:fill="auto"/>
            <w:noWrap/>
            <w:vAlign w:val="bottom"/>
            <w:hideMark/>
          </w:tcPr>
          <w:p w14:paraId="66D9974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1999.125</w:t>
            </w:r>
          </w:p>
        </w:tc>
        <w:tc>
          <w:tcPr>
            <w:tcW w:w="1020" w:type="dxa"/>
            <w:tcBorders>
              <w:top w:val="nil"/>
              <w:left w:val="nil"/>
              <w:bottom w:val="nil"/>
              <w:right w:val="nil"/>
            </w:tcBorders>
            <w:shd w:val="clear" w:color="auto" w:fill="auto"/>
            <w:noWrap/>
            <w:vAlign w:val="bottom"/>
            <w:hideMark/>
          </w:tcPr>
          <w:p w14:paraId="448C981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60B29CE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0.743</w:t>
            </w:r>
          </w:p>
        </w:tc>
        <w:tc>
          <w:tcPr>
            <w:tcW w:w="1020" w:type="dxa"/>
            <w:tcBorders>
              <w:top w:val="nil"/>
              <w:left w:val="nil"/>
              <w:bottom w:val="nil"/>
              <w:right w:val="nil"/>
            </w:tcBorders>
            <w:shd w:val="clear" w:color="auto" w:fill="auto"/>
            <w:noWrap/>
            <w:vAlign w:val="bottom"/>
            <w:hideMark/>
          </w:tcPr>
          <w:p w14:paraId="3F39B31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0.828</w:t>
            </w:r>
          </w:p>
        </w:tc>
      </w:tr>
      <w:tr w:rsidR="00A5526B" w:rsidRPr="007F6BE0" w14:paraId="29287A00" w14:textId="77777777" w:rsidTr="00A5526B">
        <w:trPr>
          <w:trHeight w:val="285"/>
        </w:trPr>
        <w:tc>
          <w:tcPr>
            <w:tcW w:w="1053" w:type="dxa"/>
            <w:tcBorders>
              <w:top w:val="nil"/>
              <w:left w:val="nil"/>
              <w:bottom w:val="nil"/>
              <w:right w:val="nil"/>
            </w:tcBorders>
            <w:shd w:val="clear" w:color="auto" w:fill="auto"/>
            <w:noWrap/>
            <w:vAlign w:val="bottom"/>
            <w:hideMark/>
          </w:tcPr>
          <w:p w14:paraId="00F0BE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1999.375</w:t>
            </w:r>
          </w:p>
        </w:tc>
        <w:tc>
          <w:tcPr>
            <w:tcW w:w="1020" w:type="dxa"/>
            <w:tcBorders>
              <w:top w:val="nil"/>
              <w:left w:val="nil"/>
              <w:bottom w:val="nil"/>
              <w:right w:val="nil"/>
            </w:tcBorders>
            <w:shd w:val="clear" w:color="auto" w:fill="auto"/>
            <w:noWrap/>
            <w:vAlign w:val="bottom"/>
            <w:hideMark/>
          </w:tcPr>
          <w:p w14:paraId="2ECE4D6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0.920</w:t>
            </w:r>
          </w:p>
        </w:tc>
        <w:tc>
          <w:tcPr>
            <w:tcW w:w="1020" w:type="dxa"/>
            <w:tcBorders>
              <w:top w:val="nil"/>
              <w:left w:val="nil"/>
              <w:bottom w:val="nil"/>
              <w:right w:val="nil"/>
            </w:tcBorders>
            <w:shd w:val="clear" w:color="auto" w:fill="auto"/>
            <w:noWrap/>
            <w:vAlign w:val="bottom"/>
            <w:hideMark/>
          </w:tcPr>
          <w:p w14:paraId="3B7D43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0.877</w:t>
            </w:r>
          </w:p>
        </w:tc>
        <w:tc>
          <w:tcPr>
            <w:tcW w:w="1020" w:type="dxa"/>
            <w:tcBorders>
              <w:top w:val="nil"/>
              <w:left w:val="nil"/>
              <w:bottom w:val="nil"/>
              <w:right w:val="nil"/>
            </w:tcBorders>
            <w:shd w:val="clear" w:color="auto" w:fill="auto"/>
            <w:noWrap/>
            <w:vAlign w:val="bottom"/>
            <w:hideMark/>
          </w:tcPr>
          <w:p w14:paraId="4F847F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0.965</w:t>
            </w:r>
          </w:p>
        </w:tc>
      </w:tr>
      <w:tr w:rsidR="00A5526B" w:rsidRPr="007F6BE0" w14:paraId="0D399D7A" w14:textId="77777777" w:rsidTr="00A5526B">
        <w:trPr>
          <w:trHeight w:val="285"/>
        </w:trPr>
        <w:tc>
          <w:tcPr>
            <w:tcW w:w="1053" w:type="dxa"/>
            <w:tcBorders>
              <w:top w:val="nil"/>
              <w:left w:val="nil"/>
              <w:bottom w:val="nil"/>
              <w:right w:val="nil"/>
            </w:tcBorders>
            <w:shd w:val="clear" w:color="auto" w:fill="auto"/>
            <w:noWrap/>
            <w:vAlign w:val="bottom"/>
            <w:hideMark/>
          </w:tcPr>
          <w:p w14:paraId="10DD1C4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1999.625</w:t>
            </w:r>
          </w:p>
        </w:tc>
        <w:tc>
          <w:tcPr>
            <w:tcW w:w="1020" w:type="dxa"/>
            <w:tcBorders>
              <w:top w:val="nil"/>
              <w:left w:val="nil"/>
              <w:bottom w:val="nil"/>
              <w:right w:val="nil"/>
            </w:tcBorders>
            <w:shd w:val="clear" w:color="auto" w:fill="auto"/>
            <w:noWrap/>
            <w:vAlign w:val="bottom"/>
            <w:hideMark/>
          </w:tcPr>
          <w:p w14:paraId="0D91C3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0.849</w:t>
            </w:r>
          </w:p>
        </w:tc>
        <w:tc>
          <w:tcPr>
            <w:tcW w:w="1020" w:type="dxa"/>
            <w:tcBorders>
              <w:top w:val="nil"/>
              <w:left w:val="nil"/>
              <w:bottom w:val="nil"/>
              <w:right w:val="nil"/>
            </w:tcBorders>
            <w:shd w:val="clear" w:color="auto" w:fill="auto"/>
            <w:noWrap/>
            <w:vAlign w:val="bottom"/>
            <w:hideMark/>
          </w:tcPr>
          <w:p w14:paraId="2C0CAA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0.809</w:t>
            </w:r>
          </w:p>
        </w:tc>
        <w:tc>
          <w:tcPr>
            <w:tcW w:w="1020" w:type="dxa"/>
            <w:tcBorders>
              <w:top w:val="nil"/>
              <w:left w:val="nil"/>
              <w:bottom w:val="nil"/>
              <w:right w:val="nil"/>
            </w:tcBorders>
            <w:shd w:val="clear" w:color="auto" w:fill="auto"/>
            <w:noWrap/>
            <w:vAlign w:val="bottom"/>
            <w:hideMark/>
          </w:tcPr>
          <w:p w14:paraId="7CF2E49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0.891</w:t>
            </w:r>
          </w:p>
        </w:tc>
      </w:tr>
      <w:tr w:rsidR="00A5526B" w:rsidRPr="007F6BE0" w14:paraId="1F38ECEC" w14:textId="77777777" w:rsidTr="00A5526B">
        <w:trPr>
          <w:trHeight w:val="285"/>
        </w:trPr>
        <w:tc>
          <w:tcPr>
            <w:tcW w:w="1053" w:type="dxa"/>
            <w:tcBorders>
              <w:top w:val="nil"/>
              <w:left w:val="nil"/>
              <w:bottom w:val="nil"/>
              <w:right w:val="nil"/>
            </w:tcBorders>
            <w:shd w:val="clear" w:color="auto" w:fill="auto"/>
            <w:noWrap/>
            <w:vAlign w:val="bottom"/>
            <w:hideMark/>
          </w:tcPr>
          <w:p w14:paraId="765B12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1999.875</w:t>
            </w:r>
          </w:p>
        </w:tc>
        <w:tc>
          <w:tcPr>
            <w:tcW w:w="1020" w:type="dxa"/>
            <w:tcBorders>
              <w:top w:val="nil"/>
              <w:left w:val="nil"/>
              <w:bottom w:val="nil"/>
              <w:right w:val="nil"/>
            </w:tcBorders>
            <w:shd w:val="clear" w:color="auto" w:fill="auto"/>
            <w:noWrap/>
            <w:vAlign w:val="bottom"/>
            <w:hideMark/>
          </w:tcPr>
          <w:p w14:paraId="1EE4BFF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0.895</w:t>
            </w:r>
          </w:p>
        </w:tc>
        <w:tc>
          <w:tcPr>
            <w:tcW w:w="1020" w:type="dxa"/>
            <w:tcBorders>
              <w:top w:val="nil"/>
              <w:left w:val="nil"/>
              <w:bottom w:val="nil"/>
              <w:right w:val="nil"/>
            </w:tcBorders>
            <w:shd w:val="clear" w:color="auto" w:fill="auto"/>
            <w:noWrap/>
            <w:vAlign w:val="bottom"/>
            <w:hideMark/>
          </w:tcPr>
          <w:p w14:paraId="48A609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0.848</w:t>
            </w:r>
          </w:p>
        </w:tc>
        <w:tc>
          <w:tcPr>
            <w:tcW w:w="1020" w:type="dxa"/>
            <w:tcBorders>
              <w:top w:val="nil"/>
              <w:left w:val="nil"/>
              <w:bottom w:val="nil"/>
              <w:right w:val="nil"/>
            </w:tcBorders>
            <w:shd w:val="clear" w:color="auto" w:fill="auto"/>
            <w:noWrap/>
            <w:vAlign w:val="bottom"/>
            <w:hideMark/>
          </w:tcPr>
          <w:p w14:paraId="24B718A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0.944</w:t>
            </w:r>
          </w:p>
        </w:tc>
      </w:tr>
      <w:tr w:rsidR="00A5526B" w:rsidRPr="007F6BE0" w14:paraId="19471D9C" w14:textId="77777777" w:rsidTr="00A5526B">
        <w:trPr>
          <w:trHeight w:val="285"/>
        </w:trPr>
        <w:tc>
          <w:tcPr>
            <w:tcW w:w="1053" w:type="dxa"/>
            <w:tcBorders>
              <w:top w:val="nil"/>
              <w:left w:val="nil"/>
              <w:bottom w:val="nil"/>
              <w:right w:val="nil"/>
            </w:tcBorders>
            <w:shd w:val="clear" w:color="auto" w:fill="auto"/>
            <w:noWrap/>
            <w:vAlign w:val="bottom"/>
            <w:hideMark/>
          </w:tcPr>
          <w:p w14:paraId="65E5ED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2000.125</w:t>
            </w:r>
          </w:p>
        </w:tc>
        <w:tc>
          <w:tcPr>
            <w:tcW w:w="1020" w:type="dxa"/>
            <w:tcBorders>
              <w:top w:val="nil"/>
              <w:left w:val="nil"/>
              <w:bottom w:val="nil"/>
              <w:right w:val="nil"/>
            </w:tcBorders>
            <w:shd w:val="clear" w:color="auto" w:fill="auto"/>
            <w:noWrap/>
            <w:vAlign w:val="bottom"/>
            <w:hideMark/>
          </w:tcPr>
          <w:p w14:paraId="40C40B5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0.843</w:t>
            </w:r>
          </w:p>
        </w:tc>
        <w:tc>
          <w:tcPr>
            <w:tcW w:w="1020" w:type="dxa"/>
            <w:tcBorders>
              <w:top w:val="nil"/>
              <w:left w:val="nil"/>
              <w:bottom w:val="nil"/>
              <w:right w:val="nil"/>
            </w:tcBorders>
            <w:shd w:val="clear" w:color="auto" w:fill="auto"/>
            <w:noWrap/>
            <w:vAlign w:val="bottom"/>
            <w:hideMark/>
          </w:tcPr>
          <w:p w14:paraId="3BF355C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0.799</w:t>
            </w:r>
          </w:p>
        </w:tc>
        <w:tc>
          <w:tcPr>
            <w:tcW w:w="1020" w:type="dxa"/>
            <w:tcBorders>
              <w:top w:val="nil"/>
              <w:left w:val="nil"/>
              <w:bottom w:val="nil"/>
              <w:right w:val="nil"/>
            </w:tcBorders>
            <w:shd w:val="clear" w:color="auto" w:fill="auto"/>
            <w:noWrap/>
            <w:vAlign w:val="bottom"/>
            <w:hideMark/>
          </w:tcPr>
          <w:p w14:paraId="012F93D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0.890</w:t>
            </w:r>
          </w:p>
        </w:tc>
      </w:tr>
      <w:tr w:rsidR="00A5526B" w:rsidRPr="007F6BE0" w14:paraId="2C02F059" w14:textId="77777777" w:rsidTr="00A5526B">
        <w:trPr>
          <w:trHeight w:val="285"/>
        </w:trPr>
        <w:tc>
          <w:tcPr>
            <w:tcW w:w="1053" w:type="dxa"/>
            <w:tcBorders>
              <w:top w:val="nil"/>
              <w:left w:val="nil"/>
              <w:bottom w:val="nil"/>
              <w:right w:val="nil"/>
            </w:tcBorders>
            <w:shd w:val="clear" w:color="auto" w:fill="auto"/>
            <w:noWrap/>
            <w:vAlign w:val="bottom"/>
            <w:hideMark/>
          </w:tcPr>
          <w:p w14:paraId="5847AB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2000.375</w:t>
            </w:r>
          </w:p>
        </w:tc>
        <w:tc>
          <w:tcPr>
            <w:tcW w:w="1020" w:type="dxa"/>
            <w:tcBorders>
              <w:top w:val="nil"/>
              <w:left w:val="nil"/>
              <w:bottom w:val="nil"/>
              <w:right w:val="nil"/>
            </w:tcBorders>
            <w:shd w:val="clear" w:color="auto" w:fill="auto"/>
            <w:noWrap/>
            <w:vAlign w:val="bottom"/>
            <w:hideMark/>
          </w:tcPr>
          <w:p w14:paraId="5080FFA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1.310</w:t>
            </w:r>
          </w:p>
        </w:tc>
        <w:tc>
          <w:tcPr>
            <w:tcW w:w="1020" w:type="dxa"/>
            <w:tcBorders>
              <w:top w:val="nil"/>
              <w:left w:val="nil"/>
              <w:bottom w:val="nil"/>
              <w:right w:val="nil"/>
            </w:tcBorders>
            <w:shd w:val="clear" w:color="auto" w:fill="auto"/>
            <w:noWrap/>
            <w:vAlign w:val="bottom"/>
            <w:hideMark/>
          </w:tcPr>
          <w:p w14:paraId="7FDCFD4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1.256</w:t>
            </w:r>
          </w:p>
        </w:tc>
        <w:tc>
          <w:tcPr>
            <w:tcW w:w="1020" w:type="dxa"/>
            <w:tcBorders>
              <w:top w:val="nil"/>
              <w:left w:val="nil"/>
              <w:bottom w:val="nil"/>
              <w:right w:val="nil"/>
            </w:tcBorders>
            <w:shd w:val="clear" w:color="auto" w:fill="auto"/>
            <w:noWrap/>
            <w:vAlign w:val="bottom"/>
            <w:hideMark/>
          </w:tcPr>
          <w:p w14:paraId="5BECF1B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1.366</w:t>
            </w:r>
          </w:p>
        </w:tc>
      </w:tr>
      <w:tr w:rsidR="00A5526B" w:rsidRPr="007F6BE0" w14:paraId="35830005" w14:textId="77777777" w:rsidTr="00A5526B">
        <w:trPr>
          <w:trHeight w:val="285"/>
        </w:trPr>
        <w:tc>
          <w:tcPr>
            <w:tcW w:w="1053" w:type="dxa"/>
            <w:tcBorders>
              <w:top w:val="nil"/>
              <w:left w:val="nil"/>
              <w:bottom w:val="nil"/>
              <w:right w:val="nil"/>
            </w:tcBorders>
            <w:shd w:val="clear" w:color="auto" w:fill="auto"/>
            <w:noWrap/>
            <w:vAlign w:val="bottom"/>
            <w:hideMark/>
          </w:tcPr>
          <w:p w14:paraId="07CB568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2000.625</w:t>
            </w:r>
          </w:p>
        </w:tc>
        <w:tc>
          <w:tcPr>
            <w:tcW w:w="1020" w:type="dxa"/>
            <w:tcBorders>
              <w:top w:val="nil"/>
              <w:left w:val="nil"/>
              <w:bottom w:val="nil"/>
              <w:right w:val="nil"/>
            </w:tcBorders>
            <w:shd w:val="clear" w:color="auto" w:fill="auto"/>
            <w:noWrap/>
            <w:vAlign w:val="bottom"/>
            <w:hideMark/>
          </w:tcPr>
          <w:p w14:paraId="1EC27A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1.195</w:t>
            </w:r>
          </w:p>
        </w:tc>
        <w:tc>
          <w:tcPr>
            <w:tcW w:w="1020" w:type="dxa"/>
            <w:tcBorders>
              <w:top w:val="nil"/>
              <w:left w:val="nil"/>
              <w:bottom w:val="nil"/>
              <w:right w:val="nil"/>
            </w:tcBorders>
            <w:shd w:val="clear" w:color="auto" w:fill="auto"/>
            <w:noWrap/>
            <w:vAlign w:val="bottom"/>
            <w:hideMark/>
          </w:tcPr>
          <w:p w14:paraId="25DC2F8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1.146</w:t>
            </w:r>
          </w:p>
        </w:tc>
        <w:tc>
          <w:tcPr>
            <w:tcW w:w="1020" w:type="dxa"/>
            <w:tcBorders>
              <w:top w:val="nil"/>
              <w:left w:val="nil"/>
              <w:bottom w:val="nil"/>
              <w:right w:val="nil"/>
            </w:tcBorders>
            <w:shd w:val="clear" w:color="auto" w:fill="auto"/>
            <w:noWrap/>
            <w:vAlign w:val="bottom"/>
            <w:hideMark/>
          </w:tcPr>
          <w:p w14:paraId="0B1812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1.247</w:t>
            </w:r>
          </w:p>
        </w:tc>
      </w:tr>
      <w:tr w:rsidR="00A5526B" w:rsidRPr="007F6BE0" w14:paraId="3AA860D5" w14:textId="77777777" w:rsidTr="00A5526B">
        <w:trPr>
          <w:trHeight w:val="285"/>
        </w:trPr>
        <w:tc>
          <w:tcPr>
            <w:tcW w:w="1053" w:type="dxa"/>
            <w:tcBorders>
              <w:top w:val="nil"/>
              <w:left w:val="nil"/>
              <w:bottom w:val="nil"/>
              <w:right w:val="nil"/>
            </w:tcBorders>
            <w:shd w:val="clear" w:color="auto" w:fill="auto"/>
            <w:noWrap/>
            <w:vAlign w:val="bottom"/>
            <w:hideMark/>
          </w:tcPr>
          <w:p w14:paraId="7DA496C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2000.875</w:t>
            </w:r>
          </w:p>
        </w:tc>
        <w:tc>
          <w:tcPr>
            <w:tcW w:w="1020" w:type="dxa"/>
            <w:tcBorders>
              <w:top w:val="nil"/>
              <w:left w:val="nil"/>
              <w:bottom w:val="nil"/>
              <w:right w:val="nil"/>
            </w:tcBorders>
            <w:shd w:val="clear" w:color="auto" w:fill="auto"/>
            <w:noWrap/>
            <w:vAlign w:val="bottom"/>
            <w:hideMark/>
          </w:tcPr>
          <w:p w14:paraId="2E3A58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1.103</w:t>
            </w:r>
          </w:p>
        </w:tc>
        <w:tc>
          <w:tcPr>
            <w:tcW w:w="1020" w:type="dxa"/>
            <w:tcBorders>
              <w:top w:val="nil"/>
              <w:left w:val="nil"/>
              <w:bottom w:val="nil"/>
              <w:right w:val="nil"/>
            </w:tcBorders>
            <w:shd w:val="clear" w:color="auto" w:fill="auto"/>
            <w:noWrap/>
            <w:vAlign w:val="bottom"/>
            <w:hideMark/>
          </w:tcPr>
          <w:p w14:paraId="0F6681F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1.038</w:t>
            </w:r>
          </w:p>
        </w:tc>
        <w:tc>
          <w:tcPr>
            <w:tcW w:w="1020" w:type="dxa"/>
            <w:tcBorders>
              <w:top w:val="nil"/>
              <w:left w:val="nil"/>
              <w:bottom w:val="nil"/>
              <w:right w:val="nil"/>
            </w:tcBorders>
            <w:shd w:val="clear" w:color="auto" w:fill="auto"/>
            <w:noWrap/>
            <w:vAlign w:val="bottom"/>
            <w:hideMark/>
          </w:tcPr>
          <w:p w14:paraId="6A9394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1.171</w:t>
            </w:r>
          </w:p>
        </w:tc>
      </w:tr>
      <w:tr w:rsidR="00A5526B" w:rsidRPr="007F6BE0" w14:paraId="3050C1A5" w14:textId="77777777" w:rsidTr="00A5526B">
        <w:trPr>
          <w:trHeight w:val="285"/>
        </w:trPr>
        <w:tc>
          <w:tcPr>
            <w:tcW w:w="1053" w:type="dxa"/>
            <w:tcBorders>
              <w:top w:val="nil"/>
              <w:left w:val="nil"/>
              <w:bottom w:val="nil"/>
              <w:right w:val="nil"/>
            </w:tcBorders>
            <w:shd w:val="clear" w:color="auto" w:fill="auto"/>
            <w:noWrap/>
            <w:vAlign w:val="bottom"/>
            <w:hideMark/>
          </w:tcPr>
          <w:p w14:paraId="6897A71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2001.125</w:t>
            </w:r>
          </w:p>
        </w:tc>
        <w:tc>
          <w:tcPr>
            <w:tcW w:w="1020" w:type="dxa"/>
            <w:tcBorders>
              <w:top w:val="nil"/>
              <w:left w:val="nil"/>
              <w:bottom w:val="nil"/>
              <w:right w:val="nil"/>
            </w:tcBorders>
            <w:shd w:val="clear" w:color="auto" w:fill="auto"/>
            <w:noWrap/>
            <w:vAlign w:val="bottom"/>
            <w:hideMark/>
          </w:tcPr>
          <w:p w14:paraId="1CF203C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0.972</w:t>
            </w:r>
          </w:p>
        </w:tc>
        <w:tc>
          <w:tcPr>
            <w:tcW w:w="1020" w:type="dxa"/>
            <w:tcBorders>
              <w:top w:val="nil"/>
              <w:left w:val="nil"/>
              <w:bottom w:val="nil"/>
              <w:right w:val="nil"/>
            </w:tcBorders>
            <w:shd w:val="clear" w:color="auto" w:fill="auto"/>
            <w:noWrap/>
            <w:vAlign w:val="bottom"/>
            <w:hideMark/>
          </w:tcPr>
          <w:p w14:paraId="0B87F5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0.925</w:t>
            </w:r>
          </w:p>
        </w:tc>
        <w:tc>
          <w:tcPr>
            <w:tcW w:w="1020" w:type="dxa"/>
            <w:tcBorders>
              <w:top w:val="nil"/>
              <w:left w:val="nil"/>
              <w:bottom w:val="nil"/>
              <w:right w:val="nil"/>
            </w:tcBorders>
            <w:shd w:val="clear" w:color="auto" w:fill="auto"/>
            <w:noWrap/>
            <w:vAlign w:val="bottom"/>
            <w:hideMark/>
          </w:tcPr>
          <w:p w14:paraId="79D30A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1.022</w:t>
            </w:r>
          </w:p>
        </w:tc>
      </w:tr>
      <w:tr w:rsidR="00A5526B" w:rsidRPr="007F6BE0" w14:paraId="462238E8" w14:textId="77777777" w:rsidTr="00A5526B">
        <w:trPr>
          <w:trHeight w:val="285"/>
        </w:trPr>
        <w:tc>
          <w:tcPr>
            <w:tcW w:w="1053" w:type="dxa"/>
            <w:tcBorders>
              <w:top w:val="nil"/>
              <w:left w:val="nil"/>
              <w:bottom w:val="nil"/>
              <w:right w:val="nil"/>
            </w:tcBorders>
            <w:shd w:val="clear" w:color="auto" w:fill="auto"/>
            <w:noWrap/>
            <w:vAlign w:val="bottom"/>
            <w:hideMark/>
          </w:tcPr>
          <w:p w14:paraId="252192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2001.375</w:t>
            </w:r>
          </w:p>
        </w:tc>
        <w:tc>
          <w:tcPr>
            <w:tcW w:w="1020" w:type="dxa"/>
            <w:tcBorders>
              <w:top w:val="nil"/>
              <w:left w:val="nil"/>
              <w:bottom w:val="nil"/>
              <w:right w:val="nil"/>
            </w:tcBorders>
            <w:shd w:val="clear" w:color="auto" w:fill="auto"/>
            <w:noWrap/>
            <w:vAlign w:val="bottom"/>
            <w:hideMark/>
          </w:tcPr>
          <w:p w14:paraId="13FE6E9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1.018</w:t>
            </w:r>
          </w:p>
        </w:tc>
        <w:tc>
          <w:tcPr>
            <w:tcW w:w="1020" w:type="dxa"/>
            <w:tcBorders>
              <w:top w:val="nil"/>
              <w:left w:val="nil"/>
              <w:bottom w:val="nil"/>
              <w:right w:val="nil"/>
            </w:tcBorders>
            <w:shd w:val="clear" w:color="auto" w:fill="auto"/>
            <w:noWrap/>
            <w:vAlign w:val="bottom"/>
            <w:hideMark/>
          </w:tcPr>
          <w:p w14:paraId="22E4E61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0.975</w:t>
            </w:r>
          </w:p>
        </w:tc>
        <w:tc>
          <w:tcPr>
            <w:tcW w:w="1020" w:type="dxa"/>
            <w:tcBorders>
              <w:top w:val="nil"/>
              <w:left w:val="nil"/>
              <w:bottom w:val="nil"/>
              <w:right w:val="nil"/>
            </w:tcBorders>
            <w:shd w:val="clear" w:color="auto" w:fill="auto"/>
            <w:noWrap/>
            <w:vAlign w:val="bottom"/>
            <w:hideMark/>
          </w:tcPr>
          <w:p w14:paraId="425B5D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1.063</w:t>
            </w:r>
          </w:p>
        </w:tc>
      </w:tr>
      <w:tr w:rsidR="00A5526B" w:rsidRPr="007F6BE0" w14:paraId="7041B643" w14:textId="77777777" w:rsidTr="00A5526B">
        <w:trPr>
          <w:trHeight w:val="285"/>
        </w:trPr>
        <w:tc>
          <w:tcPr>
            <w:tcW w:w="1053" w:type="dxa"/>
            <w:tcBorders>
              <w:top w:val="nil"/>
              <w:left w:val="nil"/>
              <w:bottom w:val="nil"/>
              <w:right w:val="nil"/>
            </w:tcBorders>
            <w:shd w:val="clear" w:color="auto" w:fill="auto"/>
            <w:noWrap/>
            <w:vAlign w:val="bottom"/>
            <w:hideMark/>
          </w:tcPr>
          <w:p w14:paraId="29EDE7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2001.625</w:t>
            </w:r>
          </w:p>
        </w:tc>
        <w:tc>
          <w:tcPr>
            <w:tcW w:w="1020" w:type="dxa"/>
            <w:tcBorders>
              <w:top w:val="nil"/>
              <w:left w:val="nil"/>
              <w:bottom w:val="nil"/>
              <w:right w:val="nil"/>
            </w:tcBorders>
            <w:shd w:val="clear" w:color="auto" w:fill="auto"/>
            <w:noWrap/>
            <w:vAlign w:val="bottom"/>
            <w:hideMark/>
          </w:tcPr>
          <w:p w14:paraId="26E88D6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428480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0.753</w:t>
            </w:r>
          </w:p>
        </w:tc>
        <w:tc>
          <w:tcPr>
            <w:tcW w:w="1020" w:type="dxa"/>
            <w:tcBorders>
              <w:top w:val="nil"/>
              <w:left w:val="nil"/>
              <w:bottom w:val="nil"/>
              <w:right w:val="nil"/>
            </w:tcBorders>
            <w:shd w:val="clear" w:color="auto" w:fill="auto"/>
            <w:noWrap/>
            <w:vAlign w:val="bottom"/>
            <w:hideMark/>
          </w:tcPr>
          <w:p w14:paraId="70510BE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0.815</w:t>
            </w:r>
          </w:p>
        </w:tc>
      </w:tr>
      <w:tr w:rsidR="00A5526B" w:rsidRPr="007F6BE0" w14:paraId="1A4EF2E7" w14:textId="77777777" w:rsidTr="00A5526B">
        <w:trPr>
          <w:trHeight w:val="285"/>
        </w:trPr>
        <w:tc>
          <w:tcPr>
            <w:tcW w:w="1053" w:type="dxa"/>
            <w:tcBorders>
              <w:top w:val="nil"/>
              <w:left w:val="nil"/>
              <w:bottom w:val="nil"/>
              <w:right w:val="nil"/>
            </w:tcBorders>
            <w:shd w:val="clear" w:color="auto" w:fill="auto"/>
            <w:noWrap/>
            <w:vAlign w:val="bottom"/>
            <w:hideMark/>
          </w:tcPr>
          <w:p w14:paraId="23FA2E8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2001.875</w:t>
            </w:r>
          </w:p>
        </w:tc>
        <w:tc>
          <w:tcPr>
            <w:tcW w:w="1020" w:type="dxa"/>
            <w:tcBorders>
              <w:top w:val="nil"/>
              <w:left w:val="nil"/>
              <w:bottom w:val="nil"/>
              <w:right w:val="nil"/>
            </w:tcBorders>
            <w:shd w:val="clear" w:color="auto" w:fill="auto"/>
            <w:noWrap/>
            <w:vAlign w:val="bottom"/>
            <w:hideMark/>
          </w:tcPr>
          <w:p w14:paraId="4FD823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1.043</w:t>
            </w:r>
          </w:p>
        </w:tc>
        <w:tc>
          <w:tcPr>
            <w:tcW w:w="1020" w:type="dxa"/>
            <w:tcBorders>
              <w:top w:val="nil"/>
              <w:left w:val="nil"/>
              <w:bottom w:val="nil"/>
              <w:right w:val="nil"/>
            </w:tcBorders>
            <w:shd w:val="clear" w:color="auto" w:fill="auto"/>
            <w:noWrap/>
            <w:vAlign w:val="bottom"/>
            <w:hideMark/>
          </w:tcPr>
          <w:p w14:paraId="31E5F82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0.999</w:t>
            </w:r>
          </w:p>
        </w:tc>
        <w:tc>
          <w:tcPr>
            <w:tcW w:w="1020" w:type="dxa"/>
            <w:tcBorders>
              <w:top w:val="nil"/>
              <w:left w:val="nil"/>
              <w:bottom w:val="nil"/>
              <w:right w:val="nil"/>
            </w:tcBorders>
            <w:shd w:val="clear" w:color="auto" w:fill="auto"/>
            <w:noWrap/>
            <w:vAlign w:val="bottom"/>
            <w:hideMark/>
          </w:tcPr>
          <w:p w14:paraId="5E6D18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1.089</w:t>
            </w:r>
          </w:p>
        </w:tc>
      </w:tr>
      <w:tr w:rsidR="00A5526B" w:rsidRPr="007F6BE0" w14:paraId="2D9C8B75" w14:textId="77777777" w:rsidTr="00A5526B">
        <w:trPr>
          <w:trHeight w:val="285"/>
        </w:trPr>
        <w:tc>
          <w:tcPr>
            <w:tcW w:w="1053" w:type="dxa"/>
            <w:tcBorders>
              <w:top w:val="nil"/>
              <w:left w:val="nil"/>
              <w:bottom w:val="nil"/>
              <w:right w:val="nil"/>
            </w:tcBorders>
            <w:shd w:val="clear" w:color="auto" w:fill="auto"/>
            <w:noWrap/>
            <w:vAlign w:val="bottom"/>
            <w:hideMark/>
          </w:tcPr>
          <w:p w14:paraId="61C9519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2002.125</w:t>
            </w:r>
          </w:p>
        </w:tc>
        <w:tc>
          <w:tcPr>
            <w:tcW w:w="1020" w:type="dxa"/>
            <w:tcBorders>
              <w:top w:val="nil"/>
              <w:left w:val="nil"/>
              <w:bottom w:val="nil"/>
              <w:right w:val="nil"/>
            </w:tcBorders>
            <w:shd w:val="clear" w:color="auto" w:fill="auto"/>
            <w:noWrap/>
            <w:vAlign w:val="bottom"/>
            <w:hideMark/>
          </w:tcPr>
          <w:p w14:paraId="034B3D1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0.759</w:t>
            </w:r>
          </w:p>
        </w:tc>
        <w:tc>
          <w:tcPr>
            <w:tcW w:w="1020" w:type="dxa"/>
            <w:tcBorders>
              <w:top w:val="nil"/>
              <w:left w:val="nil"/>
              <w:bottom w:val="nil"/>
              <w:right w:val="nil"/>
            </w:tcBorders>
            <w:shd w:val="clear" w:color="auto" w:fill="auto"/>
            <w:noWrap/>
            <w:vAlign w:val="bottom"/>
            <w:hideMark/>
          </w:tcPr>
          <w:p w14:paraId="78732FC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0.725</w:t>
            </w:r>
          </w:p>
        </w:tc>
        <w:tc>
          <w:tcPr>
            <w:tcW w:w="1020" w:type="dxa"/>
            <w:tcBorders>
              <w:top w:val="nil"/>
              <w:left w:val="nil"/>
              <w:bottom w:val="nil"/>
              <w:right w:val="nil"/>
            </w:tcBorders>
            <w:shd w:val="clear" w:color="auto" w:fill="auto"/>
            <w:noWrap/>
            <w:vAlign w:val="bottom"/>
            <w:hideMark/>
          </w:tcPr>
          <w:p w14:paraId="75FE08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0.796</w:t>
            </w:r>
          </w:p>
        </w:tc>
      </w:tr>
      <w:tr w:rsidR="00A5526B" w:rsidRPr="007F6BE0" w14:paraId="16891045" w14:textId="77777777" w:rsidTr="00A5526B">
        <w:trPr>
          <w:trHeight w:val="285"/>
        </w:trPr>
        <w:tc>
          <w:tcPr>
            <w:tcW w:w="1053" w:type="dxa"/>
            <w:tcBorders>
              <w:top w:val="nil"/>
              <w:left w:val="nil"/>
              <w:bottom w:val="nil"/>
              <w:right w:val="nil"/>
            </w:tcBorders>
            <w:shd w:val="clear" w:color="auto" w:fill="auto"/>
            <w:noWrap/>
            <w:vAlign w:val="bottom"/>
            <w:hideMark/>
          </w:tcPr>
          <w:p w14:paraId="699ED20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2002.375</w:t>
            </w:r>
          </w:p>
        </w:tc>
        <w:tc>
          <w:tcPr>
            <w:tcW w:w="1020" w:type="dxa"/>
            <w:tcBorders>
              <w:top w:val="nil"/>
              <w:left w:val="nil"/>
              <w:bottom w:val="nil"/>
              <w:right w:val="nil"/>
            </w:tcBorders>
            <w:shd w:val="clear" w:color="auto" w:fill="auto"/>
            <w:noWrap/>
            <w:vAlign w:val="bottom"/>
            <w:hideMark/>
          </w:tcPr>
          <w:p w14:paraId="0CED590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0.987</w:t>
            </w:r>
          </w:p>
        </w:tc>
        <w:tc>
          <w:tcPr>
            <w:tcW w:w="1020" w:type="dxa"/>
            <w:tcBorders>
              <w:top w:val="nil"/>
              <w:left w:val="nil"/>
              <w:bottom w:val="nil"/>
              <w:right w:val="nil"/>
            </w:tcBorders>
            <w:shd w:val="clear" w:color="auto" w:fill="auto"/>
            <w:noWrap/>
            <w:vAlign w:val="bottom"/>
            <w:hideMark/>
          </w:tcPr>
          <w:p w14:paraId="087D114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0.948</w:t>
            </w:r>
          </w:p>
        </w:tc>
        <w:tc>
          <w:tcPr>
            <w:tcW w:w="1020" w:type="dxa"/>
            <w:tcBorders>
              <w:top w:val="nil"/>
              <w:left w:val="nil"/>
              <w:bottom w:val="nil"/>
              <w:right w:val="nil"/>
            </w:tcBorders>
            <w:shd w:val="clear" w:color="auto" w:fill="auto"/>
            <w:noWrap/>
            <w:vAlign w:val="bottom"/>
            <w:hideMark/>
          </w:tcPr>
          <w:p w14:paraId="410C78F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1.027</w:t>
            </w:r>
          </w:p>
        </w:tc>
      </w:tr>
      <w:tr w:rsidR="00A5526B" w:rsidRPr="007F6BE0" w14:paraId="4C1FABBC" w14:textId="77777777" w:rsidTr="00A5526B">
        <w:trPr>
          <w:trHeight w:val="285"/>
        </w:trPr>
        <w:tc>
          <w:tcPr>
            <w:tcW w:w="1053" w:type="dxa"/>
            <w:tcBorders>
              <w:top w:val="nil"/>
              <w:left w:val="nil"/>
              <w:bottom w:val="nil"/>
              <w:right w:val="nil"/>
            </w:tcBorders>
            <w:shd w:val="clear" w:color="auto" w:fill="auto"/>
            <w:noWrap/>
            <w:vAlign w:val="bottom"/>
            <w:hideMark/>
          </w:tcPr>
          <w:p w14:paraId="2341E29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2002.625</w:t>
            </w:r>
          </w:p>
        </w:tc>
        <w:tc>
          <w:tcPr>
            <w:tcW w:w="1020" w:type="dxa"/>
            <w:tcBorders>
              <w:top w:val="nil"/>
              <w:left w:val="nil"/>
              <w:bottom w:val="nil"/>
              <w:right w:val="nil"/>
            </w:tcBorders>
            <w:shd w:val="clear" w:color="auto" w:fill="auto"/>
            <w:noWrap/>
            <w:vAlign w:val="bottom"/>
            <w:hideMark/>
          </w:tcPr>
          <w:p w14:paraId="319D6A5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0.736</w:t>
            </w:r>
          </w:p>
        </w:tc>
        <w:tc>
          <w:tcPr>
            <w:tcW w:w="1020" w:type="dxa"/>
            <w:tcBorders>
              <w:top w:val="nil"/>
              <w:left w:val="nil"/>
              <w:bottom w:val="nil"/>
              <w:right w:val="nil"/>
            </w:tcBorders>
            <w:shd w:val="clear" w:color="auto" w:fill="auto"/>
            <w:noWrap/>
            <w:vAlign w:val="bottom"/>
            <w:hideMark/>
          </w:tcPr>
          <w:p w14:paraId="7F05054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0.706</w:t>
            </w:r>
          </w:p>
        </w:tc>
        <w:tc>
          <w:tcPr>
            <w:tcW w:w="1020" w:type="dxa"/>
            <w:tcBorders>
              <w:top w:val="nil"/>
              <w:left w:val="nil"/>
              <w:bottom w:val="nil"/>
              <w:right w:val="nil"/>
            </w:tcBorders>
            <w:shd w:val="clear" w:color="auto" w:fill="auto"/>
            <w:noWrap/>
            <w:vAlign w:val="bottom"/>
            <w:hideMark/>
          </w:tcPr>
          <w:p w14:paraId="7EA99E0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0.766</w:t>
            </w:r>
          </w:p>
        </w:tc>
      </w:tr>
      <w:tr w:rsidR="00A5526B" w:rsidRPr="007F6BE0" w14:paraId="66B3F778" w14:textId="77777777" w:rsidTr="00A5526B">
        <w:trPr>
          <w:trHeight w:val="285"/>
        </w:trPr>
        <w:tc>
          <w:tcPr>
            <w:tcW w:w="1053" w:type="dxa"/>
            <w:tcBorders>
              <w:top w:val="nil"/>
              <w:left w:val="nil"/>
              <w:bottom w:val="nil"/>
              <w:right w:val="nil"/>
            </w:tcBorders>
            <w:shd w:val="clear" w:color="auto" w:fill="auto"/>
            <w:noWrap/>
            <w:vAlign w:val="bottom"/>
            <w:hideMark/>
          </w:tcPr>
          <w:p w14:paraId="760C329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2002.875</w:t>
            </w:r>
          </w:p>
        </w:tc>
        <w:tc>
          <w:tcPr>
            <w:tcW w:w="1020" w:type="dxa"/>
            <w:tcBorders>
              <w:top w:val="nil"/>
              <w:left w:val="nil"/>
              <w:bottom w:val="nil"/>
              <w:right w:val="nil"/>
            </w:tcBorders>
            <w:shd w:val="clear" w:color="auto" w:fill="auto"/>
            <w:noWrap/>
            <w:vAlign w:val="bottom"/>
            <w:hideMark/>
          </w:tcPr>
          <w:p w14:paraId="4CFEEA1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0.801</w:t>
            </w:r>
          </w:p>
        </w:tc>
        <w:tc>
          <w:tcPr>
            <w:tcW w:w="1020" w:type="dxa"/>
            <w:tcBorders>
              <w:top w:val="nil"/>
              <w:left w:val="nil"/>
              <w:bottom w:val="nil"/>
              <w:right w:val="nil"/>
            </w:tcBorders>
            <w:shd w:val="clear" w:color="auto" w:fill="auto"/>
            <w:noWrap/>
            <w:vAlign w:val="bottom"/>
            <w:hideMark/>
          </w:tcPr>
          <w:p w14:paraId="6A6800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0.759</w:t>
            </w:r>
          </w:p>
        </w:tc>
        <w:tc>
          <w:tcPr>
            <w:tcW w:w="1020" w:type="dxa"/>
            <w:tcBorders>
              <w:top w:val="nil"/>
              <w:left w:val="nil"/>
              <w:bottom w:val="nil"/>
              <w:right w:val="nil"/>
            </w:tcBorders>
            <w:shd w:val="clear" w:color="auto" w:fill="auto"/>
            <w:noWrap/>
            <w:vAlign w:val="bottom"/>
            <w:hideMark/>
          </w:tcPr>
          <w:p w14:paraId="32F4718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0.844</w:t>
            </w:r>
          </w:p>
        </w:tc>
      </w:tr>
      <w:tr w:rsidR="00A5526B" w:rsidRPr="007F6BE0" w14:paraId="12855E30" w14:textId="77777777" w:rsidTr="00A5526B">
        <w:trPr>
          <w:trHeight w:val="285"/>
        </w:trPr>
        <w:tc>
          <w:tcPr>
            <w:tcW w:w="1053" w:type="dxa"/>
            <w:tcBorders>
              <w:top w:val="nil"/>
              <w:left w:val="nil"/>
              <w:bottom w:val="nil"/>
              <w:right w:val="nil"/>
            </w:tcBorders>
            <w:shd w:val="clear" w:color="auto" w:fill="auto"/>
            <w:noWrap/>
            <w:vAlign w:val="bottom"/>
            <w:hideMark/>
          </w:tcPr>
          <w:p w14:paraId="2129B5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2003.125</w:t>
            </w:r>
          </w:p>
        </w:tc>
        <w:tc>
          <w:tcPr>
            <w:tcW w:w="1020" w:type="dxa"/>
            <w:tcBorders>
              <w:top w:val="nil"/>
              <w:left w:val="nil"/>
              <w:bottom w:val="nil"/>
              <w:right w:val="nil"/>
            </w:tcBorders>
            <w:shd w:val="clear" w:color="auto" w:fill="auto"/>
            <w:noWrap/>
            <w:vAlign w:val="bottom"/>
            <w:hideMark/>
          </w:tcPr>
          <w:p w14:paraId="5836E33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0.712</w:t>
            </w:r>
          </w:p>
        </w:tc>
        <w:tc>
          <w:tcPr>
            <w:tcW w:w="1020" w:type="dxa"/>
            <w:tcBorders>
              <w:top w:val="nil"/>
              <w:left w:val="nil"/>
              <w:bottom w:val="nil"/>
              <w:right w:val="nil"/>
            </w:tcBorders>
            <w:shd w:val="clear" w:color="auto" w:fill="auto"/>
            <w:noWrap/>
            <w:vAlign w:val="bottom"/>
            <w:hideMark/>
          </w:tcPr>
          <w:p w14:paraId="4CB722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0.681</w:t>
            </w:r>
          </w:p>
        </w:tc>
        <w:tc>
          <w:tcPr>
            <w:tcW w:w="1020" w:type="dxa"/>
            <w:tcBorders>
              <w:top w:val="nil"/>
              <w:left w:val="nil"/>
              <w:bottom w:val="nil"/>
              <w:right w:val="nil"/>
            </w:tcBorders>
            <w:shd w:val="clear" w:color="auto" w:fill="auto"/>
            <w:noWrap/>
            <w:vAlign w:val="bottom"/>
            <w:hideMark/>
          </w:tcPr>
          <w:p w14:paraId="28A9BB5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0.745</w:t>
            </w:r>
          </w:p>
        </w:tc>
      </w:tr>
      <w:tr w:rsidR="00A5526B" w:rsidRPr="007F6BE0" w14:paraId="7957ED0D" w14:textId="77777777" w:rsidTr="00A5526B">
        <w:trPr>
          <w:trHeight w:val="285"/>
        </w:trPr>
        <w:tc>
          <w:tcPr>
            <w:tcW w:w="1053" w:type="dxa"/>
            <w:tcBorders>
              <w:top w:val="nil"/>
              <w:left w:val="nil"/>
              <w:bottom w:val="nil"/>
              <w:right w:val="nil"/>
            </w:tcBorders>
            <w:shd w:val="clear" w:color="auto" w:fill="auto"/>
            <w:noWrap/>
            <w:vAlign w:val="bottom"/>
            <w:hideMark/>
          </w:tcPr>
          <w:p w14:paraId="217B1F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2003.375</w:t>
            </w:r>
          </w:p>
        </w:tc>
        <w:tc>
          <w:tcPr>
            <w:tcW w:w="1020" w:type="dxa"/>
            <w:tcBorders>
              <w:top w:val="nil"/>
              <w:left w:val="nil"/>
              <w:bottom w:val="nil"/>
              <w:right w:val="nil"/>
            </w:tcBorders>
            <w:shd w:val="clear" w:color="auto" w:fill="auto"/>
            <w:noWrap/>
            <w:vAlign w:val="bottom"/>
            <w:hideMark/>
          </w:tcPr>
          <w:p w14:paraId="0B83607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0.879</w:t>
            </w:r>
          </w:p>
        </w:tc>
        <w:tc>
          <w:tcPr>
            <w:tcW w:w="1020" w:type="dxa"/>
            <w:tcBorders>
              <w:top w:val="nil"/>
              <w:left w:val="nil"/>
              <w:bottom w:val="nil"/>
              <w:right w:val="nil"/>
            </w:tcBorders>
            <w:shd w:val="clear" w:color="auto" w:fill="auto"/>
            <w:noWrap/>
            <w:vAlign w:val="bottom"/>
            <w:hideMark/>
          </w:tcPr>
          <w:p w14:paraId="4A18B1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0.839</w:t>
            </w:r>
          </w:p>
        </w:tc>
        <w:tc>
          <w:tcPr>
            <w:tcW w:w="1020" w:type="dxa"/>
            <w:tcBorders>
              <w:top w:val="nil"/>
              <w:left w:val="nil"/>
              <w:bottom w:val="nil"/>
              <w:right w:val="nil"/>
            </w:tcBorders>
            <w:shd w:val="clear" w:color="auto" w:fill="auto"/>
            <w:noWrap/>
            <w:vAlign w:val="bottom"/>
            <w:hideMark/>
          </w:tcPr>
          <w:p w14:paraId="3070FAF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0.921</w:t>
            </w:r>
          </w:p>
        </w:tc>
      </w:tr>
      <w:tr w:rsidR="00A5526B" w:rsidRPr="007F6BE0" w14:paraId="163BDE75" w14:textId="77777777" w:rsidTr="00A5526B">
        <w:trPr>
          <w:trHeight w:val="285"/>
        </w:trPr>
        <w:tc>
          <w:tcPr>
            <w:tcW w:w="1053" w:type="dxa"/>
            <w:tcBorders>
              <w:top w:val="nil"/>
              <w:left w:val="nil"/>
              <w:bottom w:val="nil"/>
              <w:right w:val="nil"/>
            </w:tcBorders>
            <w:shd w:val="clear" w:color="auto" w:fill="auto"/>
            <w:noWrap/>
            <w:vAlign w:val="bottom"/>
            <w:hideMark/>
          </w:tcPr>
          <w:p w14:paraId="3D2E15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2003.625</w:t>
            </w:r>
          </w:p>
        </w:tc>
        <w:tc>
          <w:tcPr>
            <w:tcW w:w="1020" w:type="dxa"/>
            <w:tcBorders>
              <w:top w:val="nil"/>
              <w:left w:val="nil"/>
              <w:bottom w:val="nil"/>
              <w:right w:val="nil"/>
            </w:tcBorders>
            <w:shd w:val="clear" w:color="auto" w:fill="auto"/>
            <w:noWrap/>
            <w:vAlign w:val="bottom"/>
            <w:hideMark/>
          </w:tcPr>
          <w:p w14:paraId="2BF9647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0.852</w:t>
            </w:r>
          </w:p>
        </w:tc>
        <w:tc>
          <w:tcPr>
            <w:tcW w:w="1020" w:type="dxa"/>
            <w:tcBorders>
              <w:top w:val="nil"/>
              <w:left w:val="nil"/>
              <w:bottom w:val="nil"/>
              <w:right w:val="nil"/>
            </w:tcBorders>
            <w:shd w:val="clear" w:color="auto" w:fill="auto"/>
            <w:noWrap/>
            <w:vAlign w:val="bottom"/>
            <w:hideMark/>
          </w:tcPr>
          <w:p w14:paraId="19912AD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0.818</w:t>
            </w:r>
          </w:p>
        </w:tc>
        <w:tc>
          <w:tcPr>
            <w:tcW w:w="1020" w:type="dxa"/>
            <w:tcBorders>
              <w:top w:val="nil"/>
              <w:left w:val="nil"/>
              <w:bottom w:val="nil"/>
              <w:right w:val="nil"/>
            </w:tcBorders>
            <w:shd w:val="clear" w:color="auto" w:fill="auto"/>
            <w:noWrap/>
            <w:vAlign w:val="bottom"/>
            <w:hideMark/>
          </w:tcPr>
          <w:p w14:paraId="71243CC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0.888</w:t>
            </w:r>
          </w:p>
        </w:tc>
      </w:tr>
      <w:tr w:rsidR="00A5526B" w:rsidRPr="007F6BE0" w14:paraId="19621B60" w14:textId="77777777" w:rsidTr="00A5526B">
        <w:trPr>
          <w:trHeight w:val="285"/>
        </w:trPr>
        <w:tc>
          <w:tcPr>
            <w:tcW w:w="1053" w:type="dxa"/>
            <w:tcBorders>
              <w:top w:val="nil"/>
              <w:left w:val="nil"/>
              <w:bottom w:val="nil"/>
              <w:right w:val="nil"/>
            </w:tcBorders>
            <w:shd w:val="clear" w:color="auto" w:fill="auto"/>
            <w:noWrap/>
            <w:vAlign w:val="bottom"/>
            <w:hideMark/>
          </w:tcPr>
          <w:p w14:paraId="11D1EB4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2003.875</w:t>
            </w:r>
          </w:p>
        </w:tc>
        <w:tc>
          <w:tcPr>
            <w:tcW w:w="1020" w:type="dxa"/>
            <w:tcBorders>
              <w:top w:val="nil"/>
              <w:left w:val="nil"/>
              <w:bottom w:val="nil"/>
              <w:right w:val="nil"/>
            </w:tcBorders>
            <w:shd w:val="clear" w:color="auto" w:fill="auto"/>
            <w:noWrap/>
            <w:vAlign w:val="bottom"/>
            <w:hideMark/>
          </w:tcPr>
          <w:p w14:paraId="3D3B9B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0.744</w:t>
            </w:r>
          </w:p>
        </w:tc>
        <w:tc>
          <w:tcPr>
            <w:tcW w:w="1020" w:type="dxa"/>
            <w:tcBorders>
              <w:top w:val="nil"/>
              <w:left w:val="nil"/>
              <w:bottom w:val="nil"/>
              <w:right w:val="nil"/>
            </w:tcBorders>
            <w:shd w:val="clear" w:color="auto" w:fill="auto"/>
            <w:noWrap/>
            <w:vAlign w:val="bottom"/>
            <w:hideMark/>
          </w:tcPr>
          <w:p w14:paraId="32D5946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0.701</w:t>
            </w:r>
          </w:p>
        </w:tc>
        <w:tc>
          <w:tcPr>
            <w:tcW w:w="1020" w:type="dxa"/>
            <w:tcBorders>
              <w:top w:val="nil"/>
              <w:left w:val="nil"/>
              <w:bottom w:val="nil"/>
              <w:right w:val="nil"/>
            </w:tcBorders>
            <w:shd w:val="clear" w:color="auto" w:fill="auto"/>
            <w:noWrap/>
            <w:vAlign w:val="bottom"/>
            <w:hideMark/>
          </w:tcPr>
          <w:p w14:paraId="46AA96A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0.790</w:t>
            </w:r>
          </w:p>
        </w:tc>
      </w:tr>
      <w:tr w:rsidR="00A5526B" w:rsidRPr="007F6BE0" w14:paraId="7346BF2F" w14:textId="77777777" w:rsidTr="00A5526B">
        <w:trPr>
          <w:trHeight w:val="285"/>
        </w:trPr>
        <w:tc>
          <w:tcPr>
            <w:tcW w:w="1053" w:type="dxa"/>
            <w:tcBorders>
              <w:top w:val="nil"/>
              <w:left w:val="nil"/>
              <w:bottom w:val="nil"/>
              <w:right w:val="nil"/>
            </w:tcBorders>
            <w:shd w:val="clear" w:color="auto" w:fill="auto"/>
            <w:noWrap/>
            <w:vAlign w:val="bottom"/>
            <w:hideMark/>
          </w:tcPr>
          <w:p w14:paraId="63C0E6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2004.125</w:t>
            </w:r>
          </w:p>
        </w:tc>
        <w:tc>
          <w:tcPr>
            <w:tcW w:w="1020" w:type="dxa"/>
            <w:tcBorders>
              <w:top w:val="nil"/>
              <w:left w:val="nil"/>
              <w:bottom w:val="nil"/>
              <w:right w:val="nil"/>
            </w:tcBorders>
            <w:shd w:val="clear" w:color="auto" w:fill="auto"/>
            <w:noWrap/>
            <w:vAlign w:val="bottom"/>
            <w:hideMark/>
          </w:tcPr>
          <w:p w14:paraId="7A621CE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0.823</w:t>
            </w:r>
          </w:p>
        </w:tc>
        <w:tc>
          <w:tcPr>
            <w:tcW w:w="1020" w:type="dxa"/>
            <w:tcBorders>
              <w:top w:val="nil"/>
              <w:left w:val="nil"/>
              <w:bottom w:val="nil"/>
              <w:right w:val="nil"/>
            </w:tcBorders>
            <w:shd w:val="clear" w:color="auto" w:fill="auto"/>
            <w:noWrap/>
            <w:vAlign w:val="bottom"/>
            <w:hideMark/>
          </w:tcPr>
          <w:p w14:paraId="20FBEE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7BF7FA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0.862</w:t>
            </w:r>
          </w:p>
        </w:tc>
      </w:tr>
      <w:tr w:rsidR="00A5526B" w:rsidRPr="007F6BE0" w14:paraId="7BFE577B" w14:textId="77777777" w:rsidTr="00A5526B">
        <w:trPr>
          <w:trHeight w:val="285"/>
        </w:trPr>
        <w:tc>
          <w:tcPr>
            <w:tcW w:w="1053" w:type="dxa"/>
            <w:tcBorders>
              <w:top w:val="nil"/>
              <w:left w:val="nil"/>
              <w:bottom w:val="nil"/>
              <w:right w:val="nil"/>
            </w:tcBorders>
            <w:shd w:val="clear" w:color="auto" w:fill="auto"/>
            <w:noWrap/>
            <w:vAlign w:val="bottom"/>
            <w:hideMark/>
          </w:tcPr>
          <w:p w14:paraId="7C2158B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2004.375</w:t>
            </w:r>
          </w:p>
        </w:tc>
        <w:tc>
          <w:tcPr>
            <w:tcW w:w="1020" w:type="dxa"/>
            <w:tcBorders>
              <w:top w:val="nil"/>
              <w:left w:val="nil"/>
              <w:bottom w:val="nil"/>
              <w:right w:val="nil"/>
            </w:tcBorders>
            <w:shd w:val="clear" w:color="auto" w:fill="auto"/>
            <w:noWrap/>
            <w:vAlign w:val="bottom"/>
            <w:hideMark/>
          </w:tcPr>
          <w:p w14:paraId="265490C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1.086</w:t>
            </w:r>
          </w:p>
        </w:tc>
        <w:tc>
          <w:tcPr>
            <w:tcW w:w="1020" w:type="dxa"/>
            <w:tcBorders>
              <w:top w:val="nil"/>
              <w:left w:val="nil"/>
              <w:bottom w:val="nil"/>
              <w:right w:val="nil"/>
            </w:tcBorders>
            <w:shd w:val="clear" w:color="auto" w:fill="auto"/>
            <w:noWrap/>
            <w:vAlign w:val="bottom"/>
            <w:hideMark/>
          </w:tcPr>
          <w:p w14:paraId="15434D0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1.036</w:t>
            </w:r>
          </w:p>
        </w:tc>
        <w:tc>
          <w:tcPr>
            <w:tcW w:w="1020" w:type="dxa"/>
            <w:tcBorders>
              <w:top w:val="nil"/>
              <w:left w:val="nil"/>
              <w:bottom w:val="nil"/>
              <w:right w:val="nil"/>
            </w:tcBorders>
            <w:shd w:val="clear" w:color="auto" w:fill="auto"/>
            <w:noWrap/>
            <w:vAlign w:val="bottom"/>
            <w:hideMark/>
          </w:tcPr>
          <w:p w14:paraId="51EFEA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1.139</w:t>
            </w:r>
          </w:p>
        </w:tc>
      </w:tr>
      <w:tr w:rsidR="00A5526B" w:rsidRPr="007F6BE0" w14:paraId="715EDF25" w14:textId="77777777" w:rsidTr="00A5526B">
        <w:trPr>
          <w:trHeight w:val="285"/>
        </w:trPr>
        <w:tc>
          <w:tcPr>
            <w:tcW w:w="1053" w:type="dxa"/>
            <w:tcBorders>
              <w:top w:val="nil"/>
              <w:left w:val="nil"/>
              <w:bottom w:val="nil"/>
              <w:right w:val="nil"/>
            </w:tcBorders>
            <w:shd w:val="clear" w:color="auto" w:fill="auto"/>
            <w:noWrap/>
            <w:vAlign w:val="bottom"/>
            <w:hideMark/>
          </w:tcPr>
          <w:p w14:paraId="676F134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2004.625</w:t>
            </w:r>
          </w:p>
        </w:tc>
        <w:tc>
          <w:tcPr>
            <w:tcW w:w="1020" w:type="dxa"/>
            <w:tcBorders>
              <w:top w:val="nil"/>
              <w:left w:val="nil"/>
              <w:bottom w:val="nil"/>
              <w:right w:val="nil"/>
            </w:tcBorders>
            <w:shd w:val="clear" w:color="auto" w:fill="auto"/>
            <w:noWrap/>
            <w:vAlign w:val="bottom"/>
            <w:hideMark/>
          </w:tcPr>
          <w:p w14:paraId="2B426AF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0.734</w:t>
            </w:r>
          </w:p>
        </w:tc>
        <w:tc>
          <w:tcPr>
            <w:tcW w:w="1020" w:type="dxa"/>
            <w:tcBorders>
              <w:top w:val="nil"/>
              <w:left w:val="nil"/>
              <w:bottom w:val="nil"/>
              <w:right w:val="nil"/>
            </w:tcBorders>
            <w:shd w:val="clear" w:color="auto" w:fill="auto"/>
            <w:noWrap/>
            <w:vAlign w:val="bottom"/>
            <w:hideMark/>
          </w:tcPr>
          <w:p w14:paraId="2E0E9B7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0.703</w:t>
            </w:r>
          </w:p>
        </w:tc>
        <w:tc>
          <w:tcPr>
            <w:tcW w:w="1020" w:type="dxa"/>
            <w:tcBorders>
              <w:top w:val="nil"/>
              <w:left w:val="nil"/>
              <w:bottom w:val="nil"/>
              <w:right w:val="nil"/>
            </w:tcBorders>
            <w:shd w:val="clear" w:color="auto" w:fill="auto"/>
            <w:noWrap/>
            <w:vAlign w:val="bottom"/>
            <w:hideMark/>
          </w:tcPr>
          <w:p w14:paraId="016DEE6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0.766</w:t>
            </w:r>
          </w:p>
        </w:tc>
      </w:tr>
      <w:tr w:rsidR="00A5526B" w:rsidRPr="007F6BE0" w14:paraId="00BD5760" w14:textId="77777777" w:rsidTr="00A5526B">
        <w:trPr>
          <w:trHeight w:val="285"/>
        </w:trPr>
        <w:tc>
          <w:tcPr>
            <w:tcW w:w="1053" w:type="dxa"/>
            <w:tcBorders>
              <w:top w:val="nil"/>
              <w:left w:val="nil"/>
              <w:bottom w:val="nil"/>
              <w:right w:val="nil"/>
            </w:tcBorders>
            <w:shd w:val="clear" w:color="auto" w:fill="auto"/>
            <w:noWrap/>
            <w:vAlign w:val="bottom"/>
            <w:hideMark/>
          </w:tcPr>
          <w:p w14:paraId="5FA37B7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2004.875</w:t>
            </w:r>
          </w:p>
        </w:tc>
        <w:tc>
          <w:tcPr>
            <w:tcW w:w="1020" w:type="dxa"/>
            <w:tcBorders>
              <w:top w:val="nil"/>
              <w:left w:val="nil"/>
              <w:bottom w:val="nil"/>
              <w:right w:val="nil"/>
            </w:tcBorders>
            <w:shd w:val="clear" w:color="auto" w:fill="auto"/>
            <w:noWrap/>
            <w:vAlign w:val="bottom"/>
            <w:hideMark/>
          </w:tcPr>
          <w:p w14:paraId="1DC44E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0.875</w:t>
            </w:r>
          </w:p>
        </w:tc>
        <w:tc>
          <w:tcPr>
            <w:tcW w:w="1020" w:type="dxa"/>
            <w:tcBorders>
              <w:top w:val="nil"/>
              <w:left w:val="nil"/>
              <w:bottom w:val="nil"/>
              <w:right w:val="nil"/>
            </w:tcBorders>
            <w:shd w:val="clear" w:color="auto" w:fill="auto"/>
            <w:noWrap/>
            <w:vAlign w:val="bottom"/>
            <w:hideMark/>
          </w:tcPr>
          <w:p w14:paraId="0EFE05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0.826</w:t>
            </w:r>
          </w:p>
        </w:tc>
        <w:tc>
          <w:tcPr>
            <w:tcW w:w="1020" w:type="dxa"/>
            <w:tcBorders>
              <w:top w:val="nil"/>
              <w:left w:val="nil"/>
              <w:bottom w:val="nil"/>
              <w:right w:val="nil"/>
            </w:tcBorders>
            <w:shd w:val="clear" w:color="auto" w:fill="auto"/>
            <w:noWrap/>
            <w:vAlign w:val="bottom"/>
            <w:hideMark/>
          </w:tcPr>
          <w:p w14:paraId="4220D5F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0.927</w:t>
            </w:r>
          </w:p>
        </w:tc>
      </w:tr>
      <w:tr w:rsidR="00A5526B" w:rsidRPr="007F6BE0" w14:paraId="12524F5E" w14:textId="77777777" w:rsidTr="00A5526B">
        <w:trPr>
          <w:trHeight w:val="285"/>
        </w:trPr>
        <w:tc>
          <w:tcPr>
            <w:tcW w:w="1053" w:type="dxa"/>
            <w:tcBorders>
              <w:top w:val="nil"/>
              <w:left w:val="nil"/>
              <w:bottom w:val="nil"/>
              <w:right w:val="nil"/>
            </w:tcBorders>
            <w:shd w:val="clear" w:color="auto" w:fill="auto"/>
            <w:noWrap/>
            <w:vAlign w:val="bottom"/>
            <w:hideMark/>
          </w:tcPr>
          <w:p w14:paraId="7ACDADE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2005.125</w:t>
            </w:r>
          </w:p>
        </w:tc>
        <w:tc>
          <w:tcPr>
            <w:tcW w:w="1020" w:type="dxa"/>
            <w:tcBorders>
              <w:top w:val="nil"/>
              <w:left w:val="nil"/>
              <w:bottom w:val="nil"/>
              <w:right w:val="nil"/>
            </w:tcBorders>
            <w:shd w:val="clear" w:color="auto" w:fill="auto"/>
            <w:noWrap/>
            <w:vAlign w:val="bottom"/>
            <w:hideMark/>
          </w:tcPr>
          <w:p w14:paraId="3F95615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0.841</w:t>
            </w:r>
          </w:p>
        </w:tc>
        <w:tc>
          <w:tcPr>
            <w:tcW w:w="1020" w:type="dxa"/>
            <w:tcBorders>
              <w:top w:val="nil"/>
              <w:left w:val="nil"/>
              <w:bottom w:val="nil"/>
              <w:right w:val="nil"/>
            </w:tcBorders>
            <w:shd w:val="clear" w:color="auto" w:fill="auto"/>
            <w:noWrap/>
            <w:vAlign w:val="bottom"/>
            <w:hideMark/>
          </w:tcPr>
          <w:p w14:paraId="60C3431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0.803</w:t>
            </w:r>
          </w:p>
        </w:tc>
        <w:tc>
          <w:tcPr>
            <w:tcW w:w="1020" w:type="dxa"/>
            <w:tcBorders>
              <w:top w:val="nil"/>
              <w:left w:val="nil"/>
              <w:bottom w:val="nil"/>
              <w:right w:val="nil"/>
            </w:tcBorders>
            <w:shd w:val="clear" w:color="auto" w:fill="auto"/>
            <w:noWrap/>
            <w:vAlign w:val="bottom"/>
            <w:hideMark/>
          </w:tcPr>
          <w:p w14:paraId="3DF245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0.880</w:t>
            </w:r>
          </w:p>
        </w:tc>
      </w:tr>
      <w:tr w:rsidR="00A5526B" w:rsidRPr="007F6BE0" w14:paraId="166F0FCE" w14:textId="77777777" w:rsidTr="00A5526B">
        <w:trPr>
          <w:trHeight w:val="285"/>
        </w:trPr>
        <w:tc>
          <w:tcPr>
            <w:tcW w:w="1053" w:type="dxa"/>
            <w:tcBorders>
              <w:top w:val="nil"/>
              <w:left w:val="nil"/>
              <w:bottom w:val="nil"/>
              <w:right w:val="nil"/>
            </w:tcBorders>
            <w:shd w:val="clear" w:color="auto" w:fill="auto"/>
            <w:noWrap/>
            <w:vAlign w:val="bottom"/>
            <w:hideMark/>
          </w:tcPr>
          <w:p w14:paraId="7ABB76D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2005.375</w:t>
            </w:r>
          </w:p>
        </w:tc>
        <w:tc>
          <w:tcPr>
            <w:tcW w:w="1020" w:type="dxa"/>
            <w:tcBorders>
              <w:top w:val="nil"/>
              <w:left w:val="nil"/>
              <w:bottom w:val="nil"/>
              <w:right w:val="nil"/>
            </w:tcBorders>
            <w:shd w:val="clear" w:color="auto" w:fill="auto"/>
            <w:noWrap/>
            <w:vAlign w:val="bottom"/>
            <w:hideMark/>
          </w:tcPr>
          <w:p w14:paraId="04CB81C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1.006</w:t>
            </w:r>
          </w:p>
        </w:tc>
        <w:tc>
          <w:tcPr>
            <w:tcW w:w="1020" w:type="dxa"/>
            <w:tcBorders>
              <w:top w:val="nil"/>
              <w:left w:val="nil"/>
              <w:bottom w:val="nil"/>
              <w:right w:val="nil"/>
            </w:tcBorders>
            <w:shd w:val="clear" w:color="auto" w:fill="auto"/>
            <w:noWrap/>
            <w:vAlign w:val="bottom"/>
            <w:hideMark/>
          </w:tcPr>
          <w:p w14:paraId="0E3DACF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0.955</w:t>
            </w:r>
          </w:p>
        </w:tc>
        <w:tc>
          <w:tcPr>
            <w:tcW w:w="1020" w:type="dxa"/>
            <w:tcBorders>
              <w:top w:val="nil"/>
              <w:left w:val="nil"/>
              <w:bottom w:val="nil"/>
              <w:right w:val="nil"/>
            </w:tcBorders>
            <w:shd w:val="clear" w:color="auto" w:fill="auto"/>
            <w:noWrap/>
            <w:vAlign w:val="bottom"/>
            <w:hideMark/>
          </w:tcPr>
          <w:p w14:paraId="6F226AF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1.060</w:t>
            </w:r>
          </w:p>
        </w:tc>
      </w:tr>
      <w:tr w:rsidR="00A5526B" w:rsidRPr="007F6BE0" w14:paraId="691D327C" w14:textId="77777777" w:rsidTr="00A5526B">
        <w:trPr>
          <w:trHeight w:val="285"/>
        </w:trPr>
        <w:tc>
          <w:tcPr>
            <w:tcW w:w="1053" w:type="dxa"/>
            <w:tcBorders>
              <w:top w:val="nil"/>
              <w:left w:val="nil"/>
              <w:bottom w:val="nil"/>
              <w:right w:val="nil"/>
            </w:tcBorders>
            <w:shd w:val="clear" w:color="auto" w:fill="auto"/>
            <w:noWrap/>
            <w:vAlign w:val="bottom"/>
            <w:hideMark/>
          </w:tcPr>
          <w:p w14:paraId="3DBE059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2005.625</w:t>
            </w:r>
          </w:p>
        </w:tc>
        <w:tc>
          <w:tcPr>
            <w:tcW w:w="1020" w:type="dxa"/>
            <w:tcBorders>
              <w:top w:val="nil"/>
              <w:left w:val="nil"/>
              <w:bottom w:val="nil"/>
              <w:right w:val="nil"/>
            </w:tcBorders>
            <w:shd w:val="clear" w:color="auto" w:fill="auto"/>
            <w:noWrap/>
            <w:vAlign w:val="bottom"/>
            <w:hideMark/>
          </w:tcPr>
          <w:p w14:paraId="3DEA1F3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59BC703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0.717</w:t>
            </w:r>
          </w:p>
        </w:tc>
        <w:tc>
          <w:tcPr>
            <w:tcW w:w="1020" w:type="dxa"/>
            <w:tcBorders>
              <w:top w:val="nil"/>
              <w:left w:val="nil"/>
              <w:bottom w:val="nil"/>
              <w:right w:val="nil"/>
            </w:tcBorders>
            <w:shd w:val="clear" w:color="auto" w:fill="auto"/>
            <w:noWrap/>
            <w:vAlign w:val="bottom"/>
            <w:hideMark/>
          </w:tcPr>
          <w:p w14:paraId="2D2B16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0.789</w:t>
            </w:r>
          </w:p>
        </w:tc>
      </w:tr>
      <w:tr w:rsidR="00A5526B" w:rsidRPr="007F6BE0" w14:paraId="3CED9EA4" w14:textId="77777777" w:rsidTr="00A5526B">
        <w:trPr>
          <w:trHeight w:val="285"/>
        </w:trPr>
        <w:tc>
          <w:tcPr>
            <w:tcW w:w="1053" w:type="dxa"/>
            <w:tcBorders>
              <w:top w:val="nil"/>
              <w:left w:val="nil"/>
              <w:bottom w:val="nil"/>
              <w:right w:val="nil"/>
            </w:tcBorders>
            <w:shd w:val="clear" w:color="auto" w:fill="auto"/>
            <w:noWrap/>
            <w:vAlign w:val="bottom"/>
            <w:hideMark/>
          </w:tcPr>
          <w:p w14:paraId="2026ABB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2005.875</w:t>
            </w:r>
          </w:p>
        </w:tc>
        <w:tc>
          <w:tcPr>
            <w:tcW w:w="1020" w:type="dxa"/>
            <w:tcBorders>
              <w:top w:val="nil"/>
              <w:left w:val="nil"/>
              <w:bottom w:val="nil"/>
              <w:right w:val="nil"/>
            </w:tcBorders>
            <w:shd w:val="clear" w:color="auto" w:fill="auto"/>
            <w:noWrap/>
            <w:vAlign w:val="bottom"/>
            <w:hideMark/>
          </w:tcPr>
          <w:p w14:paraId="06958D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0.686</w:t>
            </w:r>
          </w:p>
        </w:tc>
        <w:tc>
          <w:tcPr>
            <w:tcW w:w="1020" w:type="dxa"/>
            <w:tcBorders>
              <w:top w:val="nil"/>
              <w:left w:val="nil"/>
              <w:bottom w:val="nil"/>
              <w:right w:val="nil"/>
            </w:tcBorders>
            <w:shd w:val="clear" w:color="auto" w:fill="auto"/>
            <w:noWrap/>
            <w:vAlign w:val="bottom"/>
            <w:hideMark/>
          </w:tcPr>
          <w:p w14:paraId="326900A9"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0.642</w:t>
            </w:r>
          </w:p>
        </w:tc>
        <w:tc>
          <w:tcPr>
            <w:tcW w:w="1020" w:type="dxa"/>
            <w:tcBorders>
              <w:top w:val="nil"/>
              <w:left w:val="nil"/>
              <w:bottom w:val="nil"/>
              <w:right w:val="nil"/>
            </w:tcBorders>
            <w:shd w:val="clear" w:color="auto" w:fill="auto"/>
            <w:noWrap/>
            <w:vAlign w:val="bottom"/>
            <w:hideMark/>
          </w:tcPr>
          <w:p w14:paraId="014B32E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0.732</w:t>
            </w:r>
          </w:p>
        </w:tc>
      </w:tr>
      <w:tr w:rsidR="00A5526B" w:rsidRPr="007F6BE0" w14:paraId="374EA62A" w14:textId="77777777" w:rsidTr="00A5526B">
        <w:trPr>
          <w:trHeight w:val="285"/>
        </w:trPr>
        <w:tc>
          <w:tcPr>
            <w:tcW w:w="1053" w:type="dxa"/>
            <w:tcBorders>
              <w:top w:val="nil"/>
              <w:left w:val="nil"/>
              <w:bottom w:val="nil"/>
              <w:right w:val="nil"/>
            </w:tcBorders>
            <w:shd w:val="clear" w:color="auto" w:fill="auto"/>
            <w:noWrap/>
            <w:vAlign w:val="bottom"/>
            <w:hideMark/>
          </w:tcPr>
          <w:p w14:paraId="02EBCCA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2006.125</w:t>
            </w:r>
          </w:p>
        </w:tc>
        <w:tc>
          <w:tcPr>
            <w:tcW w:w="1020" w:type="dxa"/>
            <w:tcBorders>
              <w:top w:val="nil"/>
              <w:left w:val="nil"/>
              <w:bottom w:val="nil"/>
              <w:right w:val="nil"/>
            </w:tcBorders>
            <w:shd w:val="clear" w:color="auto" w:fill="auto"/>
            <w:noWrap/>
            <w:vAlign w:val="bottom"/>
            <w:hideMark/>
          </w:tcPr>
          <w:p w14:paraId="2B17D8A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0.772</w:t>
            </w:r>
          </w:p>
        </w:tc>
        <w:tc>
          <w:tcPr>
            <w:tcW w:w="1020" w:type="dxa"/>
            <w:tcBorders>
              <w:top w:val="nil"/>
              <w:left w:val="nil"/>
              <w:bottom w:val="nil"/>
              <w:right w:val="nil"/>
            </w:tcBorders>
            <w:shd w:val="clear" w:color="auto" w:fill="auto"/>
            <w:noWrap/>
            <w:vAlign w:val="bottom"/>
            <w:hideMark/>
          </w:tcPr>
          <w:p w14:paraId="4CDF1CF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0.729</w:t>
            </w:r>
          </w:p>
        </w:tc>
        <w:tc>
          <w:tcPr>
            <w:tcW w:w="1020" w:type="dxa"/>
            <w:tcBorders>
              <w:top w:val="nil"/>
              <w:left w:val="nil"/>
              <w:bottom w:val="nil"/>
              <w:right w:val="nil"/>
            </w:tcBorders>
            <w:shd w:val="clear" w:color="auto" w:fill="auto"/>
            <w:noWrap/>
            <w:vAlign w:val="bottom"/>
            <w:hideMark/>
          </w:tcPr>
          <w:p w14:paraId="266622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0.817</w:t>
            </w:r>
          </w:p>
        </w:tc>
      </w:tr>
      <w:tr w:rsidR="00A5526B" w:rsidRPr="007F6BE0" w14:paraId="27C6FB9F" w14:textId="77777777" w:rsidTr="00A5526B">
        <w:trPr>
          <w:trHeight w:val="285"/>
        </w:trPr>
        <w:tc>
          <w:tcPr>
            <w:tcW w:w="1053" w:type="dxa"/>
            <w:tcBorders>
              <w:top w:val="nil"/>
              <w:left w:val="nil"/>
              <w:bottom w:val="nil"/>
              <w:right w:val="nil"/>
            </w:tcBorders>
            <w:shd w:val="clear" w:color="auto" w:fill="auto"/>
            <w:noWrap/>
            <w:vAlign w:val="bottom"/>
            <w:hideMark/>
          </w:tcPr>
          <w:p w14:paraId="5F49715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2006.375</w:t>
            </w:r>
          </w:p>
        </w:tc>
        <w:tc>
          <w:tcPr>
            <w:tcW w:w="1020" w:type="dxa"/>
            <w:tcBorders>
              <w:top w:val="nil"/>
              <w:left w:val="nil"/>
              <w:bottom w:val="nil"/>
              <w:right w:val="nil"/>
            </w:tcBorders>
            <w:shd w:val="clear" w:color="auto" w:fill="auto"/>
            <w:noWrap/>
            <w:vAlign w:val="bottom"/>
            <w:hideMark/>
          </w:tcPr>
          <w:p w14:paraId="1F8F3AB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1.041</w:t>
            </w:r>
          </w:p>
        </w:tc>
        <w:tc>
          <w:tcPr>
            <w:tcW w:w="1020" w:type="dxa"/>
            <w:tcBorders>
              <w:top w:val="nil"/>
              <w:left w:val="nil"/>
              <w:bottom w:val="nil"/>
              <w:right w:val="nil"/>
            </w:tcBorders>
            <w:shd w:val="clear" w:color="auto" w:fill="auto"/>
            <w:noWrap/>
            <w:vAlign w:val="bottom"/>
            <w:hideMark/>
          </w:tcPr>
          <w:p w14:paraId="54CCDD0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0.983</w:t>
            </w:r>
          </w:p>
        </w:tc>
        <w:tc>
          <w:tcPr>
            <w:tcW w:w="1020" w:type="dxa"/>
            <w:tcBorders>
              <w:top w:val="nil"/>
              <w:left w:val="nil"/>
              <w:bottom w:val="nil"/>
              <w:right w:val="nil"/>
            </w:tcBorders>
            <w:shd w:val="clear" w:color="auto" w:fill="auto"/>
            <w:noWrap/>
            <w:vAlign w:val="bottom"/>
            <w:hideMark/>
          </w:tcPr>
          <w:p w14:paraId="5247CE6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1.102</w:t>
            </w:r>
          </w:p>
        </w:tc>
      </w:tr>
      <w:tr w:rsidR="00A5526B" w:rsidRPr="007F6BE0" w14:paraId="6E6600F2" w14:textId="77777777" w:rsidTr="00A5526B">
        <w:trPr>
          <w:trHeight w:val="285"/>
        </w:trPr>
        <w:tc>
          <w:tcPr>
            <w:tcW w:w="1053" w:type="dxa"/>
            <w:tcBorders>
              <w:top w:val="nil"/>
              <w:left w:val="nil"/>
              <w:bottom w:val="nil"/>
              <w:right w:val="nil"/>
            </w:tcBorders>
            <w:shd w:val="clear" w:color="auto" w:fill="auto"/>
            <w:noWrap/>
            <w:vAlign w:val="bottom"/>
            <w:hideMark/>
          </w:tcPr>
          <w:p w14:paraId="17AFDC4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2006.625</w:t>
            </w:r>
          </w:p>
        </w:tc>
        <w:tc>
          <w:tcPr>
            <w:tcW w:w="1020" w:type="dxa"/>
            <w:tcBorders>
              <w:top w:val="nil"/>
              <w:left w:val="nil"/>
              <w:bottom w:val="nil"/>
              <w:right w:val="nil"/>
            </w:tcBorders>
            <w:shd w:val="clear" w:color="auto" w:fill="auto"/>
            <w:noWrap/>
            <w:vAlign w:val="bottom"/>
            <w:hideMark/>
          </w:tcPr>
          <w:p w14:paraId="50A3522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0.940</w:t>
            </w:r>
          </w:p>
        </w:tc>
        <w:tc>
          <w:tcPr>
            <w:tcW w:w="1020" w:type="dxa"/>
            <w:tcBorders>
              <w:top w:val="nil"/>
              <w:left w:val="nil"/>
              <w:bottom w:val="nil"/>
              <w:right w:val="nil"/>
            </w:tcBorders>
            <w:shd w:val="clear" w:color="auto" w:fill="auto"/>
            <w:noWrap/>
            <w:vAlign w:val="bottom"/>
            <w:hideMark/>
          </w:tcPr>
          <w:p w14:paraId="2492CC3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0.890</w:t>
            </w:r>
          </w:p>
        </w:tc>
        <w:tc>
          <w:tcPr>
            <w:tcW w:w="1020" w:type="dxa"/>
            <w:tcBorders>
              <w:top w:val="nil"/>
              <w:left w:val="nil"/>
              <w:bottom w:val="nil"/>
              <w:right w:val="nil"/>
            </w:tcBorders>
            <w:shd w:val="clear" w:color="auto" w:fill="auto"/>
            <w:noWrap/>
            <w:vAlign w:val="bottom"/>
            <w:hideMark/>
          </w:tcPr>
          <w:p w14:paraId="2EB199C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0.992</w:t>
            </w:r>
          </w:p>
        </w:tc>
      </w:tr>
      <w:tr w:rsidR="00A5526B" w:rsidRPr="007F6BE0" w14:paraId="593FEA60" w14:textId="77777777" w:rsidTr="00A5526B">
        <w:trPr>
          <w:trHeight w:val="285"/>
        </w:trPr>
        <w:tc>
          <w:tcPr>
            <w:tcW w:w="1053" w:type="dxa"/>
            <w:tcBorders>
              <w:top w:val="nil"/>
              <w:left w:val="nil"/>
              <w:bottom w:val="nil"/>
              <w:right w:val="nil"/>
            </w:tcBorders>
            <w:shd w:val="clear" w:color="auto" w:fill="auto"/>
            <w:noWrap/>
            <w:vAlign w:val="bottom"/>
            <w:hideMark/>
          </w:tcPr>
          <w:p w14:paraId="5A3F3BF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2006.875</w:t>
            </w:r>
          </w:p>
        </w:tc>
        <w:tc>
          <w:tcPr>
            <w:tcW w:w="1020" w:type="dxa"/>
            <w:tcBorders>
              <w:top w:val="nil"/>
              <w:left w:val="nil"/>
              <w:bottom w:val="nil"/>
              <w:right w:val="nil"/>
            </w:tcBorders>
            <w:shd w:val="clear" w:color="auto" w:fill="auto"/>
            <w:noWrap/>
            <w:vAlign w:val="bottom"/>
            <w:hideMark/>
          </w:tcPr>
          <w:p w14:paraId="46EBB2D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0.932</w:t>
            </w:r>
          </w:p>
        </w:tc>
        <w:tc>
          <w:tcPr>
            <w:tcW w:w="1020" w:type="dxa"/>
            <w:tcBorders>
              <w:top w:val="nil"/>
              <w:left w:val="nil"/>
              <w:bottom w:val="nil"/>
              <w:right w:val="nil"/>
            </w:tcBorders>
            <w:shd w:val="clear" w:color="auto" w:fill="auto"/>
            <w:noWrap/>
            <w:vAlign w:val="bottom"/>
            <w:hideMark/>
          </w:tcPr>
          <w:p w14:paraId="5B37D81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0.864</w:t>
            </w:r>
          </w:p>
        </w:tc>
        <w:tc>
          <w:tcPr>
            <w:tcW w:w="1020" w:type="dxa"/>
            <w:tcBorders>
              <w:top w:val="nil"/>
              <w:left w:val="nil"/>
              <w:bottom w:val="nil"/>
              <w:right w:val="nil"/>
            </w:tcBorders>
            <w:shd w:val="clear" w:color="auto" w:fill="auto"/>
            <w:noWrap/>
            <w:vAlign w:val="bottom"/>
            <w:hideMark/>
          </w:tcPr>
          <w:p w14:paraId="0869ADD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1.006</w:t>
            </w:r>
          </w:p>
        </w:tc>
      </w:tr>
      <w:tr w:rsidR="00A5526B" w:rsidRPr="007F6BE0" w14:paraId="6D622319" w14:textId="77777777" w:rsidTr="00A5526B">
        <w:trPr>
          <w:trHeight w:val="285"/>
        </w:trPr>
        <w:tc>
          <w:tcPr>
            <w:tcW w:w="1053" w:type="dxa"/>
            <w:tcBorders>
              <w:top w:val="nil"/>
              <w:left w:val="nil"/>
              <w:bottom w:val="nil"/>
              <w:right w:val="nil"/>
            </w:tcBorders>
            <w:shd w:val="clear" w:color="auto" w:fill="auto"/>
            <w:noWrap/>
            <w:vAlign w:val="bottom"/>
            <w:hideMark/>
          </w:tcPr>
          <w:p w14:paraId="040F3EB8"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2007.125</w:t>
            </w:r>
          </w:p>
        </w:tc>
        <w:tc>
          <w:tcPr>
            <w:tcW w:w="1020" w:type="dxa"/>
            <w:tcBorders>
              <w:top w:val="nil"/>
              <w:left w:val="nil"/>
              <w:bottom w:val="nil"/>
              <w:right w:val="nil"/>
            </w:tcBorders>
            <w:shd w:val="clear" w:color="auto" w:fill="auto"/>
            <w:noWrap/>
            <w:vAlign w:val="bottom"/>
            <w:hideMark/>
          </w:tcPr>
          <w:p w14:paraId="57E5C42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24A2E58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4D6D2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37823C70" w14:textId="77777777" w:rsidTr="00A5526B">
        <w:trPr>
          <w:trHeight w:val="285"/>
        </w:trPr>
        <w:tc>
          <w:tcPr>
            <w:tcW w:w="1053" w:type="dxa"/>
            <w:tcBorders>
              <w:top w:val="nil"/>
              <w:left w:val="nil"/>
              <w:bottom w:val="nil"/>
              <w:right w:val="nil"/>
            </w:tcBorders>
            <w:shd w:val="clear" w:color="auto" w:fill="auto"/>
            <w:noWrap/>
            <w:vAlign w:val="bottom"/>
            <w:hideMark/>
          </w:tcPr>
          <w:p w14:paraId="68E9686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2007.375</w:t>
            </w:r>
          </w:p>
        </w:tc>
        <w:tc>
          <w:tcPr>
            <w:tcW w:w="1020" w:type="dxa"/>
            <w:tcBorders>
              <w:top w:val="nil"/>
              <w:left w:val="nil"/>
              <w:bottom w:val="nil"/>
              <w:right w:val="nil"/>
            </w:tcBorders>
            <w:shd w:val="clear" w:color="auto" w:fill="auto"/>
            <w:noWrap/>
            <w:vAlign w:val="bottom"/>
            <w:hideMark/>
          </w:tcPr>
          <w:p w14:paraId="5D57D84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1.354</w:t>
            </w:r>
          </w:p>
        </w:tc>
        <w:tc>
          <w:tcPr>
            <w:tcW w:w="1020" w:type="dxa"/>
            <w:tcBorders>
              <w:top w:val="nil"/>
              <w:left w:val="nil"/>
              <w:bottom w:val="nil"/>
              <w:right w:val="nil"/>
            </w:tcBorders>
            <w:shd w:val="clear" w:color="auto" w:fill="auto"/>
            <w:noWrap/>
            <w:vAlign w:val="bottom"/>
            <w:hideMark/>
          </w:tcPr>
          <w:p w14:paraId="0E108B2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1.267</w:t>
            </w:r>
          </w:p>
        </w:tc>
        <w:tc>
          <w:tcPr>
            <w:tcW w:w="1020" w:type="dxa"/>
            <w:tcBorders>
              <w:top w:val="nil"/>
              <w:left w:val="nil"/>
              <w:bottom w:val="nil"/>
              <w:right w:val="nil"/>
            </w:tcBorders>
            <w:shd w:val="clear" w:color="auto" w:fill="auto"/>
            <w:noWrap/>
            <w:vAlign w:val="bottom"/>
            <w:hideMark/>
          </w:tcPr>
          <w:p w14:paraId="2BB7714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1.447</w:t>
            </w:r>
          </w:p>
        </w:tc>
      </w:tr>
      <w:tr w:rsidR="00A5526B" w:rsidRPr="007F6BE0" w14:paraId="5A1E75F7" w14:textId="77777777" w:rsidTr="00A5526B">
        <w:trPr>
          <w:trHeight w:val="285"/>
        </w:trPr>
        <w:tc>
          <w:tcPr>
            <w:tcW w:w="1053" w:type="dxa"/>
            <w:tcBorders>
              <w:top w:val="nil"/>
              <w:left w:val="nil"/>
              <w:bottom w:val="nil"/>
              <w:right w:val="nil"/>
            </w:tcBorders>
            <w:shd w:val="clear" w:color="auto" w:fill="auto"/>
            <w:noWrap/>
            <w:vAlign w:val="bottom"/>
            <w:hideMark/>
          </w:tcPr>
          <w:p w14:paraId="1A5567A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2007.625</w:t>
            </w:r>
          </w:p>
        </w:tc>
        <w:tc>
          <w:tcPr>
            <w:tcW w:w="1020" w:type="dxa"/>
            <w:tcBorders>
              <w:top w:val="nil"/>
              <w:left w:val="nil"/>
              <w:bottom w:val="nil"/>
              <w:right w:val="nil"/>
            </w:tcBorders>
            <w:shd w:val="clear" w:color="auto" w:fill="auto"/>
            <w:noWrap/>
            <w:vAlign w:val="bottom"/>
            <w:hideMark/>
          </w:tcPr>
          <w:p w14:paraId="59758E9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0.785</w:t>
            </w:r>
          </w:p>
        </w:tc>
        <w:tc>
          <w:tcPr>
            <w:tcW w:w="1020" w:type="dxa"/>
            <w:tcBorders>
              <w:top w:val="nil"/>
              <w:left w:val="nil"/>
              <w:bottom w:val="nil"/>
              <w:right w:val="nil"/>
            </w:tcBorders>
            <w:shd w:val="clear" w:color="auto" w:fill="auto"/>
            <w:noWrap/>
            <w:vAlign w:val="bottom"/>
            <w:hideMark/>
          </w:tcPr>
          <w:p w14:paraId="0DECF1E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0.742</w:t>
            </w:r>
          </w:p>
        </w:tc>
        <w:tc>
          <w:tcPr>
            <w:tcW w:w="1020" w:type="dxa"/>
            <w:tcBorders>
              <w:top w:val="nil"/>
              <w:left w:val="nil"/>
              <w:bottom w:val="nil"/>
              <w:right w:val="nil"/>
            </w:tcBorders>
            <w:shd w:val="clear" w:color="auto" w:fill="auto"/>
            <w:noWrap/>
            <w:vAlign w:val="bottom"/>
            <w:hideMark/>
          </w:tcPr>
          <w:p w14:paraId="560A099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0.829</w:t>
            </w:r>
          </w:p>
        </w:tc>
      </w:tr>
      <w:tr w:rsidR="00A5526B" w:rsidRPr="007F6BE0" w14:paraId="1484F8DC" w14:textId="77777777" w:rsidTr="00A5526B">
        <w:trPr>
          <w:trHeight w:val="285"/>
        </w:trPr>
        <w:tc>
          <w:tcPr>
            <w:tcW w:w="1053" w:type="dxa"/>
            <w:tcBorders>
              <w:top w:val="nil"/>
              <w:left w:val="nil"/>
              <w:bottom w:val="nil"/>
              <w:right w:val="nil"/>
            </w:tcBorders>
            <w:shd w:val="clear" w:color="auto" w:fill="auto"/>
            <w:noWrap/>
            <w:vAlign w:val="bottom"/>
            <w:hideMark/>
          </w:tcPr>
          <w:p w14:paraId="5DA0609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2007.875</w:t>
            </w:r>
          </w:p>
        </w:tc>
        <w:tc>
          <w:tcPr>
            <w:tcW w:w="1020" w:type="dxa"/>
            <w:tcBorders>
              <w:top w:val="nil"/>
              <w:left w:val="nil"/>
              <w:bottom w:val="nil"/>
              <w:right w:val="nil"/>
            </w:tcBorders>
            <w:shd w:val="clear" w:color="auto" w:fill="auto"/>
            <w:noWrap/>
            <w:vAlign w:val="bottom"/>
            <w:hideMark/>
          </w:tcPr>
          <w:p w14:paraId="6CA6753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0.752</w:t>
            </w:r>
          </w:p>
        </w:tc>
        <w:tc>
          <w:tcPr>
            <w:tcW w:w="1020" w:type="dxa"/>
            <w:tcBorders>
              <w:top w:val="nil"/>
              <w:left w:val="nil"/>
              <w:bottom w:val="nil"/>
              <w:right w:val="nil"/>
            </w:tcBorders>
            <w:shd w:val="clear" w:color="auto" w:fill="auto"/>
            <w:noWrap/>
            <w:vAlign w:val="bottom"/>
            <w:hideMark/>
          </w:tcPr>
          <w:p w14:paraId="48EBC28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0.705</w:t>
            </w:r>
          </w:p>
        </w:tc>
        <w:tc>
          <w:tcPr>
            <w:tcW w:w="1020" w:type="dxa"/>
            <w:tcBorders>
              <w:top w:val="nil"/>
              <w:left w:val="nil"/>
              <w:bottom w:val="nil"/>
              <w:right w:val="nil"/>
            </w:tcBorders>
            <w:shd w:val="clear" w:color="auto" w:fill="auto"/>
            <w:noWrap/>
            <w:vAlign w:val="bottom"/>
            <w:hideMark/>
          </w:tcPr>
          <w:p w14:paraId="179399E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0.801</w:t>
            </w:r>
          </w:p>
        </w:tc>
      </w:tr>
      <w:tr w:rsidR="00A5526B" w:rsidRPr="007F6BE0" w14:paraId="6587C2CD" w14:textId="77777777" w:rsidTr="00A5526B">
        <w:trPr>
          <w:trHeight w:val="285"/>
        </w:trPr>
        <w:tc>
          <w:tcPr>
            <w:tcW w:w="1053" w:type="dxa"/>
            <w:tcBorders>
              <w:top w:val="nil"/>
              <w:left w:val="nil"/>
              <w:bottom w:val="nil"/>
              <w:right w:val="nil"/>
            </w:tcBorders>
            <w:shd w:val="clear" w:color="auto" w:fill="auto"/>
            <w:noWrap/>
            <w:vAlign w:val="bottom"/>
            <w:hideMark/>
          </w:tcPr>
          <w:p w14:paraId="4C4BC8A4"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lastRenderedPageBreak/>
              <w:t>2008.125</w:t>
            </w:r>
          </w:p>
        </w:tc>
        <w:tc>
          <w:tcPr>
            <w:tcW w:w="1020" w:type="dxa"/>
            <w:tcBorders>
              <w:top w:val="nil"/>
              <w:left w:val="nil"/>
              <w:bottom w:val="nil"/>
              <w:right w:val="nil"/>
            </w:tcBorders>
            <w:shd w:val="clear" w:color="auto" w:fill="auto"/>
            <w:noWrap/>
            <w:vAlign w:val="bottom"/>
            <w:hideMark/>
          </w:tcPr>
          <w:p w14:paraId="125D28A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AEE3A4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3FAAC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11D36C2" w14:textId="77777777" w:rsidTr="00A5526B">
        <w:trPr>
          <w:trHeight w:val="285"/>
        </w:trPr>
        <w:tc>
          <w:tcPr>
            <w:tcW w:w="1053" w:type="dxa"/>
            <w:tcBorders>
              <w:top w:val="nil"/>
              <w:left w:val="nil"/>
              <w:bottom w:val="nil"/>
              <w:right w:val="nil"/>
            </w:tcBorders>
            <w:shd w:val="clear" w:color="auto" w:fill="auto"/>
            <w:noWrap/>
            <w:vAlign w:val="bottom"/>
            <w:hideMark/>
          </w:tcPr>
          <w:p w14:paraId="24490DE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2008.375</w:t>
            </w:r>
          </w:p>
        </w:tc>
        <w:tc>
          <w:tcPr>
            <w:tcW w:w="1020" w:type="dxa"/>
            <w:tcBorders>
              <w:top w:val="nil"/>
              <w:left w:val="nil"/>
              <w:bottom w:val="nil"/>
              <w:right w:val="nil"/>
            </w:tcBorders>
            <w:shd w:val="clear" w:color="auto" w:fill="auto"/>
            <w:noWrap/>
            <w:vAlign w:val="bottom"/>
            <w:hideMark/>
          </w:tcPr>
          <w:p w14:paraId="21A6880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1.454</w:t>
            </w:r>
          </w:p>
        </w:tc>
        <w:tc>
          <w:tcPr>
            <w:tcW w:w="1020" w:type="dxa"/>
            <w:tcBorders>
              <w:top w:val="nil"/>
              <w:left w:val="nil"/>
              <w:bottom w:val="nil"/>
              <w:right w:val="nil"/>
            </w:tcBorders>
            <w:shd w:val="clear" w:color="auto" w:fill="auto"/>
            <w:noWrap/>
            <w:vAlign w:val="bottom"/>
            <w:hideMark/>
          </w:tcPr>
          <w:p w14:paraId="0CBCF76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1.380</w:t>
            </w:r>
          </w:p>
        </w:tc>
        <w:tc>
          <w:tcPr>
            <w:tcW w:w="1020" w:type="dxa"/>
            <w:tcBorders>
              <w:top w:val="nil"/>
              <w:left w:val="nil"/>
              <w:bottom w:val="nil"/>
              <w:right w:val="nil"/>
            </w:tcBorders>
            <w:shd w:val="clear" w:color="auto" w:fill="auto"/>
            <w:noWrap/>
            <w:vAlign w:val="bottom"/>
            <w:hideMark/>
          </w:tcPr>
          <w:p w14:paraId="486B8D6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1.532</w:t>
            </w:r>
          </w:p>
        </w:tc>
      </w:tr>
      <w:tr w:rsidR="00A5526B" w:rsidRPr="007F6BE0" w14:paraId="49909DB9" w14:textId="77777777" w:rsidTr="00A5526B">
        <w:trPr>
          <w:trHeight w:val="285"/>
        </w:trPr>
        <w:tc>
          <w:tcPr>
            <w:tcW w:w="1053" w:type="dxa"/>
            <w:tcBorders>
              <w:top w:val="nil"/>
              <w:left w:val="nil"/>
              <w:bottom w:val="nil"/>
              <w:right w:val="nil"/>
            </w:tcBorders>
            <w:shd w:val="clear" w:color="auto" w:fill="auto"/>
            <w:noWrap/>
            <w:vAlign w:val="bottom"/>
            <w:hideMark/>
          </w:tcPr>
          <w:p w14:paraId="38CA981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2008.625</w:t>
            </w:r>
          </w:p>
        </w:tc>
        <w:tc>
          <w:tcPr>
            <w:tcW w:w="1020" w:type="dxa"/>
            <w:tcBorders>
              <w:top w:val="nil"/>
              <w:left w:val="nil"/>
              <w:bottom w:val="nil"/>
              <w:right w:val="nil"/>
            </w:tcBorders>
            <w:shd w:val="clear" w:color="auto" w:fill="auto"/>
            <w:noWrap/>
            <w:vAlign w:val="bottom"/>
            <w:hideMark/>
          </w:tcPr>
          <w:p w14:paraId="4F39FF4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1.017</w:t>
            </w:r>
          </w:p>
        </w:tc>
        <w:tc>
          <w:tcPr>
            <w:tcW w:w="1020" w:type="dxa"/>
            <w:tcBorders>
              <w:top w:val="nil"/>
              <w:left w:val="nil"/>
              <w:bottom w:val="nil"/>
              <w:right w:val="nil"/>
            </w:tcBorders>
            <w:shd w:val="clear" w:color="auto" w:fill="auto"/>
            <w:noWrap/>
            <w:vAlign w:val="bottom"/>
            <w:hideMark/>
          </w:tcPr>
          <w:p w14:paraId="7F040F5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0.961</w:t>
            </w:r>
          </w:p>
        </w:tc>
        <w:tc>
          <w:tcPr>
            <w:tcW w:w="1020" w:type="dxa"/>
            <w:tcBorders>
              <w:top w:val="nil"/>
              <w:left w:val="nil"/>
              <w:bottom w:val="nil"/>
              <w:right w:val="nil"/>
            </w:tcBorders>
            <w:shd w:val="clear" w:color="auto" w:fill="auto"/>
            <w:noWrap/>
            <w:vAlign w:val="bottom"/>
            <w:hideMark/>
          </w:tcPr>
          <w:p w14:paraId="59CDDC7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1.076</w:t>
            </w:r>
          </w:p>
        </w:tc>
      </w:tr>
      <w:tr w:rsidR="00A5526B" w:rsidRPr="007F6BE0" w14:paraId="2859EDB4" w14:textId="77777777" w:rsidTr="00A5526B">
        <w:trPr>
          <w:trHeight w:val="285"/>
        </w:trPr>
        <w:tc>
          <w:tcPr>
            <w:tcW w:w="1053" w:type="dxa"/>
            <w:tcBorders>
              <w:top w:val="nil"/>
              <w:left w:val="nil"/>
              <w:bottom w:val="nil"/>
              <w:right w:val="nil"/>
            </w:tcBorders>
            <w:shd w:val="clear" w:color="auto" w:fill="auto"/>
            <w:noWrap/>
            <w:vAlign w:val="bottom"/>
            <w:hideMark/>
          </w:tcPr>
          <w:p w14:paraId="4BFF94C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2008.875</w:t>
            </w:r>
          </w:p>
        </w:tc>
        <w:tc>
          <w:tcPr>
            <w:tcW w:w="1020" w:type="dxa"/>
            <w:tcBorders>
              <w:top w:val="nil"/>
              <w:left w:val="nil"/>
              <w:bottom w:val="nil"/>
              <w:right w:val="nil"/>
            </w:tcBorders>
            <w:shd w:val="clear" w:color="auto" w:fill="auto"/>
            <w:noWrap/>
            <w:vAlign w:val="bottom"/>
            <w:hideMark/>
          </w:tcPr>
          <w:p w14:paraId="26FB769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800CEE7"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720E442A"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6F11DB28" w14:textId="77777777" w:rsidTr="00A5526B">
        <w:trPr>
          <w:trHeight w:val="285"/>
        </w:trPr>
        <w:tc>
          <w:tcPr>
            <w:tcW w:w="1053" w:type="dxa"/>
            <w:tcBorders>
              <w:top w:val="nil"/>
              <w:left w:val="nil"/>
              <w:bottom w:val="nil"/>
              <w:right w:val="nil"/>
            </w:tcBorders>
            <w:shd w:val="clear" w:color="auto" w:fill="auto"/>
            <w:noWrap/>
            <w:vAlign w:val="bottom"/>
            <w:hideMark/>
          </w:tcPr>
          <w:p w14:paraId="1D00E2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2009.125</w:t>
            </w:r>
          </w:p>
        </w:tc>
        <w:tc>
          <w:tcPr>
            <w:tcW w:w="1020" w:type="dxa"/>
            <w:tcBorders>
              <w:top w:val="nil"/>
              <w:left w:val="nil"/>
              <w:bottom w:val="nil"/>
              <w:right w:val="nil"/>
            </w:tcBorders>
            <w:shd w:val="clear" w:color="auto" w:fill="auto"/>
            <w:noWrap/>
            <w:vAlign w:val="bottom"/>
            <w:hideMark/>
          </w:tcPr>
          <w:p w14:paraId="45F7F62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0.799</w:t>
            </w:r>
          </w:p>
        </w:tc>
        <w:tc>
          <w:tcPr>
            <w:tcW w:w="1020" w:type="dxa"/>
            <w:tcBorders>
              <w:top w:val="nil"/>
              <w:left w:val="nil"/>
              <w:bottom w:val="nil"/>
              <w:right w:val="nil"/>
            </w:tcBorders>
            <w:shd w:val="clear" w:color="auto" w:fill="auto"/>
            <w:noWrap/>
            <w:vAlign w:val="bottom"/>
            <w:hideMark/>
          </w:tcPr>
          <w:p w14:paraId="54ABFCA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0.746</w:t>
            </w:r>
          </w:p>
        </w:tc>
        <w:tc>
          <w:tcPr>
            <w:tcW w:w="1020" w:type="dxa"/>
            <w:tcBorders>
              <w:top w:val="nil"/>
              <w:left w:val="nil"/>
              <w:bottom w:val="nil"/>
              <w:right w:val="nil"/>
            </w:tcBorders>
            <w:shd w:val="clear" w:color="auto" w:fill="auto"/>
            <w:noWrap/>
            <w:vAlign w:val="bottom"/>
            <w:hideMark/>
          </w:tcPr>
          <w:p w14:paraId="650795F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0.855</w:t>
            </w:r>
          </w:p>
        </w:tc>
      </w:tr>
      <w:tr w:rsidR="00A5526B" w:rsidRPr="007F6BE0" w14:paraId="62E0E722" w14:textId="77777777" w:rsidTr="00A5526B">
        <w:trPr>
          <w:trHeight w:val="285"/>
        </w:trPr>
        <w:tc>
          <w:tcPr>
            <w:tcW w:w="1053" w:type="dxa"/>
            <w:tcBorders>
              <w:top w:val="nil"/>
              <w:left w:val="nil"/>
              <w:bottom w:val="nil"/>
              <w:right w:val="nil"/>
            </w:tcBorders>
            <w:shd w:val="clear" w:color="auto" w:fill="auto"/>
            <w:noWrap/>
            <w:vAlign w:val="bottom"/>
            <w:hideMark/>
          </w:tcPr>
          <w:p w14:paraId="1B117BF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2009.375</w:t>
            </w:r>
          </w:p>
        </w:tc>
        <w:tc>
          <w:tcPr>
            <w:tcW w:w="1020" w:type="dxa"/>
            <w:tcBorders>
              <w:top w:val="nil"/>
              <w:left w:val="nil"/>
              <w:bottom w:val="nil"/>
              <w:right w:val="nil"/>
            </w:tcBorders>
            <w:shd w:val="clear" w:color="auto" w:fill="auto"/>
            <w:noWrap/>
            <w:vAlign w:val="bottom"/>
            <w:hideMark/>
          </w:tcPr>
          <w:p w14:paraId="08CDF5C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1.198</w:t>
            </w:r>
          </w:p>
        </w:tc>
        <w:tc>
          <w:tcPr>
            <w:tcW w:w="1020" w:type="dxa"/>
            <w:tcBorders>
              <w:top w:val="nil"/>
              <w:left w:val="nil"/>
              <w:bottom w:val="nil"/>
              <w:right w:val="nil"/>
            </w:tcBorders>
            <w:shd w:val="clear" w:color="auto" w:fill="auto"/>
            <w:noWrap/>
            <w:vAlign w:val="bottom"/>
            <w:hideMark/>
          </w:tcPr>
          <w:p w14:paraId="605A592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1.131</w:t>
            </w:r>
          </w:p>
        </w:tc>
        <w:tc>
          <w:tcPr>
            <w:tcW w:w="1020" w:type="dxa"/>
            <w:tcBorders>
              <w:top w:val="nil"/>
              <w:left w:val="nil"/>
              <w:bottom w:val="nil"/>
              <w:right w:val="nil"/>
            </w:tcBorders>
            <w:shd w:val="clear" w:color="auto" w:fill="auto"/>
            <w:noWrap/>
            <w:vAlign w:val="bottom"/>
            <w:hideMark/>
          </w:tcPr>
          <w:p w14:paraId="051A740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1.269</w:t>
            </w:r>
          </w:p>
        </w:tc>
      </w:tr>
      <w:tr w:rsidR="00A5526B" w:rsidRPr="007F6BE0" w14:paraId="1029A866" w14:textId="77777777" w:rsidTr="00A5526B">
        <w:trPr>
          <w:trHeight w:val="285"/>
        </w:trPr>
        <w:tc>
          <w:tcPr>
            <w:tcW w:w="1053" w:type="dxa"/>
            <w:tcBorders>
              <w:top w:val="nil"/>
              <w:left w:val="nil"/>
              <w:bottom w:val="nil"/>
              <w:right w:val="nil"/>
            </w:tcBorders>
            <w:shd w:val="clear" w:color="auto" w:fill="auto"/>
            <w:noWrap/>
            <w:vAlign w:val="bottom"/>
            <w:hideMark/>
          </w:tcPr>
          <w:p w14:paraId="690FF9F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2009.625</w:t>
            </w:r>
          </w:p>
        </w:tc>
        <w:tc>
          <w:tcPr>
            <w:tcW w:w="1020" w:type="dxa"/>
            <w:tcBorders>
              <w:top w:val="nil"/>
              <w:left w:val="nil"/>
              <w:bottom w:val="nil"/>
              <w:right w:val="nil"/>
            </w:tcBorders>
            <w:shd w:val="clear" w:color="auto" w:fill="auto"/>
            <w:noWrap/>
            <w:vAlign w:val="bottom"/>
            <w:hideMark/>
          </w:tcPr>
          <w:p w14:paraId="24F540D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1.030</w:t>
            </w:r>
          </w:p>
        </w:tc>
        <w:tc>
          <w:tcPr>
            <w:tcW w:w="1020" w:type="dxa"/>
            <w:tcBorders>
              <w:top w:val="nil"/>
              <w:left w:val="nil"/>
              <w:bottom w:val="nil"/>
              <w:right w:val="nil"/>
            </w:tcBorders>
            <w:shd w:val="clear" w:color="auto" w:fill="auto"/>
            <w:noWrap/>
            <w:vAlign w:val="bottom"/>
            <w:hideMark/>
          </w:tcPr>
          <w:p w14:paraId="6FC43B5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0.973</w:t>
            </w:r>
          </w:p>
        </w:tc>
        <w:tc>
          <w:tcPr>
            <w:tcW w:w="1020" w:type="dxa"/>
            <w:tcBorders>
              <w:top w:val="nil"/>
              <w:left w:val="nil"/>
              <w:bottom w:val="nil"/>
              <w:right w:val="nil"/>
            </w:tcBorders>
            <w:shd w:val="clear" w:color="auto" w:fill="auto"/>
            <w:noWrap/>
            <w:vAlign w:val="bottom"/>
            <w:hideMark/>
          </w:tcPr>
          <w:p w14:paraId="5626236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1.091</w:t>
            </w:r>
          </w:p>
        </w:tc>
      </w:tr>
      <w:tr w:rsidR="00A5526B" w:rsidRPr="007F6BE0" w14:paraId="7EC02428" w14:textId="77777777" w:rsidTr="00A5526B">
        <w:trPr>
          <w:trHeight w:val="285"/>
        </w:trPr>
        <w:tc>
          <w:tcPr>
            <w:tcW w:w="1053" w:type="dxa"/>
            <w:tcBorders>
              <w:top w:val="nil"/>
              <w:left w:val="nil"/>
              <w:bottom w:val="nil"/>
              <w:right w:val="nil"/>
            </w:tcBorders>
            <w:shd w:val="clear" w:color="auto" w:fill="auto"/>
            <w:noWrap/>
            <w:vAlign w:val="bottom"/>
            <w:hideMark/>
          </w:tcPr>
          <w:p w14:paraId="292E13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2009.875</w:t>
            </w:r>
          </w:p>
        </w:tc>
        <w:tc>
          <w:tcPr>
            <w:tcW w:w="1020" w:type="dxa"/>
            <w:tcBorders>
              <w:top w:val="nil"/>
              <w:left w:val="nil"/>
              <w:bottom w:val="nil"/>
              <w:right w:val="nil"/>
            </w:tcBorders>
            <w:shd w:val="clear" w:color="auto" w:fill="auto"/>
            <w:noWrap/>
            <w:vAlign w:val="bottom"/>
            <w:hideMark/>
          </w:tcPr>
          <w:p w14:paraId="67ACAD5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1.204</w:t>
            </w:r>
          </w:p>
        </w:tc>
        <w:tc>
          <w:tcPr>
            <w:tcW w:w="1020" w:type="dxa"/>
            <w:tcBorders>
              <w:top w:val="nil"/>
              <w:left w:val="nil"/>
              <w:bottom w:val="nil"/>
              <w:right w:val="nil"/>
            </w:tcBorders>
            <w:shd w:val="clear" w:color="auto" w:fill="auto"/>
            <w:noWrap/>
            <w:vAlign w:val="bottom"/>
            <w:hideMark/>
          </w:tcPr>
          <w:p w14:paraId="6682D3E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1.099</w:t>
            </w:r>
          </w:p>
        </w:tc>
        <w:tc>
          <w:tcPr>
            <w:tcW w:w="1020" w:type="dxa"/>
            <w:tcBorders>
              <w:top w:val="nil"/>
              <w:left w:val="nil"/>
              <w:bottom w:val="nil"/>
              <w:right w:val="nil"/>
            </w:tcBorders>
            <w:shd w:val="clear" w:color="auto" w:fill="auto"/>
            <w:noWrap/>
            <w:vAlign w:val="bottom"/>
            <w:hideMark/>
          </w:tcPr>
          <w:p w14:paraId="4407EA9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1.319</w:t>
            </w:r>
          </w:p>
        </w:tc>
      </w:tr>
      <w:tr w:rsidR="00A5526B" w:rsidRPr="007F6BE0" w14:paraId="5F478DE4" w14:textId="77777777" w:rsidTr="00A5526B">
        <w:trPr>
          <w:trHeight w:val="285"/>
        </w:trPr>
        <w:tc>
          <w:tcPr>
            <w:tcW w:w="1053" w:type="dxa"/>
            <w:tcBorders>
              <w:top w:val="nil"/>
              <w:left w:val="nil"/>
              <w:bottom w:val="nil"/>
              <w:right w:val="nil"/>
            </w:tcBorders>
            <w:shd w:val="clear" w:color="auto" w:fill="auto"/>
            <w:noWrap/>
            <w:vAlign w:val="bottom"/>
            <w:hideMark/>
          </w:tcPr>
          <w:p w14:paraId="2C38094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2010.125</w:t>
            </w:r>
          </w:p>
        </w:tc>
        <w:tc>
          <w:tcPr>
            <w:tcW w:w="1020" w:type="dxa"/>
            <w:tcBorders>
              <w:top w:val="nil"/>
              <w:left w:val="nil"/>
              <w:bottom w:val="nil"/>
              <w:right w:val="nil"/>
            </w:tcBorders>
            <w:shd w:val="clear" w:color="auto" w:fill="auto"/>
            <w:noWrap/>
            <w:vAlign w:val="bottom"/>
            <w:hideMark/>
          </w:tcPr>
          <w:p w14:paraId="7CC9585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1.301</w:t>
            </w:r>
          </w:p>
        </w:tc>
        <w:tc>
          <w:tcPr>
            <w:tcW w:w="1020" w:type="dxa"/>
            <w:tcBorders>
              <w:top w:val="nil"/>
              <w:left w:val="nil"/>
              <w:bottom w:val="nil"/>
              <w:right w:val="nil"/>
            </w:tcBorders>
            <w:shd w:val="clear" w:color="auto" w:fill="auto"/>
            <w:noWrap/>
            <w:vAlign w:val="bottom"/>
            <w:hideMark/>
          </w:tcPr>
          <w:p w14:paraId="534ED02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1.213</w:t>
            </w:r>
          </w:p>
        </w:tc>
        <w:tc>
          <w:tcPr>
            <w:tcW w:w="1020" w:type="dxa"/>
            <w:tcBorders>
              <w:top w:val="nil"/>
              <w:left w:val="nil"/>
              <w:bottom w:val="nil"/>
              <w:right w:val="nil"/>
            </w:tcBorders>
            <w:shd w:val="clear" w:color="auto" w:fill="auto"/>
            <w:noWrap/>
            <w:vAlign w:val="bottom"/>
            <w:hideMark/>
          </w:tcPr>
          <w:p w14:paraId="119369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1.396</w:t>
            </w:r>
          </w:p>
        </w:tc>
      </w:tr>
      <w:tr w:rsidR="00A5526B" w:rsidRPr="007F6BE0" w14:paraId="39E15C5F" w14:textId="77777777" w:rsidTr="00A5526B">
        <w:trPr>
          <w:trHeight w:val="285"/>
        </w:trPr>
        <w:tc>
          <w:tcPr>
            <w:tcW w:w="1053" w:type="dxa"/>
            <w:tcBorders>
              <w:top w:val="nil"/>
              <w:left w:val="nil"/>
              <w:bottom w:val="nil"/>
              <w:right w:val="nil"/>
            </w:tcBorders>
            <w:shd w:val="clear" w:color="auto" w:fill="auto"/>
            <w:noWrap/>
            <w:vAlign w:val="bottom"/>
            <w:hideMark/>
          </w:tcPr>
          <w:p w14:paraId="571B463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2010.375</w:t>
            </w:r>
          </w:p>
        </w:tc>
        <w:tc>
          <w:tcPr>
            <w:tcW w:w="1020" w:type="dxa"/>
            <w:tcBorders>
              <w:top w:val="nil"/>
              <w:left w:val="nil"/>
              <w:bottom w:val="nil"/>
              <w:right w:val="nil"/>
            </w:tcBorders>
            <w:shd w:val="clear" w:color="auto" w:fill="auto"/>
            <w:noWrap/>
            <w:vAlign w:val="bottom"/>
            <w:hideMark/>
          </w:tcPr>
          <w:p w14:paraId="4C614C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1.573</w:t>
            </w:r>
          </w:p>
        </w:tc>
        <w:tc>
          <w:tcPr>
            <w:tcW w:w="1020" w:type="dxa"/>
            <w:tcBorders>
              <w:top w:val="nil"/>
              <w:left w:val="nil"/>
              <w:bottom w:val="nil"/>
              <w:right w:val="nil"/>
            </w:tcBorders>
            <w:shd w:val="clear" w:color="auto" w:fill="auto"/>
            <w:noWrap/>
            <w:vAlign w:val="bottom"/>
            <w:hideMark/>
          </w:tcPr>
          <w:p w14:paraId="4BAF5EA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1.481</w:t>
            </w:r>
          </w:p>
        </w:tc>
        <w:tc>
          <w:tcPr>
            <w:tcW w:w="1020" w:type="dxa"/>
            <w:tcBorders>
              <w:top w:val="nil"/>
              <w:left w:val="nil"/>
              <w:bottom w:val="nil"/>
              <w:right w:val="nil"/>
            </w:tcBorders>
            <w:shd w:val="clear" w:color="auto" w:fill="auto"/>
            <w:noWrap/>
            <w:vAlign w:val="bottom"/>
            <w:hideMark/>
          </w:tcPr>
          <w:p w14:paraId="21CFBF0F"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1.670</w:t>
            </w:r>
          </w:p>
        </w:tc>
      </w:tr>
      <w:tr w:rsidR="00A5526B" w:rsidRPr="007F6BE0" w14:paraId="5488C71C" w14:textId="77777777" w:rsidTr="00A5526B">
        <w:trPr>
          <w:trHeight w:val="285"/>
        </w:trPr>
        <w:tc>
          <w:tcPr>
            <w:tcW w:w="1053" w:type="dxa"/>
            <w:tcBorders>
              <w:top w:val="nil"/>
              <w:left w:val="nil"/>
              <w:bottom w:val="nil"/>
              <w:right w:val="nil"/>
            </w:tcBorders>
            <w:shd w:val="clear" w:color="auto" w:fill="auto"/>
            <w:noWrap/>
            <w:vAlign w:val="bottom"/>
            <w:hideMark/>
          </w:tcPr>
          <w:p w14:paraId="15A16BA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2010.625</w:t>
            </w:r>
          </w:p>
        </w:tc>
        <w:tc>
          <w:tcPr>
            <w:tcW w:w="1020" w:type="dxa"/>
            <w:tcBorders>
              <w:top w:val="nil"/>
              <w:left w:val="nil"/>
              <w:bottom w:val="nil"/>
              <w:right w:val="nil"/>
            </w:tcBorders>
            <w:shd w:val="clear" w:color="auto" w:fill="auto"/>
            <w:noWrap/>
            <w:vAlign w:val="bottom"/>
            <w:hideMark/>
          </w:tcPr>
          <w:p w14:paraId="6CAB8F8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1.031</w:t>
            </w:r>
          </w:p>
        </w:tc>
        <w:tc>
          <w:tcPr>
            <w:tcW w:w="1020" w:type="dxa"/>
            <w:tcBorders>
              <w:top w:val="nil"/>
              <w:left w:val="nil"/>
              <w:bottom w:val="nil"/>
              <w:right w:val="nil"/>
            </w:tcBorders>
            <w:shd w:val="clear" w:color="auto" w:fill="auto"/>
            <w:noWrap/>
            <w:vAlign w:val="bottom"/>
            <w:hideMark/>
          </w:tcPr>
          <w:p w14:paraId="0CAF02A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0.973</w:t>
            </w:r>
          </w:p>
        </w:tc>
        <w:tc>
          <w:tcPr>
            <w:tcW w:w="1020" w:type="dxa"/>
            <w:tcBorders>
              <w:top w:val="nil"/>
              <w:left w:val="nil"/>
              <w:bottom w:val="nil"/>
              <w:right w:val="nil"/>
            </w:tcBorders>
            <w:shd w:val="clear" w:color="auto" w:fill="auto"/>
            <w:noWrap/>
            <w:vAlign w:val="bottom"/>
            <w:hideMark/>
          </w:tcPr>
          <w:p w14:paraId="31062A1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1.093</w:t>
            </w:r>
          </w:p>
        </w:tc>
      </w:tr>
      <w:tr w:rsidR="00A5526B" w:rsidRPr="007F6BE0" w14:paraId="0FC0E6E2" w14:textId="77777777" w:rsidTr="00A5526B">
        <w:trPr>
          <w:trHeight w:val="285"/>
        </w:trPr>
        <w:tc>
          <w:tcPr>
            <w:tcW w:w="1053" w:type="dxa"/>
            <w:tcBorders>
              <w:top w:val="nil"/>
              <w:left w:val="nil"/>
              <w:bottom w:val="nil"/>
              <w:right w:val="nil"/>
            </w:tcBorders>
            <w:shd w:val="clear" w:color="auto" w:fill="auto"/>
            <w:noWrap/>
            <w:vAlign w:val="bottom"/>
            <w:hideMark/>
          </w:tcPr>
          <w:p w14:paraId="1E4B5D7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2010.875</w:t>
            </w:r>
          </w:p>
        </w:tc>
        <w:tc>
          <w:tcPr>
            <w:tcW w:w="1020" w:type="dxa"/>
            <w:tcBorders>
              <w:top w:val="nil"/>
              <w:left w:val="nil"/>
              <w:bottom w:val="nil"/>
              <w:right w:val="nil"/>
            </w:tcBorders>
            <w:shd w:val="clear" w:color="auto" w:fill="auto"/>
            <w:noWrap/>
            <w:vAlign w:val="bottom"/>
            <w:hideMark/>
          </w:tcPr>
          <w:p w14:paraId="4C4D14A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41DA7D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0BC381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590FB3EA" w14:textId="77777777" w:rsidTr="00A5526B">
        <w:trPr>
          <w:trHeight w:val="285"/>
        </w:trPr>
        <w:tc>
          <w:tcPr>
            <w:tcW w:w="1053" w:type="dxa"/>
            <w:tcBorders>
              <w:top w:val="nil"/>
              <w:left w:val="nil"/>
              <w:bottom w:val="nil"/>
              <w:right w:val="nil"/>
            </w:tcBorders>
            <w:shd w:val="clear" w:color="auto" w:fill="auto"/>
            <w:noWrap/>
            <w:vAlign w:val="bottom"/>
            <w:hideMark/>
          </w:tcPr>
          <w:p w14:paraId="766630B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2011.125</w:t>
            </w:r>
          </w:p>
        </w:tc>
        <w:tc>
          <w:tcPr>
            <w:tcW w:w="1020" w:type="dxa"/>
            <w:tcBorders>
              <w:top w:val="nil"/>
              <w:left w:val="nil"/>
              <w:bottom w:val="nil"/>
              <w:right w:val="nil"/>
            </w:tcBorders>
            <w:shd w:val="clear" w:color="auto" w:fill="auto"/>
            <w:noWrap/>
            <w:vAlign w:val="bottom"/>
            <w:hideMark/>
          </w:tcPr>
          <w:p w14:paraId="496884D2"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0.737</w:t>
            </w:r>
          </w:p>
        </w:tc>
        <w:tc>
          <w:tcPr>
            <w:tcW w:w="1020" w:type="dxa"/>
            <w:tcBorders>
              <w:top w:val="nil"/>
              <w:left w:val="nil"/>
              <w:bottom w:val="nil"/>
              <w:right w:val="nil"/>
            </w:tcBorders>
            <w:shd w:val="clear" w:color="auto" w:fill="auto"/>
            <w:noWrap/>
            <w:vAlign w:val="bottom"/>
            <w:hideMark/>
          </w:tcPr>
          <w:p w14:paraId="49BC551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0.690</w:t>
            </w:r>
          </w:p>
        </w:tc>
        <w:tc>
          <w:tcPr>
            <w:tcW w:w="1020" w:type="dxa"/>
            <w:tcBorders>
              <w:top w:val="nil"/>
              <w:left w:val="nil"/>
              <w:bottom w:val="nil"/>
              <w:right w:val="nil"/>
            </w:tcBorders>
            <w:shd w:val="clear" w:color="auto" w:fill="auto"/>
            <w:noWrap/>
            <w:vAlign w:val="bottom"/>
            <w:hideMark/>
          </w:tcPr>
          <w:p w14:paraId="591A17C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0.787</w:t>
            </w:r>
          </w:p>
        </w:tc>
      </w:tr>
      <w:tr w:rsidR="00A5526B" w:rsidRPr="007F6BE0" w14:paraId="7DC535CE" w14:textId="77777777" w:rsidTr="00A5526B">
        <w:trPr>
          <w:trHeight w:val="285"/>
        </w:trPr>
        <w:tc>
          <w:tcPr>
            <w:tcW w:w="1053" w:type="dxa"/>
            <w:tcBorders>
              <w:top w:val="nil"/>
              <w:left w:val="nil"/>
              <w:bottom w:val="nil"/>
              <w:right w:val="nil"/>
            </w:tcBorders>
            <w:shd w:val="clear" w:color="auto" w:fill="auto"/>
            <w:noWrap/>
            <w:vAlign w:val="bottom"/>
            <w:hideMark/>
          </w:tcPr>
          <w:p w14:paraId="4A760AC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2011.375</w:t>
            </w:r>
          </w:p>
        </w:tc>
        <w:tc>
          <w:tcPr>
            <w:tcW w:w="1020" w:type="dxa"/>
            <w:tcBorders>
              <w:top w:val="nil"/>
              <w:left w:val="nil"/>
              <w:bottom w:val="nil"/>
              <w:right w:val="nil"/>
            </w:tcBorders>
            <w:shd w:val="clear" w:color="auto" w:fill="auto"/>
            <w:noWrap/>
            <w:vAlign w:val="bottom"/>
            <w:hideMark/>
          </w:tcPr>
          <w:p w14:paraId="2D89187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1.204</w:t>
            </w:r>
          </w:p>
        </w:tc>
        <w:tc>
          <w:tcPr>
            <w:tcW w:w="1020" w:type="dxa"/>
            <w:tcBorders>
              <w:top w:val="nil"/>
              <w:left w:val="nil"/>
              <w:bottom w:val="nil"/>
              <w:right w:val="nil"/>
            </w:tcBorders>
            <w:shd w:val="clear" w:color="auto" w:fill="auto"/>
            <w:noWrap/>
            <w:vAlign w:val="bottom"/>
            <w:hideMark/>
          </w:tcPr>
          <w:p w14:paraId="7F7B62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1.123</w:t>
            </w:r>
          </w:p>
        </w:tc>
        <w:tc>
          <w:tcPr>
            <w:tcW w:w="1020" w:type="dxa"/>
            <w:tcBorders>
              <w:top w:val="nil"/>
              <w:left w:val="nil"/>
              <w:bottom w:val="nil"/>
              <w:right w:val="nil"/>
            </w:tcBorders>
            <w:shd w:val="clear" w:color="auto" w:fill="auto"/>
            <w:noWrap/>
            <w:vAlign w:val="bottom"/>
            <w:hideMark/>
          </w:tcPr>
          <w:p w14:paraId="3B8BD05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1.290</w:t>
            </w:r>
          </w:p>
        </w:tc>
      </w:tr>
      <w:tr w:rsidR="00A5526B" w:rsidRPr="007F6BE0" w14:paraId="16B080DB" w14:textId="77777777" w:rsidTr="00A5526B">
        <w:trPr>
          <w:trHeight w:val="285"/>
        </w:trPr>
        <w:tc>
          <w:tcPr>
            <w:tcW w:w="1053" w:type="dxa"/>
            <w:tcBorders>
              <w:top w:val="nil"/>
              <w:left w:val="nil"/>
              <w:bottom w:val="nil"/>
              <w:right w:val="nil"/>
            </w:tcBorders>
            <w:shd w:val="clear" w:color="auto" w:fill="auto"/>
            <w:noWrap/>
            <w:vAlign w:val="bottom"/>
            <w:hideMark/>
          </w:tcPr>
          <w:p w14:paraId="11AE1E9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2011.625</w:t>
            </w:r>
          </w:p>
        </w:tc>
        <w:tc>
          <w:tcPr>
            <w:tcW w:w="1020" w:type="dxa"/>
            <w:tcBorders>
              <w:top w:val="nil"/>
              <w:left w:val="nil"/>
              <w:bottom w:val="nil"/>
              <w:right w:val="nil"/>
            </w:tcBorders>
            <w:shd w:val="clear" w:color="auto" w:fill="auto"/>
            <w:noWrap/>
            <w:vAlign w:val="bottom"/>
            <w:hideMark/>
          </w:tcPr>
          <w:p w14:paraId="5FD953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0.837</w:t>
            </w:r>
          </w:p>
        </w:tc>
        <w:tc>
          <w:tcPr>
            <w:tcW w:w="1020" w:type="dxa"/>
            <w:tcBorders>
              <w:top w:val="nil"/>
              <w:left w:val="nil"/>
              <w:bottom w:val="nil"/>
              <w:right w:val="nil"/>
            </w:tcBorders>
            <w:shd w:val="clear" w:color="auto" w:fill="auto"/>
            <w:noWrap/>
            <w:vAlign w:val="bottom"/>
            <w:hideMark/>
          </w:tcPr>
          <w:p w14:paraId="2F6F3AC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0.783</w:t>
            </w:r>
          </w:p>
        </w:tc>
        <w:tc>
          <w:tcPr>
            <w:tcW w:w="1020" w:type="dxa"/>
            <w:tcBorders>
              <w:top w:val="nil"/>
              <w:left w:val="nil"/>
              <w:bottom w:val="nil"/>
              <w:right w:val="nil"/>
            </w:tcBorders>
            <w:shd w:val="clear" w:color="auto" w:fill="auto"/>
            <w:noWrap/>
            <w:vAlign w:val="bottom"/>
            <w:hideMark/>
          </w:tcPr>
          <w:p w14:paraId="592FB7F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0.895</w:t>
            </w:r>
          </w:p>
        </w:tc>
      </w:tr>
      <w:tr w:rsidR="00A5526B" w:rsidRPr="007F6BE0" w14:paraId="2BC7BC87" w14:textId="77777777" w:rsidTr="00A5526B">
        <w:trPr>
          <w:trHeight w:val="285"/>
        </w:trPr>
        <w:tc>
          <w:tcPr>
            <w:tcW w:w="1053" w:type="dxa"/>
            <w:tcBorders>
              <w:top w:val="nil"/>
              <w:left w:val="nil"/>
              <w:bottom w:val="nil"/>
              <w:right w:val="nil"/>
            </w:tcBorders>
            <w:shd w:val="clear" w:color="auto" w:fill="auto"/>
            <w:noWrap/>
            <w:vAlign w:val="bottom"/>
            <w:hideMark/>
          </w:tcPr>
          <w:p w14:paraId="0C4BFF0B"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2011.875</w:t>
            </w:r>
          </w:p>
        </w:tc>
        <w:tc>
          <w:tcPr>
            <w:tcW w:w="1020" w:type="dxa"/>
            <w:tcBorders>
              <w:top w:val="nil"/>
              <w:left w:val="nil"/>
              <w:bottom w:val="nil"/>
              <w:right w:val="nil"/>
            </w:tcBorders>
            <w:shd w:val="clear" w:color="auto" w:fill="auto"/>
            <w:noWrap/>
            <w:vAlign w:val="bottom"/>
            <w:hideMark/>
          </w:tcPr>
          <w:p w14:paraId="5A84064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15F20EB1"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22A4C8F"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11344A29" w14:textId="77777777" w:rsidTr="00A5526B">
        <w:trPr>
          <w:trHeight w:val="285"/>
        </w:trPr>
        <w:tc>
          <w:tcPr>
            <w:tcW w:w="1053" w:type="dxa"/>
            <w:tcBorders>
              <w:top w:val="nil"/>
              <w:left w:val="nil"/>
              <w:bottom w:val="nil"/>
              <w:right w:val="nil"/>
            </w:tcBorders>
            <w:shd w:val="clear" w:color="auto" w:fill="auto"/>
            <w:noWrap/>
            <w:vAlign w:val="bottom"/>
            <w:hideMark/>
          </w:tcPr>
          <w:p w14:paraId="289851D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2012.125</w:t>
            </w:r>
          </w:p>
        </w:tc>
        <w:tc>
          <w:tcPr>
            <w:tcW w:w="1020" w:type="dxa"/>
            <w:tcBorders>
              <w:top w:val="nil"/>
              <w:left w:val="nil"/>
              <w:bottom w:val="nil"/>
              <w:right w:val="nil"/>
            </w:tcBorders>
            <w:shd w:val="clear" w:color="auto" w:fill="auto"/>
            <w:noWrap/>
            <w:vAlign w:val="bottom"/>
            <w:hideMark/>
          </w:tcPr>
          <w:p w14:paraId="7687E0C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5C6CC98"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46A3B3C4"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2A2A9B8F" w14:textId="77777777" w:rsidTr="00A5526B">
        <w:trPr>
          <w:trHeight w:val="285"/>
        </w:trPr>
        <w:tc>
          <w:tcPr>
            <w:tcW w:w="1053" w:type="dxa"/>
            <w:tcBorders>
              <w:top w:val="nil"/>
              <w:left w:val="nil"/>
              <w:bottom w:val="nil"/>
              <w:right w:val="nil"/>
            </w:tcBorders>
            <w:shd w:val="clear" w:color="auto" w:fill="auto"/>
            <w:noWrap/>
            <w:vAlign w:val="bottom"/>
            <w:hideMark/>
          </w:tcPr>
          <w:p w14:paraId="1E0DC63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2012.375</w:t>
            </w:r>
          </w:p>
        </w:tc>
        <w:tc>
          <w:tcPr>
            <w:tcW w:w="1020" w:type="dxa"/>
            <w:tcBorders>
              <w:top w:val="nil"/>
              <w:left w:val="nil"/>
              <w:bottom w:val="nil"/>
              <w:right w:val="nil"/>
            </w:tcBorders>
            <w:shd w:val="clear" w:color="auto" w:fill="auto"/>
            <w:noWrap/>
            <w:vAlign w:val="bottom"/>
            <w:hideMark/>
          </w:tcPr>
          <w:p w14:paraId="1179CBC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1.721</w:t>
            </w:r>
          </w:p>
        </w:tc>
        <w:tc>
          <w:tcPr>
            <w:tcW w:w="1020" w:type="dxa"/>
            <w:tcBorders>
              <w:top w:val="nil"/>
              <w:left w:val="nil"/>
              <w:bottom w:val="nil"/>
              <w:right w:val="nil"/>
            </w:tcBorders>
            <w:shd w:val="clear" w:color="auto" w:fill="auto"/>
            <w:noWrap/>
            <w:vAlign w:val="bottom"/>
            <w:hideMark/>
          </w:tcPr>
          <w:p w14:paraId="088A5F3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1.603</w:t>
            </w:r>
          </w:p>
        </w:tc>
        <w:tc>
          <w:tcPr>
            <w:tcW w:w="1020" w:type="dxa"/>
            <w:tcBorders>
              <w:top w:val="nil"/>
              <w:left w:val="nil"/>
              <w:bottom w:val="nil"/>
              <w:right w:val="nil"/>
            </w:tcBorders>
            <w:shd w:val="clear" w:color="auto" w:fill="auto"/>
            <w:noWrap/>
            <w:vAlign w:val="bottom"/>
            <w:hideMark/>
          </w:tcPr>
          <w:p w14:paraId="3F72977E"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1.847</w:t>
            </w:r>
          </w:p>
        </w:tc>
      </w:tr>
      <w:tr w:rsidR="00A5526B" w:rsidRPr="007F6BE0" w14:paraId="1377F02E" w14:textId="77777777" w:rsidTr="00A5526B">
        <w:trPr>
          <w:trHeight w:val="285"/>
        </w:trPr>
        <w:tc>
          <w:tcPr>
            <w:tcW w:w="1053" w:type="dxa"/>
            <w:tcBorders>
              <w:top w:val="nil"/>
              <w:left w:val="nil"/>
              <w:bottom w:val="nil"/>
              <w:right w:val="nil"/>
            </w:tcBorders>
            <w:shd w:val="clear" w:color="auto" w:fill="auto"/>
            <w:noWrap/>
            <w:vAlign w:val="bottom"/>
            <w:hideMark/>
          </w:tcPr>
          <w:p w14:paraId="3F9E8E2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2012.625</w:t>
            </w:r>
          </w:p>
        </w:tc>
        <w:tc>
          <w:tcPr>
            <w:tcW w:w="1020" w:type="dxa"/>
            <w:tcBorders>
              <w:top w:val="nil"/>
              <w:left w:val="nil"/>
              <w:bottom w:val="nil"/>
              <w:right w:val="nil"/>
            </w:tcBorders>
            <w:shd w:val="clear" w:color="auto" w:fill="auto"/>
            <w:noWrap/>
            <w:vAlign w:val="bottom"/>
            <w:hideMark/>
          </w:tcPr>
          <w:p w14:paraId="40C103E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0.863</w:t>
            </w:r>
          </w:p>
        </w:tc>
        <w:tc>
          <w:tcPr>
            <w:tcW w:w="1020" w:type="dxa"/>
            <w:tcBorders>
              <w:top w:val="nil"/>
              <w:left w:val="nil"/>
              <w:bottom w:val="nil"/>
              <w:right w:val="nil"/>
            </w:tcBorders>
            <w:shd w:val="clear" w:color="auto" w:fill="auto"/>
            <w:noWrap/>
            <w:vAlign w:val="bottom"/>
            <w:hideMark/>
          </w:tcPr>
          <w:p w14:paraId="47C082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0.798</w:t>
            </w:r>
          </w:p>
        </w:tc>
        <w:tc>
          <w:tcPr>
            <w:tcW w:w="1020" w:type="dxa"/>
            <w:tcBorders>
              <w:top w:val="nil"/>
              <w:left w:val="nil"/>
              <w:bottom w:val="nil"/>
              <w:right w:val="nil"/>
            </w:tcBorders>
            <w:shd w:val="clear" w:color="auto" w:fill="auto"/>
            <w:noWrap/>
            <w:vAlign w:val="bottom"/>
            <w:hideMark/>
          </w:tcPr>
          <w:p w14:paraId="3F49F63A"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0.934</w:t>
            </w:r>
          </w:p>
        </w:tc>
      </w:tr>
      <w:tr w:rsidR="00A5526B" w:rsidRPr="007F6BE0" w14:paraId="3513DE6B" w14:textId="77777777" w:rsidTr="00A5526B">
        <w:trPr>
          <w:trHeight w:val="285"/>
        </w:trPr>
        <w:tc>
          <w:tcPr>
            <w:tcW w:w="1053" w:type="dxa"/>
            <w:tcBorders>
              <w:top w:val="nil"/>
              <w:left w:val="nil"/>
              <w:bottom w:val="nil"/>
              <w:right w:val="nil"/>
            </w:tcBorders>
            <w:shd w:val="clear" w:color="auto" w:fill="auto"/>
            <w:noWrap/>
            <w:vAlign w:val="bottom"/>
            <w:hideMark/>
          </w:tcPr>
          <w:p w14:paraId="7B45D7C5"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2012.875</w:t>
            </w:r>
          </w:p>
        </w:tc>
        <w:tc>
          <w:tcPr>
            <w:tcW w:w="1020" w:type="dxa"/>
            <w:tcBorders>
              <w:top w:val="nil"/>
              <w:left w:val="nil"/>
              <w:bottom w:val="nil"/>
              <w:right w:val="nil"/>
            </w:tcBorders>
            <w:shd w:val="clear" w:color="auto" w:fill="auto"/>
            <w:noWrap/>
            <w:vAlign w:val="bottom"/>
            <w:hideMark/>
          </w:tcPr>
          <w:p w14:paraId="41739036"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97033F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30868E75"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4D310D8" w14:textId="77777777" w:rsidTr="00A5526B">
        <w:trPr>
          <w:trHeight w:val="285"/>
        </w:trPr>
        <w:tc>
          <w:tcPr>
            <w:tcW w:w="1053" w:type="dxa"/>
            <w:tcBorders>
              <w:top w:val="nil"/>
              <w:left w:val="nil"/>
              <w:bottom w:val="nil"/>
              <w:right w:val="nil"/>
            </w:tcBorders>
            <w:shd w:val="clear" w:color="auto" w:fill="auto"/>
            <w:noWrap/>
            <w:vAlign w:val="bottom"/>
            <w:hideMark/>
          </w:tcPr>
          <w:p w14:paraId="5648866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2013.125</w:t>
            </w:r>
          </w:p>
        </w:tc>
        <w:tc>
          <w:tcPr>
            <w:tcW w:w="1020" w:type="dxa"/>
            <w:tcBorders>
              <w:top w:val="nil"/>
              <w:left w:val="nil"/>
              <w:bottom w:val="nil"/>
              <w:right w:val="nil"/>
            </w:tcBorders>
            <w:shd w:val="clear" w:color="auto" w:fill="auto"/>
            <w:noWrap/>
            <w:vAlign w:val="bottom"/>
            <w:hideMark/>
          </w:tcPr>
          <w:p w14:paraId="375863CD"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54F96F29"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c>
          <w:tcPr>
            <w:tcW w:w="1020" w:type="dxa"/>
            <w:tcBorders>
              <w:top w:val="nil"/>
              <w:left w:val="nil"/>
              <w:bottom w:val="nil"/>
              <w:right w:val="nil"/>
            </w:tcBorders>
            <w:shd w:val="clear" w:color="auto" w:fill="auto"/>
            <w:noWrap/>
            <w:vAlign w:val="bottom"/>
            <w:hideMark/>
          </w:tcPr>
          <w:p w14:paraId="002A60E0" w14:textId="77777777" w:rsidR="00A5526B" w:rsidRPr="007F6BE0" w:rsidRDefault="00A5526B" w:rsidP="00A5526B">
            <w:pPr>
              <w:spacing w:after="0" w:line="240" w:lineRule="auto"/>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NA</w:t>
            </w:r>
          </w:p>
        </w:tc>
      </w:tr>
      <w:tr w:rsidR="00A5526B" w:rsidRPr="007F6BE0" w14:paraId="73F1D9F0" w14:textId="77777777" w:rsidTr="00A5526B">
        <w:trPr>
          <w:trHeight w:val="285"/>
        </w:trPr>
        <w:tc>
          <w:tcPr>
            <w:tcW w:w="1053" w:type="dxa"/>
            <w:tcBorders>
              <w:top w:val="nil"/>
              <w:left w:val="nil"/>
              <w:bottom w:val="nil"/>
              <w:right w:val="nil"/>
            </w:tcBorders>
            <w:shd w:val="clear" w:color="auto" w:fill="auto"/>
            <w:noWrap/>
            <w:vAlign w:val="bottom"/>
            <w:hideMark/>
          </w:tcPr>
          <w:p w14:paraId="603A1366"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2013.375</w:t>
            </w:r>
          </w:p>
        </w:tc>
        <w:tc>
          <w:tcPr>
            <w:tcW w:w="1020" w:type="dxa"/>
            <w:tcBorders>
              <w:top w:val="nil"/>
              <w:left w:val="nil"/>
              <w:bottom w:val="nil"/>
              <w:right w:val="nil"/>
            </w:tcBorders>
            <w:shd w:val="clear" w:color="auto" w:fill="auto"/>
            <w:noWrap/>
            <w:vAlign w:val="bottom"/>
            <w:hideMark/>
          </w:tcPr>
          <w:p w14:paraId="2F070BB1"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1.459</w:t>
            </w:r>
          </w:p>
        </w:tc>
        <w:tc>
          <w:tcPr>
            <w:tcW w:w="1020" w:type="dxa"/>
            <w:tcBorders>
              <w:top w:val="nil"/>
              <w:left w:val="nil"/>
              <w:bottom w:val="nil"/>
              <w:right w:val="nil"/>
            </w:tcBorders>
            <w:shd w:val="clear" w:color="auto" w:fill="auto"/>
            <w:noWrap/>
            <w:vAlign w:val="bottom"/>
            <w:hideMark/>
          </w:tcPr>
          <w:p w14:paraId="3C5864C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1.363</w:t>
            </w:r>
          </w:p>
        </w:tc>
        <w:tc>
          <w:tcPr>
            <w:tcW w:w="1020" w:type="dxa"/>
            <w:tcBorders>
              <w:top w:val="nil"/>
              <w:left w:val="nil"/>
              <w:bottom w:val="nil"/>
              <w:right w:val="nil"/>
            </w:tcBorders>
            <w:shd w:val="clear" w:color="auto" w:fill="auto"/>
            <w:noWrap/>
            <w:vAlign w:val="bottom"/>
            <w:hideMark/>
          </w:tcPr>
          <w:p w14:paraId="261E500D"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1.562</w:t>
            </w:r>
          </w:p>
        </w:tc>
      </w:tr>
      <w:tr w:rsidR="00A5526B" w:rsidRPr="007F6BE0" w14:paraId="697010CB" w14:textId="77777777" w:rsidTr="00A5526B">
        <w:trPr>
          <w:trHeight w:val="285"/>
        </w:trPr>
        <w:tc>
          <w:tcPr>
            <w:tcW w:w="1053" w:type="dxa"/>
            <w:tcBorders>
              <w:top w:val="nil"/>
              <w:left w:val="nil"/>
              <w:bottom w:val="nil"/>
              <w:right w:val="nil"/>
            </w:tcBorders>
            <w:shd w:val="clear" w:color="auto" w:fill="auto"/>
            <w:noWrap/>
            <w:vAlign w:val="bottom"/>
            <w:hideMark/>
          </w:tcPr>
          <w:p w14:paraId="2042B683"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2013.625</w:t>
            </w:r>
          </w:p>
        </w:tc>
        <w:tc>
          <w:tcPr>
            <w:tcW w:w="1020" w:type="dxa"/>
            <w:tcBorders>
              <w:top w:val="nil"/>
              <w:left w:val="nil"/>
              <w:bottom w:val="nil"/>
              <w:right w:val="nil"/>
            </w:tcBorders>
            <w:shd w:val="clear" w:color="auto" w:fill="auto"/>
            <w:noWrap/>
            <w:vAlign w:val="bottom"/>
            <w:hideMark/>
          </w:tcPr>
          <w:p w14:paraId="3A608FD7"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1.124</w:t>
            </w:r>
          </w:p>
        </w:tc>
        <w:tc>
          <w:tcPr>
            <w:tcW w:w="1020" w:type="dxa"/>
            <w:tcBorders>
              <w:top w:val="nil"/>
              <w:left w:val="nil"/>
              <w:bottom w:val="nil"/>
              <w:right w:val="nil"/>
            </w:tcBorders>
            <w:shd w:val="clear" w:color="auto" w:fill="auto"/>
            <w:noWrap/>
            <w:vAlign w:val="bottom"/>
            <w:hideMark/>
          </w:tcPr>
          <w:p w14:paraId="257AF330"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1.040</w:t>
            </w:r>
          </w:p>
        </w:tc>
        <w:tc>
          <w:tcPr>
            <w:tcW w:w="1020" w:type="dxa"/>
            <w:tcBorders>
              <w:top w:val="nil"/>
              <w:left w:val="nil"/>
              <w:bottom w:val="nil"/>
              <w:right w:val="nil"/>
            </w:tcBorders>
            <w:shd w:val="clear" w:color="auto" w:fill="auto"/>
            <w:noWrap/>
            <w:vAlign w:val="bottom"/>
            <w:hideMark/>
          </w:tcPr>
          <w:p w14:paraId="78D0483C" w14:textId="77777777" w:rsidR="00A5526B" w:rsidRPr="007F6BE0" w:rsidRDefault="00A5526B" w:rsidP="00A5526B">
            <w:pPr>
              <w:spacing w:after="0" w:line="240" w:lineRule="auto"/>
              <w:jc w:val="right"/>
              <w:rPr>
                <w:rFonts w:ascii="Calibri" w:eastAsia="Times New Roman" w:hAnsi="Calibri" w:cs="Times New Roman"/>
                <w:color w:val="000000"/>
                <w:sz w:val="22"/>
                <w:szCs w:val="22"/>
                <w:lang w:val="en-AU" w:eastAsia="en-AU"/>
              </w:rPr>
            </w:pPr>
            <w:r w:rsidRPr="007F6BE0">
              <w:rPr>
                <w:rFonts w:ascii="Calibri" w:eastAsia="Times New Roman" w:hAnsi="Calibri" w:cs="Times New Roman"/>
                <w:color w:val="000000"/>
                <w:sz w:val="22"/>
                <w:szCs w:val="22"/>
                <w:lang w:val="en-AU" w:eastAsia="en-AU"/>
              </w:rPr>
              <w:t>1.215</w:t>
            </w:r>
          </w:p>
        </w:tc>
      </w:tr>
    </w:tbl>
    <w:p w14:paraId="0B412446" w14:textId="77777777" w:rsidR="00A5526B" w:rsidRDefault="00A5526B" w:rsidP="00A5526B">
      <w:pPr>
        <w:rPr>
          <w:lang w:val="en-AU" w:eastAsia="en-US"/>
        </w:rPr>
      </w:pPr>
    </w:p>
    <w:p w14:paraId="71978159" w14:textId="17F6725C" w:rsidR="00B30C13" w:rsidRDefault="00B30C13">
      <w:pPr>
        <w:rPr>
          <w:lang w:val="en-AU" w:eastAsia="en-US"/>
        </w:rPr>
      </w:pPr>
    </w:p>
    <w:p w14:paraId="040F51AF" w14:textId="4E024F41" w:rsidR="00B30C13" w:rsidRDefault="00B30C13">
      <w:pPr>
        <w:rPr>
          <w:lang w:val="en-AU" w:eastAsia="en-US"/>
        </w:rPr>
        <w:sectPr w:rsidR="00B30C13" w:rsidSect="00F8621C">
          <w:type w:val="continuous"/>
          <w:pgSz w:w="11906" w:h="16838"/>
          <w:pgMar w:top="1440" w:right="1440" w:bottom="1440" w:left="1440" w:header="709" w:footer="709" w:gutter="0"/>
          <w:cols w:num="2" w:space="708"/>
          <w:docGrid w:linePitch="360"/>
        </w:sectPr>
      </w:pPr>
    </w:p>
    <w:p w14:paraId="08B1CB7B" w14:textId="5743E698" w:rsidR="00852448" w:rsidRPr="00225CA1" w:rsidRDefault="00852448" w:rsidP="00704388">
      <w:pPr>
        <w:pStyle w:val="Heading1"/>
        <w:rPr>
          <w:lang w:val="en-AU" w:eastAsia="en-US"/>
        </w:rPr>
      </w:pPr>
      <w:bookmarkStart w:id="681" w:name="_Toc420675552"/>
      <w:bookmarkStart w:id="682" w:name="_Toc420917076"/>
      <w:bookmarkStart w:id="683" w:name="_Toc455059451"/>
      <w:bookmarkStart w:id="684" w:name="_Toc469405556"/>
      <w:r w:rsidRPr="00225CA1">
        <w:rPr>
          <w:lang w:val="en-AU" w:eastAsia="en-US"/>
        </w:rPr>
        <w:lastRenderedPageBreak/>
        <w:t>Figures</w:t>
      </w:r>
      <w:bookmarkEnd w:id="681"/>
      <w:bookmarkEnd w:id="682"/>
      <w:bookmarkEnd w:id="683"/>
      <w:bookmarkEnd w:id="684"/>
    </w:p>
    <w:p w14:paraId="27D7DBD7" w14:textId="62F230DB" w:rsidR="00852448" w:rsidRPr="00225CA1" w:rsidRDefault="00852448" w:rsidP="00852448">
      <w:pPr>
        <w:spacing w:after="200" w:line="276" w:lineRule="auto"/>
        <w:rPr>
          <w:lang w:val="en-AU" w:eastAsia="en-US"/>
        </w:rPr>
      </w:pPr>
    </w:p>
    <w:p w14:paraId="7D55ABE9" w14:textId="77777777" w:rsidR="00BE5065" w:rsidRDefault="00BE5065" w:rsidP="00BE5065">
      <w:pPr>
        <w:keepNext/>
        <w:spacing w:after="200"/>
      </w:pPr>
      <w:r w:rsidRPr="004115D3">
        <w:rPr>
          <w:i/>
          <w:iCs/>
          <w:noProof/>
          <w:color w:val="44546A"/>
          <w:sz w:val="18"/>
          <w:szCs w:val="18"/>
          <w:lang w:val="en-NZ" w:eastAsia="en-NZ"/>
        </w:rPr>
        <w:drawing>
          <wp:inline distT="0" distB="0" distL="0" distR="0" wp14:anchorId="2F3CDF0C" wp14:editId="4D45A2FB">
            <wp:extent cx="2840400" cy="1893600"/>
            <wp:effectExtent l="0" t="0" r="0" b="0"/>
            <wp:docPr id="506" name="Picture 506" descr="C:\Users\simon_000\Google Drive\Consulting\IOTC\2016_CPUE\JP\analyses\map_re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mon_000\Google Drive\Consulting\IOTC\2016_CPUE\JP\analyses\map_reg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4115D3">
        <w:rPr>
          <w:i/>
          <w:iCs/>
          <w:noProof/>
          <w:color w:val="44546A"/>
          <w:sz w:val="18"/>
          <w:szCs w:val="18"/>
          <w:lang w:val="en-NZ" w:eastAsia="en-NZ"/>
        </w:rPr>
        <w:drawing>
          <wp:inline distT="0" distB="0" distL="0" distR="0" wp14:anchorId="7C6CD34F" wp14:editId="75F3762E">
            <wp:extent cx="2840400" cy="1893600"/>
            <wp:effectExtent l="0" t="0" r="0" b="0"/>
            <wp:docPr id="507" name="Picture 507" descr="C:\Users\simon_000\Google Drive\Consulting\IOTC\2016_CPUE\JP\analyses\map_reg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mon_000\Google Drive\Consulting\IOTC\2016_CPUE\JP\analyses\map_reg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4115D3">
        <w:rPr>
          <w:i/>
          <w:iCs/>
          <w:noProof/>
          <w:color w:val="44546A"/>
          <w:sz w:val="18"/>
          <w:szCs w:val="18"/>
          <w:lang w:val="en-NZ" w:eastAsia="en-NZ"/>
        </w:rPr>
        <w:drawing>
          <wp:inline distT="0" distB="0" distL="0" distR="0" wp14:anchorId="535E8174" wp14:editId="6B99117C">
            <wp:extent cx="2840400" cy="1893600"/>
            <wp:effectExtent l="0" t="0" r="0" b="0"/>
            <wp:docPr id="508" name="Picture 508" descr="C:\Users\simon_000\Google Drive\Consulting\IOTC\2016_CPUE\JP\analyses\map_reg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mon_000\Google Drive\Consulting\IOTC\2016_CPUE\JP\analyses\map_regA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004115D3" w:rsidRPr="004115D3">
        <w:rPr>
          <w:i/>
          <w:iCs/>
          <w:noProof/>
          <w:color w:val="44546A"/>
          <w:sz w:val="18"/>
          <w:szCs w:val="18"/>
          <w:lang w:val="en-NZ" w:eastAsia="en-NZ"/>
        </w:rPr>
        <w:drawing>
          <wp:inline distT="0" distB="0" distL="0" distR="0" wp14:anchorId="446840CE" wp14:editId="45BFA50F">
            <wp:extent cx="2840400" cy="1893600"/>
            <wp:effectExtent l="0" t="0" r="0" b="0"/>
            <wp:docPr id="509" name="Picture 509" descr="C:\Users\simon_000\Google Drive\Consulting\IOTC\2016_CPUE\JP\analyses\map_reg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mon_000\Google Drive\Consulting\IOTC\2016_CPUE\JP\analyses\map_regA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4115D3">
        <w:rPr>
          <w:i/>
          <w:iCs/>
          <w:noProof/>
          <w:color w:val="44546A"/>
          <w:sz w:val="18"/>
          <w:szCs w:val="18"/>
          <w:lang w:val="en-NZ" w:eastAsia="en-NZ"/>
        </w:rPr>
        <w:drawing>
          <wp:inline distT="0" distB="0" distL="0" distR="0" wp14:anchorId="2709B91C" wp14:editId="3B0F35D9">
            <wp:extent cx="2840400" cy="1893600"/>
            <wp:effectExtent l="0" t="0" r="0" b="0"/>
            <wp:docPr id="510" name="Picture 510" descr="C:\Users\simon_000\Google Drive\Consulting\IOTC\2016_CPUE\JP\analyses\map_reg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mon_000\Google Drive\Consulting\IOTC\2016_CPUE\JP\analyses\map_regA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004115D3" w:rsidRPr="004115D3">
        <w:rPr>
          <w:i/>
          <w:iCs/>
          <w:noProof/>
          <w:color w:val="44546A"/>
          <w:sz w:val="18"/>
          <w:szCs w:val="18"/>
          <w:lang w:val="en-NZ" w:eastAsia="en-NZ"/>
        </w:rPr>
        <w:drawing>
          <wp:inline distT="0" distB="0" distL="0" distR="0" wp14:anchorId="5B335A84" wp14:editId="24A25A09">
            <wp:extent cx="2840400" cy="1893600"/>
            <wp:effectExtent l="0" t="0" r="0" b="0"/>
            <wp:docPr id="511" name="Picture 511" descr="C:\Users\simon_000\Google Drive\Consulting\IOTC\2016_CPUE\JP\analyses\map_reg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mon_000\Google Drive\Consulting\IOTC\2016_CPUE\JP\analyses\map_regA5.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p>
    <w:p w14:paraId="6FACDBF3" w14:textId="3EFED2B9" w:rsidR="00852448" w:rsidRPr="00225CA1" w:rsidRDefault="00BE5065" w:rsidP="00BE5065">
      <w:pPr>
        <w:spacing w:after="200"/>
        <w:rPr>
          <w:i/>
          <w:iCs/>
          <w:color w:val="44546A"/>
          <w:sz w:val="18"/>
          <w:szCs w:val="18"/>
          <w:lang w:val="en-AU" w:eastAsia="en-US"/>
        </w:rPr>
      </w:pPr>
      <w:bookmarkStart w:id="685" w:name="_Ref467426404"/>
      <w:bookmarkStart w:id="686" w:name="_Ref454721385"/>
      <w:bookmarkStart w:id="687" w:name="_Toc455070234"/>
      <w:bookmarkStart w:id="688" w:name="_Toc469405578"/>
      <w:r w:rsidRPr="00BE5065">
        <w:rPr>
          <w:i/>
          <w:iCs/>
          <w:color w:val="44546A"/>
          <w:sz w:val="18"/>
          <w:szCs w:val="18"/>
          <w:lang w:val="en-AU" w:eastAsia="en-US"/>
        </w:rPr>
        <w:t xml:space="preserve">Figure </w:t>
      </w:r>
      <w:r w:rsidRPr="00BE5065">
        <w:rPr>
          <w:i/>
          <w:iCs/>
          <w:color w:val="44546A"/>
          <w:sz w:val="18"/>
          <w:szCs w:val="18"/>
          <w:lang w:val="en-AU" w:eastAsia="en-US"/>
        </w:rPr>
        <w:fldChar w:fldCharType="begin"/>
      </w:r>
      <w:r w:rsidRPr="00BE5065">
        <w:rPr>
          <w:i/>
          <w:iCs/>
          <w:color w:val="44546A"/>
          <w:sz w:val="18"/>
          <w:szCs w:val="18"/>
          <w:lang w:val="en-AU" w:eastAsia="en-US"/>
        </w:rPr>
        <w:instrText xml:space="preserve"> SEQ Figure \* ARABIC </w:instrText>
      </w:r>
      <w:r w:rsidRPr="00BE5065">
        <w:rPr>
          <w:i/>
          <w:iCs/>
          <w:color w:val="44546A"/>
          <w:sz w:val="18"/>
          <w:szCs w:val="18"/>
          <w:lang w:val="en-AU" w:eastAsia="en-US"/>
        </w:rPr>
        <w:fldChar w:fldCharType="separate"/>
      </w:r>
      <w:r w:rsidR="00A5526B">
        <w:rPr>
          <w:i/>
          <w:iCs/>
          <w:noProof/>
          <w:color w:val="44546A"/>
          <w:sz w:val="18"/>
          <w:szCs w:val="18"/>
          <w:lang w:val="en-AU" w:eastAsia="en-US"/>
        </w:rPr>
        <w:t>1</w:t>
      </w:r>
      <w:r w:rsidRPr="00BE5065">
        <w:rPr>
          <w:i/>
          <w:iCs/>
          <w:color w:val="44546A"/>
          <w:sz w:val="18"/>
          <w:szCs w:val="18"/>
          <w:lang w:val="en-AU" w:eastAsia="en-US"/>
        </w:rPr>
        <w:fldChar w:fldCharType="end"/>
      </w:r>
      <w:bookmarkEnd w:id="685"/>
      <w:bookmarkEnd w:id="686"/>
      <w:r>
        <w:rPr>
          <w:i/>
          <w:iCs/>
          <w:color w:val="44546A"/>
          <w:sz w:val="18"/>
          <w:szCs w:val="18"/>
          <w:lang w:val="en-AU" w:eastAsia="en-US"/>
        </w:rPr>
        <w:t>: Maps of the alternative regional structures used to estimate albacore CPUE indices.</w:t>
      </w:r>
      <w:bookmarkEnd w:id="687"/>
      <w:bookmarkEnd w:id="688"/>
      <w:r>
        <w:rPr>
          <w:i/>
          <w:iCs/>
          <w:color w:val="44546A"/>
          <w:sz w:val="18"/>
          <w:szCs w:val="18"/>
          <w:lang w:val="en-AU" w:eastAsia="en-US"/>
        </w:rPr>
        <w:t xml:space="preserve"> </w:t>
      </w:r>
    </w:p>
    <w:p w14:paraId="557EF9EE" w14:textId="6B498EAF" w:rsidR="00852448" w:rsidRPr="00225CA1" w:rsidRDefault="00852448" w:rsidP="00852448">
      <w:pPr>
        <w:spacing w:after="200"/>
        <w:rPr>
          <w:i/>
          <w:iCs/>
          <w:color w:val="44546A"/>
          <w:sz w:val="18"/>
          <w:szCs w:val="18"/>
          <w:lang w:val="en-AU" w:eastAsia="en-US"/>
        </w:rPr>
      </w:pPr>
    </w:p>
    <w:p w14:paraId="0346F4A9" w14:textId="0B1F2A8B" w:rsidR="00852448" w:rsidRPr="00225CA1" w:rsidRDefault="00BE5065" w:rsidP="00852448">
      <w:pPr>
        <w:keepNext/>
        <w:spacing w:after="200" w:line="276" w:lineRule="auto"/>
        <w:rPr>
          <w:lang w:val="en-AU" w:eastAsia="en-US"/>
        </w:rPr>
      </w:pPr>
      <w:r w:rsidRPr="00BE5065">
        <w:rPr>
          <w:noProof/>
          <w:lang w:val="en-NZ" w:eastAsia="en-NZ"/>
        </w:rPr>
        <w:lastRenderedPageBreak/>
        <w:drawing>
          <wp:inline distT="0" distB="0" distL="0" distR="0" wp14:anchorId="0344CEC2" wp14:editId="1FBB212B">
            <wp:extent cx="5731510" cy="5731510"/>
            <wp:effectExtent l="0" t="0" r="2540" b="2540"/>
            <wp:docPr id="512" name="Picture 512" descr="C:\Users\simon_000\Google Drive\Consulting\IOTC\2016_CPUE\JP\figures\Sets per day by region A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imon_000\Google Drive\Consulting\IOTC\2016_CPUE\JP\figures\Sets per day by region ALB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42498A9" w14:textId="7024B2A5" w:rsidR="00852448" w:rsidRPr="00225CA1" w:rsidRDefault="00852448" w:rsidP="00852448">
      <w:pPr>
        <w:spacing w:after="200"/>
        <w:rPr>
          <w:i/>
          <w:iCs/>
          <w:color w:val="44546A"/>
          <w:sz w:val="18"/>
          <w:szCs w:val="18"/>
          <w:lang w:val="en-AU" w:eastAsia="en-US"/>
        </w:rPr>
      </w:pPr>
      <w:bookmarkStart w:id="689" w:name="_Ref420404375"/>
      <w:bookmarkStart w:id="690" w:name="_Toc455070235"/>
      <w:bookmarkStart w:id="691" w:name="_Toc469405579"/>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w:t>
      </w:r>
      <w:r w:rsidRPr="00225CA1">
        <w:rPr>
          <w:i/>
          <w:iCs/>
          <w:color w:val="44546A"/>
          <w:sz w:val="18"/>
          <w:szCs w:val="18"/>
          <w:lang w:val="en-AU" w:eastAsia="en-US"/>
        </w:rPr>
        <w:fldChar w:fldCharType="end"/>
      </w:r>
      <w:bookmarkEnd w:id="689"/>
      <w:r w:rsidRPr="00225CA1">
        <w:rPr>
          <w:i/>
          <w:iCs/>
          <w:color w:val="44546A"/>
          <w:sz w:val="18"/>
          <w:szCs w:val="18"/>
          <w:lang w:val="en-AU" w:eastAsia="en-US"/>
        </w:rPr>
        <w:t>: Sets per day by region for the Japanese fleet</w:t>
      </w:r>
      <w:r w:rsidR="00BE5065">
        <w:rPr>
          <w:i/>
          <w:iCs/>
          <w:color w:val="44546A"/>
          <w:sz w:val="18"/>
          <w:szCs w:val="18"/>
          <w:lang w:val="en-AU" w:eastAsia="en-US"/>
        </w:rPr>
        <w:t xml:space="preserve"> in regional structure A2</w:t>
      </w:r>
      <w:r w:rsidRPr="00225CA1">
        <w:rPr>
          <w:i/>
          <w:iCs/>
          <w:color w:val="44546A"/>
          <w:sz w:val="18"/>
          <w:szCs w:val="18"/>
          <w:lang w:val="en-AU" w:eastAsia="en-US"/>
        </w:rPr>
        <w:t>.</w:t>
      </w:r>
      <w:bookmarkEnd w:id="690"/>
      <w:bookmarkEnd w:id="691"/>
      <w:r w:rsidRPr="00225CA1">
        <w:rPr>
          <w:i/>
          <w:iCs/>
          <w:color w:val="44546A"/>
          <w:sz w:val="18"/>
          <w:szCs w:val="18"/>
          <w:lang w:val="en-AU" w:eastAsia="en-US"/>
        </w:rPr>
        <w:t xml:space="preserve"> </w:t>
      </w:r>
    </w:p>
    <w:p w14:paraId="1B017E1D" w14:textId="352053B6" w:rsidR="00852448" w:rsidRPr="00225CA1" w:rsidRDefault="00BE5065" w:rsidP="00852448">
      <w:pPr>
        <w:keepNext/>
        <w:spacing w:after="200" w:line="276" w:lineRule="auto"/>
        <w:rPr>
          <w:lang w:val="en-AU" w:eastAsia="en-US"/>
        </w:rPr>
      </w:pPr>
      <w:r w:rsidRPr="00BE5065">
        <w:rPr>
          <w:noProof/>
          <w:lang w:val="en-NZ" w:eastAsia="en-NZ"/>
        </w:rPr>
        <w:lastRenderedPageBreak/>
        <w:drawing>
          <wp:inline distT="0" distB="0" distL="0" distR="0" wp14:anchorId="5B88830E" wp14:editId="121EB3C6">
            <wp:extent cx="5731510" cy="5731510"/>
            <wp:effectExtent l="0" t="0" r="2540" b="2540"/>
            <wp:docPr id="513" name="Picture 513" descr="C:\Users\simon_000\Google Drive\Consulting\IOTC\2016_CPUE\TW\analyses\Sets per day by region 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imon_000\Google Drive\Consulting\IOTC\2016_CPUE\TW\analyses\Sets per day by region A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234FEC8A" w14:textId="7AD6B59B" w:rsidR="00852448" w:rsidRPr="00225CA1" w:rsidRDefault="00852448" w:rsidP="00852448">
      <w:pPr>
        <w:spacing w:after="200"/>
        <w:rPr>
          <w:i/>
          <w:iCs/>
          <w:color w:val="44546A"/>
          <w:sz w:val="18"/>
          <w:szCs w:val="18"/>
          <w:lang w:val="en-AU" w:eastAsia="en-US"/>
        </w:rPr>
      </w:pPr>
      <w:bookmarkStart w:id="692" w:name="_Ref420404395"/>
      <w:bookmarkStart w:id="693" w:name="_Toc455070236"/>
      <w:bookmarkStart w:id="694" w:name="_Toc469405580"/>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3</w:t>
      </w:r>
      <w:r w:rsidRPr="00225CA1">
        <w:rPr>
          <w:i/>
          <w:iCs/>
          <w:color w:val="44546A"/>
          <w:sz w:val="18"/>
          <w:szCs w:val="18"/>
          <w:lang w:val="en-AU" w:eastAsia="en-US"/>
        </w:rPr>
        <w:fldChar w:fldCharType="end"/>
      </w:r>
      <w:bookmarkEnd w:id="692"/>
      <w:r w:rsidRPr="00225CA1">
        <w:rPr>
          <w:i/>
          <w:iCs/>
          <w:color w:val="44546A"/>
          <w:sz w:val="18"/>
          <w:szCs w:val="18"/>
          <w:lang w:val="en-AU" w:eastAsia="en-US"/>
        </w:rPr>
        <w:t>: Sets per day by region for the Taiwanese fleet</w:t>
      </w:r>
      <w:r w:rsidR="00BE5065">
        <w:rPr>
          <w:i/>
          <w:iCs/>
          <w:color w:val="44546A"/>
          <w:sz w:val="18"/>
          <w:szCs w:val="18"/>
          <w:lang w:val="en-AU" w:eastAsia="en-US"/>
        </w:rPr>
        <w:t xml:space="preserve"> in regional structure A2 </w:t>
      </w:r>
      <w:r w:rsidRPr="00225CA1">
        <w:rPr>
          <w:i/>
          <w:iCs/>
          <w:color w:val="44546A"/>
          <w:sz w:val="18"/>
          <w:szCs w:val="18"/>
          <w:lang w:val="en-AU" w:eastAsia="en-US"/>
        </w:rPr>
        <w:t>.</w:t>
      </w:r>
      <w:bookmarkEnd w:id="693"/>
      <w:bookmarkEnd w:id="694"/>
    </w:p>
    <w:p w14:paraId="4C3220FB" w14:textId="0C4A2B98" w:rsidR="00852448" w:rsidRPr="00225CA1" w:rsidRDefault="00BE5065" w:rsidP="00852448">
      <w:pPr>
        <w:keepNext/>
        <w:spacing w:after="200" w:line="276" w:lineRule="auto"/>
        <w:rPr>
          <w:lang w:val="en-AU" w:eastAsia="en-US"/>
        </w:rPr>
      </w:pPr>
      <w:r w:rsidRPr="00BE5065">
        <w:rPr>
          <w:noProof/>
          <w:lang w:val="en-NZ" w:eastAsia="en-NZ"/>
        </w:rPr>
        <w:lastRenderedPageBreak/>
        <w:drawing>
          <wp:inline distT="0" distB="0" distL="0" distR="0" wp14:anchorId="266C52D7" wp14:editId="370861FF">
            <wp:extent cx="5731510" cy="5731510"/>
            <wp:effectExtent l="0" t="0" r="2540" b="2540"/>
            <wp:docPr id="514" name="Picture 514" descr="C:\Users\simon_000\Google Drive\Consulting\IOTC\2016_CPUE\KR\analyses\Sets per day by region AL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imon_000\Google Drive\Consulting\IOTC\2016_CPUE\KR\analyses\Sets per day by region ALB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A281586" w14:textId="78A4A8F6" w:rsidR="00852448" w:rsidRPr="00225CA1" w:rsidRDefault="00852448" w:rsidP="00852448">
      <w:pPr>
        <w:spacing w:after="200"/>
        <w:rPr>
          <w:i/>
          <w:iCs/>
          <w:color w:val="44546A"/>
          <w:sz w:val="18"/>
          <w:szCs w:val="18"/>
          <w:lang w:val="en-AU" w:eastAsia="en-US"/>
        </w:rPr>
      </w:pPr>
      <w:bookmarkStart w:id="695" w:name="_Ref420404410"/>
      <w:bookmarkStart w:id="696" w:name="_Toc455070237"/>
      <w:bookmarkStart w:id="697" w:name="_Toc469405581"/>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4</w:t>
      </w:r>
      <w:r w:rsidRPr="00225CA1">
        <w:rPr>
          <w:i/>
          <w:iCs/>
          <w:color w:val="44546A"/>
          <w:sz w:val="18"/>
          <w:szCs w:val="18"/>
          <w:lang w:val="en-AU" w:eastAsia="en-US"/>
        </w:rPr>
        <w:fldChar w:fldCharType="end"/>
      </w:r>
      <w:bookmarkEnd w:id="695"/>
      <w:r w:rsidRPr="00225CA1">
        <w:rPr>
          <w:i/>
          <w:iCs/>
          <w:color w:val="44546A"/>
          <w:sz w:val="18"/>
          <w:szCs w:val="18"/>
          <w:lang w:val="en-AU" w:eastAsia="en-US"/>
        </w:rPr>
        <w:t>: Sets per day by region for the Korean fleet</w:t>
      </w:r>
      <w:r w:rsidR="00BE5065">
        <w:rPr>
          <w:i/>
          <w:iCs/>
          <w:color w:val="44546A"/>
          <w:sz w:val="18"/>
          <w:szCs w:val="18"/>
          <w:lang w:val="en-AU" w:eastAsia="en-US"/>
        </w:rPr>
        <w:t xml:space="preserve"> in regional structure A2.</w:t>
      </w:r>
      <w:bookmarkEnd w:id="696"/>
      <w:bookmarkEnd w:id="697"/>
      <w:r w:rsidR="00BE5065">
        <w:rPr>
          <w:i/>
          <w:iCs/>
          <w:color w:val="44546A"/>
          <w:sz w:val="18"/>
          <w:szCs w:val="18"/>
          <w:lang w:val="en-AU" w:eastAsia="en-US"/>
        </w:rPr>
        <w:t xml:space="preserve"> </w:t>
      </w:r>
    </w:p>
    <w:p w14:paraId="2B81B138" w14:textId="2B5D22B6" w:rsidR="00852448" w:rsidRPr="00225CA1" w:rsidRDefault="00852448" w:rsidP="00852448">
      <w:pPr>
        <w:spacing w:after="200" w:line="276" w:lineRule="auto"/>
        <w:rPr>
          <w:lang w:val="en-AU" w:eastAsia="en-US"/>
        </w:rPr>
      </w:pPr>
    </w:p>
    <w:p w14:paraId="1FDDF8A4" w14:textId="07B8A485" w:rsidR="00852448" w:rsidRPr="00225CA1" w:rsidRDefault="00852448" w:rsidP="00852448">
      <w:pPr>
        <w:keepNext/>
        <w:spacing w:after="200" w:line="276" w:lineRule="auto"/>
        <w:rPr>
          <w:lang w:val="en-AU" w:eastAsia="en-US"/>
        </w:rPr>
      </w:pPr>
      <w:r w:rsidRPr="00C830C0">
        <w:rPr>
          <w:noProof/>
          <w:lang w:val="en-NZ" w:eastAsia="en-NZ"/>
        </w:rPr>
        <w:lastRenderedPageBreak/>
        <w:drawing>
          <wp:inline distT="0" distB="0" distL="0" distR="0" wp14:anchorId="3E40383A" wp14:editId="5B4412E6">
            <wp:extent cx="2782800" cy="3247200"/>
            <wp:effectExtent l="0" t="0" r="0" b="0"/>
            <wp:docPr id="515" name="Picture 515" descr="C:\Users\Simon\Google Drive\Consulting\ISSF\CPUE_LL_2015\JP\Cleaned effort proportion by region by yr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imon\Google Drive\Consulting\ISSF\CPUE_LL_2015\JP\Cleaned effort proportion by region by yrqt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82800" cy="3247200"/>
                    </a:xfrm>
                    <a:prstGeom prst="rect">
                      <a:avLst/>
                    </a:prstGeom>
                    <a:noFill/>
                    <a:ln>
                      <a:noFill/>
                    </a:ln>
                  </pic:spPr>
                </pic:pic>
              </a:graphicData>
            </a:graphic>
          </wp:inline>
        </w:drawing>
      </w:r>
      <w:r w:rsidRPr="00225CA1">
        <w:rPr>
          <w:lang w:val="en-AU" w:eastAsia="en-US"/>
        </w:rPr>
        <w:t xml:space="preserve"> </w:t>
      </w:r>
      <w:r w:rsidRPr="00C830C0">
        <w:rPr>
          <w:noProof/>
          <w:lang w:val="en-NZ" w:eastAsia="en-NZ"/>
        </w:rPr>
        <w:drawing>
          <wp:inline distT="0" distB="0" distL="0" distR="0" wp14:anchorId="33D03283" wp14:editId="5D95E5E2">
            <wp:extent cx="2782800" cy="3247200"/>
            <wp:effectExtent l="0" t="0" r="0" b="0"/>
            <wp:docPr id="516" name="Picture 516" descr="C:\Users\Simon\Google Drive\Consulting\ISSF\CPUE_LL_2015\Taiwan\Cleaned effort proportion by region by yr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imon\Google Drive\Consulting\ISSF\CPUE_LL_2015\Taiwan\Cleaned effort proportion by region by yrqt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800" cy="3247200"/>
                    </a:xfrm>
                    <a:prstGeom prst="rect">
                      <a:avLst/>
                    </a:prstGeom>
                    <a:noFill/>
                    <a:ln>
                      <a:noFill/>
                    </a:ln>
                  </pic:spPr>
                </pic:pic>
              </a:graphicData>
            </a:graphic>
          </wp:inline>
        </w:drawing>
      </w:r>
      <w:r w:rsidRPr="00225CA1">
        <w:rPr>
          <w:lang w:val="en-AU" w:eastAsia="en-US"/>
        </w:rPr>
        <w:t xml:space="preserve"> </w:t>
      </w:r>
      <w:r w:rsidRPr="00C830C0">
        <w:rPr>
          <w:noProof/>
          <w:lang w:val="en-NZ" w:eastAsia="en-NZ"/>
        </w:rPr>
        <w:drawing>
          <wp:inline distT="0" distB="0" distL="0" distR="0" wp14:anchorId="762365F2" wp14:editId="5AA0F142">
            <wp:extent cx="2782800" cy="3247200"/>
            <wp:effectExtent l="0" t="0" r="0" b="0"/>
            <wp:docPr id="517" name="Picture 517" descr="C:\Users\Simon\Google Drive\Consulting\ISSF\CPUE_LL_2015\KR\Cleaned effort proportion by region by yrq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imon\Google Drive\Consulting\ISSF\CPUE_LL_2015\KR\Cleaned effort proportion by region by yrqt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82800" cy="3247200"/>
                    </a:xfrm>
                    <a:prstGeom prst="rect">
                      <a:avLst/>
                    </a:prstGeom>
                    <a:noFill/>
                    <a:ln>
                      <a:noFill/>
                    </a:ln>
                  </pic:spPr>
                </pic:pic>
              </a:graphicData>
            </a:graphic>
          </wp:inline>
        </w:drawing>
      </w:r>
    </w:p>
    <w:p w14:paraId="21986713" w14:textId="7FB1C25D" w:rsidR="00852448" w:rsidRPr="00225CA1" w:rsidRDefault="00852448" w:rsidP="00852448">
      <w:pPr>
        <w:spacing w:after="200"/>
        <w:rPr>
          <w:i/>
          <w:iCs/>
          <w:color w:val="44546A"/>
          <w:sz w:val="18"/>
          <w:szCs w:val="18"/>
          <w:lang w:val="en-AU" w:eastAsia="en-US"/>
        </w:rPr>
      </w:pPr>
      <w:bookmarkStart w:id="698" w:name="_Ref420398762"/>
      <w:bookmarkStart w:id="699" w:name="_Toc455070238"/>
      <w:bookmarkStart w:id="700" w:name="_Toc469405582"/>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5</w:t>
      </w:r>
      <w:r w:rsidRPr="00225CA1">
        <w:rPr>
          <w:i/>
          <w:iCs/>
          <w:color w:val="44546A"/>
          <w:sz w:val="18"/>
          <w:szCs w:val="18"/>
          <w:lang w:val="en-AU" w:eastAsia="en-US"/>
        </w:rPr>
        <w:fldChar w:fldCharType="end"/>
      </w:r>
      <w:bookmarkEnd w:id="698"/>
      <w:r w:rsidRPr="00225CA1">
        <w:rPr>
          <w:i/>
          <w:iCs/>
          <w:color w:val="44546A"/>
          <w:sz w:val="18"/>
          <w:szCs w:val="18"/>
          <w:lang w:val="en-AU" w:eastAsia="en-US"/>
        </w:rPr>
        <w:t>: Proportions of sets retained after data cleaning for analyses in this paper, by region and yrqtr, for Japanese (top left), Taiwanese (top right), and Korean (bottom left) data.</w:t>
      </w:r>
      <w:bookmarkEnd w:id="699"/>
      <w:bookmarkEnd w:id="700"/>
      <w:r w:rsidRPr="00225CA1">
        <w:rPr>
          <w:i/>
          <w:iCs/>
          <w:color w:val="44546A"/>
          <w:sz w:val="18"/>
          <w:szCs w:val="18"/>
          <w:lang w:val="en-AU" w:eastAsia="en-US"/>
        </w:rPr>
        <w:t xml:space="preserve"> </w:t>
      </w:r>
    </w:p>
    <w:p w14:paraId="2B286B08" w14:textId="459E660B" w:rsidR="00852448" w:rsidRPr="00225CA1" w:rsidRDefault="00852448" w:rsidP="00852448">
      <w:pPr>
        <w:spacing w:after="200" w:line="276" w:lineRule="auto"/>
        <w:rPr>
          <w:lang w:val="en-AU" w:eastAsia="en-US"/>
        </w:rPr>
      </w:pPr>
    </w:p>
    <w:p w14:paraId="7EB89B13" w14:textId="22DA510B" w:rsidR="00852448" w:rsidRPr="00225CA1" w:rsidRDefault="00852448" w:rsidP="00852448">
      <w:pPr>
        <w:keepNext/>
        <w:spacing w:after="200" w:line="276" w:lineRule="auto"/>
        <w:rPr>
          <w:lang w:val="en-AU" w:eastAsia="en-US"/>
        </w:rPr>
      </w:pPr>
    </w:p>
    <w:p w14:paraId="0B222E1A" w14:textId="2C63E26C" w:rsidR="00852448" w:rsidRPr="00225CA1" w:rsidRDefault="00852448" w:rsidP="00852448">
      <w:pPr>
        <w:keepNext/>
        <w:spacing w:after="200" w:line="276" w:lineRule="auto"/>
        <w:rPr>
          <w:lang w:val="en-AU" w:eastAsia="en-US"/>
        </w:rPr>
        <w:sectPr w:rsidR="00852448" w:rsidRPr="00225CA1" w:rsidSect="00852448">
          <w:pgSz w:w="11906" w:h="16838"/>
          <w:pgMar w:top="1440" w:right="1440" w:bottom="1440" w:left="1440" w:header="709" w:footer="709" w:gutter="0"/>
          <w:cols w:space="708"/>
          <w:docGrid w:linePitch="360"/>
        </w:sectPr>
      </w:pPr>
    </w:p>
    <w:p w14:paraId="394F5B36" w14:textId="7B5028BA" w:rsidR="00852448" w:rsidRPr="00225CA1" w:rsidRDefault="00996769" w:rsidP="00852448">
      <w:pPr>
        <w:keepNext/>
        <w:spacing w:after="200" w:line="276" w:lineRule="auto"/>
        <w:rPr>
          <w:lang w:val="en-AU" w:eastAsia="en-US"/>
        </w:rPr>
      </w:pPr>
      <w:r w:rsidRPr="00996769">
        <w:rPr>
          <w:noProof/>
          <w:lang w:val="en-NZ" w:eastAsia="en-NZ"/>
        </w:rPr>
        <w:lastRenderedPageBreak/>
        <w:drawing>
          <wp:inline distT="0" distB="0" distL="0" distR="0" wp14:anchorId="7F6066F4" wp14:editId="7C82F616">
            <wp:extent cx="6891601" cy="5168475"/>
            <wp:effectExtent l="0" t="0" r="5080" b="0"/>
            <wp:docPr id="518" name="Picture 518" descr="C:\Users\simon_000\Google Drive\Consulting\IOTC\2016_CPUE\TW\analyses\PropALB in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imon_000\Google Drive\Consulting\IOTC\2016_CPUE\TW\analyses\PropALB in Tota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09204" cy="5181677"/>
                    </a:xfrm>
                    <a:prstGeom prst="rect">
                      <a:avLst/>
                    </a:prstGeom>
                    <a:noFill/>
                    <a:ln>
                      <a:noFill/>
                    </a:ln>
                  </pic:spPr>
                </pic:pic>
              </a:graphicData>
            </a:graphic>
          </wp:inline>
        </w:drawing>
      </w:r>
    </w:p>
    <w:p w14:paraId="346AF033" w14:textId="23CB6E31" w:rsidR="00852448" w:rsidRPr="00225CA1" w:rsidRDefault="00852448" w:rsidP="00852448">
      <w:pPr>
        <w:spacing w:after="200"/>
        <w:rPr>
          <w:i/>
          <w:iCs/>
          <w:color w:val="44546A"/>
          <w:sz w:val="18"/>
          <w:szCs w:val="18"/>
          <w:lang w:val="en-AU" w:eastAsia="en-US"/>
        </w:rPr>
      </w:pPr>
      <w:bookmarkStart w:id="701" w:name="_Ref416711259"/>
      <w:bookmarkStart w:id="702" w:name="_Toc455070239"/>
      <w:bookmarkStart w:id="703" w:name="_Toc469405583"/>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6</w:t>
      </w:r>
      <w:r w:rsidRPr="00225CA1">
        <w:rPr>
          <w:i/>
          <w:iCs/>
          <w:color w:val="44546A"/>
          <w:sz w:val="18"/>
          <w:szCs w:val="18"/>
          <w:lang w:val="en-AU" w:eastAsia="en-US"/>
        </w:rPr>
        <w:fldChar w:fldCharType="end"/>
      </w:r>
      <w:bookmarkEnd w:id="701"/>
      <w:r w:rsidRPr="00225CA1">
        <w:rPr>
          <w:i/>
          <w:iCs/>
          <w:color w:val="44546A"/>
          <w:sz w:val="18"/>
          <w:szCs w:val="18"/>
          <w:lang w:val="en-AU" w:eastAsia="en-US"/>
        </w:rPr>
        <w:t xml:space="preserve">: </w:t>
      </w:r>
      <w:r w:rsidR="00996769">
        <w:rPr>
          <w:i/>
          <w:iCs/>
          <w:color w:val="44546A"/>
          <w:sz w:val="18"/>
          <w:szCs w:val="18"/>
          <w:lang w:val="en-AU" w:eastAsia="en-US"/>
        </w:rPr>
        <w:t xml:space="preserve">Proportions </w:t>
      </w:r>
      <w:r w:rsidRPr="00225CA1">
        <w:rPr>
          <w:i/>
          <w:iCs/>
          <w:color w:val="44546A"/>
          <w:sz w:val="18"/>
          <w:szCs w:val="18"/>
          <w:lang w:val="en-AU" w:eastAsia="en-US"/>
        </w:rPr>
        <w:t>of Taiwanese cat</w:t>
      </w:r>
      <w:r w:rsidR="00996769">
        <w:rPr>
          <w:i/>
          <w:iCs/>
          <w:color w:val="44546A"/>
          <w:sz w:val="18"/>
          <w:szCs w:val="18"/>
          <w:lang w:val="en-AU" w:eastAsia="en-US"/>
        </w:rPr>
        <w:t>ch in number reported as albacore, by 5 year period, mapped by 1</w:t>
      </w:r>
      <w:ins w:id="704" w:author="JPapp" w:date="2016-12-13T14:45:00Z">
        <w:r w:rsidR="00F0362F" w:rsidRPr="00C01EBE">
          <w:rPr>
            <w:i/>
            <w:iCs/>
            <w:color w:val="44546A"/>
            <w:sz w:val="18"/>
            <w:szCs w:val="18"/>
            <w:lang w:val="en-NZ" w:eastAsia="en-US"/>
          </w:rPr>
          <w:t>°</w:t>
        </w:r>
      </w:ins>
      <w:del w:id="705" w:author="JPapp" w:date="2016-12-13T14:45:00Z">
        <w:r w:rsidRPr="00225CA1">
          <w:rPr>
            <w:i/>
            <w:iCs/>
            <w:color w:val="44546A"/>
            <w:sz w:val="18"/>
            <w:szCs w:val="18"/>
            <w:lang w:val="en-AU" w:eastAsia="en-US"/>
          </w:rPr>
          <w:delText xml:space="preserve"> degree</w:delText>
        </w:r>
      </w:del>
      <w:r w:rsidRPr="00225CA1">
        <w:rPr>
          <w:i/>
          <w:iCs/>
          <w:color w:val="44546A"/>
          <w:sz w:val="18"/>
          <w:szCs w:val="18"/>
          <w:lang w:val="en-AU" w:eastAsia="en-US"/>
        </w:rPr>
        <w:t xml:space="preserve"> square. More yellow in</w:t>
      </w:r>
      <w:r w:rsidR="00996769">
        <w:rPr>
          <w:i/>
          <w:iCs/>
          <w:color w:val="44546A"/>
          <w:sz w:val="18"/>
          <w:szCs w:val="18"/>
          <w:lang w:val="en-AU" w:eastAsia="en-US"/>
        </w:rPr>
        <w:t>dicates a higher percentage of albacore</w:t>
      </w:r>
      <w:r w:rsidRPr="00225CA1">
        <w:rPr>
          <w:i/>
          <w:iCs/>
          <w:color w:val="44546A"/>
          <w:sz w:val="18"/>
          <w:szCs w:val="18"/>
          <w:lang w:val="en-AU" w:eastAsia="en-US"/>
        </w:rPr>
        <w:t>. Contour lines occur at 5% intervals.</w:t>
      </w:r>
      <w:bookmarkEnd w:id="702"/>
      <w:bookmarkEnd w:id="703"/>
      <w:r w:rsidRPr="00225CA1">
        <w:rPr>
          <w:i/>
          <w:iCs/>
          <w:color w:val="44546A"/>
          <w:sz w:val="18"/>
          <w:szCs w:val="18"/>
          <w:lang w:val="en-AU" w:eastAsia="en-US"/>
        </w:rPr>
        <w:t xml:space="preserve"> </w:t>
      </w:r>
    </w:p>
    <w:p w14:paraId="058D963E" w14:textId="36B3D323" w:rsidR="00852448" w:rsidRPr="00225CA1" w:rsidRDefault="00996769" w:rsidP="00852448">
      <w:pPr>
        <w:keepNext/>
        <w:spacing w:after="200" w:line="276" w:lineRule="auto"/>
        <w:rPr>
          <w:lang w:val="en-AU" w:eastAsia="en-US"/>
        </w:rPr>
      </w:pPr>
      <w:r w:rsidRPr="00996769">
        <w:rPr>
          <w:noProof/>
          <w:lang w:val="en-NZ" w:eastAsia="en-NZ"/>
        </w:rPr>
        <w:lastRenderedPageBreak/>
        <w:drawing>
          <wp:inline distT="0" distB="0" distL="0" distR="0" wp14:anchorId="57785F82" wp14:editId="4DE60997">
            <wp:extent cx="6938263" cy="5203470"/>
            <wp:effectExtent l="0" t="0" r="0" b="0"/>
            <wp:docPr id="519" name="Picture 519" descr="C:\Users\simon_000\Google Drive\Consulting\IOTC\2016_CPUE\TW\analyses\PropOTH in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imon_000\Google Drive\Consulting\IOTC\2016_CPUE\TW\analyses\PropOTH in Tota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63019" cy="5222036"/>
                    </a:xfrm>
                    <a:prstGeom prst="rect">
                      <a:avLst/>
                    </a:prstGeom>
                    <a:noFill/>
                    <a:ln>
                      <a:noFill/>
                    </a:ln>
                  </pic:spPr>
                </pic:pic>
              </a:graphicData>
            </a:graphic>
          </wp:inline>
        </w:drawing>
      </w:r>
    </w:p>
    <w:p w14:paraId="055EA9E4" w14:textId="17F94E3C" w:rsidR="00852448" w:rsidRPr="00225CA1" w:rsidRDefault="00852448" w:rsidP="00852448">
      <w:pPr>
        <w:spacing w:after="200"/>
        <w:rPr>
          <w:i/>
          <w:iCs/>
          <w:color w:val="44546A"/>
          <w:sz w:val="18"/>
          <w:szCs w:val="18"/>
          <w:lang w:val="en-AU" w:eastAsia="en-US"/>
        </w:rPr>
        <w:sectPr w:rsidR="00852448" w:rsidRPr="00225CA1" w:rsidSect="00852448">
          <w:pgSz w:w="16838" w:h="11906" w:orient="landscape"/>
          <w:pgMar w:top="1440" w:right="1440" w:bottom="1440" w:left="1440" w:header="709" w:footer="709" w:gutter="0"/>
          <w:cols w:space="708"/>
          <w:docGrid w:linePitch="360"/>
        </w:sectPr>
      </w:pPr>
      <w:bookmarkStart w:id="706" w:name="_Ref416711261"/>
      <w:bookmarkStart w:id="707" w:name="_Toc455070240"/>
      <w:bookmarkStart w:id="708" w:name="_Toc469405584"/>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7</w:t>
      </w:r>
      <w:r w:rsidRPr="00225CA1">
        <w:rPr>
          <w:i/>
          <w:iCs/>
          <w:color w:val="44546A"/>
          <w:sz w:val="18"/>
          <w:szCs w:val="18"/>
          <w:lang w:val="en-AU" w:eastAsia="en-US"/>
        </w:rPr>
        <w:fldChar w:fldCharType="end"/>
      </w:r>
      <w:bookmarkEnd w:id="706"/>
      <w:r w:rsidRPr="00225CA1">
        <w:rPr>
          <w:i/>
          <w:iCs/>
          <w:color w:val="44546A"/>
          <w:sz w:val="18"/>
          <w:szCs w:val="18"/>
          <w:lang w:val="en-AU" w:eastAsia="en-US"/>
        </w:rPr>
        <w:t xml:space="preserve">: </w:t>
      </w:r>
      <w:r w:rsidR="00996769">
        <w:rPr>
          <w:i/>
          <w:iCs/>
          <w:color w:val="44546A"/>
          <w:sz w:val="18"/>
          <w:szCs w:val="18"/>
          <w:lang w:val="en-AU" w:eastAsia="en-US"/>
        </w:rPr>
        <w:t xml:space="preserve">Proportions </w:t>
      </w:r>
      <w:r w:rsidRPr="00225CA1">
        <w:rPr>
          <w:i/>
          <w:iCs/>
          <w:color w:val="44546A"/>
          <w:sz w:val="18"/>
          <w:szCs w:val="18"/>
          <w:lang w:val="en-AU" w:eastAsia="en-US"/>
        </w:rPr>
        <w:t>of Taiwanese catch in number reported as ‘other’ species, by 5 year period, mapped by 1</w:t>
      </w:r>
      <w:ins w:id="709" w:author="JPapp" w:date="2016-12-13T14:45:00Z">
        <w:r w:rsidR="00F0362F" w:rsidRPr="00C01EBE">
          <w:rPr>
            <w:i/>
            <w:iCs/>
            <w:color w:val="44546A"/>
            <w:sz w:val="18"/>
            <w:szCs w:val="18"/>
            <w:lang w:val="en-NZ" w:eastAsia="en-US"/>
          </w:rPr>
          <w:t>°</w:t>
        </w:r>
      </w:ins>
      <w:del w:id="710" w:author="JPapp" w:date="2016-12-13T14:45:00Z">
        <w:r w:rsidRPr="00225CA1">
          <w:rPr>
            <w:i/>
            <w:iCs/>
            <w:color w:val="44546A"/>
            <w:sz w:val="18"/>
            <w:szCs w:val="18"/>
            <w:lang w:val="en-AU" w:eastAsia="en-US"/>
          </w:rPr>
          <w:delText xml:space="preserve"> degree</w:delText>
        </w:r>
      </w:del>
      <w:r w:rsidRPr="00225CA1">
        <w:rPr>
          <w:i/>
          <w:iCs/>
          <w:color w:val="44546A"/>
          <w:sz w:val="18"/>
          <w:szCs w:val="18"/>
          <w:lang w:val="en-AU" w:eastAsia="en-US"/>
        </w:rPr>
        <w:t xml:space="preserve"> square. More yellow indicates a higher percentage of ‘other’ species. Contour lines occur at 5% intervals.</w:t>
      </w:r>
      <w:bookmarkEnd w:id="707"/>
      <w:bookmarkEnd w:id="708"/>
      <w:r w:rsidRPr="00225CA1">
        <w:rPr>
          <w:i/>
          <w:iCs/>
          <w:color w:val="44546A"/>
          <w:sz w:val="18"/>
          <w:szCs w:val="18"/>
          <w:lang w:val="en-AU" w:eastAsia="en-US"/>
        </w:rPr>
        <w:t xml:space="preserve">  </w:t>
      </w:r>
    </w:p>
    <w:p w14:paraId="5ED74227" w14:textId="4859A9E6" w:rsidR="00852448" w:rsidRPr="00225CA1" w:rsidRDefault="00C4766A" w:rsidP="00852448">
      <w:pPr>
        <w:keepNext/>
        <w:spacing w:after="200" w:line="276" w:lineRule="auto"/>
        <w:rPr>
          <w:lang w:val="en-AU" w:eastAsia="en-US"/>
        </w:rPr>
      </w:pPr>
      <w:r w:rsidRPr="00C4766A">
        <w:rPr>
          <w:noProof/>
          <w:lang w:val="en-NZ" w:eastAsia="en-NZ"/>
        </w:rPr>
        <w:lastRenderedPageBreak/>
        <w:drawing>
          <wp:inline distT="0" distB="0" distL="0" distR="0" wp14:anchorId="656630C4" wp14:editId="18E26DEF">
            <wp:extent cx="5731510" cy="6681909"/>
            <wp:effectExtent l="0" t="0" r="2540" b="5080"/>
            <wp:docPr id="520" name="Picture 520" descr="C:\Users\simon_000\Documents\IOTC\2016_CPUE\TW\analyses\CPUE by region allsp by yrqtr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simon_000\Documents\IOTC\2016_CPUE\TW\analyses\CPUE by region allsp by yrqtr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6681909"/>
                    </a:xfrm>
                    <a:prstGeom prst="rect">
                      <a:avLst/>
                    </a:prstGeom>
                    <a:noFill/>
                    <a:ln>
                      <a:noFill/>
                    </a:ln>
                  </pic:spPr>
                </pic:pic>
              </a:graphicData>
            </a:graphic>
          </wp:inline>
        </w:drawing>
      </w:r>
    </w:p>
    <w:p w14:paraId="0311BDB2" w14:textId="7B20FBA7" w:rsidR="00852448" w:rsidRPr="00225CA1" w:rsidRDefault="00852448" w:rsidP="00852448">
      <w:pPr>
        <w:spacing w:after="200"/>
        <w:rPr>
          <w:i/>
          <w:iCs/>
          <w:color w:val="44546A"/>
          <w:sz w:val="18"/>
          <w:szCs w:val="18"/>
          <w:lang w:val="en-AU" w:eastAsia="en-US"/>
        </w:rPr>
      </w:pPr>
      <w:bookmarkStart w:id="711" w:name="_Ref416714910"/>
      <w:bookmarkStart w:id="712" w:name="_Toc455070241"/>
      <w:bookmarkStart w:id="713" w:name="_Toc469405585"/>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8</w:t>
      </w:r>
      <w:r w:rsidRPr="00225CA1">
        <w:rPr>
          <w:i/>
          <w:iCs/>
          <w:color w:val="44546A"/>
          <w:sz w:val="18"/>
          <w:szCs w:val="18"/>
          <w:lang w:val="en-AU" w:eastAsia="en-US"/>
        </w:rPr>
        <w:fldChar w:fldCharType="end"/>
      </w:r>
      <w:bookmarkEnd w:id="711"/>
      <w:r w:rsidRPr="00225CA1">
        <w:rPr>
          <w:i/>
          <w:iCs/>
          <w:color w:val="44546A"/>
          <w:sz w:val="18"/>
          <w:szCs w:val="18"/>
          <w:lang w:val="en-AU" w:eastAsia="en-US"/>
        </w:rPr>
        <w:t>: Taiwanese catch rates per hundred hooks of oilfish, sharks, skipjack, and other tunas, by region and year-qtr.</w:t>
      </w:r>
      <w:bookmarkEnd w:id="712"/>
      <w:bookmarkEnd w:id="713"/>
      <w:r w:rsidRPr="00225CA1">
        <w:rPr>
          <w:i/>
          <w:iCs/>
          <w:color w:val="44546A"/>
          <w:sz w:val="18"/>
          <w:szCs w:val="18"/>
          <w:lang w:val="en-AU" w:eastAsia="en-US"/>
        </w:rPr>
        <w:t xml:space="preserve"> </w:t>
      </w:r>
    </w:p>
    <w:p w14:paraId="5AA6FBE0" w14:textId="052575B5" w:rsidR="00852448" w:rsidRPr="00225CA1" w:rsidRDefault="00852448" w:rsidP="00852448">
      <w:pPr>
        <w:keepNext/>
        <w:spacing w:after="200" w:line="276" w:lineRule="auto"/>
        <w:rPr>
          <w:lang w:val="en-AU" w:eastAsia="en-US"/>
        </w:rPr>
        <w:sectPr w:rsidR="00852448" w:rsidRPr="00225CA1" w:rsidSect="00852448">
          <w:pgSz w:w="11906" w:h="16838"/>
          <w:pgMar w:top="1440" w:right="1440" w:bottom="1440" w:left="1440" w:header="709" w:footer="709" w:gutter="0"/>
          <w:cols w:space="708"/>
          <w:docGrid w:linePitch="360"/>
        </w:sectPr>
      </w:pPr>
    </w:p>
    <w:p w14:paraId="106F534F" w14:textId="1D70056D" w:rsidR="00996769" w:rsidRDefault="00FA76B8" w:rsidP="00852448">
      <w:pPr>
        <w:spacing w:after="200"/>
        <w:rPr>
          <w:i/>
          <w:iCs/>
          <w:color w:val="44546A"/>
          <w:sz w:val="18"/>
          <w:szCs w:val="18"/>
          <w:lang w:val="en-AU" w:eastAsia="en-US"/>
        </w:rPr>
      </w:pPr>
      <w:bookmarkStart w:id="714" w:name="_Ref417146096"/>
      <w:r w:rsidRPr="00FA76B8">
        <w:rPr>
          <w:i/>
          <w:iCs/>
          <w:noProof/>
          <w:color w:val="44546A"/>
          <w:sz w:val="18"/>
          <w:szCs w:val="18"/>
          <w:lang w:val="en-NZ" w:eastAsia="en-NZ"/>
        </w:rPr>
        <w:lastRenderedPageBreak/>
        <w:drawing>
          <wp:inline distT="0" distB="0" distL="0" distR="0" wp14:anchorId="74A69760" wp14:editId="16BC283A">
            <wp:extent cx="2559600" cy="2559600"/>
            <wp:effectExtent l="0" t="0" r="0" b="0"/>
            <wp:docPr id="521" name="Picture 521" descr="C:\Users\simon_000\Google Drive\Consulting\IOTC\2016_CPUE\JP\clustering\JP_regA3_1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simon_000\Google Drive\Consulting\IOTC\2016_CPUE\JP\clustering\JP_regA3_1_hclusters_tri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A76B8">
        <w:rPr>
          <w:i/>
          <w:iCs/>
          <w:noProof/>
          <w:color w:val="44546A"/>
          <w:sz w:val="18"/>
          <w:szCs w:val="18"/>
          <w:lang w:val="en-NZ" w:eastAsia="en-NZ"/>
        </w:rPr>
        <w:drawing>
          <wp:inline distT="0" distB="0" distL="0" distR="0" wp14:anchorId="360A3709" wp14:editId="06B21EE1">
            <wp:extent cx="2559600" cy="2559600"/>
            <wp:effectExtent l="0" t="0" r="0" b="0"/>
            <wp:docPr id="522" name="Picture 522" descr="C:\Users\simon_000\Google Drive\Consulting\IOTC\2016_CPUE\JP\clustering\JP_regA3_1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imon_000\Google Drive\Consulting\IOTC\2016_CPUE\JP\clustering\JP_regA3_1_plot_km_deviance_tri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FB67484" wp14:editId="0A87EC8A">
            <wp:extent cx="2559600" cy="2559600"/>
            <wp:effectExtent l="0" t="0" r="0" b="0"/>
            <wp:docPr id="523" name="Picture 523" descr="C:\Users\simon_000\Google Drive\Consulting\IOTC\2016_CPUE\KR\clustering\KR_regA3_1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imon_000\Google Drive\Consulting\IOTC\2016_CPUE\KR\clustering\KR_regA3_1_hclusters_trip.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5A0EA5B" wp14:editId="1EBE452B">
            <wp:extent cx="2559600" cy="2559600"/>
            <wp:effectExtent l="0" t="0" r="0" b="0"/>
            <wp:docPr id="524" name="Picture 524" descr="C:\Users\simon_000\Google Drive\Consulting\IOTC\2016_CPUE\KR\clustering\KR_regA3_1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imon_000\Google Drive\Consulting\IOTC\2016_CPUE\KR\clustering\KR_regA3_1_plot_km_deviance_tri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i/>
          <w:iCs/>
          <w:color w:val="44546A"/>
          <w:sz w:val="18"/>
          <w:szCs w:val="18"/>
          <w:lang w:val="en-AU" w:eastAsia="en-US"/>
        </w:rPr>
        <w:t xml:space="preserve"> </w:t>
      </w:r>
      <w:r w:rsidR="00996769" w:rsidRPr="00996769">
        <w:rPr>
          <w:i/>
          <w:iCs/>
          <w:noProof/>
          <w:color w:val="44546A"/>
          <w:sz w:val="18"/>
          <w:szCs w:val="18"/>
          <w:lang w:val="en-NZ" w:eastAsia="en-NZ"/>
        </w:rPr>
        <w:drawing>
          <wp:inline distT="0" distB="0" distL="0" distR="0" wp14:anchorId="72B763C2" wp14:editId="70CEE2CB">
            <wp:extent cx="2559600" cy="2559600"/>
            <wp:effectExtent l="0" t="0" r="0" b="0"/>
            <wp:docPr id="525" name="Picture 525" descr="C:\Users\simon_000\Google Drive\Consulting\IOTC\2016_CPUE\TW\clustering\TW_regA3_1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imon_000\Google Drive\Consulting\IOTC\2016_CPUE\TW\clustering\TW_regA3_1_hclusters_trip.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996769" w:rsidRPr="00996769">
        <w:rPr>
          <w:i/>
          <w:iCs/>
          <w:noProof/>
          <w:color w:val="44546A"/>
          <w:sz w:val="18"/>
          <w:szCs w:val="18"/>
          <w:lang w:val="en-NZ" w:eastAsia="en-NZ"/>
        </w:rPr>
        <w:drawing>
          <wp:inline distT="0" distB="0" distL="0" distR="0" wp14:anchorId="007B07CF" wp14:editId="66857FD3">
            <wp:extent cx="2559600" cy="2559600"/>
            <wp:effectExtent l="0" t="0" r="0" b="0"/>
            <wp:docPr id="526" name="Picture 526" descr="C:\Users\simon_000\Google Drive\Consulting\IOTC\2016_CPUE\TW\clustering\TW_regA3_1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imon_000\Google Drive\Consulting\IOTC\2016_CPUE\TW\clustering\TW_regA3_1_plot_km_deviance_trip.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500A7445" w14:textId="2AC86D4A" w:rsidR="00D76DA0" w:rsidRDefault="00852448" w:rsidP="00852448">
      <w:pPr>
        <w:spacing w:after="200"/>
        <w:rPr>
          <w:i/>
          <w:iCs/>
          <w:color w:val="44546A"/>
          <w:sz w:val="18"/>
          <w:szCs w:val="18"/>
          <w:lang w:val="en-AU" w:eastAsia="en-US"/>
        </w:rPr>
      </w:pPr>
      <w:bookmarkStart w:id="715" w:name="_Ref467426908"/>
      <w:bookmarkStart w:id="716" w:name="_Ref454881898"/>
      <w:bookmarkStart w:id="717" w:name="_Toc455070242"/>
      <w:bookmarkStart w:id="718" w:name="_Toc469405586"/>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9</w:t>
      </w:r>
      <w:r w:rsidRPr="00225CA1">
        <w:rPr>
          <w:i/>
          <w:iCs/>
          <w:color w:val="44546A"/>
          <w:sz w:val="18"/>
          <w:szCs w:val="18"/>
          <w:lang w:val="en-AU" w:eastAsia="en-US"/>
        </w:rPr>
        <w:fldChar w:fldCharType="end"/>
      </w:r>
      <w:bookmarkEnd w:id="714"/>
      <w:bookmarkEnd w:id="715"/>
      <w:bookmarkEnd w:id="716"/>
      <w:r w:rsidRPr="00225CA1">
        <w:rPr>
          <w:i/>
          <w:iCs/>
          <w:color w:val="44546A"/>
          <w:sz w:val="18"/>
          <w:szCs w:val="18"/>
          <w:lang w:val="en-AU" w:eastAsia="en-US"/>
        </w:rPr>
        <w:t xml:space="preserve">: Plots showing analyses to estimate the number of distinct classes of species composition in </w:t>
      </w:r>
      <w:ins w:id="719" w:author="JPapp" w:date="2016-12-13T14:45:00Z">
        <w:r w:rsidR="00D76DA0" w:rsidRPr="00C01EBE">
          <w:rPr>
            <w:i/>
            <w:iCs/>
            <w:color w:val="44546A"/>
            <w:sz w:val="18"/>
            <w:szCs w:val="18"/>
            <w:lang w:val="en-NZ" w:eastAsia="en-US"/>
          </w:rPr>
          <w:t>A</w:t>
        </w:r>
        <w:r w:rsidR="004E0256">
          <w:rPr>
            <w:i/>
            <w:iCs/>
            <w:color w:val="44546A"/>
            <w:sz w:val="18"/>
            <w:szCs w:val="18"/>
            <w:lang w:val="en-NZ" w:eastAsia="en-US"/>
          </w:rPr>
          <w:t>3</w:t>
        </w:r>
      </w:ins>
      <w:del w:id="720" w:author="JPapp" w:date="2016-12-13T14:45:00Z">
        <w:r w:rsidR="00D76DA0">
          <w:rPr>
            <w:i/>
            <w:iCs/>
            <w:color w:val="44546A"/>
            <w:sz w:val="18"/>
            <w:szCs w:val="18"/>
            <w:lang w:val="en-AU" w:eastAsia="en-US"/>
          </w:rPr>
          <w:delText>ALB</w:delText>
        </w:r>
      </w:del>
      <w:r w:rsidR="00D76DA0">
        <w:rPr>
          <w:i/>
          <w:iCs/>
          <w:color w:val="44546A"/>
          <w:sz w:val="18"/>
          <w:szCs w:val="18"/>
          <w:lang w:val="en-AU" w:eastAsia="en-US"/>
        </w:rPr>
        <w:t xml:space="preserve"> </w:t>
      </w:r>
      <w:r w:rsidRPr="00225CA1">
        <w:rPr>
          <w:i/>
          <w:iCs/>
          <w:color w:val="44546A"/>
          <w:sz w:val="18"/>
          <w:szCs w:val="18"/>
          <w:lang w:val="en-AU" w:eastAsia="en-US"/>
        </w:rPr>
        <w:t xml:space="preserve">region </w:t>
      </w:r>
      <w:r w:rsidR="00D76DA0">
        <w:rPr>
          <w:i/>
          <w:iCs/>
          <w:color w:val="44546A"/>
          <w:sz w:val="18"/>
          <w:szCs w:val="18"/>
          <w:lang w:val="en-AU" w:eastAsia="en-US"/>
        </w:rPr>
        <w:t>1 for Japanese, Korean, and Taiwanese effort</w:t>
      </w:r>
      <w:r w:rsidRPr="00225CA1">
        <w:rPr>
          <w:i/>
          <w:iCs/>
          <w:color w:val="44546A"/>
          <w:sz w:val="18"/>
          <w:szCs w:val="18"/>
          <w:lang w:val="en-AU" w:eastAsia="en-US"/>
        </w:rPr>
        <w:t xml:space="preserve">. These are based on a hierarchical Ward clustering analysis of trip-level data (left); </w:t>
      </w:r>
      <w:r w:rsidR="00D76DA0">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sidR="00D76DA0">
        <w:rPr>
          <w:i/>
          <w:iCs/>
          <w:color w:val="44546A"/>
          <w:sz w:val="18"/>
          <w:szCs w:val="18"/>
          <w:lang w:val="en-AU" w:eastAsia="en-US"/>
        </w:rPr>
        <w:t>.</w:t>
      </w:r>
      <w:bookmarkEnd w:id="717"/>
      <w:bookmarkEnd w:id="718"/>
      <w:r w:rsidRPr="00225CA1">
        <w:rPr>
          <w:i/>
          <w:iCs/>
          <w:color w:val="44546A"/>
          <w:sz w:val="18"/>
          <w:szCs w:val="18"/>
          <w:lang w:val="en-AU" w:eastAsia="en-US"/>
        </w:rPr>
        <w:t xml:space="preserve"> </w:t>
      </w:r>
    </w:p>
    <w:p w14:paraId="5B0CBD67" w14:textId="58292A95" w:rsidR="00D76DA0" w:rsidRDefault="00F970E3" w:rsidP="00852448">
      <w:pPr>
        <w:spacing w:after="200"/>
        <w:rPr>
          <w:i/>
          <w:iCs/>
          <w:color w:val="44546A"/>
          <w:sz w:val="18"/>
          <w:szCs w:val="18"/>
          <w:lang w:val="en-AU" w:eastAsia="en-US"/>
        </w:rPr>
      </w:pPr>
      <w:r w:rsidRPr="00F970E3">
        <w:rPr>
          <w:i/>
          <w:iCs/>
          <w:noProof/>
          <w:color w:val="44546A"/>
          <w:sz w:val="18"/>
          <w:szCs w:val="18"/>
          <w:lang w:val="en-NZ" w:eastAsia="en-NZ"/>
        </w:rPr>
        <w:lastRenderedPageBreak/>
        <w:drawing>
          <wp:inline distT="0" distB="0" distL="0" distR="0" wp14:anchorId="7A97AB26" wp14:editId="3EF3E809">
            <wp:extent cx="2559600" cy="2559600"/>
            <wp:effectExtent l="0" t="0" r="0" b="0"/>
            <wp:docPr id="527" name="Picture 527" descr="C:\Users\simon_000\Google Drive\Consulting\IOTC\2016_CPUE\JP\clustering\JP_regA3_2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simon_000\Google Drive\Consulting\IOTC\2016_CPUE\JP\clustering\JP_regA3_2_hclusters_tri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970E3">
        <w:rPr>
          <w:i/>
          <w:iCs/>
          <w:noProof/>
          <w:color w:val="44546A"/>
          <w:sz w:val="18"/>
          <w:szCs w:val="18"/>
          <w:lang w:val="en-NZ" w:eastAsia="en-NZ"/>
        </w:rPr>
        <w:drawing>
          <wp:inline distT="0" distB="0" distL="0" distR="0" wp14:anchorId="278DCB64" wp14:editId="04273F45">
            <wp:extent cx="2559600" cy="2559600"/>
            <wp:effectExtent l="0" t="0" r="0" b="0"/>
            <wp:docPr id="528" name="Picture 528" descr="C:\Users\simon_000\Google Drive\Consulting\IOTC\2016_CPUE\JP\clustering\JP_regA3_2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imon_000\Google Drive\Consulting\IOTC\2016_CPUE\JP\clustering\JP_regA3_2_plot_km_deviance_trip.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5C147DCA" wp14:editId="5207A697">
            <wp:extent cx="2559600" cy="2559600"/>
            <wp:effectExtent l="0" t="0" r="0" b="0"/>
            <wp:docPr id="529" name="Picture 529" descr="C:\Users\simon_000\Google Drive\Consulting\IOTC\2016_CPUE\KR\clustering\KR_regA3_2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imon_000\Google Drive\Consulting\IOTC\2016_CPUE\KR\clustering\KR_regA3_2_hclusters_trip.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192A94F6" wp14:editId="6A86A7DD">
            <wp:extent cx="2559600" cy="2559600"/>
            <wp:effectExtent l="0" t="0" r="0" b="0"/>
            <wp:docPr id="530" name="Picture 530" descr="C:\Users\simon_000\Google Drive\Consulting\IOTC\2016_CPUE\KR\clustering\KR_regA3_2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simon_000\Google Drive\Consulting\IOTC\2016_CPUE\KR\clustering\KR_regA3_2_plot_km_deviance_tri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color w:val="44546A"/>
          <w:sz w:val="18"/>
          <w:szCs w:val="18"/>
          <w:lang w:val="en-AU" w:eastAsia="en-US"/>
        </w:rPr>
        <w:t xml:space="preserve"> </w:t>
      </w:r>
      <w:r w:rsidR="00D76DA0" w:rsidRPr="00D76DA0">
        <w:rPr>
          <w:i/>
          <w:iCs/>
          <w:noProof/>
          <w:color w:val="44546A"/>
          <w:sz w:val="18"/>
          <w:szCs w:val="18"/>
          <w:lang w:val="en-NZ" w:eastAsia="en-NZ"/>
        </w:rPr>
        <w:drawing>
          <wp:inline distT="0" distB="0" distL="0" distR="0" wp14:anchorId="56122949" wp14:editId="5CA6FE5B">
            <wp:extent cx="2559600" cy="2559600"/>
            <wp:effectExtent l="0" t="0" r="0" b="0"/>
            <wp:docPr id="531" name="Picture 531" descr="C:\Users\simon_000\Google Drive\Consulting\IOTC\2016_CPUE\TW\clustering\TW_regA3_2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imon_000\Google Drive\Consulting\IOTC\2016_CPUE\TW\clustering\TW_regA3_2_hclusters_trip.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11C6B50E" wp14:editId="48F545FA">
            <wp:extent cx="2559600" cy="2559600"/>
            <wp:effectExtent l="0" t="0" r="0" b="0"/>
            <wp:docPr id="532" name="Picture 532" descr="C:\Users\simon_000\Google Drive\Consulting\IOTC\2016_CPUE\TW\clustering\TW_regA3_2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imon_000\Google Drive\Consulting\IOTC\2016_CPUE\TW\clustering\TW_regA3_2_plot_km_deviance_trip.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048190DC" w14:textId="7F66CA22" w:rsidR="00D76DA0" w:rsidRDefault="00D76DA0" w:rsidP="00852448">
      <w:pPr>
        <w:spacing w:after="200"/>
        <w:rPr>
          <w:i/>
          <w:iCs/>
          <w:color w:val="44546A"/>
          <w:sz w:val="18"/>
          <w:szCs w:val="18"/>
          <w:lang w:val="en-AU" w:eastAsia="en-US"/>
        </w:rPr>
      </w:pPr>
      <w:bookmarkStart w:id="721" w:name="_Ref454881904"/>
      <w:bookmarkStart w:id="722" w:name="_Toc455070243"/>
      <w:bookmarkStart w:id="723" w:name="_Toc469405587"/>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10</w:t>
      </w:r>
      <w:r w:rsidRPr="00225CA1">
        <w:rPr>
          <w:i/>
          <w:iCs/>
          <w:color w:val="44546A"/>
          <w:sz w:val="18"/>
          <w:szCs w:val="18"/>
          <w:lang w:val="en-AU" w:eastAsia="en-US"/>
        </w:rPr>
        <w:fldChar w:fldCharType="end"/>
      </w:r>
      <w:bookmarkEnd w:id="721"/>
      <w:r w:rsidRPr="00225CA1">
        <w:rPr>
          <w:i/>
          <w:iCs/>
          <w:color w:val="44546A"/>
          <w:sz w:val="18"/>
          <w:szCs w:val="18"/>
          <w:lang w:val="en-AU" w:eastAsia="en-US"/>
        </w:rPr>
        <w:t xml:space="preserve">: Plots showing analyses to estimate the number of distinct classes of species composition in </w:t>
      </w:r>
      <w:ins w:id="724" w:author="JPapp" w:date="2016-12-13T14:45:00Z">
        <w:r w:rsidR="00C67C05">
          <w:rPr>
            <w:i/>
            <w:iCs/>
            <w:color w:val="44546A"/>
            <w:sz w:val="18"/>
            <w:szCs w:val="18"/>
            <w:lang w:val="en-NZ" w:eastAsia="en-US"/>
          </w:rPr>
          <w:t>A</w:t>
        </w:r>
        <w:r w:rsidR="004E0256">
          <w:rPr>
            <w:i/>
            <w:iCs/>
            <w:color w:val="44546A"/>
            <w:sz w:val="18"/>
            <w:szCs w:val="18"/>
            <w:lang w:val="en-NZ" w:eastAsia="en-US"/>
          </w:rPr>
          <w:t>3</w:t>
        </w:r>
      </w:ins>
      <w:del w:id="725" w:author="JPapp" w:date="2016-12-13T14:45:00Z">
        <w:r>
          <w:rPr>
            <w:i/>
            <w:iCs/>
            <w:color w:val="44546A"/>
            <w:sz w:val="18"/>
            <w:szCs w:val="18"/>
            <w:lang w:val="en-AU" w:eastAsia="en-US"/>
          </w:rPr>
          <w:delText>ALB</w:delText>
        </w:r>
      </w:del>
      <w:r>
        <w:rPr>
          <w:i/>
          <w:iCs/>
          <w:color w:val="44546A"/>
          <w:sz w:val="18"/>
          <w:szCs w:val="18"/>
          <w:lang w:val="en-AU" w:eastAsia="en-US"/>
        </w:rPr>
        <w:t xml:space="preserve"> </w:t>
      </w:r>
      <w:r w:rsidRPr="00225CA1">
        <w:rPr>
          <w:i/>
          <w:iCs/>
          <w:color w:val="44546A"/>
          <w:sz w:val="18"/>
          <w:szCs w:val="18"/>
          <w:lang w:val="en-AU" w:eastAsia="en-US"/>
        </w:rPr>
        <w:t xml:space="preserve">region </w:t>
      </w:r>
      <w:r>
        <w:rPr>
          <w:i/>
          <w:iCs/>
          <w:color w:val="44546A"/>
          <w:sz w:val="18"/>
          <w:szCs w:val="18"/>
          <w:lang w:val="en-AU" w:eastAsia="en-US"/>
        </w:rPr>
        <w:t>2 for Japanese, Korean, and Taiwanese effort</w:t>
      </w:r>
      <w:r w:rsidRPr="00225CA1">
        <w:rPr>
          <w:i/>
          <w:iCs/>
          <w:color w:val="44546A"/>
          <w:sz w:val="18"/>
          <w:szCs w:val="18"/>
          <w:lang w:val="en-AU" w:eastAsia="en-US"/>
        </w:rPr>
        <w:t xml:space="preserve">. These are based on a hierarchical Ward clustering analysis of trip-level data (left); </w:t>
      </w:r>
      <w:r>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Pr>
          <w:i/>
          <w:iCs/>
          <w:color w:val="44546A"/>
          <w:sz w:val="18"/>
          <w:szCs w:val="18"/>
          <w:lang w:val="en-AU" w:eastAsia="en-US"/>
        </w:rPr>
        <w:t>.</w:t>
      </w:r>
      <w:bookmarkEnd w:id="722"/>
      <w:bookmarkEnd w:id="723"/>
    </w:p>
    <w:p w14:paraId="34F35E2E" w14:textId="5CCBE9BC" w:rsidR="00D76DA0" w:rsidRDefault="00F970E3"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lastRenderedPageBreak/>
        <w:drawing>
          <wp:inline distT="0" distB="0" distL="0" distR="0" wp14:anchorId="30300F2E" wp14:editId="4B4854AF">
            <wp:extent cx="2559600" cy="2559600"/>
            <wp:effectExtent l="0" t="0" r="0" b="0"/>
            <wp:docPr id="533" name="Picture 533" descr="C:\Users\simon_000\Google Drive\Consulting\IOTC\2016_CPUE\JP\clustering\JP_regA3_3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simon_000\Google Drive\Consulting\IOTC\2016_CPUE\JP\clustering\JP_regA3_3_hclusters_tri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EC3349F" wp14:editId="511CB172">
            <wp:extent cx="2559600" cy="2559600"/>
            <wp:effectExtent l="0" t="0" r="0" b="0"/>
            <wp:docPr id="534" name="Picture 534" descr="C:\Users\simon_000\Google Drive\Consulting\IOTC\2016_CPUE\JP\clustering\JP_regA3_3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simon_000\Google Drive\Consulting\IOTC\2016_CPUE\JP\clustering\JP_regA3_3_plot_km_deviance_tri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i/>
          <w:iCs/>
          <w:noProof/>
          <w:color w:val="44546A"/>
          <w:sz w:val="18"/>
          <w:szCs w:val="18"/>
          <w:lang w:val="en-NZ" w:eastAsia="en-NZ"/>
        </w:rPr>
        <w:drawing>
          <wp:inline distT="0" distB="0" distL="0" distR="0" wp14:anchorId="5AF3B069" wp14:editId="1E04BE4B">
            <wp:extent cx="2559600" cy="2559600"/>
            <wp:effectExtent l="0" t="0" r="0" b="0"/>
            <wp:docPr id="535" name="Picture 535" descr="C:\Users\simon_000\Google Drive\Consulting\IOTC\2016_CPUE\KR\clustering\KR_regA3_3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simon_000\Google Drive\Consulting\IOTC\2016_CPUE\KR\clustering\KR_regA3_3_hclusters_trip.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51C38F20" wp14:editId="4ECD5F56">
            <wp:extent cx="2559600" cy="2559600"/>
            <wp:effectExtent l="0" t="0" r="0" b="0"/>
            <wp:docPr id="536" name="Picture 536" descr="C:\Users\simon_000\Google Drive\Consulting\IOTC\2016_CPUE\KR\clustering\KR_regA3_3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simon_000\Google Drive\Consulting\IOTC\2016_CPUE\KR\clustering\KR_regA3_3_plot_km_deviance_tri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A57A310" wp14:editId="78659E8F">
            <wp:extent cx="2559600" cy="2559600"/>
            <wp:effectExtent l="0" t="0" r="0" b="0"/>
            <wp:docPr id="537" name="Picture 537" descr="C:\Users\simon_000\Google Drive\Consulting\IOTC\2016_CPUE\TW\clustering\TW_regA3_3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imon_000\Google Drive\Consulting\IOTC\2016_CPUE\TW\clustering\TW_regA3_3_hclusters_trip.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F1775E6" wp14:editId="35E58D3C">
            <wp:extent cx="2559600" cy="2559600"/>
            <wp:effectExtent l="0" t="0" r="0" b="0"/>
            <wp:docPr id="538" name="Picture 538" descr="C:\Users\simon_000\Google Drive\Consulting\IOTC\2016_CPUE\TW\clustering\TW_regA3_3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simon_000\Google Drive\Consulting\IOTC\2016_CPUE\TW\clustering\TW_regA3_3_plot_km_deviance_trip.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61AB8F16" w14:textId="36AAB33B" w:rsidR="00D76DA0" w:rsidRDefault="00D76DA0" w:rsidP="00D76DA0">
      <w:pPr>
        <w:spacing w:after="200"/>
        <w:rPr>
          <w:i/>
          <w:iCs/>
          <w:color w:val="44546A"/>
          <w:sz w:val="18"/>
          <w:szCs w:val="18"/>
          <w:lang w:val="en-AU" w:eastAsia="en-US"/>
        </w:rPr>
      </w:pPr>
      <w:bookmarkStart w:id="726" w:name="_Ref454881905"/>
      <w:bookmarkStart w:id="727" w:name="_Toc455070244"/>
      <w:bookmarkStart w:id="728" w:name="_Toc469405588"/>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11</w:t>
      </w:r>
      <w:r w:rsidRPr="00225CA1">
        <w:rPr>
          <w:i/>
          <w:iCs/>
          <w:color w:val="44546A"/>
          <w:sz w:val="18"/>
          <w:szCs w:val="18"/>
          <w:lang w:val="en-AU" w:eastAsia="en-US"/>
        </w:rPr>
        <w:fldChar w:fldCharType="end"/>
      </w:r>
      <w:bookmarkEnd w:id="726"/>
      <w:r w:rsidRPr="00225CA1">
        <w:rPr>
          <w:i/>
          <w:iCs/>
          <w:color w:val="44546A"/>
          <w:sz w:val="18"/>
          <w:szCs w:val="18"/>
          <w:lang w:val="en-AU" w:eastAsia="en-US"/>
        </w:rPr>
        <w:t xml:space="preserve">: Plots showing analyses to estimate the number of distinct classes of species composition in </w:t>
      </w:r>
      <w:ins w:id="729" w:author="JPapp" w:date="2016-12-13T14:45:00Z">
        <w:r w:rsidRPr="00C01EBE">
          <w:rPr>
            <w:i/>
            <w:iCs/>
            <w:color w:val="44546A"/>
            <w:sz w:val="18"/>
            <w:szCs w:val="18"/>
            <w:lang w:val="en-NZ" w:eastAsia="en-US"/>
          </w:rPr>
          <w:t>A</w:t>
        </w:r>
        <w:r w:rsidR="00C67C05">
          <w:rPr>
            <w:i/>
            <w:iCs/>
            <w:color w:val="44546A"/>
            <w:sz w:val="18"/>
            <w:szCs w:val="18"/>
            <w:lang w:val="en-NZ" w:eastAsia="en-US"/>
          </w:rPr>
          <w:t>3</w:t>
        </w:r>
      </w:ins>
      <w:del w:id="730" w:author="JPapp" w:date="2016-12-13T14:45:00Z">
        <w:r>
          <w:rPr>
            <w:i/>
            <w:iCs/>
            <w:color w:val="44546A"/>
            <w:sz w:val="18"/>
            <w:szCs w:val="18"/>
            <w:lang w:val="en-AU" w:eastAsia="en-US"/>
          </w:rPr>
          <w:delText>ALB</w:delText>
        </w:r>
      </w:del>
      <w:r>
        <w:rPr>
          <w:i/>
          <w:iCs/>
          <w:color w:val="44546A"/>
          <w:sz w:val="18"/>
          <w:szCs w:val="18"/>
          <w:lang w:val="en-AU" w:eastAsia="en-US"/>
        </w:rPr>
        <w:t xml:space="preserve"> </w:t>
      </w:r>
      <w:r w:rsidRPr="00225CA1">
        <w:rPr>
          <w:i/>
          <w:iCs/>
          <w:color w:val="44546A"/>
          <w:sz w:val="18"/>
          <w:szCs w:val="18"/>
          <w:lang w:val="en-AU" w:eastAsia="en-US"/>
        </w:rPr>
        <w:t xml:space="preserve">region </w:t>
      </w:r>
      <w:r>
        <w:rPr>
          <w:i/>
          <w:iCs/>
          <w:color w:val="44546A"/>
          <w:sz w:val="18"/>
          <w:szCs w:val="18"/>
          <w:lang w:val="en-AU" w:eastAsia="en-US"/>
        </w:rPr>
        <w:t>3 for Japanese, Korean, and Taiwanese effort</w:t>
      </w:r>
      <w:r w:rsidRPr="00225CA1">
        <w:rPr>
          <w:i/>
          <w:iCs/>
          <w:color w:val="44546A"/>
          <w:sz w:val="18"/>
          <w:szCs w:val="18"/>
          <w:lang w:val="en-AU" w:eastAsia="en-US"/>
        </w:rPr>
        <w:t xml:space="preserve">. These are based on a hierarchical Ward clustering analysis of trip-level data (left); </w:t>
      </w:r>
      <w:r>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Pr>
          <w:i/>
          <w:iCs/>
          <w:color w:val="44546A"/>
          <w:sz w:val="18"/>
          <w:szCs w:val="18"/>
          <w:lang w:val="en-AU" w:eastAsia="en-US"/>
        </w:rPr>
        <w:t>.</w:t>
      </w:r>
      <w:bookmarkEnd w:id="727"/>
      <w:bookmarkEnd w:id="728"/>
    </w:p>
    <w:p w14:paraId="3E403C8E" w14:textId="4850785A" w:rsidR="00D76DA0" w:rsidRDefault="00F970E3" w:rsidP="00852448">
      <w:pPr>
        <w:spacing w:after="20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lastRenderedPageBreak/>
        <w:drawing>
          <wp:inline distT="0" distB="0" distL="0" distR="0" wp14:anchorId="39AD2D04" wp14:editId="1D0F9CED">
            <wp:extent cx="2559600" cy="2559600"/>
            <wp:effectExtent l="0" t="0" r="0" b="0"/>
            <wp:docPr id="539" name="Picture 539" descr="C:\Users\simon_000\Google Drive\Consulting\IOTC\2016_CPUE\JP\clustering\JP_regA3_4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simon_000\Google Drive\Consulting\IOTC\2016_CPUE\JP\clustering\JP_regA3_4_hclusters_tri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3A4C792" wp14:editId="0CC6B32D">
            <wp:extent cx="2559600" cy="2559600"/>
            <wp:effectExtent l="0" t="0" r="0" b="0"/>
            <wp:docPr id="540" name="Picture 540" descr="C:\Users\simon_000\Google Drive\Consulting\IOTC\2016_CPUE\JP\clustering\JP_regA3_4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simon_000\Google Drive\Consulting\IOTC\2016_CPUE\JP\clustering\JP_regA3_4_plot_km_deviance_trip.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i/>
          <w:iCs/>
          <w:noProof/>
          <w:color w:val="44546A"/>
          <w:sz w:val="18"/>
          <w:szCs w:val="18"/>
          <w:lang w:val="en-NZ" w:eastAsia="en-NZ"/>
        </w:rPr>
        <w:drawing>
          <wp:inline distT="0" distB="0" distL="0" distR="0" wp14:anchorId="699D7129" wp14:editId="29FB613F">
            <wp:extent cx="2559600" cy="2559600"/>
            <wp:effectExtent l="0" t="0" r="0" b="0"/>
            <wp:docPr id="541" name="Picture 541" descr="C:\Users\simon_000\Google Drive\Consulting\IOTC\2016_CPUE\KR\clustering\KR_regA3_4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simon_000\Google Drive\Consulting\IOTC\2016_CPUE\KR\clustering\KR_regA3_4_hclusters_trip.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i/>
          <w:iCs/>
          <w:noProof/>
          <w:color w:val="44546A"/>
          <w:sz w:val="18"/>
          <w:szCs w:val="18"/>
          <w:lang w:val="en-NZ" w:eastAsia="en-NZ"/>
        </w:rPr>
        <w:drawing>
          <wp:inline distT="0" distB="0" distL="0" distR="0" wp14:anchorId="580B2522" wp14:editId="414E209B">
            <wp:extent cx="2559600" cy="2559600"/>
            <wp:effectExtent l="0" t="0" r="0" b="0"/>
            <wp:docPr id="542" name="Picture 542" descr="C:\Users\simon_000\Google Drive\Consulting\IOTC\2016_CPUE\KR\clustering\KR_regA3_4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imon_000\Google Drive\Consulting\IOTC\2016_CPUE\KR\clustering\KR_regA3_4_plot_km_deviance_trip.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423A68A" wp14:editId="39B41DA8">
            <wp:extent cx="2559600" cy="2559600"/>
            <wp:effectExtent l="0" t="0" r="0" b="0"/>
            <wp:docPr id="543" name="Picture 543" descr="C:\Users\simon_000\Google Drive\Consulting\IOTC\2016_CPUE\TW\clustering\TW_regA3_4_hclusters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simon_000\Google Drive\Consulting\IOTC\2016_CPUE\TW\clustering\TW_regA3_4_hclusters_trip.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r w:rsidR="00D76DA0" w:rsidRPr="00D76DA0">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6B8F00B" wp14:editId="6D80D2DF">
            <wp:extent cx="2559600" cy="2559600"/>
            <wp:effectExtent l="0" t="0" r="0" b="0"/>
            <wp:docPr id="544" name="Picture 544" descr="C:\Users\simon_000\Google Drive\Consulting\IOTC\2016_CPUE\TW\clustering\TW_regA3_4_plot_km_deviance_tr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simon_000\Google Drive\Consulting\IOTC\2016_CPUE\TW\clustering\TW_regA3_4_plot_km_deviance_trip.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59600" cy="2559600"/>
                    </a:xfrm>
                    <a:prstGeom prst="rect">
                      <a:avLst/>
                    </a:prstGeom>
                    <a:noFill/>
                    <a:ln>
                      <a:noFill/>
                    </a:ln>
                  </pic:spPr>
                </pic:pic>
              </a:graphicData>
            </a:graphic>
          </wp:inline>
        </w:drawing>
      </w:r>
    </w:p>
    <w:p w14:paraId="28FC4128" w14:textId="6BD39880" w:rsidR="00D76DA0" w:rsidRDefault="00D76DA0" w:rsidP="00D76DA0">
      <w:pPr>
        <w:spacing w:after="200"/>
        <w:rPr>
          <w:i/>
          <w:iCs/>
          <w:color w:val="44546A"/>
          <w:sz w:val="18"/>
          <w:szCs w:val="18"/>
          <w:lang w:val="en-AU" w:eastAsia="en-US"/>
        </w:rPr>
      </w:pPr>
      <w:bookmarkStart w:id="731" w:name="_Ref467426910"/>
      <w:bookmarkStart w:id="732" w:name="_Ref454881913"/>
      <w:bookmarkStart w:id="733" w:name="_Toc455070245"/>
      <w:bookmarkStart w:id="734" w:name="_Toc469405589"/>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12</w:t>
      </w:r>
      <w:r w:rsidRPr="00225CA1">
        <w:rPr>
          <w:i/>
          <w:iCs/>
          <w:color w:val="44546A"/>
          <w:sz w:val="18"/>
          <w:szCs w:val="18"/>
          <w:lang w:val="en-AU" w:eastAsia="en-US"/>
        </w:rPr>
        <w:fldChar w:fldCharType="end"/>
      </w:r>
      <w:bookmarkEnd w:id="731"/>
      <w:bookmarkEnd w:id="732"/>
      <w:r w:rsidRPr="00225CA1">
        <w:rPr>
          <w:i/>
          <w:iCs/>
          <w:color w:val="44546A"/>
          <w:sz w:val="18"/>
          <w:szCs w:val="18"/>
          <w:lang w:val="en-AU" w:eastAsia="en-US"/>
        </w:rPr>
        <w:t xml:space="preserve">: Plots showing analyses to estimate the number of distinct classes of species composition in </w:t>
      </w:r>
      <w:ins w:id="735" w:author="JPapp" w:date="2016-12-13T14:45:00Z">
        <w:r w:rsidRPr="00C01EBE">
          <w:rPr>
            <w:i/>
            <w:iCs/>
            <w:color w:val="44546A"/>
            <w:sz w:val="18"/>
            <w:szCs w:val="18"/>
            <w:lang w:val="en-NZ" w:eastAsia="en-US"/>
          </w:rPr>
          <w:t>A</w:t>
        </w:r>
        <w:r w:rsidR="00C67C05">
          <w:rPr>
            <w:i/>
            <w:iCs/>
            <w:color w:val="44546A"/>
            <w:sz w:val="18"/>
            <w:szCs w:val="18"/>
            <w:lang w:val="en-NZ" w:eastAsia="en-US"/>
          </w:rPr>
          <w:t>3</w:t>
        </w:r>
      </w:ins>
      <w:del w:id="736" w:author="JPapp" w:date="2016-12-13T14:45:00Z">
        <w:r>
          <w:rPr>
            <w:i/>
            <w:iCs/>
            <w:color w:val="44546A"/>
            <w:sz w:val="18"/>
            <w:szCs w:val="18"/>
            <w:lang w:val="en-AU" w:eastAsia="en-US"/>
          </w:rPr>
          <w:delText>ALB</w:delText>
        </w:r>
      </w:del>
      <w:r>
        <w:rPr>
          <w:i/>
          <w:iCs/>
          <w:color w:val="44546A"/>
          <w:sz w:val="18"/>
          <w:szCs w:val="18"/>
          <w:lang w:val="en-AU" w:eastAsia="en-US"/>
        </w:rPr>
        <w:t xml:space="preserve"> </w:t>
      </w:r>
      <w:r w:rsidRPr="00225CA1">
        <w:rPr>
          <w:i/>
          <w:iCs/>
          <w:color w:val="44546A"/>
          <w:sz w:val="18"/>
          <w:szCs w:val="18"/>
          <w:lang w:val="en-AU" w:eastAsia="en-US"/>
        </w:rPr>
        <w:t xml:space="preserve">region </w:t>
      </w:r>
      <w:r>
        <w:rPr>
          <w:i/>
          <w:iCs/>
          <w:color w:val="44546A"/>
          <w:sz w:val="18"/>
          <w:szCs w:val="18"/>
          <w:lang w:val="en-AU" w:eastAsia="en-US"/>
        </w:rPr>
        <w:t>4 for Japanese, Korean, and Taiwanese effort</w:t>
      </w:r>
      <w:r w:rsidRPr="00225CA1">
        <w:rPr>
          <w:i/>
          <w:iCs/>
          <w:color w:val="44546A"/>
          <w:sz w:val="18"/>
          <w:szCs w:val="18"/>
          <w:lang w:val="en-AU" w:eastAsia="en-US"/>
        </w:rPr>
        <w:t xml:space="preserve">. These are based on a hierarchical Ward clustering analysis of trip-level data (left); </w:t>
      </w:r>
      <w:r>
        <w:rPr>
          <w:i/>
          <w:iCs/>
          <w:color w:val="44546A"/>
          <w:sz w:val="18"/>
          <w:szCs w:val="18"/>
          <w:lang w:val="en-AU" w:eastAsia="en-US"/>
        </w:rPr>
        <w:t xml:space="preserve">and </w:t>
      </w:r>
      <w:r w:rsidRPr="00225CA1">
        <w:rPr>
          <w:i/>
          <w:iCs/>
          <w:color w:val="44546A"/>
          <w:sz w:val="18"/>
          <w:szCs w:val="18"/>
          <w:lang w:val="en-AU" w:eastAsia="en-US"/>
        </w:rPr>
        <w:t>within-group sums of squares from kmeans analyses with a range of numbers of clusters (right)</w:t>
      </w:r>
      <w:r>
        <w:rPr>
          <w:i/>
          <w:iCs/>
          <w:color w:val="44546A"/>
          <w:sz w:val="18"/>
          <w:szCs w:val="18"/>
          <w:lang w:val="en-AU" w:eastAsia="en-US"/>
        </w:rPr>
        <w:t>.</w:t>
      </w:r>
      <w:bookmarkEnd w:id="733"/>
      <w:bookmarkEnd w:id="734"/>
    </w:p>
    <w:p w14:paraId="7D5972E9" w14:textId="2A45469F" w:rsidR="00191255" w:rsidRDefault="00F970E3" w:rsidP="00F1736C">
      <w:pPr>
        <w:pStyle w:val="Heading7"/>
        <w:rPr>
          <w:ins w:id="737" w:author="JPapp" w:date="2016-12-13T14:45:00Z"/>
        </w:rPr>
      </w:pPr>
      <w:ins w:id="738" w:author="JPapp" w:date="2016-12-13T14:45:00Z">
        <w:r w:rsidRPr="00C01EBE">
          <w:rPr>
            <w:noProof/>
            <w:lang w:val="en-NZ" w:eastAsia="en-NZ"/>
          </w:rPr>
          <w:lastRenderedPageBreak/>
          <w:drawing>
            <wp:inline distT="0" distB="0" distL="0" distR="0" wp14:anchorId="43263B52" wp14:editId="74BB520E">
              <wp:extent cx="4154400" cy="2725200"/>
              <wp:effectExtent l="0" t="0" r="0" b="0"/>
              <wp:docPr id="1" name="Picture 1" descr="C:\Users\simon_000\Google Drive\Consulting\IOTC\2016_CPUE\JP\clustering\JP_regA3_1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imon_000\Google Drive\Consulting\IOTC\2016_CPUE\JP\clustering\JP_regA3_1_lbid_mon_beanplots_spCLcomphcltr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bidi="x-none"/>
          </w:rPr>
          <w:t xml:space="preserve"> </w:t>
        </w:r>
        <w:r w:rsidRPr="00C01EBE">
          <w:rPr>
            <w:noProof/>
            <w:lang w:val="en-NZ" w:eastAsia="en-NZ"/>
          </w:rPr>
          <w:drawing>
            <wp:inline distT="0" distB="0" distL="0" distR="0" wp14:anchorId="5FBC6188" wp14:editId="77222A3D">
              <wp:extent cx="4154400" cy="2725200"/>
              <wp:effectExtent l="0" t="0" r="0" b="0"/>
              <wp:docPr id="2" name="Picture 2" descr="C:\Users\simon_000\Google Drive\Consulting\IOTC\2016_CPUE\KR\clustering\KR_regA3_1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imon_000\Google Drive\Consulting\IOTC\2016_CPUE\KR\clustering\KR_regA3_1_tripidmon_beanplots_spCLcomphcltr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bidi="x-none"/>
          </w:rPr>
          <w:t xml:space="preserve"> </w:t>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6868AB6" wp14:editId="67605ECF">
              <wp:extent cx="4154400" cy="2725200"/>
              <wp:effectExtent l="0" t="0" r="0" b="0"/>
              <wp:docPr id="3" name="Picture 3" descr="C:\Users\simon_000\Google Drive\Consulting\IOTC\2016_CPUE\TW\clustering\TW_regA3_1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imon_000\Google Drive\Consulting\IOTC\2016_CPUE\TW\clustering\TW_regA3_1_tripidmon_beanplots_spCLcomphcltr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ins>
    </w:p>
    <w:p w14:paraId="4CF834FA" w14:textId="77777777" w:rsidR="00077038" w:rsidRDefault="00F970E3" w:rsidP="00077038">
      <w:pPr>
        <w:keepNext/>
        <w:spacing w:after="200"/>
        <w:rPr>
          <w:del w:id="739" w:author="JPapp" w:date="2016-12-13T14:45:00Z"/>
        </w:rPr>
      </w:pPr>
      <w:del w:id="740" w:author="JPapp" w:date="2016-12-13T14:45:00Z">
        <w:r w:rsidRPr="00F970E3">
          <w:rPr>
            <w:i/>
            <w:iCs/>
            <w:noProof/>
            <w:color w:val="44546A"/>
            <w:sz w:val="18"/>
            <w:szCs w:val="18"/>
            <w:lang w:val="en-NZ" w:eastAsia="en-NZ"/>
          </w:rPr>
          <w:drawing>
            <wp:inline distT="0" distB="0" distL="0" distR="0" wp14:anchorId="43263B52" wp14:editId="08672F4C">
              <wp:extent cx="2851200" cy="1897200"/>
              <wp:effectExtent l="0" t="0" r="6350" b="8255"/>
              <wp:docPr id="545" name="Picture 545" descr="C:\Users\simon_000\Google Drive\Consulting\IOTC\2016_CPUE\JP\clustering\JP_regA3_1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simon_000\Google Drive\Consulting\IOTC\2016_CPUE\JP\clustering\JP_regA3_1_lbid_mon_beanplots_spCLcomphcltrp.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1200" cy="1897200"/>
                      </a:xfrm>
                      <a:prstGeom prst="rect">
                        <a:avLst/>
                      </a:prstGeom>
                      <a:noFill/>
                      <a:ln>
                        <a:noFill/>
                      </a:ln>
                    </pic:spPr>
                  </pic:pic>
                </a:graphicData>
              </a:graphic>
            </wp:inline>
          </w:drawing>
        </w:r>
        <w:r w:rsidRPr="00F970E3">
          <w:rPr>
            <w:i/>
            <w:iCs/>
            <w:noProof/>
            <w:color w:val="44546A"/>
            <w:sz w:val="18"/>
            <w:szCs w:val="18"/>
            <w:lang w:val="en-NZ" w:eastAsia="en-NZ"/>
          </w:rPr>
          <w:drawing>
            <wp:inline distT="0" distB="0" distL="0" distR="0" wp14:anchorId="2CBE8FDB" wp14:editId="011C6EF5">
              <wp:extent cx="2851200" cy="1897200"/>
              <wp:effectExtent l="0" t="0" r="6350" b="8255"/>
              <wp:docPr id="546" name="Picture 546" descr="C:\Users\simon_000\Google Drive\Consulting\IOTC\2016_CPUE\JP\clustering\JP_regA3_1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imon_000\Google Drive\Consulting\IOTC\2016_CPUE\JP\clustering\JP_regA3_1_lbid_mon_boxplots_CLhcltrp_be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51200" cy="1897200"/>
                      </a:xfrm>
                      <a:prstGeom prst="rect">
                        <a:avLst/>
                      </a:prstGeom>
                      <a:noFill/>
                      <a:ln>
                        <a:noFill/>
                      </a:ln>
                    </pic:spPr>
                  </pic:pic>
                </a:graphicData>
              </a:graphic>
            </wp:inline>
          </w:drawing>
        </w:r>
        <w:r w:rsidRPr="00F970E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F970E3">
          <w:rPr>
            <w:i/>
            <w:iCs/>
            <w:noProof/>
            <w:color w:val="44546A"/>
            <w:sz w:val="18"/>
            <w:szCs w:val="18"/>
            <w:lang w:val="en-NZ" w:eastAsia="en-NZ"/>
          </w:rPr>
          <w:drawing>
            <wp:inline distT="0" distB="0" distL="0" distR="0" wp14:anchorId="5FBC6188" wp14:editId="31E1AB76">
              <wp:extent cx="2840400" cy="1893600"/>
              <wp:effectExtent l="0" t="0" r="0" b="0"/>
              <wp:docPr id="547" name="Picture 547" descr="C:\Users\simon_000\Google Drive\Consulting\IOTC\2016_CPUE\KR\clustering\KR_regA3_1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simon_000\Google Drive\Consulting\IOTC\2016_CPUE\KR\clustering\KR_regA3_1_tripidmon_beanplots_spCLcomphcltrp.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F970E3">
          <w:rPr>
            <w:i/>
            <w:iCs/>
            <w:noProof/>
            <w:color w:val="44546A"/>
            <w:sz w:val="18"/>
            <w:szCs w:val="18"/>
            <w:lang w:val="en-NZ" w:eastAsia="en-NZ"/>
          </w:rPr>
          <w:drawing>
            <wp:inline distT="0" distB="0" distL="0" distR="0" wp14:anchorId="58F69923" wp14:editId="6ADA701C">
              <wp:extent cx="2840400" cy="1893600"/>
              <wp:effectExtent l="0" t="0" r="0" b="0"/>
              <wp:docPr id="548" name="Picture 548" descr="C:\Users\simon_000\Google Drive\Consulting\IOTC\2016_CPUE\KR\clustering\KR_regA3_1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imon_000\Google Drive\Consulting\IOTC\2016_CPUE\KR\clustering\KR_regA3_1_tripidmon_boxplots_CLhcltrp_be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F970E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6868AB6" wp14:editId="2BB0BC76">
              <wp:extent cx="2840400" cy="1893600"/>
              <wp:effectExtent l="0" t="0" r="0" b="0"/>
              <wp:docPr id="549" name="Picture 549" descr="C:\Users\simon_000\Google Drive\Consulting\IOTC\2016_CPUE\TW\clustering\TW_regA3_1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simon_000\Google Drive\Consulting\IOTC\2016_CPUE\TW\clustering\TW_regA3_1_tripidmon_beanplots_spCLcomphcltr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F970E3">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28458F5" wp14:editId="1D66BAD0">
              <wp:extent cx="2840400" cy="1893600"/>
              <wp:effectExtent l="0" t="0" r="0" b="0"/>
              <wp:docPr id="550" name="Picture 550" descr="C:\Users\simon_000\Google Drive\Consulting\IOTC\2016_CPUE\TW\clustering\TW_regA3_1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imon_000\Google Drive\Consulting\IOTC\2016_CPUE\TW\clustering\TW_regA3_1_tripidmon_boxplots_CLhcltrp_be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del>
    </w:p>
    <w:p w14:paraId="6753F470" w14:textId="69F07476" w:rsidR="00D76DA0" w:rsidRPr="00C01EBE" w:rsidRDefault="00077038" w:rsidP="00191255">
      <w:pPr>
        <w:pStyle w:val="Caption"/>
        <w:rPr>
          <w:ins w:id="741" w:author="JPapp" w:date="2016-12-13T14:45:00Z"/>
          <w:i/>
          <w:iCs/>
          <w:color w:val="44546A"/>
          <w:lang w:val="en-NZ" w:eastAsia="en-US"/>
        </w:rPr>
      </w:pPr>
      <w:bookmarkStart w:id="742" w:name="_Ref455058442"/>
      <w:bookmarkStart w:id="743" w:name="_Ref455058430"/>
      <w:bookmarkStart w:id="744" w:name="_Toc455070246"/>
      <w:bookmarkStart w:id="745" w:name="_Toc469405590"/>
      <w:r w:rsidRPr="00D30822">
        <w:rPr>
          <w:i/>
          <w:iCs/>
          <w:color w:val="44546A"/>
          <w:sz w:val="18"/>
          <w:szCs w:val="18"/>
          <w:lang w:val="en-AU" w:eastAsia="en-US"/>
        </w:rPr>
        <w:t xml:space="preserve">Figure </w:t>
      </w:r>
      <w:r w:rsidR="00D30822" w:rsidRPr="00D30822">
        <w:rPr>
          <w:i/>
          <w:iCs/>
          <w:color w:val="44546A"/>
          <w:sz w:val="18"/>
          <w:szCs w:val="18"/>
          <w:lang w:val="en-AU" w:eastAsia="en-US"/>
        </w:rPr>
        <w:fldChar w:fldCharType="begin"/>
      </w:r>
      <w:r w:rsidR="00D30822" w:rsidRPr="00D30822">
        <w:rPr>
          <w:i/>
          <w:iCs/>
          <w:color w:val="44546A"/>
          <w:sz w:val="18"/>
          <w:szCs w:val="18"/>
          <w:lang w:val="en-AU" w:eastAsia="en-US"/>
        </w:rPr>
        <w:instrText xml:space="preserve"> SEQ Figure \* ARABIC </w:instrText>
      </w:r>
      <w:r w:rsidR="00D30822" w:rsidRPr="00D30822">
        <w:rPr>
          <w:i/>
          <w:iCs/>
          <w:color w:val="44546A"/>
          <w:sz w:val="18"/>
          <w:szCs w:val="18"/>
          <w:lang w:val="en-AU" w:eastAsia="en-US"/>
        </w:rPr>
        <w:fldChar w:fldCharType="separate"/>
      </w:r>
      <w:r w:rsidR="00A5526B">
        <w:rPr>
          <w:i/>
          <w:iCs/>
          <w:noProof/>
          <w:color w:val="44546A"/>
          <w:sz w:val="18"/>
          <w:szCs w:val="18"/>
          <w:lang w:val="en-AU" w:eastAsia="en-US"/>
        </w:rPr>
        <w:t>13</w:t>
      </w:r>
      <w:r w:rsidR="00D30822" w:rsidRPr="00D30822">
        <w:rPr>
          <w:i/>
          <w:iCs/>
          <w:color w:val="44546A"/>
          <w:sz w:val="18"/>
          <w:szCs w:val="18"/>
          <w:lang w:val="en-AU" w:eastAsia="en-US"/>
        </w:rPr>
        <w:fldChar w:fldCharType="end"/>
      </w:r>
      <w:bookmarkEnd w:id="742"/>
      <w:r w:rsidR="00D30822" w:rsidRPr="00D30822">
        <w:rPr>
          <w:i/>
          <w:iCs/>
          <w:color w:val="44546A"/>
          <w:sz w:val="18"/>
          <w:szCs w:val="18"/>
          <w:lang w:val="en-AU" w:eastAsia="en-US"/>
        </w:rPr>
        <w:t xml:space="preserve">: Beanplots for </w:t>
      </w:r>
      <w:del w:id="746" w:author="JPapp" w:date="2016-12-13T14:45:00Z">
        <w:r w:rsidR="00D30822">
          <w:rPr>
            <w:i/>
            <w:iCs/>
            <w:color w:val="44546A"/>
            <w:sz w:val="18"/>
            <w:szCs w:val="18"/>
            <w:lang w:val="en-AU" w:eastAsia="en-US"/>
          </w:rPr>
          <w:delText xml:space="preserve">albacore </w:delText>
        </w:r>
      </w:del>
      <w:r w:rsidR="00D30822" w:rsidRPr="00D30822">
        <w:rPr>
          <w:i/>
          <w:iCs/>
          <w:color w:val="44546A"/>
          <w:sz w:val="18"/>
          <w:szCs w:val="18"/>
          <w:lang w:val="en-AU" w:eastAsia="en-US"/>
        </w:rPr>
        <w:t xml:space="preserve">region </w:t>
      </w:r>
      <w:r w:rsidR="00D30822">
        <w:rPr>
          <w:i/>
          <w:iCs/>
          <w:color w:val="44546A"/>
          <w:sz w:val="18"/>
          <w:szCs w:val="18"/>
          <w:lang w:val="en-AU" w:eastAsia="en-US"/>
        </w:rPr>
        <w:t>1</w:t>
      </w:r>
      <w:r w:rsidR="00D30822" w:rsidRPr="00D30822">
        <w:rPr>
          <w:i/>
          <w:iCs/>
          <w:color w:val="44546A"/>
          <w:sz w:val="18"/>
          <w:szCs w:val="18"/>
          <w:lang w:val="en-AU" w:eastAsia="en-US"/>
        </w:rPr>
        <w:t xml:space="preserve"> </w:t>
      </w:r>
      <w:ins w:id="747" w:author="JPapp" w:date="2016-12-13T14:45:00Z">
        <w:r w:rsidR="00F1736C">
          <w:t>of regional structure A3</w:t>
        </w:r>
      </w:ins>
      <w:del w:id="748" w:author="JPapp" w:date="2016-12-13T14:45:00Z">
        <w:r w:rsidR="00D30822" w:rsidRPr="00D30822">
          <w:rPr>
            <w:i/>
            <w:iCs/>
            <w:color w:val="44546A"/>
            <w:sz w:val="18"/>
            <w:szCs w:val="18"/>
            <w:lang w:val="en-AU" w:eastAsia="en-US"/>
          </w:rPr>
          <w:delText>(</w:delText>
        </w:r>
        <w:r w:rsidR="00D30822">
          <w:rPr>
            <w:i/>
            <w:iCs/>
            <w:color w:val="44546A"/>
            <w:sz w:val="18"/>
            <w:szCs w:val="18"/>
            <w:lang w:val="en-AU" w:eastAsia="en-US"/>
          </w:rPr>
          <w:delText xml:space="preserve">north </w:delText>
        </w:r>
        <w:r w:rsidR="00D30822" w:rsidRPr="00D30822">
          <w:rPr>
            <w:i/>
            <w:iCs/>
            <w:color w:val="44546A"/>
            <w:sz w:val="18"/>
            <w:szCs w:val="18"/>
            <w:lang w:val="en-AU" w:eastAsia="en-US"/>
          </w:rPr>
          <w:delText>western)</w:delText>
        </w:r>
      </w:del>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del w:id="749" w:author="JPapp" w:date="2016-12-13T14:45:00Z">
        <w:r w:rsidR="00D30822">
          <w:rPr>
            <w:i/>
            <w:iCs/>
            <w:color w:val="44546A"/>
            <w:sz w:val="18"/>
            <w:szCs w:val="18"/>
            <w:lang w:val="en-AU" w:eastAsia="en-US"/>
          </w:rPr>
          <w:delText xml:space="preserve">on the left and </w:delText>
        </w:r>
        <w:r w:rsidR="00D30822" w:rsidRPr="00D30822">
          <w:rPr>
            <w:i/>
            <w:iCs/>
            <w:color w:val="44546A"/>
            <w:sz w:val="18"/>
            <w:szCs w:val="18"/>
            <w:lang w:val="en-AU" w:eastAsia="en-US"/>
          </w:rPr>
          <w:delText xml:space="preserve">number of sets versus covariate on the right, </w:delText>
        </w:r>
      </w:del>
      <w:r w:rsidR="00D30822" w:rsidRPr="00D30822">
        <w:rPr>
          <w:i/>
          <w:iCs/>
          <w:color w:val="44546A"/>
          <w:sz w:val="18"/>
          <w:szCs w:val="18"/>
          <w:lang w:val="en-AU" w:eastAsia="en-US"/>
        </w:rPr>
        <w:t>for Japanese (top), Korean (middle) and Taiwanese (bottom) effort. The horizontal bars indicate the medians.</w:t>
      </w:r>
      <w:bookmarkEnd w:id="743"/>
      <w:bookmarkEnd w:id="744"/>
      <w:bookmarkEnd w:id="745"/>
      <w:ins w:id="750" w:author="JPapp" w:date="2016-12-13T14:45:00Z">
        <w:r w:rsidR="007F6DF8">
          <w:t xml:space="preserve"> </w:t>
        </w:r>
      </w:ins>
    </w:p>
    <w:p w14:paraId="0F5CCE4A" w14:textId="25A3D356" w:rsidR="00F970E3" w:rsidRDefault="007F6DF8" w:rsidP="00852448">
      <w:pPr>
        <w:spacing w:after="200"/>
        <w:rPr>
          <w:i/>
          <w:iCs/>
          <w:color w:val="44546A"/>
          <w:sz w:val="18"/>
          <w:szCs w:val="18"/>
          <w:lang w:val="en-AU" w:eastAsia="en-US"/>
        </w:rPr>
      </w:pPr>
      <w:ins w:id="751" w:author="JPapp" w:date="2016-12-13T14:45:00Z">
        <w:r w:rsidRPr="00C01EBE">
          <w:rPr>
            <w:noProof/>
            <w:lang w:val="en-NZ" w:eastAsia="en-NZ"/>
          </w:rPr>
          <w:lastRenderedPageBreak/>
          <w:drawing>
            <wp:inline distT="0" distB="0" distL="0" distR="0" wp14:anchorId="26FC9A55" wp14:editId="1763B696">
              <wp:extent cx="4154400" cy="2725200"/>
              <wp:effectExtent l="0" t="0" r="0" b="0"/>
              <wp:docPr id="4" name="Picture 4" descr="C:\Users\simon_000\Google Drive\Consulting\IOTC\2016_CPUE\JP\clustering\JP_regA3_1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simon_000\Google Drive\Consulting\IOTC\2016_CPUE\JP\clustering\JP_regA3_1_lbid_mon_boxplots_CLhcltrp_bea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noProof/>
            <w:lang w:val="en-NZ" w:eastAsia="en-NZ"/>
          </w:rPr>
          <w:drawing>
            <wp:inline distT="0" distB="0" distL="0" distR="0" wp14:anchorId="0C17D657" wp14:editId="07991914">
              <wp:extent cx="4154400" cy="2725200"/>
              <wp:effectExtent l="0" t="0" r="0" b="0"/>
              <wp:docPr id="5" name="Picture 5" descr="C:\Users\simon_000\Google Drive\Consulting\IOTC\2016_CPUE\KR\clustering\KR_regA3_1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imon_000\Google Drive\Consulting\IOTC\2016_CPUE\KR\clustering\KR_regA3_1_tripidmon_boxplots_CLhcltrp_bea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ins>
    </w:p>
    <w:p w14:paraId="117B9C28" w14:textId="0155606D" w:rsidR="00C63CEB" w:rsidRDefault="007F6DF8" w:rsidP="00852448">
      <w:pPr>
        <w:spacing w:after="200"/>
        <w:rPr>
          <w:i/>
          <w:iCs/>
          <w:color w:val="44546A"/>
          <w:sz w:val="18"/>
          <w:szCs w:val="18"/>
          <w:lang w:val="en-AU" w:eastAsia="en-US"/>
        </w:rPr>
      </w:pPr>
      <w:ins w:id="752" w:author="JPapp" w:date="2016-12-13T14:45:00Z">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0B067B9" wp14:editId="00E26068">
              <wp:extent cx="4154400" cy="2725200"/>
              <wp:effectExtent l="0" t="0" r="0" b="0"/>
              <wp:docPr id="6" name="Picture 6" descr="C:\Users\simon_000\Google Drive\Consulting\IOTC\2016_CPUE\TW\clustering\TW_regA3_1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simon_000\Google Drive\Consulting\IOTC\2016_CPUE\TW\clustering\TW_regA3_1_tripidmon_boxplots_CLhcltrp_bea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ins>
    </w:p>
    <w:p w14:paraId="3993CC97" w14:textId="77777777" w:rsidR="00077038" w:rsidRDefault="00C63CEB" w:rsidP="00077038">
      <w:pPr>
        <w:keepNext/>
        <w:spacing w:after="200"/>
        <w:rPr>
          <w:del w:id="753" w:author="JPapp" w:date="2016-12-13T14:45:00Z"/>
        </w:rPr>
      </w:pPr>
      <w:del w:id="754" w:author="JPapp" w:date="2016-12-13T14:45:00Z">
        <w:r w:rsidRPr="00C63CEB">
          <w:rPr>
            <w:i/>
            <w:iCs/>
            <w:noProof/>
            <w:color w:val="44546A"/>
            <w:sz w:val="18"/>
            <w:szCs w:val="18"/>
            <w:lang w:val="en-NZ" w:eastAsia="en-NZ"/>
          </w:rPr>
          <w:lastRenderedPageBreak/>
          <w:drawing>
            <wp:inline distT="0" distB="0" distL="0" distR="0" wp14:anchorId="09D8E0F2" wp14:editId="0FC77E18">
              <wp:extent cx="2840400" cy="1893600"/>
              <wp:effectExtent l="0" t="0" r="0" b="0"/>
              <wp:docPr id="551" name="Picture 551" descr="C:\Users\simon_000\Google Drive\Consulting\IOTC\2016_CPUE\JP\clustering\JP_regA3_2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imon_000\Google Drive\Consulting\IOTC\2016_CPUE\JP\clustering\JP_regA3_2_lbid_mon_beanplots_spCLcomphcltr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i/>
            <w:iCs/>
            <w:noProof/>
            <w:color w:val="44546A"/>
            <w:sz w:val="18"/>
            <w:szCs w:val="18"/>
            <w:lang w:val="en-NZ" w:eastAsia="en-NZ"/>
          </w:rPr>
          <w:drawing>
            <wp:inline distT="0" distB="0" distL="0" distR="0" wp14:anchorId="603A6B78" wp14:editId="34DFFCD9">
              <wp:extent cx="2840400" cy="1893600"/>
              <wp:effectExtent l="0" t="0" r="0" b="0"/>
              <wp:docPr id="552" name="Picture 552" descr="C:\Users\simon_000\Google Drive\Consulting\IOTC\2016_CPUE\JP\clustering\JP_regA3_2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imon_000\Google Drive\Consulting\IOTC\2016_CPUE\JP\clustering\JP_regA3_2_lbid_mon_boxplots_CLhcltrp_be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C63CEB">
          <w:rPr>
            <w:i/>
            <w:iCs/>
            <w:noProof/>
            <w:color w:val="44546A"/>
            <w:sz w:val="18"/>
            <w:szCs w:val="18"/>
            <w:lang w:val="en-NZ" w:eastAsia="en-NZ"/>
          </w:rPr>
          <w:drawing>
            <wp:inline distT="0" distB="0" distL="0" distR="0" wp14:anchorId="03D86477" wp14:editId="2EC6A65B">
              <wp:extent cx="2840400" cy="1893600"/>
              <wp:effectExtent l="0" t="0" r="0" b="0"/>
              <wp:docPr id="553" name="Picture 553" descr="C:\Users\simon_000\Google Drive\Consulting\IOTC\2016_CPUE\KR\clustering\KR_regA3_2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imon_000\Google Drive\Consulting\IOTC\2016_CPUE\KR\clustering\KR_regA3_2_tripidmon_beanplots_spCLcomphcltrp.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i/>
            <w:iCs/>
            <w:noProof/>
            <w:color w:val="44546A"/>
            <w:sz w:val="18"/>
            <w:szCs w:val="18"/>
            <w:lang w:val="en-NZ" w:eastAsia="en-NZ"/>
          </w:rPr>
          <w:drawing>
            <wp:inline distT="0" distB="0" distL="0" distR="0" wp14:anchorId="1F92E6F9" wp14:editId="010C862C">
              <wp:extent cx="2840400" cy="1893600"/>
              <wp:effectExtent l="0" t="0" r="0" b="0"/>
              <wp:docPr id="554" name="Picture 554" descr="C:\Users\simon_000\Google Drive\Consulting\IOTC\2016_CPUE\KR\clustering\KR_regA3_2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imon_000\Google Drive\Consulting\IOTC\2016_CPUE\KR\clustering\KR_regA3_2_tripidmon_boxplots_CLhcltrp_be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CE59BDC" wp14:editId="4527FAE4">
              <wp:extent cx="2840400" cy="1893600"/>
              <wp:effectExtent l="0" t="0" r="0" b="0"/>
              <wp:docPr id="555" name="Picture 555" descr="C:\Users\simon_000\Google Drive\Consulting\IOTC\2016_CPUE\TW\clustering\TW_regA3_2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imon_000\Google Drive\Consulting\IOTC\2016_CPUE\TW\clustering\TW_regA3_2_tripidmon_beanplots_spCLcomphcltrp.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0F9936CB" wp14:editId="69623E24">
              <wp:extent cx="2840400" cy="1893600"/>
              <wp:effectExtent l="0" t="0" r="0" b="0"/>
              <wp:docPr id="556" name="Picture 556" descr="C:\Users\simon_000\Google Drive\Consulting\IOTC\2016_CPUE\TW\clustering\TW_regA3_2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imon_000\Google Drive\Consulting\IOTC\2016_CPUE\TW\clustering\TW_regA3_2_tripidmon_boxplots_CLhcltrp_be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del>
    </w:p>
    <w:p w14:paraId="4130F4F5" w14:textId="72A895F0" w:rsidR="007F6DF8" w:rsidRPr="00C01EBE" w:rsidRDefault="00D30822" w:rsidP="007F6DF8">
      <w:pPr>
        <w:pStyle w:val="Caption"/>
        <w:rPr>
          <w:ins w:id="755" w:author="JPapp" w:date="2016-12-13T14:45:00Z"/>
          <w:i/>
          <w:iCs/>
          <w:color w:val="44546A"/>
          <w:lang w:val="en-NZ" w:eastAsia="en-US"/>
        </w:rPr>
      </w:pPr>
      <w:bookmarkStart w:id="756" w:name="_Ref455059618"/>
      <w:bookmarkStart w:id="757" w:name="_Toc455070247"/>
      <w:bookmarkStart w:id="758" w:name="_Toc469405591"/>
      <w:r w:rsidRPr="00D30822">
        <w:rPr>
          <w:i/>
          <w:iCs/>
          <w:color w:val="44546A"/>
          <w:sz w:val="18"/>
          <w:szCs w:val="18"/>
          <w:lang w:val="en-AU" w:eastAsia="en-US"/>
        </w:rPr>
        <w:t xml:space="preserve">Figure </w:t>
      </w:r>
      <w:r w:rsidRPr="00D30822">
        <w:rPr>
          <w:i/>
          <w:iCs/>
          <w:color w:val="44546A"/>
          <w:sz w:val="18"/>
          <w:szCs w:val="18"/>
          <w:lang w:val="en-AU" w:eastAsia="en-US"/>
        </w:rPr>
        <w:fldChar w:fldCharType="begin"/>
      </w:r>
      <w:r w:rsidRPr="00D30822">
        <w:rPr>
          <w:i/>
          <w:iCs/>
          <w:color w:val="44546A"/>
          <w:sz w:val="18"/>
          <w:szCs w:val="18"/>
          <w:lang w:val="en-AU" w:eastAsia="en-US"/>
        </w:rPr>
        <w:instrText xml:space="preserve"> SEQ Figure \* ARABIC </w:instrText>
      </w:r>
      <w:r w:rsidRPr="00D30822">
        <w:rPr>
          <w:i/>
          <w:iCs/>
          <w:color w:val="44546A"/>
          <w:sz w:val="18"/>
          <w:szCs w:val="18"/>
          <w:lang w:val="en-AU" w:eastAsia="en-US"/>
        </w:rPr>
        <w:fldChar w:fldCharType="separate"/>
      </w:r>
      <w:r w:rsidR="00A5526B">
        <w:rPr>
          <w:i/>
          <w:iCs/>
          <w:noProof/>
          <w:color w:val="44546A"/>
          <w:sz w:val="18"/>
          <w:szCs w:val="18"/>
          <w:lang w:val="en-AU" w:eastAsia="en-US"/>
        </w:rPr>
        <w:t>14</w:t>
      </w:r>
      <w:r w:rsidRPr="00D30822">
        <w:rPr>
          <w:i/>
          <w:iCs/>
          <w:color w:val="44546A"/>
          <w:sz w:val="18"/>
          <w:szCs w:val="18"/>
          <w:lang w:val="en-AU" w:eastAsia="en-US"/>
        </w:rPr>
        <w:fldChar w:fldCharType="end"/>
      </w:r>
      <w:bookmarkEnd w:id="756"/>
      <w:r w:rsidRPr="00D30822">
        <w:rPr>
          <w:i/>
          <w:iCs/>
          <w:color w:val="44546A"/>
          <w:sz w:val="18"/>
          <w:szCs w:val="18"/>
          <w:lang w:val="en-AU" w:eastAsia="en-US"/>
        </w:rPr>
        <w:t xml:space="preserve">: Beanplots for </w:t>
      </w:r>
      <w:ins w:id="759" w:author="JPapp" w:date="2016-12-13T14:45:00Z">
        <w:r w:rsidR="007F6DF8">
          <w:t>region 1 of regional structure A3 showing number of sets versus covariate by cluster for Japanese (top), Korean (middle) and Taiwanese (bottom) effort. The horizontal bars indicate the medians.</w:t>
        </w:r>
        <w:bookmarkEnd w:id="757"/>
        <w:bookmarkEnd w:id="758"/>
        <w:r w:rsidR="007F6DF8">
          <w:t xml:space="preserve"> </w:t>
        </w:r>
      </w:ins>
    </w:p>
    <w:p w14:paraId="46E4528C" w14:textId="3909F70E" w:rsidR="007F6DF8" w:rsidRDefault="00C63CEB" w:rsidP="00852448">
      <w:pPr>
        <w:spacing w:after="200"/>
        <w:rPr>
          <w:ins w:id="760" w:author="JPapp" w:date="2016-12-13T14:45:00Z"/>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ins w:id="761" w:author="JPapp" w:date="2016-12-13T14:45:00Z">
        <w:r w:rsidRPr="00C01EBE">
          <w:rPr>
            <w:i/>
            <w:iCs/>
            <w:noProof/>
            <w:color w:val="44546A"/>
            <w:sz w:val="18"/>
            <w:szCs w:val="18"/>
            <w:lang w:val="en-NZ" w:eastAsia="en-NZ"/>
          </w:rPr>
          <w:drawing>
            <wp:inline distT="0" distB="0" distL="0" distR="0" wp14:anchorId="09D8E0F2" wp14:editId="0C8C63EE">
              <wp:extent cx="4154400" cy="2725200"/>
              <wp:effectExtent l="0" t="0" r="0" b="0"/>
              <wp:docPr id="7" name="Picture 7" descr="C:\Users\simon_000\Google Drive\Consulting\IOTC\2016_CPUE\JP\clustering\JP_regA3_2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simon_000\Google Drive\Consulting\IOTC\2016_CPUE\JP\clustering\JP_regA3_2_lbid_mon_beanplots_spCLcomphcltrp.png"/>
                      <pic:cNvPicPr>
                        <a:picLocks noChangeAspect="1" noChangeArrowheads="1"/>
                      </pic:cNvPicPr>
                    </pic:nvPicPr>
                    <pic:blipFill rotWithShape="1">
                      <a:blip r:embed="rId55">
                        <a:extLst>
                          <a:ext uri="{28A0092B-C50C-407E-A947-70E740481C1C}">
                            <a14:useLocalDpi xmlns:a14="http://schemas.microsoft.com/office/drawing/2010/main" val="0"/>
                          </a:ext>
                        </a:extLst>
                      </a:blip>
                      <a:srcRect b="1764"/>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i/>
            <w:iCs/>
            <w:noProof/>
            <w:color w:val="44546A"/>
            <w:sz w:val="18"/>
            <w:szCs w:val="18"/>
            <w:lang w:val="en-NZ" w:eastAsia="en-NZ"/>
          </w:rPr>
          <w:drawing>
            <wp:inline distT="0" distB="0" distL="0" distR="0" wp14:anchorId="03D86477" wp14:editId="3586B9A3">
              <wp:extent cx="4154400" cy="2725200"/>
              <wp:effectExtent l="0" t="0" r="0" b="0"/>
              <wp:docPr id="8" name="Picture 8" descr="C:\Users\simon_000\Google Drive\Consulting\IOTC\2016_CPUE\KR\clustering\KR_regA3_2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simon_000\Google Drive\Consulting\IOTC\2016_CPUE\KR\clustering\KR_regA3_2_tripidmon_beanplots_spCLcomphcltrp.png"/>
                      <pic:cNvPicPr>
                        <a:picLocks noChangeAspect="1" noChangeArrowheads="1"/>
                      </pic:cNvPicPr>
                    </pic:nvPicPr>
                    <pic:blipFill rotWithShape="1">
                      <a:blip r:embed="rId57">
                        <a:extLst>
                          <a:ext uri="{28A0092B-C50C-407E-A947-70E740481C1C}">
                            <a14:useLocalDpi xmlns:a14="http://schemas.microsoft.com/office/drawing/2010/main" val="0"/>
                          </a:ext>
                        </a:extLst>
                      </a:blip>
                      <a:srcRect b="1199"/>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007F6DF8" w:rsidRPr="007F6DF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t xml:space="preserve"> </w:t>
        </w:r>
        <w:r w:rsidR="007F6DF8"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50CDCE7D" wp14:editId="7E12E276">
              <wp:extent cx="4154400" cy="2725200"/>
              <wp:effectExtent l="0" t="0" r="0" b="0"/>
              <wp:docPr id="9" name="Picture 9" descr="C:\Users\simon_000\Google Drive\Consulting\IOTC\2016_CPUE\TW\clustering\TW_regA3_2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simon_000\Google Drive\Consulting\IOTC\2016_CPUE\TW\clustering\TW_regA3_2_tripidmon_beanplots_spCLcomphcltrp.png"/>
                      <pic:cNvPicPr>
                        <a:picLocks noChangeAspect="1" noChangeArrowheads="1"/>
                      </pic:cNvPicPr>
                    </pic:nvPicPr>
                    <pic:blipFill rotWithShape="1">
                      <a:blip r:embed="rId59">
                        <a:extLst>
                          <a:ext uri="{28A0092B-C50C-407E-A947-70E740481C1C}">
                            <a14:useLocalDpi xmlns:a14="http://schemas.microsoft.com/office/drawing/2010/main" val="0"/>
                          </a:ext>
                        </a:extLst>
                      </a:blip>
                      <a:srcRect b="1482"/>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5720FDA4" w14:textId="66747613" w:rsidR="00D30822" w:rsidRDefault="007F6DF8" w:rsidP="00D30822">
      <w:pPr>
        <w:spacing w:after="200"/>
        <w:rPr>
          <w:i/>
          <w:iCs/>
          <w:color w:val="44546A"/>
          <w:sz w:val="18"/>
          <w:szCs w:val="18"/>
          <w:lang w:val="en-AU" w:eastAsia="en-US"/>
        </w:rPr>
      </w:pPr>
      <w:bookmarkStart w:id="762" w:name="_Ref455059345"/>
      <w:bookmarkStart w:id="763" w:name="_Toc455070248"/>
      <w:bookmarkStart w:id="764" w:name="_Toc469405592"/>
      <w:ins w:id="765" w:author="JPapp" w:date="2016-12-13T14:45:00Z">
        <w:r>
          <w:lastRenderedPageBreak/>
          <w:t xml:space="preserve">Figure </w:t>
        </w:r>
        <w:r w:rsidR="00F11231">
          <w:fldChar w:fldCharType="begin"/>
        </w:r>
        <w:r w:rsidR="00F11231">
          <w:instrText xml:space="preserve"> SEQ Figure \* ARABIC </w:instrText>
        </w:r>
        <w:r w:rsidR="00F11231">
          <w:fldChar w:fldCharType="separate"/>
        </w:r>
      </w:ins>
      <w:r w:rsidR="00A5526B">
        <w:rPr>
          <w:noProof/>
        </w:rPr>
        <w:t>15</w:t>
      </w:r>
      <w:ins w:id="766" w:author="JPapp" w:date="2016-12-13T14:45:00Z">
        <w:r w:rsidR="00F11231">
          <w:rPr>
            <w:noProof/>
          </w:rPr>
          <w:fldChar w:fldCharType="end"/>
        </w:r>
        <w:bookmarkEnd w:id="762"/>
        <w:r>
          <w:t xml:space="preserve">: Beanplots for </w:t>
        </w:r>
      </w:ins>
      <w:del w:id="767" w:author="JPapp" w:date="2016-12-13T14:45:00Z">
        <w:r w:rsidR="00D30822">
          <w:rPr>
            <w:i/>
            <w:iCs/>
            <w:color w:val="44546A"/>
            <w:sz w:val="18"/>
            <w:szCs w:val="18"/>
            <w:lang w:val="en-AU" w:eastAsia="en-US"/>
          </w:rPr>
          <w:delText xml:space="preserve">albacore </w:delText>
        </w:r>
      </w:del>
      <w:r w:rsidR="00D30822" w:rsidRPr="00D30822">
        <w:rPr>
          <w:i/>
          <w:iCs/>
          <w:color w:val="44546A"/>
          <w:sz w:val="18"/>
          <w:szCs w:val="18"/>
          <w:lang w:val="en-AU" w:eastAsia="en-US"/>
        </w:rPr>
        <w:t xml:space="preserve">region </w:t>
      </w:r>
      <w:r w:rsidR="00D30822">
        <w:rPr>
          <w:i/>
          <w:iCs/>
          <w:color w:val="44546A"/>
          <w:sz w:val="18"/>
          <w:szCs w:val="18"/>
          <w:lang w:val="en-AU" w:eastAsia="en-US"/>
        </w:rPr>
        <w:t>2</w:t>
      </w:r>
      <w:r w:rsidR="00D30822" w:rsidRPr="00D30822">
        <w:rPr>
          <w:i/>
          <w:iCs/>
          <w:color w:val="44546A"/>
          <w:sz w:val="18"/>
          <w:szCs w:val="18"/>
          <w:lang w:val="en-AU" w:eastAsia="en-US"/>
        </w:rPr>
        <w:t xml:space="preserve"> </w:t>
      </w:r>
      <w:ins w:id="768" w:author="JPapp" w:date="2016-12-13T14:45:00Z">
        <w:r>
          <w:t>of regional structure A3</w:t>
        </w:r>
      </w:ins>
      <w:del w:id="769" w:author="JPapp" w:date="2016-12-13T14:45:00Z">
        <w:r w:rsidR="00D30822" w:rsidRPr="00D30822">
          <w:rPr>
            <w:i/>
            <w:iCs/>
            <w:color w:val="44546A"/>
            <w:sz w:val="18"/>
            <w:szCs w:val="18"/>
            <w:lang w:val="en-AU" w:eastAsia="en-US"/>
          </w:rPr>
          <w:delText>(</w:delText>
        </w:r>
        <w:r w:rsidR="00D30822">
          <w:rPr>
            <w:i/>
            <w:iCs/>
            <w:color w:val="44546A"/>
            <w:sz w:val="18"/>
            <w:szCs w:val="18"/>
            <w:lang w:val="en-AU" w:eastAsia="en-US"/>
          </w:rPr>
          <w:delText>north eastern</w:delText>
        </w:r>
        <w:r w:rsidR="00D30822" w:rsidRPr="00D30822">
          <w:rPr>
            <w:i/>
            <w:iCs/>
            <w:color w:val="44546A"/>
            <w:sz w:val="18"/>
            <w:szCs w:val="18"/>
            <w:lang w:val="en-AU" w:eastAsia="en-US"/>
          </w:rPr>
          <w:delText>)</w:delText>
        </w:r>
      </w:del>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del w:id="770" w:author="JPapp" w:date="2016-12-13T14:45:00Z">
        <w:r w:rsidR="00D30822">
          <w:rPr>
            <w:i/>
            <w:iCs/>
            <w:color w:val="44546A"/>
            <w:sz w:val="18"/>
            <w:szCs w:val="18"/>
            <w:lang w:val="en-AU" w:eastAsia="en-US"/>
          </w:rPr>
          <w:delText xml:space="preserve">on the left and </w:delText>
        </w:r>
        <w:r w:rsidR="00D30822" w:rsidRPr="00D30822">
          <w:rPr>
            <w:i/>
            <w:iCs/>
            <w:color w:val="44546A"/>
            <w:sz w:val="18"/>
            <w:szCs w:val="18"/>
            <w:lang w:val="en-AU" w:eastAsia="en-US"/>
          </w:rPr>
          <w:delText xml:space="preserve">number of sets versus covariate on the right, </w:delText>
        </w:r>
      </w:del>
      <w:r w:rsidR="00D30822" w:rsidRPr="00D30822">
        <w:rPr>
          <w:i/>
          <w:iCs/>
          <w:color w:val="44546A"/>
          <w:sz w:val="18"/>
          <w:szCs w:val="18"/>
          <w:lang w:val="en-AU" w:eastAsia="en-US"/>
        </w:rPr>
        <w:t>for Japanese (top), Korean (middle) and Taiwanese (bottom) effort. The horizontal bars indicate the medians.</w:t>
      </w:r>
      <w:bookmarkEnd w:id="763"/>
      <w:bookmarkEnd w:id="764"/>
    </w:p>
    <w:p w14:paraId="30A9D0B6" w14:textId="3A7EEACC" w:rsidR="00F970E3" w:rsidRDefault="00F970E3" w:rsidP="00852448">
      <w:pPr>
        <w:spacing w:after="200"/>
        <w:rPr>
          <w:i/>
          <w:iCs/>
          <w:color w:val="44546A"/>
          <w:sz w:val="18"/>
          <w:szCs w:val="18"/>
          <w:lang w:val="en-AU" w:eastAsia="en-US"/>
        </w:rPr>
      </w:pPr>
    </w:p>
    <w:p w14:paraId="4360DB49" w14:textId="499E42A1" w:rsidR="00C63CEB" w:rsidRDefault="001B36DE" w:rsidP="00852448">
      <w:pPr>
        <w:spacing w:after="200"/>
        <w:rPr>
          <w:ins w:id="771" w:author="JPapp" w:date="2016-12-13T14:45:00Z"/>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ins w:id="772" w:author="JPapp" w:date="2016-12-13T14:45:00Z">
        <w:r w:rsidRPr="00C01EBE">
          <w:rPr>
            <w:i/>
            <w:iCs/>
            <w:noProof/>
            <w:color w:val="44546A"/>
            <w:sz w:val="18"/>
            <w:szCs w:val="18"/>
            <w:lang w:val="en-NZ" w:eastAsia="en-NZ"/>
          </w:rPr>
          <w:lastRenderedPageBreak/>
          <w:drawing>
            <wp:inline distT="0" distB="0" distL="0" distR="0" wp14:anchorId="576F0470" wp14:editId="590A1062">
              <wp:extent cx="4154400" cy="2725200"/>
              <wp:effectExtent l="0" t="0" r="0" b="0"/>
              <wp:docPr id="10" name="Picture 10" descr="C:\Users\simon_000\Google Drive\Consulting\IOTC\2016_CPUE\JP\clustering\JP_regA3_2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simon_000\Google Drive\Consulting\IOTC\2016_CPUE\JP\clustering\JP_regA3_2_lbid_mon_boxplots_CLhcltrp_be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00C63CEB" w:rsidRPr="00C01EBE">
          <w:rPr>
            <w:i/>
            <w:iCs/>
            <w:noProof/>
            <w:color w:val="44546A"/>
            <w:sz w:val="18"/>
            <w:szCs w:val="18"/>
            <w:lang w:val="en-NZ" w:eastAsia="en-NZ"/>
          </w:rPr>
          <w:drawing>
            <wp:inline distT="0" distB="0" distL="0" distR="0" wp14:anchorId="1F92E6F9" wp14:editId="160A5A44">
              <wp:extent cx="4154400" cy="2725200"/>
              <wp:effectExtent l="0" t="0" r="0" b="0"/>
              <wp:docPr id="11" name="Picture 11" descr="C:\Users\simon_000\Google Drive\Consulting\IOTC\2016_CPUE\KR\clustering\KR_regA3_2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simon_000\Google Drive\Consulting\IOTC\2016_CPUE\KR\clustering\KR_regA3_2_tripidmon_boxplots_CLhcltrp_bea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00C63CEB"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007F6DF8" w:rsidRPr="007F6DF8">
          <w:rPr>
            <w:i/>
            <w:iCs/>
            <w:noProof/>
            <w:color w:val="44546A"/>
            <w:sz w:val="18"/>
            <w:szCs w:val="18"/>
            <w:lang w:val="en-NZ" w:eastAsia="en-NZ"/>
          </w:rPr>
          <w:t xml:space="preserve"> </w:t>
        </w:r>
        <w:r w:rsidR="00C63CEB"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0F9936CB" wp14:editId="23D9D295">
              <wp:extent cx="4154400" cy="2725200"/>
              <wp:effectExtent l="0" t="0" r="0" b="0"/>
              <wp:docPr id="12" name="Picture 12" descr="C:\Users\simon_000\Google Drive\Consulting\IOTC\2016_CPUE\TW\clustering\TW_regA3_2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simon_000\Google Drive\Consulting\IOTC\2016_CPUE\TW\clustering\TW_regA3_2_tripidmon_boxplots_CLhcltrp_bea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ins>
    </w:p>
    <w:p w14:paraId="32025B4B" w14:textId="166F7BE8" w:rsidR="00F970E3" w:rsidRDefault="00F970E3" w:rsidP="00852448">
      <w:pPr>
        <w:spacing w:after="200"/>
        <w:rPr>
          <w:del w:id="773" w:author="JPapp" w:date="2016-12-13T14:45:00Z"/>
          <w:i/>
          <w:iCs/>
          <w:color w:val="44546A"/>
          <w:sz w:val="18"/>
          <w:szCs w:val="18"/>
          <w:lang w:val="en-AU" w:eastAsia="en-US"/>
        </w:rPr>
      </w:pPr>
    </w:p>
    <w:p w14:paraId="4DF1378A" w14:textId="3D464701" w:rsidR="00C63CEB" w:rsidRDefault="00C63CEB" w:rsidP="00852448">
      <w:pPr>
        <w:spacing w:after="200"/>
        <w:rPr>
          <w:del w:id="774" w:author="JPapp" w:date="2016-12-13T14:45:00Z"/>
          <w:i/>
          <w:iCs/>
          <w:color w:val="44546A"/>
          <w:sz w:val="18"/>
          <w:szCs w:val="18"/>
          <w:lang w:val="en-AU" w:eastAsia="en-US"/>
        </w:rPr>
      </w:pPr>
    </w:p>
    <w:p w14:paraId="59DB9C31" w14:textId="77777777" w:rsidR="00077038" w:rsidRDefault="00C63CEB" w:rsidP="00077038">
      <w:pPr>
        <w:keepNext/>
        <w:spacing w:after="200"/>
        <w:rPr>
          <w:del w:id="775" w:author="JPapp" w:date="2016-12-13T14:45:00Z"/>
        </w:rPr>
      </w:pPr>
      <w:del w:id="776" w:author="JPapp" w:date="2016-12-13T14:45:00Z">
        <w:r w:rsidRPr="00C63CEB">
          <w:rPr>
            <w:i/>
            <w:iCs/>
            <w:noProof/>
            <w:color w:val="44546A"/>
            <w:sz w:val="18"/>
            <w:szCs w:val="18"/>
            <w:lang w:val="en-NZ" w:eastAsia="en-NZ"/>
          </w:rPr>
          <w:drawing>
            <wp:inline distT="0" distB="0" distL="0" distR="0" wp14:anchorId="3F1073A3" wp14:editId="209CA2C3">
              <wp:extent cx="2840400" cy="1893600"/>
              <wp:effectExtent l="0" t="0" r="0" b="0"/>
              <wp:docPr id="557" name="Picture 557" descr="C:\Users\simon_000\Google Drive\Consulting\IOTC\2016_CPUE\JP\clustering\JP_regA3_3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imon_000\Google Drive\Consulting\IOTC\2016_CPUE\JP\clustering\JP_regA3_3_lbid_mon_beanplots_spCLcomphcltr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i/>
            <w:iCs/>
            <w:noProof/>
            <w:color w:val="44546A"/>
            <w:sz w:val="18"/>
            <w:szCs w:val="18"/>
            <w:lang w:val="en-NZ" w:eastAsia="en-NZ"/>
          </w:rPr>
          <w:drawing>
            <wp:inline distT="0" distB="0" distL="0" distR="0" wp14:anchorId="75310343" wp14:editId="2128BD67">
              <wp:extent cx="2840400" cy="1893600"/>
              <wp:effectExtent l="0" t="0" r="0" b="0"/>
              <wp:docPr id="558" name="Picture 558" descr="C:\Users\simon_000\Google Drive\Consulting\IOTC\2016_CPUE\JP\clustering\JP_regA3_3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imon_000\Google Drive\Consulting\IOTC\2016_CPUE\JP\clustering\JP_regA3_3_lbid_mon_boxplots_CLhcltrp_be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C63CEB">
          <w:rPr>
            <w:i/>
            <w:iCs/>
            <w:noProof/>
            <w:color w:val="44546A"/>
            <w:sz w:val="18"/>
            <w:szCs w:val="18"/>
            <w:lang w:val="en-NZ" w:eastAsia="en-NZ"/>
          </w:rPr>
          <w:drawing>
            <wp:inline distT="0" distB="0" distL="0" distR="0" wp14:anchorId="45663156" wp14:editId="60C084F1">
              <wp:extent cx="2840400" cy="1893600"/>
              <wp:effectExtent l="0" t="0" r="0" b="0"/>
              <wp:docPr id="559" name="Picture 559" descr="C:\Users\simon_000\Google Drive\Consulting\IOTC\2016_CPUE\KR\clustering\KR_regA3_3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imon_000\Google Drive\Consulting\IOTC\2016_CPUE\KR\clustering\KR_regA3_3_tripidmon_beanplots_spCLcomphcltr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i/>
            <w:iCs/>
            <w:noProof/>
            <w:color w:val="44546A"/>
            <w:sz w:val="18"/>
            <w:szCs w:val="18"/>
            <w:lang w:val="en-NZ" w:eastAsia="en-NZ"/>
          </w:rPr>
          <w:drawing>
            <wp:inline distT="0" distB="0" distL="0" distR="0" wp14:anchorId="7C7F8DD3" wp14:editId="1EB44931">
              <wp:extent cx="2840400" cy="1893600"/>
              <wp:effectExtent l="0" t="0" r="0" b="0"/>
              <wp:docPr id="560" name="Picture 560" descr="C:\Users\simon_000\Google Drive\Consulting\IOTC\2016_CPUE\KR\clustering\KR_regA3_3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imon_000\Google Drive\Consulting\IOTC\2016_CPUE\KR\clustering\KR_regA3_3_tripidmon_boxplots_CLhcltrp_bea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FE24B28" wp14:editId="6538750B">
              <wp:extent cx="2840400" cy="1893600"/>
              <wp:effectExtent l="0" t="0" r="0" b="0"/>
              <wp:docPr id="561" name="Picture 561" descr="C:\Users\simon_000\Google Drive\Consulting\IOTC\2016_CPUE\TW\clustering\TW_regA3_3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imon_000\Google Drive\Consulting\IOTC\2016_CPUE\TW\clustering\TW_regA3_3_tripidmon_beanplots_spCLcomphcltr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676A1E90" wp14:editId="3BB89BE6">
              <wp:extent cx="2840400" cy="1893600"/>
              <wp:effectExtent l="0" t="0" r="0" b="0"/>
              <wp:docPr id="562" name="Picture 562" descr="C:\Users\simon_000\Google Drive\Consulting\IOTC\2016_CPUE\TW\clustering\TW_regA3_3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imon_000\Google Drive\Consulting\IOTC\2016_CPUE\TW\clustering\TW_regA3_3_tripidmon_boxplots_CLhcltrp_be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del>
    </w:p>
    <w:p w14:paraId="1AD95DDC" w14:textId="4C42A5A1" w:rsidR="00F1736C" w:rsidRPr="00C01EBE" w:rsidRDefault="00D30822" w:rsidP="00F1736C">
      <w:pPr>
        <w:pStyle w:val="Caption"/>
        <w:rPr>
          <w:ins w:id="777" w:author="JPapp" w:date="2016-12-13T14:45:00Z"/>
          <w:i/>
          <w:iCs/>
          <w:color w:val="44546A"/>
          <w:lang w:val="en-NZ" w:eastAsia="en-US"/>
        </w:rPr>
      </w:pPr>
      <w:bookmarkStart w:id="778" w:name="_Ref455060171"/>
      <w:bookmarkStart w:id="779" w:name="_Toc455070249"/>
      <w:bookmarkStart w:id="780" w:name="_Toc469405593"/>
      <w:r w:rsidRPr="00D30822">
        <w:rPr>
          <w:i/>
          <w:iCs/>
          <w:color w:val="44546A"/>
          <w:sz w:val="18"/>
          <w:szCs w:val="18"/>
          <w:lang w:val="en-AU" w:eastAsia="en-US"/>
        </w:rPr>
        <w:t xml:space="preserve">Figure </w:t>
      </w:r>
      <w:r w:rsidRPr="00D30822">
        <w:rPr>
          <w:i/>
          <w:iCs/>
          <w:color w:val="44546A"/>
          <w:sz w:val="18"/>
          <w:szCs w:val="18"/>
          <w:lang w:val="en-AU" w:eastAsia="en-US"/>
        </w:rPr>
        <w:fldChar w:fldCharType="begin"/>
      </w:r>
      <w:r w:rsidRPr="00D30822">
        <w:rPr>
          <w:i/>
          <w:iCs/>
          <w:color w:val="44546A"/>
          <w:sz w:val="18"/>
          <w:szCs w:val="18"/>
          <w:lang w:val="en-AU" w:eastAsia="en-US"/>
        </w:rPr>
        <w:instrText xml:space="preserve"> SEQ Figure \* ARABIC </w:instrText>
      </w:r>
      <w:r w:rsidRPr="00D30822">
        <w:rPr>
          <w:i/>
          <w:iCs/>
          <w:color w:val="44546A"/>
          <w:sz w:val="18"/>
          <w:szCs w:val="18"/>
          <w:lang w:val="en-AU" w:eastAsia="en-US"/>
        </w:rPr>
        <w:fldChar w:fldCharType="separate"/>
      </w:r>
      <w:r w:rsidR="00A5526B">
        <w:rPr>
          <w:i/>
          <w:iCs/>
          <w:noProof/>
          <w:color w:val="44546A"/>
          <w:sz w:val="18"/>
          <w:szCs w:val="18"/>
          <w:lang w:val="en-AU" w:eastAsia="en-US"/>
        </w:rPr>
        <w:t>16</w:t>
      </w:r>
      <w:r w:rsidRPr="00D30822">
        <w:rPr>
          <w:i/>
          <w:iCs/>
          <w:color w:val="44546A"/>
          <w:sz w:val="18"/>
          <w:szCs w:val="18"/>
          <w:lang w:val="en-AU" w:eastAsia="en-US"/>
        </w:rPr>
        <w:fldChar w:fldCharType="end"/>
      </w:r>
      <w:bookmarkEnd w:id="778"/>
      <w:ins w:id="781" w:author="JPapp" w:date="2016-12-13T14:45:00Z">
        <w:r w:rsidR="00F1736C">
          <w:t>: Beanplots for region 2 of regional structure A3 showing number of se</w:t>
        </w:r>
        <w:r w:rsidR="00AA038D">
          <w:t>ts versus covariate by cluster</w:t>
        </w:r>
        <w:r w:rsidR="00F1736C">
          <w:t xml:space="preserve"> for Japanese (top), Korean (middle) and Taiwanese (bottom) effort. </w:t>
        </w:r>
        <w:r w:rsidR="00AA038D">
          <w:t>The horizontal bars indicate the medians.</w:t>
        </w:r>
        <w:bookmarkEnd w:id="779"/>
        <w:bookmarkEnd w:id="780"/>
      </w:ins>
    </w:p>
    <w:p w14:paraId="4C1EC74E" w14:textId="4016E054" w:rsidR="00C63CEB" w:rsidRDefault="00C63CEB" w:rsidP="00852448">
      <w:pPr>
        <w:spacing w:after="200"/>
        <w:rPr>
          <w:ins w:id="782" w:author="JPapp" w:date="2016-12-13T14:45:00Z"/>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ins w:id="783" w:author="JPapp" w:date="2016-12-13T14:45:00Z">
        <w:r w:rsidRPr="00C01EBE">
          <w:rPr>
            <w:i/>
            <w:iCs/>
            <w:noProof/>
            <w:color w:val="44546A"/>
            <w:sz w:val="18"/>
            <w:szCs w:val="18"/>
            <w:lang w:val="en-NZ" w:eastAsia="en-NZ"/>
          </w:rPr>
          <w:drawing>
            <wp:inline distT="0" distB="0" distL="0" distR="0" wp14:anchorId="3F1073A3" wp14:editId="1BF41694">
              <wp:extent cx="4154400" cy="2725200"/>
              <wp:effectExtent l="0" t="0" r="0" b="0"/>
              <wp:docPr id="13" name="Picture 13" descr="C:\Users\simon_000\Google Drive\Consulting\IOTC\2016_CPUE\JP\clustering\JP_regA3_3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simon_000\Google Drive\Consulting\IOTC\2016_CPUE\JP\clustering\JP_regA3_3_lbid_mon_beanplots_spCLcomphcltrp.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i/>
            <w:iCs/>
            <w:noProof/>
            <w:color w:val="44546A"/>
            <w:sz w:val="18"/>
            <w:szCs w:val="18"/>
            <w:lang w:val="en-NZ" w:eastAsia="en-NZ"/>
          </w:rPr>
          <w:drawing>
            <wp:inline distT="0" distB="0" distL="0" distR="0" wp14:anchorId="45663156" wp14:editId="32DE79D1">
              <wp:extent cx="4154400" cy="2725200"/>
              <wp:effectExtent l="0" t="0" r="0" b="0"/>
              <wp:docPr id="14" name="Picture 14" descr="C:\Users\simon_000\Google Drive\Consulting\IOTC\2016_CPUE\KR\clustering\KR_regA3_3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simon_000\Google Drive\Consulting\IOTC\2016_CPUE\KR\clustering\KR_regA3_3_tripidmon_beanplots_spCLcomphcltrp.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FE24B28" wp14:editId="6FB2A12F">
              <wp:extent cx="4154400" cy="2725200"/>
              <wp:effectExtent l="0" t="0" r="0" b="0"/>
              <wp:docPr id="15" name="Picture 15" descr="C:\Users\simon_000\Google Drive\Consulting\IOTC\2016_CPUE\TW\clustering\TW_regA3_3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simon_000\Google Drive\Consulting\IOTC\2016_CPUE\TW\clustering\TW_regA3_3_tripidmon_beanplots_spCLcomphcltrp.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ins>
    </w:p>
    <w:p w14:paraId="23EBAF3D" w14:textId="2D79EA90" w:rsidR="00D30822" w:rsidRDefault="007F6DF8" w:rsidP="00D30822">
      <w:pPr>
        <w:spacing w:after="200"/>
        <w:rPr>
          <w:i/>
          <w:iCs/>
          <w:color w:val="44546A"/>
          <w:sz w:val="18"/>
          <w:szCs w:val="18"/>
          <w:lang w:val="en-AU" w:eastAsia="en-US"/>
        </w:rPr>
      </w:pPr>
      <w:bookmarkStart w:id="784" w:name="_Ref455059371"/>
      <w:bookmarkStart w:id="785" w:name="_Toc455070250"/>
      <w:bookmarkStart w:id="786" w:name="_Toc469405594"/>
      <w:ins w:id="787" w:author="JPapp" w:date="2016-12-13T14:45:00Z">
        <w:r>
          <w:lastRenderedPageBreak/>
          <w:t xml:space="preserve">Figure </w:t>
        </w:r>
        <w:r w:rsidR="00F11231">
          <w:fldChar w:fldCharType="begin"/>
        </w:r>
        <w:r w:rsidR="00F11231">
          <w:instrText xml:space="preserve"> SEQ Figure \* ARABIC </w:instrText>
        </w:r>
        <w:r w:rsidR="00F11231">
          <w:fldChar w:fldCharType="separate"/>
        </w:r>
      </w:ins>
      <w:r w:rsidR="00A5526B">
        <w:rPr>
          <w:noProof/>
        </w:rPr>
        <w:t>17</w:t>
      </w:r>
      <w:ins w:id="788" w:author="JPapp" w:date="2016-12-13T14:45:00Z">
        <w:r w:rsidR="00F11231">
          <w:rPr>
            <w:noProof/>
          </w:rPr>
          <w:fldChar w:fldCharType="end"/>
        </w:r>
        <w:bookmarkEnd w:id="784"/>
        <w:r>
          <w:t>: Beanplots for</w:t>
        </w:r>
      </w:ins>
      <w:del w:id="789" w:author="JPapp" w:date="2016-12-13T14:45:00Z">
        <w:r w:rsidR="00D30822" w:rsidRPr="00D30822">
          <w:rPr>
            <w:i/>
            <w:iCs/>
            <w:color w:val="44546A"/>
            <w:sz w:val="18"/>
            <w:szCs w:val="18"/>
            <w:lang w:val="en-AU" w:eastAsia="en-US"/>
          </w:rPr>
          <w:delText xml:space="preserve">: Beanplots for </w:delText>
        </w:r>
        <w:r w:rsidR="00D30822">
          <w:rPr>
            <w:i/>
            <w:iCs/>
            <w:color w:val="44546A"/>
            <w:sz w:val="18"/>
            <w:szCs w:val="18"/>
            <w:lang w:val="en-AU" w:eastAsia="en-US"/>
          </w:rPr>
          <w:delText>albacore</w:delText>
        </w:r>
      </w:del>
      <w:r w:rsidR="00D30822">
        <w:rPr>
          <w:i/>
          <w:iCs/>
          <w:color w:val="44546A"/>
          <w:sz w:val="18"/>
          <w:szCs w:val="18"/>
          <w:lang w:val="en-AU" w:eastAsia="en-US"/>
        </w:rPr>
        <w:t xml:space="preserve"> </w:t>
      </w:r>
      <w:r w:rsidR="00D30822" w:rsidRPr="00D30822">
        <w:rPr>
          <w:i/>
          <w:iCs/>
          <w:color w:val="44546A"/>
          <w:sz w:val="18"/>
          <w:szCs w:val="18"/>
          <w:lang w:val="en-AU" w:eastAsia="en-US"/>
        </w:rPr>
        <w:t xml:space="preserve">region </w:t>
      </w:r>
      <w:r w:rsidR="00D30822">
        <w:rPr>
          <w:i/>
          <w:iCs/>
          <w:color w:val="44546A"/>
          <w:sz w:val="18"/>
          <w:szCs w:val="18"/>
          <w:lang w:val="en-AU" w:eastAsia="en-US"/>
        </w:rPr>
        <w:t>3</w:t>
      </w:r>
      <w:r w:rsidR="00D30822" w:rsidRPr="00D30822">
        <w:rPr>
          <w:i/>
          <w:iCs/>
          <w:color w:val="44546A"/>
          <w:sz w:val="18"/>
          <w:szCs w:val="18"/>
          <w:lang w:val="en-AU" w:eastAsia="en-US"/>
        </w:rPr>
        <w:t xml:space="preserve"> </w:t>
      </w:r>
      <w:ins w:id="790" w:author="JPapp" w:date="2016-12-13T14:45:00Z">
        <w:r>
          <w:t>of regional structure A3</w:t>
        </w:r>
      </w:ins>
      <w:del w:id="791" w:author="JPapp" w:date="2016-12-13T14:45:00Z">
        <w:r w:rsidR="00D30822" w:rsidRPr="00D30822">
          <w:rPr>
            <w:i/>
            <w:iCs/>
            <w:color w:val="44546A"/>
            <w:sz w:val="18"/>
            <w:szCs w:val="18"/>
            <w:lang w:val="en-AU" w:eastAsia="en-US"/>
          </w:rPr>
          <w:delText>(</w:delText>
        </w:r>
        <w:r w:rsidR="00D30822">
          <w:rPr>
            <w:i/>
            <w:iCs/>
            <w:color w:val="44546A"/>
            <w:sz w:val="18"/>
            <w:szCs w:val="18"/>
            <w:lang w:val="en-AU" w:eastAsia="en-US"/>
          </w:rPr>
          <w:delText xml:space="preserve">south </w:delText>
        </w:r>
        <w:r w:rsidR="00D30822" w:rsidRPr="00D30822">
          <w:rPr>
            <w:i/>
            <w:iCs/>
            <w:color w:val="44546A"/>
            <w:sz w:val="18"/>
            <w:szCs w:val="18"/>
            <w:lang w:val="en-AU" w:eastAsia="en-US"/>
          </w:rPr>
          <w:delText>western)</w:delText>
        </w:r>
      </w:del>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del w:id="792" w:author="JPapp" w:date="2016-12-13T14:45:00Z">
        <w:r w:rsidR="00D30822">
          <w:rPr>
            <w:i/>
            <w:iCs/>
            <w:color w:val="44546A"/>
            <w:sz w:val="18"/>
            <w:szCs w:val="18"/>
            <w:lang w:val="en-AU" w:eastAsia="en-US"/>
          </w:rPr>
          <w:delText xml:space="preserve">on the left and </w:delText>
        </w:r>
        <w:r w:rsidR="00D30822" w:rsidRPr="00D30822">
          <w:rPr>
            <w:i/>
            <w:iCs/>
            <w:color w:val="44546A"/>
            <w:sz w:val="18"/>
            <w:szCs w:val="18"/>
            <w:lang w:val="en-AU" w:eastAsia="en-US"/>
          </w:rPr>
          <w:delText xml:space="preserve">number of sets versus covariate on the right, </w:delText>
        </w:r>
      </w:del>
      <w:r w:rsidR="00D30822" w:rsidRPr="00D30822">
        <w:rPr>
          <w:i/>
          <w:iCs/>
          <w:color w:val="44546A"/>
          <w:sz w:val="18"/>
          <w:szCs w:val="18"/>
          <w:lang w:val="en-AU" w:eastAsia="en-US"/>
        </w:rPr>
        <w:t>for Japanese (top), Korean (middle) and Taiwanese (bottom) effort. The horizontal bars indicate the medians.</w:t>
      </w:r>
      <w:bookmarkEnd w:id="785"/>
      <w:bookmarkEnd w:id="786"/>
    </w:p>
    <w:p w14:paraId="3E057F2C" w14:textId="48A8CC3C" w:rsidR="00F1736C" w:rsidRDefault="007F6DF8" w:rsidP="00852448">
      <w:pPr>
        <w:spacing w:after="200"/>
        <w:rPr>
          <w:ins w:id="793" w:author="JPapp" w:date="2016-12-13T14:45:00Z"/>
          <w:i/>
          <w:iCs/>
          <w:color w:val="44546A"/>
          <w:sz w:val="18"/>
          <w:szCs w:val="18"/>
          <w:lang w:val="en-NZ" w:eastAsia="en-US"/>
        </w:rPr>
      </w:pPr>
      <w:ins w:id="794" w:author="JPapp" w:date="2016-12-13T14:45:00Z">
        <w:r w:rsidRPr="00C01EBE">
          <w:rPr>
            <w:i/>
            <w:iCs/>
            <w:noProof/>
            <w:color w:val="44546A"/>
            <w:sz w:val="18"/>
            <w:szCs w:val="18"/>
            <w:lang w:val="en-NZ" w:eastAsia="en-NZ"/>
          </w:rPr>
          <w:drawing>
            <wp:inline distT="0" distB="0" distL="0" distR="0" wp14:anchorId="0EAFEBD9" wp14:editId="496E3451">
              <wp:extent cx="4154400" cy="2725200"/>
              <wp:effectExtent l="0" t="0" r="0" b="0"/>
              <wp:docPr id="16" name="Picture 16" descr="C:\Users\simon_000\Google Drive\Consulting\IOTC\2016_CPUE\JP\clustering\JP_regA3_3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simon_000\Google Drive\Consulting\IOTC\2016_CPUE\JP\clustering\JP_regA3_3_lbid_mon_boxplots_CLhcltrp_bean.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i/>
            <w:iCs/>
            <w:noProof/>
            <w:color w:val="44546A"/>
            <w:sz w:val="18"/>
            <w:szCs w:val="18"/>
            <w:lang w:val="en-NZ" w:eastAsia="en-NZ"/>
          </w:rPr>
          <w:drawing>
            <wp:inline distT="0" distB="0" distL="0" distR="0" wp14:anchorId="0EF53707" wp14:editId="6B16169B">
              <wp:extent cx="4154400" cy="2725200"/>
              <wp:effectExtent l="0" t="0" r="0" b="0"/>
              <wp:docPr id="17" name="Picture 17" descr="C:\Users\simon_000\Google Drive\Consulting\IOTC\2016_CPUE\KR\clustering\KR_regA3_3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simon_000\Google Drive\Consulting\IOTC\2016_CPUE\KR\clustering\KR_regA3_3_tripidmon_boxplots_CLhcltrp_bean.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C11C9CB" wp14:editId="7EF72A13">
              <wp:extent cx="4154400" cy="2725200"/>
              <wp:effectExtent l="0" t="0" r="0" b="0"/>
              <wp:docPr id="18" name="Picture 18" descr="C:\Users\simon_000\Google Drive\Consulting\IOTC\2016_CPUE\TW\clustering\TW_regA3_3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simon_000\Google Drive\Consulting\IOTC\2016_CPUE\TW\clustering\TW_regA3_3_tripidmon_boxplots_CLhcltrp_bea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54400" cy="2725200"/>
                      </a:xfrm>
                      <a:prstGeom prst="rect">
                        <a:avLst/>
                      </a:prstGeom>
                      <a:noFill/>
                      <a:ln>
                        <a:noFill/>
                      </a:ln>
                    </pic:spPr>
                  </pic:pic>
                </a:graphicData>
              </a:graphic>
            </wp:inline>
          </w:drawing>
        </w:r>
      </w:ins>
    </w:p>
    <w:p w14:paraId="27ED942D" w14:textId="72AC43F6" w:rsidR="00C63CEB" w:rsidRDefault="00C63CEB" w:rsidP="00852448">
      <w:pPr>
        <w:spacing w:after="200" w:line="276" w:lineRule="auto"/>
        <w:rPr>
          <w:del w:id="795" w:author="JPapp" w:date="2016-12-13T14:45:00Z"/>
          <w:lang w:val="en-AU" w:eastAsia="en-US"/>
        </w:rPr>
      </w:pPr>
    </w:p>
    <w:p w14:paraId="32307AC8" w14:textId="77777777" w:rsidR="00077038" w:rsidRDefault="00C63CEB" w:rsidP="00077038">
      <w:pPr>
        <w:keepNext/>
        <w:spacing w:after="200" w:line="276" w:lineRule="auto"/>
        <w:rPr>
          <w:del w:id="796" w:author="JPapp" w:date="2016-12-13T14:45:00Z"/>
        </w:rPr>
      </w:pPr>
      <w:del w:id="797" w:author="JPapp" w:date="2016-12-13T14:45:00Z">
        <w:r w:rsidRPr="00C63CEB">
          <w:rPr>
            <w:noProof/>
            <w:lang w:val="en-NZ" w:eastAsia="en-NZ"/>
          </w:rPr>
          <w:drawing>
            <wp:inline distT="0" distB="0" distL="0" distR="0" wp14:anchorId="3E560554" wp14:editId="33C95452">
              <wp:extent cx="2840400" cy="1893600"/>
              <wp:effectExtent l="0" t="0" r="0" b="0"/>
              <wp:docPr id="563" name="Picture 563" descr="C:\Users\simon_000\Google Drive\Consulting\IOTC\2016_CPUE\JP\clustering\JP_regA3_4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imon_000\Google Drive\Consulting\IOTC\2016_CPUE\JP\clustering\JP_regA3_4_lbid_mon_beanplots_spCLcomphcltrp.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noProof/>
            <w:lang w:val="en-NZ" w:eastAsia="en-NZ"/>
          </w:rPr>
          <w:drawing>
            <wp:inline distT="0" distB="0" distL="0" distR="0" wp14:anchorId="05173D2A" wp14:editId="244E056B">
              <wp:extent cx="2840400" cy="1893600"/>
              <wp:effectExtent l="0" t="0" r="0" b="0"/>
              <wp:docPr id="564" name="Picture 564" descr="C:\Users\simon_000\Google Drive\Consulting\IOTC\2016_CPUE\JP\clustering\JP_regA3_4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imon_000\Google Drive\Consulting\IOTC\2016_CPUE\JP\clustering\JP_regA3_4_lbid_mon_boxplots_CLhcltrp_bea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C63CEB">
          <w:rPr>
            <w:noProof/>
            <w:lang w:val="en-NZ" w:eastAsia="en-NZ"/>
          </w:rPr>
          <w:drawing>
            <wp:inline distT="0" distB="0" distL="0" distR="0" wp14:anchorId="0C9AC5DB" wp14:editId="2FE1A928">
              <wp:extent cx="2840400" cy="1893600"/>
              <wp:effectExtent l="0" t="0" r="0" b="0"/>
              <wp:docPr id="565" name="Picture 565" descr="C:\Users\simon_000\Google Drive\Consulting\IOTC\2016_CPUE\KR\clustering\KR_regA3_4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imon_000\Google Drive\Consulting\IOTC\2016_CPUE\KR\clustering\KR_regA3_4_tripidmon_beanplots_spCLcomphcltr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noProof/>
            <w:lang w:val="en-NZ" w:eastAsia="en-NZ"/>
          </w:rPr>
          <w:drawing>
            <wp:inline distT="0" distB="0" distL="0" distR="0" wp14:anchorId="28A51776" wp14:editId="36F72B12">
              <wp:extent cx="2840400" cy="1893600"/>
              <wp:effectExtent l="0" t="0" r="0" b="0"/>
              <wp:docPr id="566" name="Picture 566" descr="C:\Users\simon_000\Google Drive\Consulting\IOTC\2016_CPUE\KR\clustering\KR_regA3_4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imon_000\Google Drive\Consulting\IOTC\2016_CPUE\KR\clustering\KR_regA3_4_tripidmon_boxplots_CLhcltrp_bean.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delText xml:space="preserve"> </w:delText>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D55FCC7" wp14:editId="2BA0B11F">
              <wp:extent cx="2840400" cy="1893600"/>
              <wp:effectExtent l="0" t="0" r="0" b="0"/>
              <wp:docPr id="567" name="Picture 567" descr="C:\Users\simon_000\Google Drive\Consulting\IOTC\2016_CPUE\TW\clustering\TW_regA3_4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imon_000\Google Drive\Consulting\IOTC\2016_CPUE\TW\clustering\TW_regA3_4_tripidmon_beanplots_spCLcomphcltrp.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26CF3AD5" wp14:editId="3C135EC8">
              <wp:extent cx="2840400" cy="1893600"/>
              <wp:effectExtent l="0" t="0" r="0" b="0"/>
              <wp:docPr id="568" name="Picture 568" descr="C:\Users\simon_000\Google Drive\Consulting\IOTC\2016_CPUE\TW\clustering\TW_regA3_4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imon_000\Google Drive\Consulting\IOTC\2016_CPUE\TW\clustering\TW_regA3_4_tripidmon_boxplots_CLhcltrp_bea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40400" cy="1893600"/>
                      </a:xfrm>
                      <a:prstGeom prst="rect">
                        <a:avLst/>
                      </a:prstGeom>
                      <a:noFill/>
                      <a:ln>
                        <a:noFill/>
                      </a:ln>
                    </pic:spPr>
                  </pic:pic>
                </a:graphicData>
              </a:graphic>
            </wp:inline>
          </w:drawing>
        </w:r>
      </w:del>
    </w:p>
    <w:p w14:paraId="084FBBDD" w14:textId="46CB100F" w:rsidR="007F6DF8" w:rsidRPr="00C01EBE" w:rsidRDefault="00D30822" w:rsidP="007F6DF8">
      <w:pPr>
        <w:pStyle w:val="Caption"/>
        <w:rPr>
          <w:ins w:id="798" w:author="JPapp" w:date="2016-12-13T14:45:00Z"/>
          <w:i/>
          <w:iCs/>
          <w:color w:val="44546A"/>
          <w:lang w:val="en-NZ" w:eastAsia="en-US"/>
        </w:rPr>
      </w:pPr>
      <w:bookmarkStart w:id="799" w:name="_Ref455060086"/>
      <w:bookmarkStart w:id="800" w:name="_Toc455070251"/>
      <w:bookmarkStart w:id="801" w:name="_Toc469405595"/>
      <w:r w:rsidRPr="00D30822">
        <w:rPr>
          <w:i/>
          <w:iCs/>
          <w:color w:val="44546A"/>
          <w:sz w:val="18"/>
          <w:szCs w:val="18"/>
          <w:lang w:val="en-AU" w:eastAsia="en-US"/>
        </w:rPr>
        <w:t xml:space="preserve">Figure </w:t>
      </w:r>
      <w:r w:rsidRPr="00D30822">
        <w:rPr>
          <w:i/>
          <w:iCs/>
          <w:color w:val="44546A"/>
          <w:sz w:val="18"/>
          <w:szCs w:val="18"/>
          <w:lang w:val="en-AU" w:eastAsia="en-US"/>
        </w:rPr>
        <w:fldChar w:fldCharType="begin"/>
      </w:r>
      <w:r w:rsidRPr="00D30822">
        <w:rPr>
          <w:i/>
          <w:iCs/>
          <w:color w:val="44546A"/>
          <w:sz w:val="18"/>
          <w:szCs w:val="18"/>
          <w:lang w:val="en-AU" w:eastAsia="en-US"/>
        </w:rPr>
        <w:instrText xml:space="preserve"> SEQ Figure \* ARABIC </w:instrText>
      </w:r>
      <w:r w:rsidRPr="00D30822">
        <w:rPr>
          <w:i/>
          <w:iCs/>
          <w:color w:val="44546A"/>
          <w:sz w:val="18"/>
          <w:szCs w:val="18"/>
          <w:lang w:val="en-AU" w:eastAsia="en-US"/>
        </w:rPr>
        <w:fldChar w:fldCharType="separate"/>
      </w:r>
      <w:r w:rsidR="00A5526B">
        <w:rPr>
          <w:i/>
          <w:iCs/>
          <w:noProof/>
          <w:color w:val="44546A"/>
          <w:sz w:val="18"/>
          <w:szCs w:val="18"/>
          <w:lang w:val="en-AU" w:eastAsia="en-US"/>
        </w:rPr>
        <w:t>18</w:t>
      </w:r>
      <w:r w:rsidRPr="00D30822">
        <w:rPr>
          <w:i/>
          <w:iCs/>
          <w:color w:val="44546A"/>
          <w:sz w:val="18"/>
          <w:szCs w:val="18"/>
          <w:lang w:val="en-AU" w:eastAsia="en-US"/>
        </w:rPr>
        <w:fldChar w:fldCharType="end"/>
      </w:r>
      <w:bookmarkEnd w:id="799"/>
      <w:ins w:id="802" w:author="JPapp" w:date="2016-12-13T14:45:00Z">
        <w:r w:rsidR="007F6DF8">
          <w:t xml:space="preserve">: Beanplots for region 3 of regional structure A3 showing </w:t>
        </w:r>
        <w:r w:rsidR="00AA038D">
          <w:t>n</w:t>
        </w:r>
        <w:r w:rsidR="007F6DF8">
          <w:t>umber of se</w:t>
        </w:r>
        <w:r w:rsidR="00AA038D">
          <w:t>ts versus covariate by cluster</w:t>
        </w:r>
        <w:r w:rsidR="007F6DF8">
          <w:t xml:space="preserve"> for Japanese (top), Korean (middle) and Taiwanese (bottom) effort. </w:t>
        </w:r>
        <w:r w:rsidR="00AA038D">
          <w:t>The horizontal bars indicate the medians.</w:t>
        </w:r>
        <w:bookmarkEnd w:id="800"/>
        <w:bookmarkEnd w:id="801"/>
      </w:ins>
    </w:p>
    <w:p w14:paraId="55B82C2D" w14:textId="318FA914" w:rsidR="00C63CEB" w:rsidRDefault="00C63CEB" w:rsidP="00852448">
      <w:pPr>
        <w:spacing w:after="200" w:line="276" w:lineRule="auto"/>
        <w:rPr>
          <w:ins w:id="803" w:author="JPapp" w:date="2016-12-13T14:45:00Z"/>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ins w:id="804" w:author="JPapp" w:date="2016-12-13T14:45:00Z">
        <w:r w:rsidRPr="00C01EBE">
          <w:rPr>
            <w:noProof/>
            <w:lang w:val="en-NZ" w:eastAsia="en-NZ"/>
          </w:rPr>
          <w:drawing>
            <wp:inline distT="0" distB="0" distL="0" distR="0" wp14:anchorId="3E560554" wp14:editId="4644109D">
              <wp:extent cx="4045585" cy="2646218"/>
              <wp:effectExtent l="0" t="0" r="0" b="1905"/>
              <wp:docPr id="19" name="Picture 19" descr="C:\Users\simon_000\Google Drive\Consulting\IOTC\2016_CPUE\JP\clustering\JP_regA3_4_lbid_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imon_000\Google Drive\Consulting\IOTC\2016_CPUE\JP\clustering\JP_regA3_4_lbid_mon_beanplots_spCLcomphcltrp.png"/>
                      <pic:cNvPicPr>
                        <a:picLocks noChangeAspect="1" noChangeArrowheads="1"/>
                      </pic:cNvPicPr>
                    </pic:nvPicPr>
                    <pic:blipFill rotWithShape="1">
                      <a:blip r:embed="rId67">
                        <a:extLst>
                          <a:ext uri="{28A0092B-C50C-407E-A947-70E740481C1C}">
                            <a14:useLocalDpi xmlns:a14="http://schemas.microsoft.com/office/drawing/2010/main" val="0"/>
                          </a:ext>
                        </a:extLst>
                      </a:blip>
                      <a:srcRect t="-1" b="1841"/>
                      <a:stretch/>
                    </pic:blipFill>
                    <pic:spPr bwMode="auto">
                      <a:xfrm>
                        <a:off x="0" y="0"/>
                        <a:ext cx="4046400" cy="2646751"/>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noProof/>
            <w:lang w:val="en-NZ" w:eastAsia="en-NZ"/>
          </w:rPr>
          <w:drawing>
            <wp:inline distT="0" distB="0" distL="0" distR="0" wp14:anchorId="0C9AC5DB" wp14:editId="28347AC8">
              <wp:extent cx="4046115" cy="2653145"/>
              <wp:effectExtent l="0" t="0" r="0" b="0"/>
              <wp:docPr id="20" name="Picture 20" descr="C:\Users\simon_000\Google Drive\Consulting\IOTC\2016_CPUE\KR\clustering\KR_regA3_4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simon_000\Google Drive\Consulting\IOTC\2016_CPUE\KR\clustering\KR_regA3_4_tripidmon_beanplots_spCLcomphcltrp.png"/>
                      <pic:cNvPicPr>
                        <a:picLocks noChangeAspect="1" noChangeArrowheads="1"/>
                      </pic:cNvPicPr>
                    </pic:nvPicPr>
                    <pic:blipFill rotWithShape="1">
                      <a:blip r:embed="rId69">
                        <a:extLst>
                          <a:ext uri="{28A0092B-C50C-407E-A947-70E740481C1C}">
                            <a14:useLocalDpi xmlns:a14="http://schemas.microsoft.com/office/drawing/2010/main" val="0"/>
                          </a:ext>
                        </a:extLst>
                      </a:blip>
                      <a:srcRect b="1598"/>
                      <a:stretch/>
                    </pic:blipFill>
                    <pic:spPr bwMode="auto">
                      <a:xfrm>
                        <a:off x="0" y="0"/>
                        <a:ext cx="4046400" cy="2653332"/>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t xml:space="preserve"> </w:t>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D55FCC7" wp14:editId="6FA4B884">
              <wp:extent cx="4046115" cy="2653145"/>
              <wp:effectExtent l="0" t="0" r="0" b="0"/>
              <wp:docPr id="21" name="Picture 21" descr="C:\Users\simon_000\Google Drive\Consulting\IOTC\2016_CPUE\TW\clustering\TW_regA3_4_tripidmon_beanplots_spCLcomp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simon_000\Google Drive\Consulting\IOTC\2016_CPUE\TW\clustering\TW_regA3_4_tripidmon_beanplots_spCLcomphcltrp.png"/>
                      <pic:cNvPicPr>
                        <a:picLocks noChangeAspect="1" noChangeArrowheads="1"/>
                      </pic:cNvPicPr>
                    </pic:nvPicPr>
                    <pic:blipFill rotWithShape="1">
                      <a:blip r:embed="rId71">
                        <a:extLst>
                          <a:ext uri="{28A0092B-C50C-407E-A947-70E740481C1C}">
                            <a14:useLocalDpi xmlns:a14="http://schemas.microsoft.com/office/drawing/2010/main" val="0"/>
                          </a:ext>
                        </a:extLst>
                      </a:blip>
                      <a:srcRect b="1598"/>
                      <a:stretch/>
                    </pic:blipFill>
                    <pic:spPr bwMode="auto">
                      <a:xfrm>
                        <a:off x="0" y="0"/>
                        <a:ext cx="4046400" cy="2653332"/>
                      </a:xfrm>
                      <a:prstGeom prst="rect">
                        <a:avLst/>
                      </a:prstGeom>
                      <a:noFill/>
                      <a:ln>
                        <a:noFill/>
                      </a:ln>
                      <a:extLst>
                        <a:ext uri="{53640926-AAD7-44D8-BBD7-CCE9431645EC}">
                          <a14:shadowObscured xmlns:a14="http://schemas.microsoft.com/office/drawing/2010/main"/>
                        </a:ext>
                      </a:extLst>
                    </pic:spPr>
                  </pic:pic>
                </a:graphicData>
              </a:graphic>
            </wp:inline>
          </w:drawing>
        </w:r>
      </w:ins>
    </w:p>
    <w:p w14:paraId="1ECA910F" w14:textId="31B8831B" w:rsidR="00D30822" w:rsidRDefault="007F6DF8" w:rsidP="00D30822">
      <w:pPr>
        <w:spacing w:after="200"/>
        <w:rPr>
          <w:i/>
          <w:iCs/>
          <w:color w:val="44546A"/>
          <w:sz w:val="18"/>
          <w:szCs w:val="18"/>
          <w:lang w:val="en-AU" w:eastAsia="en-US"/>
        </w:rPr>
      </w:pPr>
      <w:bookmarkStart w:id="805" w:name="_Ref455059361"/>
      <w:bookmarkStart w:id="806" w:name="_Toc455070252"/>
      <w:bookmarkStart w:id="807" w:name="_Toc469405596"/>
      <w:ins w:id="808" w:author="JPapp" w:date="2016-12-13T14:45:00Z">
        <w:r>
          <w:lastRenderedPageBreak/>
          <w:t xml:space="preserve">Figure </w:t>
        </w:r>
        <w:r w:rsidR="00F11231">
          <w:fldChar w:fldCharType="begin"/>
        </w:r>
        <w:r w:rsidR="00F11231">
          <w:instrText xml:space="preserve"> SEQ Figure \* ARABIC </w:instrText>
        </w:r>
        <w:r w:rsidR="00F11231">
          <w:fldChar w:fldCharType="separate"/>
        </w:r>
      </w:ins>
      <w:r w:rsidR="00A5526B">
        <w:rPr>
          <w:noProof/>
        </w:rPr>
        <w:t>19</w:t>
      </w:r>
      <w:ins w:id="809" w:author="JPapp" w:date="2016-12-13T14:45:00Z">
        <w:r w:rsidR="00F11231">
          <w:rPr>
            <w:noProof/>
          </w:rPr>
          <w:fldChar w:fldCharType="end"/>
        </w:r>
        <w:bookmarkEnd w:id="805"/>
        <w:r>
          <w:t>: Beanplots for</w:t>
        </w:r>
      </w:ins>
      <w:del w:id="810" w:author="JPapp" w:date="2016-12-13T14:45:00Z">
        <w:r w:rsidR="00D30822" w:rsidRPr="00D30822">
          <w:rPr>
            <w:i/>
            <w:iCs/>
            <w:color w:val="44546A"/>
            <w:sz w:val="18"/>
            <w:szCs w:val="18"/>
            <w:lang w:val="en-AU" w:eastAsia="en-US"/>
          </w:rPr>
          <w:delText xml:space="preserve">: Beanplots for </w:delText>
        </w:r>
        <w:r w:rsidR="00D30822">
          <w:rPr>
            <w:i/>
            <w:iCs/>
            <w:color w:val="44546A"/>
            <w:sz w:val="18"/>
            <w:szCs w:val="18"/>
            <w:lang w:val="en-AU" w:eastAsia="en-US"/>
          </w:rPr>
          <w:delText>albacore</w:delText>
        </w:r>
      </w:del>
      <w:r w:rsidR="00D30822">
        <w:rPr>
          <w:i/>
          <w:iCs/>
          <w:color w:val="44546A"/>
          <w:sz w:val="18"/>
          <w:szCs w:val="18"/>
          <w:lang w:val="en-AU" w:eastAsia="en-US"/>
        </w:rPr>
        <w:t xml:space="preserve"> </w:t>
      </w:r>
      <w:r w:rsidR="00D30822" w:rsidRPr="00D30822">
        <w:rPr>
          <w:i/>
          <w:iCs/>
          <w:color w:val="44546A"/>
          <w:sz w:val="18"/>
          <w:szCs w:val="18"/>
          <w:lang w:val="en-AU" w:eastAsia="en-US"/>
        </w:rPr>
        <w:t xml:space="preserve">region </w:t>
      </w:r>
      <w:r w:rsidR="00D30822">
        <w:rPr>
          <w:i/>
          <w:iCs/>
          <w:color w:val="44546A"/>
          <w:sz w:val="18"/>
          <w:szCs w:val="18"/>
          <w:lang w:val="en-AU" w:eastAsia="en-US"/>
        </w:rPr>
        <w:t>4</w:t>
      </w:r>
      <w:r w:rsidR="00D30822" w:rsidRPr="00D30822">
        <w:rPr>
          <w:i/>
          <w:iCs/>
          <w:color w:val="44546A"/>
          <w:sz w:val="18"/>
          <w:szCs w:val="18"/>
          <w:lang w:val="en-AU" w:eastAsia="en-US"/>
        </w:rPr>
        <w:t xml:space="preserve"> </w:t>
      </w:r>
      <w:ins w:id="811" w:author="JPapp" w:date="2016-12-13T14:45:00Z">
        <w:r>
          <w:t>of regional structure A3</w:t>
        </w:r>
      </w:ins>
      <w:del w:id="812" w:author="JPapp" w:date="2016-12-13T14:45:00Z">
        <w:r w:rsidR="00D30822" w:rsidRPr="00D30822">
          <w:rPr>
            <w:i/>
            <w:iCs/>
            <w:color w:val="44546A"/>
            <w:sz w:val="18"/>
            <w:szCs w:val="18"/>
            <w:lang w:val="en-AU" w:eastAsia="en-US"/>
          </w:rPr>
          <w:delText>(</w:delText>
        </w:r>
        <w:r w:rsidR="00D30822">
          <w:rPr>
            <w:i/>
            <w:iCs/>
            <w:color w:val="44546A"/>
            <w:sz w:val="18"/>
            <w:szCs w:val="18"/>
            <w:lang w:val="en-AU" w:eastAsia="en-US"/>
          </w:rPr>
          <w:delText>south ea</w:delText>
        </w:r>
        <w:r w:rsidR="00D30822" w:rsidRPr="00D30822">
          <w:rPr>
            <w:i/>
            <w:iCs/>
            <w:color w:val="44546A"/>
            <w:sz w:val="18"/>
            <w:szCs w:val="18"/>
            <w:lang w:val="en-AU" w:eastAsia="en-US"/>
          </w:rPr>
          <w:delText>stern)</w:delText>
        </w:r>
      </w:del>
      <w:r w:rsidR="00D30822" w:rsidRPr="00D30822">
        <w:rPr>
          <w:i/>
          <w:iCs/>
          <w:color w:val="44546A"/>
          <w:sz w:val="18"/>
          <w:szCs w:val="18"/>
          <w:lang w:val="en-AU" w:eastAsia="en-US"/>
        </w:rPr>
        <w:t xml:space="preserve"> showing species composition by cluster</w:t>
      </w:r>
      <w:r w:rsidR="00D30822">
        <w:rPr>
          <w:i/>
          <w:iCs/>
          <w:color w:val="44546A"/>
          <w:sz w:val="18"/>
          <w:szCs w:val="18"/>
          <w:lang w:val="en-AU" w:eastAsia="en-US"/>
        </w:rPr>
        <w:t xml:space="preserve"> </w:t>
      </w:r>
      <w:del w:id="813" w:author="JPapp" w:date="2016-12-13T14:45:00Z">
        <w:r w:rsidR="00D30822">
          <w:rPr>
            <w:i/>
            <w:iCs/>
            <w:color w:val="44546A"/>
            <w:sz w:val="18"/>
            <w:szCs w:val="18"/>
            <w:lang w:val="en-AU" w:eastAsia="en-US"/>
          </w:rPr>
          <w:delText xml:space="preserve">on the left and </w:delText>
        </w:r>
        <w:r w:rsidR="00D30822" w:rsidRPr="00D30822">
          <w:rPr>
            <w:i/>
            <w:iCs/>
            <w:color w:val="44546A"/>
            <w:sz w:val="18"/>
            <w:szCs w:val="18"/>
            <w:lang w:val="en-AU" w:eastAsia="en-US"/>
          </w:rPr>
          <w:delText xml:space="preserve">number of sets versus covariate on the right, </w:delText>
        </w:r>
      </w:del>
      <w:r w:rsidR="00D30822" w:rsidRPr="00D30822">
        <w:rPr>
          <w:i/>
          <w:iCs/>
          <w:color w:val="44546A"/>
          <w:sz w:val="18"/>
          <w:szCs w:val="18"/>
          <w:lang w:val="en-AU" w:eastAsia="en-US"/>
        </w:rPr>
        <w:t>for Japanese (top), Korean (middle) and Taiwanese (bottom) effort. The horizontal bars indicate the medians.</w:t>
      </w:r>
      <w:bookmarkEnd w:id="806"/>
      <w:bookmarkEnd w:id="807"/>
    </w:p>
    <w:p w14:paraId="601888F4" w14:textId="6F562A52" w:rsidR="007F6DF8" w:rsidRDefault="007F6DF8" w:rsidP="007F6DF8">
      <w:pPr>
        <w:pStyle w:val="Caption"/>
        <w:rPr>
          <w:ins w:id="814" w:author="JPapp" w:date="2016-12-13T14:45:00Z"/>
        </w:rPr>
      </w:pPr>
      <w:ins w:id="815" w:author="JPapp" w:date="2016-12-13T14:45:00Z">
        <w:r w:rsidRPr="00C01EBE">
          <w:rPr>
            <w:noProof/>
            <w:lang w:val="en-NZ" w:eastAsia="en-NZ"/>
          </w:rPr>
          <w:drawing>
            <wp:inline distT="0" distB="0" distL="0" distR="0" wp14:anchorId="57A2859F" wp14:editId="6E27911E">
              <wp:extent cx="4154400" cy="2725200"/>
              <wp:effectExtent l="0" t="0" r="0" b="0"/>
              <wp:docPr id="22" name="Picture 22" descr="C:\Users\simon_000\Google Drive\Consulting\IOTC\2016_CPUE\JP\clustering\JP_regA3_4_lbid_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imon_000\Google Drive\Consulting\IOTC\2016_CPUE\JP\clustering\JP_regA3_4_lbid_mon_boxplots_CLhcltrp_bean.png"/>
                      <pic:cNvPicPr>
                        <a:picLocks noChangeAspect="1" noChangeArrowheads="1"/>
                      </pic:cNvPicPr>
                    </pic:nvPicPr>
                    <pic:blipFill rotWithShape="1">
                      <a:blip r:embed="rId68">
                        <a:extLst>
                          <a:ext uri="{28A0092B-C50C-407E-A947-70E740481C1C}">
                            <a14:useLocalDpi xmlns:a14="http://schemas.microsoft.com/office/drawing/2010/main" val="0"/>
                          </a:ext>
                        </a:extLst>
                      </a:blip>
                      <a:srcRect b="1598"/>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noProof/>
            <w:lang w:val="en-NZ" w:eastAsia="en-NZ"/>
          </w:rPr>
          <w:drawing>
            <wp:inline distT="0" distB="0" distL="0" distR="0" wp14:anchorId="1669ED69" wp14:editId="4A81BC74">
              <wp:extent cx="4154400" cy="2725200"/>
              <wp:effectExtent l="0" t="0" r="0" b="0"/>
              <wp:docPr id="23" name="Picture 23" descr="C:\Users\simon_000\Google Drive\Consulting\IOTC\2016_CPUE\KR\clustering\KR_regA3_4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imon_000\Google Drive\Consulting\IOTC\2016_CPUE\KR\clustering\KR_regA3_4_tripidmon_boxplots_CLhcltrp_bean.png"/>
                      <pic:cNvPicPr>
                        <a:picLocks noChangeAspect="1" noChangeArrowheads="1"/>
                      </pic:cNvPicPr>
                    </pic:nvPicPr>
                    <pic:blipFill rotWithShape="1">
                      <a:blip r:embed="rId70">
                        <a:extLst>
                          <a:ext uri="{28A0092B-C50C-407E-A947-70E740481C1C}">
                            <a14:useLocalDpi xmlns:a14="http://schemas.microsoft.com/office/drawing/2010/main" val="0"/>
                          </a:ext>
                        </a:extLst>
                      </a:blip>
                      <a:srcRect b="1340"/>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B5DE1C6" wp14:editId="5147D281">
              <wp:extent cx="4154400" cy="2725200"/>
              <wp:effectExtent l="0" t="0" r="0" b="0"/>
              <wp:docPr id="24" name="Picture 24" descr="C:\Users\simon_000\Google Drive\Consulting\IOTC\2016_CPUE\TW\clustering\TW_regA3_4_tripidmon_boxplots_CLhcltrp_b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simon_000\Google Drive\Consulting\IOTC\2016_CPUE\TW\clustering\TW_regA3_4_tripidmon_boxplots_CLhcltrp_bean.png"/>
                      <pic:cNvPicPr>
                        <a:picLocks noChangeAspect="1" noChangeArrowheads="1"/>
                      </pic:cNvPicPr>
                    </pic:nvPicPr>
                    <pic:blipFill rotWithShape="1">
                      <a:blip r:embed="rId72">
                        <a:extLst>
                          <a:ext uri="{28A0092B-C50C-407E-A947-70E740481C1C}">
                            <a14:useLocalDpi xmlns:a14="http://schemas.microsoft.com/office/drawing/2010/main" val="0"/>
                          </a:ext>
                        </a:extLst>
                      </a:blip>
                      <a:srcRect t="-1" b="1578"/>
                      <a:stretch/>
                    </pic:blipFill>
                    <pic:spPr bwMode="auto">
                      <a:xfrm>
                        <a:off x="0" y="0"/>
                        <a:ext cx="4154400" cy="2725200"/>
                      </a:xfrm>
                      <a:prstGeom prst="rect">
                        <a:avLst/>
                      </a:prstGeom>
                      <a:noFill/>
                      <a:ln>
                        <a:noFill/>
                      </a:ln>
                      <a:extLst>
                        <a:ext uri="{53640926-AAD7-44D8-BBD7-CCE9431645EC}">
                          <a14:shadowObscured xmlns:a14="http://schemas.microsoft.com/office/drawing/2010/main"/>
                        </a:ext>
                      </a:extLst>
                    </pic:spPr>
                  </pic:pic>
                </a:graphicData>
              </a:graphic>
            </wp:inline>
          </w:drawing>
        </w:r>
      </w:ins>
    </w:p>
    <w:p w14:paraId="4E16E9EA" w14:textId="3219178D" w:rsidR="007F6DF8" w:rsidRPr="00C01EBE" w:rsidRDefault="007F6DF8" w:rsidP="007F6DF8">
      <w:pPr>
        <w:pStyle w:val="Caption"/>
        <w:rPr>
          <w:ins w:id="816" w:author="JPapp" w:date="2016-12-13T14:45:00Z"/>
          <w:i/>
          <w:iCs/>
          <w:color w:val="44546A"/>
          <w:lang w:val="en-NZ" w:eastAsia="en-US"/>
        </w:rPr>
      </w:pPr>
      <w:bookmarkStart w:id="817" w:name="_Ref455058445"/>
      <w:bookmarkStart w:id="818" w:name="_Toc455070253"/>
      <w:bookmarkStart w:id="819" w:name="_Toc469405597"/>
      <w:ins w:id="820" w:author="JPapp" w:date="2016-12-13T14:45:00Z">
        <w:r>
          <w:lastRenderedPageBreak/>
          <w:t xml:space="preserve">Figure </w:t>
        </w:r>
        <w:r w:rsidR="00F11231">
          <w:fldChar w:fldCharType="begin"/>
        </w:r>
        <w:r w:rsidR="00F11231">
          <w:instrText xml:space="preserve"> SEQ Figure \* ARABIC </w:instrText>
        </w:r>
        <w:r w:rsidR="00F11231">
          <w:fldChar w:fldCharType="separate"/>
        </w:r>
      </w:ins>
      <w:r w:rsidR="00A5526B">
        <w:rPr>
          <w:noProof/>
        </w:rPr>
        <w:t>20</w:t>
      </w:r>
      <w:ins w:id="821" w:author="JPapp" w:date="2016-12-13T14:45:00Z">
        <w:r w:rsidR="00F11231">
          <w:rPr>
            <w:noProof/>
          </w:rPr>
          <w:fldChar w:fldCharType="end"/>
        </w:r>
        <w:bookmarkEnd w:id="817"/>
        <w:r>
          <w:t xml:space="preserve">: Beanplots for region 4 of regional structure A3 showing number of sets versus covariate by cluster (right) for Japanese (top), Korean (middle) and Taiwanese (bottom) effort. </w:t>
        </w:r>
        <w:r w:rsidR="00AA038D">
          <w:t>The horizontal bars indicate the medians.</w:t>
        </w:r>
        <w:bookmarkEnd w:id="818"/>
        <w:bookmarkEnd w:id="819"/>
      </w:ins>
    </w:p>
    <w:p w14:paraId="534002C5" w14:textId="77777777" w:rsidR="00F1736C" w:rsidRPr="00C01EBE" w:rsidRDefault="00F1736C" w:rsidP="00852448">
      <w:pPr>
        <w:spacing w:after="200" w:line="276" w:lineRule="auto"/>
        <w:rPr>
          <w:ins w:id="822" w:author="JPapp" w:date="2016-12-13T14:45:00Z"/>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pPr>
    </w:p>
    <w:p w14:paraId="76F4CB1D" w14:textId="11D3A0C4" w:rsidR="00C63CEB"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7ECB34B3" w14:textId="3BE1D206" w:rsidR="00C63CEB"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357D616" w14:textId="77777777" w:rsidR="003728B9" w:rsidRDefault="00C63CEB" w:rsidP="00852448">
      <w:pPr>
        <w:spacing w:after="200" w:line="276" w:lineRule="auto"/>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AU" w:eastAsia="en-AU"/>
        </w:rPr>
      </w:pPr>
      <w:del w:id="823" w:author="simpler" w:date="2016-12-13T14:45:00Z">
        <w:r w:rsidRPr="00C01EBE">
          <w:rPr>
            <w:noProof/>
            <w:lang w:val="en-NZ" w:eastAsia="en-NZ"/>
          </w:rPr>
          <w:lastRenderedPageBreak/>
          <w:drawing>
            <wp:inline distT="0" distB="0" distL="0" distR="0" wp14:anchorId="45F4AC21" wp14:editId="64E8931C">
              <wp:extent cx="4094480" cy="2625436"/>
              <wp:effectExtent l="0" t="0" r="1270" b="3810"/>
              <wp:docPr id="25" name="Picture 25" descr="C:\Users\simon_000\Google Drive\Consulting\IOTC\2016_CPUE\JP\clustering\JP_regA3_1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imon_000\Google Drive\Consulting\IOTC\2016_CPUE\JP\clustering\JP_regA3_1_lbid_mon_mapclust_hcltrp.png"/>
                      <pic:cNvPicPr>
                        <a:picLocks noChangeAspect="1" noChangeArrowheads="1"/>
                      </pic:cNvPicPr>
                    </pic:nvPicPr>
                    <pic:blipFill rotWithShape="1">
                      <a:blip r:embed="rId73">
                        <a:extLst>
                          <a:ext uri="{28A0092B-C50C-407E-A947-70E740481C1C}">
                            <a14:useLocalDpi xmlns:a14="http://schemas.microsoft.com/office/drawing/2010/main" val="0"/>
                          </a:ext>
                        </a:extLst>
                      </a:blip>
                      <a:srcRect t="6113" b="2260"/>
                      <a:stretch/>
                    </pic:blipFill>
                    <pic:spPr bwMode="auto">
                      <a:xfrm>
                        <a:off x="0" y="0"/>
                        <a:ext cx="4098682" cy="2628130"/>
                      </a:xfrm>
                      <a:prstGeom prst="rect">
                        <a:avLst/>
                      </a:prstGeom>
                      <a:noFill/>
                      <a:ln>
                        <a:noFill/>
                      </a:ln>
                      <a:extLst>
                        <a:ext uri="{53640926-AAD7-44D8-BBD7-CCE9431645EC}">
                          <a14:shadowObscured xmlns:a14="http://schemas.microsoft.com/office/drawing/2010/main"/>
                        </a:ext>
                      </a:extLst>
                    </pic:spPr>
                  </pic:pic>
                </a:graphicData>
              </a:graphic>
            </wp:inline>
          </w:drawing>
        </w:r>
        <w:r w:rsidR="00432392" w:rsidRPr="00C01EBE">
          <w:rPr>
            <w:noProof/>
            <w:lang w:val="en-NZ" w:eastAsia="en-NZ"/>
          </w:rPr>
          <w:drawing>
            <wp:inline distT="0" distB="0" distL="0" distR="0" wp14:anchorId="461585F3" wp14:editId="173DB72E">
              <wp:extent cx="4088727" cy="2632363"/>
              <wp:effectExtent l="0" t="0" r="7620" b="0"/>
              <wp:docPr id="26" name="Picture 26" descr="C:\Users\simon_000\Google Drive\Consulting\IOTC\2016_CPUE\KR\clustering\KR_regA3_1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imon_000\Google Drive\Consulting\IOTC\2016_CPUE\KR\clustering\KR_regA3_1_tripidmon_mapclust_hcltrp.png"/>
                      <pic:cNvPicPr>
                        <a:picLocks noChangeAspect="1" noChangeArrowheads="1"/>
                      </pic:cNvPicPr>
                    </pic:nvPicPr>
                    <pic:blipFill rotWithShape="1">
                      <a:blip r:embed="rId74">
                        <a:extLst>
                          <a:ext uri="{28A0092B-C50C-407E-A947-70E740481C1C}">
                            <a14:useLocalDpi xmlns:a14="http://schemas.microsoft.com/office/drawing/2010/main" val="0"/>
                          </a:ext>
                        </a:extLst>
                      </a:blip>
                      <a:srcRect t="6152" b="2353"/>
                      <a:stretch/>
                    </pic:blipFill>
                    <pic:spPr bwMode="auto">
                      <a:xfrm>
                        <a:off x="0" y="0"/>
                        <a:ext cx="4099193" cy="2639101"/>
                      </a:xfrm>
                      <a:prstGeom prst="rect">
                        <a:avLst/>
                      </a:prstGeom>
                      <a:noFill/>
                      <a:ln>
                        <a:noFill/>
                      </a:ln>
                      <a:extLst>
                        <a:ext uri="{53640926-AAD7-44D8-BBD7-CCE9431645EC}">
                          <a14:shadowObscured xmlns:a14="http://schemas.microsoft.com/office/drawing/2010/main"/>
                        </a:ext>
                      </a:extLst>
                    </pic:spPr>
                  </pic:pic>
                </a:graphicData>
              </a:graphic>
            </wp:inline>
          </w:drawing>
        </w:r>
        <w:r w:rsidR="00432392"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AU"/>
          </w:rPr>
          <w:delText xml:space="preserve"> </w:delText>
        </w:r>
        <w:r w:rsidR="00432392"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240F6F8" wp14:editId="7A0E75CE">
              <wp:extent cx="4094777" cy="2639290"/>
              <wp:effectExtent l="0" t="0" r="1270" b="8890"/>
              <wp:docPr id="27" name="Picture 27" descr="C:\Users\simon_000\Google Drive\Consulting\IOTC\2016_CPUE\TW\clustering\TW_regA3_1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imon_000\Google Drive\Consulting\IOTC\2016_CPUE\TW\clustering\TW_regA3_1_tripidmon_mapclust_hcltrp.png"/>
                      <pic:cNvPicPr>
                        <a:picLocks noChangeAspect="1" noChangeArrowheads="1"/>
                      </pic:cNvPicPr>
                    </pic:nvPicPr>
                    <pic:blipFill rotWithShape="1">
                      <a:blip r:embed="rId75">
                        <a:extLst>
                          <a:ext uri="{28A0092B-C50C-407E-A947-70E740481C1C}">
                            <a14:useLocalDpi xmlns:a14="http://schemas.microsoft.com/office/drawing/2010/main" val="0"/>
                          </a:ext>
                        </a:extLst>
                      </a:blip>
                      <a:srcRect t="6094" b="2068"/>
                      <a:stretch/>
                    </pic:blipFill>
                    <pic:spPr bwMode="auto">
                      <a:xfrm>
                        <a:off x="0" y="0"/>
                        <a:ext cx="4097751" cy="2641207"/>
                      </a:xfrm>
                      <a:prstGeom prst="rect">
                        <a:avLst/>
                      </a:prstGeom>
                      <a:noFill/>
                      <a:ln>
                        <a:noFill/>
                      </a:ln>
                      <a:extLst>
                        <a:ext uri="{53640926-AAD7-44D8-BBD7-CCE9431645EC}">
                          <a14:shadowObscured xmlns:a14="http://schemas.microsoft.com/office/drawing/2010/main"/>
                        </a:ext>
                      </a:extLst>
                    </pic:spPr>
                  </pic:pic>
                </a:graphicData>
              </a:graphic>
            </wp:inline>
          </w:drawing>
        </w:r>
      </w:del>
      <w:ins w:id="824" w:author="simpler" w:date="2016-12-13T14:45:00Z">
        <w:r w:rsidRPr="00C63CEB">
          <w:rPr>
            <w:noProof/>
            <w:lang w:val="en-NZ" w:eastAsia="en-NZ"/>
          </w:rPr>
          <w:drawing>
            <wp:inline distT="0" distB="0" distL="0" distR="0" wp14:anchorId="45F4AC21" wp14:editId="0E19F571">
              <wp:extent cx="4096385" cy="2754851"/>
              <wp:effectExtent l="0" t="0" r="0" b="7620"/>
              <wp:docPr id="569" name="Picture 569" descr="C:\Users\simon_000\Google Drive\Consulting\IOTC\2016_CPUE\JP\clustering\JP_regA3_1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simon_000\Google Drive\Consulting\IOTC\2016_CPUE\JP\clustering\JP_regA3_1_lbid_mon_mapclust_hcltrp.png"/>
                      <pic:cNvPicPr>
                        <a:picLocks noChangeAspect="1" noChangeArrowheads="1"/>
                      </pic:cNvPicPr>
                    </pic:nvPicPr>
                    <pic:blipFill rotWithShape="1">
                      <a:blip r:embed="rId73">
                        <a:extLst>
                          <a:ext uri="{28A0092B-C50C-407E-A947-70E740481C1C}">
                            <a14:useLocalDpi xmlns:a14="http://schemas.microsoft.com/office/drawing/2010/main" val="0"/>
                          </a:ext>
                        </a:extLst>
                      </a:blip>
                      <a:srcRect t="5400"/>
                      <a:stretch/>
                    </pic:blipFill>
                    <pic:spPr bwMode="auto">
                      <a:xfrm>
                        <a:off x="0" y="0"/>
                        <a:ext cx="4096800" cy="2755130"/>
                      </a:xfrm>
                      <a:prstGeom prst="rect">
                        <a:avLst/>
                      </a:prstGeom>
                      <a:noFill/>
                      <a:ln>
                        <a:noFill/>
                      </a:ln>
                      <a:extLst>
                        <a:ext uri="{53640926-AAD7-44D8-BBD7-CCE9431645EC}">
                          <a14:shadowObscured xmlns:a14="http://schemas.microsoft.com/office/drawing/2010/main"/>
                        </a:ext>
                      </a:extLst>
                    </pic:spPr>
                  </pic:pic>
                </a:graphicData>
              </a:graphic>
            </wp:inline>
          </w:drawing>
        </w:r>
        <w:r w:rsidR="00432392" w:rsidRPr="00C63CEB">
          <w:rPr>
            <w:noProof/>
            <w:lang w:val="en-NZ" w:eastAsia="en-NZ"/>
          </w:rPr>
          <w:drawing>
            <wp:inline distT="0" distB="0" distL="0" distR="0" wp14:anchorId="461585F3" wp14:editId="26327DC0">
              <wp:extent cx="4096385" cy="2766499"/>
              <wp:effectExtent l="0" t="0" r="0" b="0"/>
              <wp:docPr id="570" name="Picture 570" descr="C:\Users\simon_000\Google Drive\Consulting\IOTC\2016_CPUE\KR\clustering\KR_regA3_1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simon_000\Google Drive\Consulting\IOTC\2016_CPUE\KR\clustering\KR_regA3_1_tripidmon_mapclust_hcltrp.png"/>
                      <pic:cNvPicPr>
                        <a:picLocks noChangeAspect="1" noChangeArrowheads="1"/>
                      </pic:cNvPicPr>
                    </pic:nvPicPr>
                    <pic:blipFill rotWithShape="1">
                      <a:blip r:embed="rId74">
                        <a:extLst>
                          <a:ext uri="{28A0092B-C50C-407E-A947-70E740481C1C}">
                            <a14:useLocalDpi xmlns:a14="http://schemas.microsoft.com/office/drawing/2010/main" val="0"/>
                          </a:ext>
                        </a:extLst>
                      </a:blip>
                      <a:srcRect t="5000"/>
                      <a:stretch/>
                    </pic:blipFill>
                    <pic:spPr bwMode="auto">
                      <a:xfrm>
                        <a:off x="0" y="0"/>
                        <a:ext cx="4096800" cy="2766779"/>
                      </a:xfrm>
                      <a:prstGeom prst="rect">
                        <a:avLst/>
                      </a:prstGeom>
                      <a:noFill/>
                      <a:ln>
                        <a:noFill/>
                      </a:ln>
                      <a:extLst>
                        <a:ext uri="{53640926-AAD7-44D8-BBD7-CCE9431645EC}">
                          <a14:shadowObscured xmlns:a14="http://schemas.microsoft.com/office/drawing/2010/main"/>
                        </a:ext>
                      </a:extLst>
                    </pic:spPr>
                  </pic:pic>
                </a:graphicData>
              </a:graphic>
            </wp:inline>
          </w:drawing>
        </w:r>
        <w:r w:rsidR="00432392" w:rsidRPr="00432392">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AU" w:eastAsia="en-AU"/>
          </w:rPr>
          <w:t xml:space="preserve"> </w:t>
        </w:r>
        <w:r w:rsidR="00432392"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4240F6F8" wp14:editId="13F583C6">
              <wp:extent cx="4096385" cy="2754851"/>
              <wp:effectExtent l="0" t="0" r="0" b="7620"/>
              <wp:docPr id="571" name="Picture 571" descr="C:\Users\simon_000\Google Drive\Consulting\IOTC\2016_CPUE\TW\clustering\TW_regA3_1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simon_000\Google Drive\Consulting\IOTC\2016_CPUE\TW\clustering\TW_regA3_1_tripidmon_mapclust_hcltrp.png"/>
                      <pic:cNvPicPr>
                        <a:picLocks noChangeAspect="1" noChangeArrowheads="1"/>
                      </pic:cNvPicPr>
                    </pic:nvPicPr>
                    <pic:blipFill rotWithShape="1">
                      <a:blip r:embed="rId75">
                        <a:extLst>
                          <a:ext uri="{28A0092B-C50C-407E-A947-70E740481C1C}">
                            <a14:useLocalDpi xmlns:a14="http://schemas.microsoft.com/office/drawing/2010/main" val="0"/>
                          </a:ext>
                        </a:extLst>
                      </a:blip>
                      <a:srcRect t="5400"/>
                      <a:stretch/>
                    </pic:blipFill>
                    <pic:spPr bwMode="auto">
                      <a:xfrm>
                        <a:off x="0" y="0"/>
                        <a:ext cx="4096800" cy="2755130"/>
                      </a:xfrm>
                      <a:prstGeom prst="rect">
                        <a:avLst/>
                      </a:prstGeom>
                      <a:noFill/>
                      <a:ln>
                        <a:noFill/>
                      </a:ln>
                      <a:extLst>
                        <a:ext uri="{53640926-AAD7-44D8-BBD7-CCE9431645EC}">
                          <a14:shadowObscured xmlns:a14="http://schemas.microsoft.com/office/drawing/2010/main"/>
                        </a:ext>
                      </a:extLst>
                    </pic:spPr>
                  </pic:pic>
                </a:graphicData>
              </a:graphic>
            </wp:inline>
          </w:drawing>
        </w:r>
      </w:ins>
    </w:p>
    <w:p w14:paraId="151C049C" w14:textId="77777777" w:rsidR="004E0256" w:rsidRPr="00C01EBE" w:rsidRDefault="004E0256" w:rsidP="00852448">
      <w:pPr>
        <w:spacing w:after="200" w:line="276" w:lineRule="auto"/>
        <w:rPr>
          <w:ins w:id="825" w:author="JPapp" w:date="2016-12-13T14:45:00Z"/>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AU"/>
        </w:rPr>
      </w:pPr>
    </w:p>
    <w:p w14:paraId="6074A8FE" w14:textId="77B41D59" w:rsidR="003728B9" w:rsidRPr="00225CA1" w:rsidRDefault="003728B9" w:rsidP="003728B9">
      <w:pPr>
        <w:spacing w:after="200"/>
        <w:rPr>
          <w:i/>
          <w:iCs/>
          <w:color w:val="44546A"/>
          <w:sz w:val="18"/>
          <w:szCs w:val="18"/>
          <w:lang w:val="en-AU" w:eastAsia="en-US"/>
        </w:rPr>
      </w:pPr>
      <w:bookmarkStart w:id="826" w:name="_Ref455059701"/>
      <w:bookmarkStart w:id="827" w:name="_Toc455070254"/>
      <w:bookmarkStart w:id="828" w:name="_Toc469405598"/>
      <w:r w:rsidRPr="00225CA1">
        <w:rPr>
          <w:i/>
          <w:iCs/>
          <w:color w:val="44546A"/>
          <w:sz w:val="18"/>
          <w:szCs w:val="18"/>
          <w:lang w:val="en-AU" w:eastAsia="en-US"/>
        </w:rPr>
        <w:lastRenderedPageBreak/>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21</w:t>
      </w:r>
      <w:r w:rsidRPr="00225CA1">
        <w:rPr>
          <w:i/>
          <w:iCs/>
          <w:color w:val="44546A"/>
          <w:sz w:val="18"/>
          <w:szCs w:val="18"/>
          <w:lang w:val="en-AU" w:eastAsia="en-US"/>
        </w:rPr>
        <w:fldChar w:fldCharType="end"/>
      </w:r>
      <w:bookmarkEnd w:id="826"/>
      <w:r w:rsidRPr="00225CA1">
        <w:rPr>
          <w:i/>
          <w:iCs/>
          <w:color w:val="44546A"/>
          <w:sz w:val="18"/>
          <w:szCs w:val="18"/>
          <w:lang w:val="en-AU" w:eastAsia="en-US"/>
        </w:rPr>
        <w:t>:</w:t>
      </w:r>
      <w:r>
        <w:rPr>
          <w:i/>
          <w:iCs/>
          <w:color w:val="44546A"/>
          <w:sz w:val="18"/>
          <w:szCs w:val="18"/>
          <w:lang w:val="en-AU" w:eastAsia="en-US"/>
        </w:rPr>
        <w:t xml:space="preserve"> Maps of the spatial distributions of clusters in region 1 of </w:t>
      </w:r>
      <w:ins w:id="829" w:author="JPapp" w:date="2016-12-13T14:45:00Z">
        <w:r w:rsidR="004E0256">
          <w:rPr>
            <w:i/>
            <w:iCs/>
            <w:color w:val="44546A"/>
            <w:sz w:val="18"/>
            <w:szCs w:val="18"/>
            <w:lang w:val="en-NZ" w:eastAsia="en-US"/>
          </w:rPr>
          <w:t>regional structure A3</w:t>
        </w:r>
      </w:ins>
      <w:del w:id="830" w:author="JPapp" w:date="2016-12-13T14:45:00Z">
        <w:r>
          <w:rPr>
            <w:i/>
            <w:iCs/>
            <w:color w:val="44546A"/>
            <w:sz w:val="18"/>
            <w:szCs w:val="18"/>
            <w:lang w:val="en-AU" w:eastAsia="en-US"/>
          </w:rPr>
          <w:delText>the ALB 3 design</w:delText>
        </w:r>
      </w:del>
      <w:r>
        <w:rPr>
          <w:i/>
          <w:iCs/>
          <w:color w:val="44546A"/>
          <w:sz w:val="18"/>
          <w:szCs w:val="18"/>
          <w:lang w:val="en-AU" w:eastAsia="en-US"/>
        </w:rPr>
        <w:t>, for Japanese, Korean, and Taiwanese effort</w:t>
      </w:r>
      <w:r w:rsidRPr="00225CA1">
        <w:rPr>
          <w:i/>
          <w:iCs/>
          <w:color w:val="44546A"/>
          <w:sz w:val="18"/>
          <w:szCs w:val="18"/>
          <w:lang w:val="en-AU" w:eastAsia="en-US"/>
        </w:rPr>
        <w:t>.</w:t>
      </w:r>
      <w:bookmarkEnd w:id="827"/>
      <w:bookmarkEnd w:id="828"/>
      <w:r w:rsidRPr="00225CA1">
        <w:rPr>
          <w:i/>
          <w:iCs/>
          <w:color w:val="44546A"/>
          <w:sz w:val="18"/>
          <w:szCs w:val="18"/>
          <w:lang w:val="en-AU" w:eastAsia="en-US"/>
        </w:rPr>
        <w:t xml:space="preserve"> </w:t>
      </w:r>
    </w:p>
    <w:p w14:paraId="5D361B71" w14:textId="5C59FD50" w:rsidR="003728B9" w:rsidRDefault="00C63CEB"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del w:id="831" w:author="simpler" w:date="2016-12-13T14:45:00Z">
        <w:r w:rsidRPr="00C01EBE">
          <w:rPr>
            <w:noProof/>
            <w:lang w:val="en-NZ" w:eastAsia="en-NZ"/>
          </w:rPr>
          <w:lastRenderedPageBreak/>
          <w:drawing>
            <wp:inline distT="0" distB="0" distL="0" distR="0" wp14:anchorId="09EC725E" wp14:editId="098837B0">
              <wp:extent cx="4163947" cy="2700000"/>
              <wp:effectExtent l="0" t="0" r="8255" b="5715"/>
              <wp:docPr id="28" name="Picture 28" descr="C:\Users\simon_000\Google Drive\Consulting\IOTC\2016_CPUE\JP\clustering\JP_regA3_2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imon_000\Google Drive\Consulting\IOTC\2016_CPUE\JP\clustering\JP_regA3_2_lbid_mon_mapclust_hcltrp.png"/>
                      <pic:cNvPicPr>
                        <a:picLocks noChangeAspect="1" noChangeArrowheads="1"/>
                      </pic:cNvPicPr>
                    </pic:nvPicPr>
                    <pic:blipFill rotWithShape="1">
                      <a:blip r:embed="rId76">
                        <a:extLst>
                          <a:ext uri="{28A0092B-C50C-407E-A947-70E740481C1C}">
                            <a14:useLocalDpi xmlns:a14="http://schemas.microsoft.com/office/drawing/2010/main" val="0"/>
                          </a:ext>
                        </a:extLst>
                      </a:blip>
                      <a:srcRect t="5065" b="2314"/>
                      <a:stretch/>
                    </pic:blipFill>
                    <pic:spPr bwMode="auto">
                      <a:xfrm>
                        <a:off x="0" y="0"/>
                        <a:ext cx="4165200" cy="2700812"/>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delText xml:space="preserve"> </w:delText>
        </w:r>
        <w:r w:rsidR="007B2DA6" w:rsidRPr="00C01EBE">
          <w:rPr>
            <w:noProof/>
            <w:lang w:val="en-NZ" w:eastAsia="en-NZ"/>
          </w:rPr>
          <w:drawing>
            <wp:inline distT="0" distB="0" distL="0" distR="0" wp14:anchorId="7EAD4197" wp14:editId="49263D17">
              <wp:extent cx="4163947" cy="2700000"/>
              <wp:effectExtent l="0" t="0" r="8255" b="5715"/>
              <wp:docPr id="29" name="Picture 29" descr="C:\Users\simon_000\Google Drive\Consulting\IOTC\2016_CPUE\KR\clustering\KR_regA3_2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imon_000\Google Drive\Consulting\IOTC\2016_CPUE\KR\clustering\KR_regA3_2_tripidmon_mapclust_hcltrp.png"/>
                      <pic:cNvPicPr>
                        <a:picLocks noChangeAspect="1" noChangeArrowheads="1"/>
                      </pic:cNvPicPr>
                    </pic:nvPicPr>
                    <pic:blipFill rotWithShape="1">
                      <a:blip r:embed="rId77">
                        <a:extLst>
                          <a:ext uri="{28A0092B-C50C-407E-A947-70E740481C1C}">
                            <a14:useLocalDpi xmlns:a14="http://schemas.microsoft.com/office/drawing/2010/main" val="0"/>
                          </a:ext>
                        </a:extLst>
                      </a:blip>
                      <a:srcRect t="5064" b="2313"/>
                      <a:stretch/>
                    </pic:blipFill>
                    <pic:spPr bwMode="auto">
                      <a:xfrm>
                        <a:off x="0" y="0"/>
                        <a:ext cx="4165200" cy="2700812"/>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delText xml:space="preserve"> </w:delText>
        </w:r>
        <w:r w:rsidR="007B2DA6"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0C5F3F8A" wp14:editId="58094248">
              <wp:extent cx="4164110" cy="2700000"/>
              <wp:effectExtent l="0" t="0" r="8255" b="5715"/>
              <wp:docPr id="30" name="Picture 30" descr="C:\Users\simon_000\Google Drive\Consulting\IOTC\2016_CPUE\TW\clustering\TW_regA3_2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imon_000\Google Drive\Consulting\IOTC\2016_CPUE\TW\clustering\TW_regA3_2_tripidmon_mapclust_hcltrp.png"/>
                      <pic:cNvPicPr>
                        <a:picLocks noChangeAspect="1" noChangeArrowheads="1"/>
                      </pic:cNvPicPr>
                    </pic:nvPicPr>
                    <pic:blipFill rotWithShape="1">
                      <a:blip r:embed="rId78">
                        <a:extLst>
                          <a:ext uri="{28A0092B-C50C-407E-A947-70E740481C1C}">
                            <a14:useLocalDpi xmlns:a14="http://schemas.microsoft.com/office/drawing/2010/main" val="0"/>
                          </a:ext>
                        </a:extLst>
                      </a:blip>
                      <a:srcRect t="5165" b="2218"/>
                      <a:stretch/>
                    </pic:blipFill>
                    <pic:spPr bwMode="auto">
                      <a:xfrm>
                        <a:off x="0" y="0"/>
                        <a:ext cx="4165200" cy="2700707"/>
                      </a:xfrm>
                      <a:prstGeom prst="rect">
                        <a:avLst/>
                      </a:prstGeom>
                      <a:noFill/>
                      <a:ln>
                        <a:noFill/>
                      </a:ln>
                      <a:extLst>
                        <a:ext uri="{53640926-AAD7-44D8-BBD7-CCE9431645EC}">
                          <a14:shadowObscured xmlns:a14="http://schemas.microsoft.com/office/drawing/2010/main"/>
                        </a:ext>
                      </a:extLst>
                    </pic:spPr>
                  </pic:pic>
                </a:graphicData>
              </a:graphic>
            </wp:inline>
          </w:drawing>
        </w:r>
      </w:del>
      <w:ins w:id="832" w:author="simpler" w:date="2016-12-13T14:45:00Z">
        <w:r w:rsidRPr="00C63CEB">
          <w:rPr>
            <w:noProof/>
            <w:lang w:val="en-NZ" w:eastAsia="en-NZ"/>
          </w:rPr>
          <w:drawing>
            <wp:inline distT="0" distB="0" distL="0" distR="0" wp14:anchorId="09EC725E" wp14:editId="3A036208">
              <wp:extent cx="4164965" cy="2764406"/>
              <wp:effectExtent l="0" t="0" r="6985" b="0"/>
              <wp:docPr id="572" name="Picture 572" descr="C:\Users\simon_000\Google Drive\Consulting\IOTC\2016_CPUE\JP\clustering\JP_regA3_2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simon_000\Google Drive\Consulting\IOTC\2016_CPUE\JP\clustering\JP_regA3_2_lbid_mon_mapclust_hcltrp.png"/>
                      <pic:cNvPicPr>
                        <a:picLocks noChangeAspect="1" noChangeArrowheads="1"/>
                      </pic:cNvPicPr>
                    </pic:nvPicPr>
                    <pic:blipFill rotWithShape="1">
                      <a:blip r:embed="rId76">
                        <a:extLst>
                          <a:ext uri="{28A0092B-C50C-407E-A947-70E740481C1C}">
                            <a14:useLocalDpi xmlns:a14="http://schemas.microsoft.com/office/drawing/2010/main" val="0"/>
                          </a:ext>
                        </a:extLst>
                      </a:blip>
                      <a:srcRect t="5193"/>
                      <a:stretch/>
                    </pic:blipFill>
                    <pic:spPr bwMode="auto">
                      <a:xfrm>
                        <a:off x="0" y="0"/>
                        <a:ext cx="4165200" cy="2764562"/>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B2DA6" w:rsidRPr="00C63CEB">
          <w:rPr>
            <w:noProof/>
            <w:lang w:val="en-NZ" w:eastAsia="en-NZ"/>
          </w:rPr>
          <w:drawing>
            <wp:inline distT="0" distB="0" distL="0" distR="0" wp14:anchorId="7EAD4197" wp14:editId="34AA5E70">
              <wp:extent cx="4164965" cy="2764406"/>
              <wp:effectExtent l="0" t="0" r="6985" b="0"/>
              <wp:docPr id="573" name="Picture 573" descr="C:\Users\simon_000\Google Drive\Consulting\IOTC\2016_CPUE\KR\clustering\KR_regA3_2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simon_000\Google Drive\Consulting\IOTC\2016_CPUE\KR\clustering\KR_regA3_2_tripidmon_mapclust_hcltrp.png"/>
                      <pic:cNvPicPr>
                        <a:picLocks noChangeAspect="1" noChangeArrowheads="1"/>
                      </pic:cNvPicPr>
                    </pic:nvPicPr>
                    <pic:blipFill rotWithShape="1">
                      <a:blip r:embed="rId77">
                        <a:extLst>
                          <a:ext uri="{28A0092B-C50C-407E-A947-70E740481C1C}">
                            <a14:useLocalDpi xmlns:a14="http://schemas.microsoft.com/office/drawing/2010/main" val="0"/>
                          </a:ext>
                        </a:extLst>
                      </a:blip>
                      <a:srcRect t="5193"/>
                      <a:stretch/>
                    </pic:blipFill>
                    <pic:spPr bwMode="auto">
                      <a:xfrm>
                        <a:off x="0" y="0"/>
                        <a:ext cx="4165200" cy="2764562"/>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7B2DA6"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0C5F3F8A" wp14:editId="15EB3569">
              <wp:extent cx="4164965" cy="2758582"/>
              <wp:effectExtent l="0" t="0" r="6985" b="3810"/>
              <wp:docPr id="574" name="Picture 574" descr="C:\Users\simon_000\Google Drive\Consulting\IOTC\2016_CPUE\TW\clustering\TW_regA3_2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simon_000\Google Drive\Consulting\IOTC\2016_CPUE\TW\clustering\TW_regA3_2_tripidmon_mapclust_hcltrp.png"/>
                      <pic:cNvPicPr>
                        <a:picLocks noChangeAspect="1" noChangeArrowheads="1"/>
                      </pic:cNvPicPr>
                    </pic:nvPicPr>
                    <pic:blipFill rotWithShape="1">
                      <a:blip r:embed="rId78">
                        <a:extLst>
                          <a:ext uri="{28A0092B-C50C-407E-A947-70E740481C1C}">
                            <a14:useLocalDpi xmlns:a14="http://schemas.microsoft.com/office/drawing/2010/main" val="0"/>
                          </a:ext>
                        </a:extLst>
                      </a:blip>
                      <a:srcRect t="5393"/>
                      <a:stretch/>
                    </pic:blipFill>
                    <pic:spPr bwMode="auto">
                      <a:xfrm>
                        <a:off x="0" y="0"/>
                        <a:ext cx="4165200" cy="2758738"/>
                      </a:xfrm>
                      <a:prstGeom prst="rect">
                        <a:avLst/>
                      </a:prstGeom>
                      <a:noFill/>
                      <a:ln>
                        <a:noFill/>
                      </a:ln>
                      <a:extLst>
                        <a:ext uri="{53640926-AAD7-44D8-BBD7-CCE9431645EC}">
                          <a14:shadowObscured xmlns:a14="http://schemas.microsoft.com/office/drawing/2010/main"/>
                        </a:ext>
                      </a:extLst>
                    </pic:spPr>
                  </pic:pic>
                </a:graphicData>
              </a:graphic>
            </wp:inline>
          </w:drawing>
        </w:r>
      </w:ins>
    </w:p>
    <w:p w14:paraId="5D27E156" w14:textId="5B243AA6" w:rsidR="003728B9" w:rsidRPr="00225CA1" w:rsidRDefault="003728B9" w:rsidP="003728B9">
      <w:pPr>
        <w:spacing w:after="200"/>
        <w:rPr>
          <w:i/>
          <w:iCs/>
          <w:color w:val="44546A"/>
          <w:sz w:val="18"/>
          <w:szCs w:val="18"/>
          <w:lang w:val="en-AU" w:eastAsia="en-US"/>
        </w:rPr>
      </w:pPr>
      <w:bookmarkStart w:id="833" w:name="_Ref455060052"/>
      <w:bookmarkStart w:id="834" w:name="_Toc455070255"/>
      <w:bookmarkStart w:id="835" w:name="_Toc469405599"/>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22</w:t>
      </w:r>
      <w:r w:rsidRPr="00225CA1">
        <w:rPr>
          <w:i/>
          <w:iCs/>
          <w:color w:val="44546A"/>
          <w:sz w:val="18"/>
          <w:szCs w:val="18"/>
          <w:lang w:val="en-AU" w:eastAsia="en-US"/>
        </w:rPr>
        <w:fldChar w:fldCharType="end"/>
      </w:r>
      <w:bookmarkEnd w:id="833"/>
      <w:r w:rsidRPr="00225CA1">
        <w:rPr>
          <w:i/>
          <w:iCs/>
          <w:color w:val="44546A"/>
          <w:sz w:val="18"/>
          <w:szCs w:val="18"/>
          <w:lang w:val="en-AU" w:eastAsia="en-US"/>
        </w:rPr>
        <w:t>:</w:t>
      </w:r>
      <w:r>
        <w:rPr>
          <w:i/>
          <w:iCs/>
          <w:color w:val="44546A"/>
          <w:sz w:val="18"/>
          <w:szCs w:val="18"/>
          <w:lang w:val="en-AU" w:eastAsia="en-US"/>
        </w:rPr>
        <w:t xml:space="preserve"> Maps of the spatial distributions of clusters in region 2 of </w:t>
      </w:r>
      <w:ins w:id="836" w:author="JPapp" w:date="2016-12-13T14:45:00Z">
        <w:r w:rsidR="004E0256">
          <w:rPr>
            <w:i/>
            <w:iCs/>
            <w:color w:val="44546A"/>
            <w:sz w:val="18"/>
            <w:szCs w:val="18"/>
            <w:lang w:val="en-NZ" w:eastAsia="en-US"/>
          </w:rPr>
          <w:t>regional structure A3</w:t>
        </w:r>
      </w:ins>
      <w:del w:id="837" w:author="JPapp" w:date="2016-12-13T14:45:00Z">
        <w:r>
          <w:rPr>
            <w:i/>
            <w:iCs/>
            <w:color w:val="44546A"/>
            <w:sz w:val="18"/>
            <w:szCs w:val="18"/>
            <w:lang w:val="en-AU" w:eastAsia="en-US"/>
          </w:rPr>
          <w:delText>the ALB 3 design</w:delText>
        </w:r>
      </w:del>
      <w:r>
        <w:rPr>
          <w:i/>
          <w:iCs/>
          <w:color w:val="44546A"/>
          <w:sz w:val="18"/>
          <w:szCs w:val="18"/>
          <w:lang w:val="en-AU" w:eastAsia="en-US"/>
        </w:rPr>
        <w:t>, for Japanese, Korean, and Taiwanese effort</w:t>
      </w:r>
      <w:r w:rsidRPr="00225CA1">
        <w:rPr>
          <w:i/>
          <w:iCs/>
          <w:color w:val="44546A"/>
          <w:sz w:val="18"/>
          <w:szCs w:val="18"/>
          <w:lang w:val="en-AU" w:eastAsia="en-US"/>
        </w:rPr>
        <w:t>.</w:t>
      </w:r>
      <w:bookmarkEnd w:id="834"/>
      <w:bookmarkEnd w:id="835"/>
      <w:r w:rsidRPr="00225CA1">
        <w:rPr>
          <w:i/>
          <w:iCs/>
          <w:color w:val="44546A"/>
          <w:sz w:val="18"/>
          <w:szCs w:val="18"/>
          <w:lang w:val="en-AU" w:eastAsia="en-US"/>
        </w:rPr>
        <w:t xml:space="preserve"> </w:t>
      </w:r>
    </w:p>
    <w:p w14:paraId="0084707E" w14:textId="36470275" w:rsidR="003728B9" w:rsidRDefault="007B2DA6" w:rsidP="00852448">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del w:id="838" w:author="simpler" w:date="2016-12-13T14:45:00Z">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lastRenderedPageBreak/>
          <w:drawing>
            <wp:inline distT="0" distB="0" distL="0" distR="0" wp14:anchorId="2F7691D0" wp14:editId="3B4BA3F1">
              <wp:extent cx="4164330" cy="2736000"/>
              <wp:effectExtent l="0" t="0" r="7620" b="7620"/>
              <wp:docPr id="31" name="Picture 31" descr="C:\Users\simon_000\Google Drive\Consulting\IOTC\2016_CPUE\JP\clustering\JP_regA3_3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simon_000\Google Drive\Consulting\IOTC\2016_CPUE\JP\clustering\JP_regA3_3_lbid_mon_mapclust_hcltrp.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4667" b="1487"/>
                      <a:stretch/>
                    </pic:blipFill>
                    <pic:spPr bwMode="auto">
                      <a:xfrm>
                        <a:off x="0" y="0"/>
                        <a:ext cx="4165200" cy="2736572"/>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noProof/>
            <w:lang w:val="en-NZ" w:eastAsia="en-NZ"/>
          </w:rPr>
          <w:drawing>
            <wp:inline distT="0" distB="0" distL="0" distR="0" wp14:anchorId="1CD374B8" wp14:editId="08908A44">
              <wp:extent cx="4163690" cy="2700000"/>
              <wp:effectExtent l="0" t="0" r="8890" b="5715"/>
              <wp:docPr id="480" name="Picture 480" descr="C:\Users\simon_000\Google Drive\Consulting\IOTC\2016_CPUE\KR\clustering\KR_regA3_3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imon_000\Google Drive\Consulting\IOTC\2016_CPUE\KR\clustering\KR_regA3_3_tripidmon_mapclust_hcltrp.png"/>
                      <pic:cNvPicPr>
                        <a:picLocks noChangeAspect="1" noChangeArrowheads="1"/>
                      </pic:cNvPicPr>
                    </pic:nvPicPr>
                    <pic:blipFill rotWithShape="1">
                      <a:blip r:embed="rId80">
                        <a:extLst>
                          <a:ext uri="{28A0092B-C50C-407E-A947-70E740481C1C}">
                            <a14:useLocalDpi xmlns:a14="http://schemas.microsoft.com/office/drawing/2010/main" val="0"/>
                          </a:ext>
                        </a:extLst>
                      </a:blip>
                      <a:srcRect t="4666" b="2708"/>
                      <a:stretch/>
                    </pic:blipFill>
                    <pic:spPr bwMode="auto">
                      <a:xfrm>
                        <a:off x="0" y="0"/>
                        <a:ext cx="4165200" cy="2700979"/>
                      </a:xfrm>
                      <a:prstGeom prst="rect">
                        <a:avLst/>
                      </a:prstGeom>
                      <a:noFill/>
                      <a:ln>
                        <a:noFill/>
                      </a:ln>
                      <a:extLst>
                        <a:ext uri="{53640926-AAD7-44D8-BBD7-CCE9431645EC}">
                          <a14:shadowObscured xmlns:a14="http://schemas.microsoft.com/office/drawing/2010/main"/>
                        </a:ext>
                      </a:extLst>
                    </pic:spPr>
                  </pic:pic>
                </a:graphicData>
              </a:graphic>
            </wp:inline>
          </w:drawing>
        </w:r>
        <w:r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23E1A1A" wp14:editId="3ADAF144">
              <wp:extent cx="4163784" cy="2700000"/>
              <wp:effectExtent l="0" t="0" r="8255" b="5715"/>
              <wp:docPr id="481" name="Picture 481" descr="C:\Users\simon_000\Google Drive\Consulting\IOTC\2016_CPUE\TW\clustering\TW_regA3_3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imon_000\Google Drive\Consulting\IOTC\2016_CPUE\TW\clustering\TW_regA3_3_tripidmon_mapclust_hcltrp.png"/>
                      <pic:cNvPicPr>
                        <a:picLocks noChangeAspect="1" noChangeArrowheads="1"/>
                      </pic:cNvPicPr>
                    </pic:nvPicPr>
                    <pic:blipFill rotWithShape="1">
                      <a:blip r:embed="rId81">
                        <a:extLst>
                          <a:ext uri="{28A0092B-C50C-407E-A947-70E740481C1C}">
                            <a14:useLocalDpi xmlns:a14="http://schemas.microsoft.com/office/drawing/2010/main" val="0"/>
                          </a:ext>
                        </a:extLst>
                      </a:blip>
                      <a:srcRect t="4994" b="2382"/>
                      <a:stretch/>
                    </pic:blipFill>
                    <pic:spPr bwMode="auto">
                      <a:xfrm>
                        <a:off x="0" y="0"/>
                        <a:ext cx="4165200" cy="2700918"/>
                      </a:xfrm>
                      <a:prstGeom prst="rect">
                        <a:avLst/>
                      </a:prstGeom>
                      <a:noFill/>
                      <a:ln>
                        <a:noFill/>
                      </a:ln>
                      <a:extLst>
                        <a:ext uri="{53640926-AAD7-44D8-BBD7-CCE9431645EC}">
                          <a14:shadowObscured xmlns:a14="http://schemas.microsoft.com/office/drawing/2010/main"/>
                        </a:ext>
                      </a:extLst>
                    </pic:spPr>
                  </pic:pic>
                </a:graphicData>
              </a:graphic>
            </wp:inline>
          </w:drawing>
        </w:r>
      </w:del>
      <w:ins w:id="839" w:author="simpler" w:date="2016-12-13T14:45:00Z">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2F7691D0" wp14:editId="5AA03067">
              <wp:extent cx="4164965" cy="2787703"/>
              <wp:effectExtent l="0" t="0" r="6985" b="0"/>
              <wp:docPr id="575" name="Picture 575" descr="C:\Users\simon_000\Google Drive\Consulting\IOTC\2016_CPUE\JP\clustering\JP_regA3_3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simon_000\Google Drive\Consulting\IOTC\2016_CPUE\JP\clustering\JP_regA3_3_lbid_mon_mapclust_hcltrp.png"/>
                      <pic:cNvPicPr>
                        <a:picLocks noChangeAspect="1" noChangeArrowheads="1"/>
                      </pic:cNvPicPr>
                    </pic:nvPicPr>
                    <pic:blipFill rotWithShape="1">
                      <a:blip r:embed="rId79">
                        <a:extLst>
                          <a:ext uri="{28A0092B-C50C-407E-A947-70E740481C1C}">
                            <a14:useLocalDpi xmlns:a14="http://schemas.microsoft.com/office/drawing/2010/main" val="0"/>
                          </a:ext>
                        </a:extLst>
                      </a:blip>
                      <a:srcRect t="4394"/>
                      <a:stretch/>
                    </pic:blipFill>
                    <pic:spPr bwMode="auto">
                      <a:xfrm>
                        <a:off x="0" y="0"/>
                        <a:ext cx="4165200" cy="2787860"/>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noProof/>
            <w:lang w:val="en-NZ" w:eastAsia="en-NZ"/>
          </w:rPr>
          <w:drawing>
            <wp:inline distT="0" distB="0" distL="0" distR="0" wp14:anchorId="1CD374B8" wp14:editId="20C7E125">
              <wp:extent cx="4164965" cy="2787702"/>
              <wp:effectExtent l="0" t="0" r="6985" b="0"/>
              <wp:docPr id="576" name="Picture 576" descr="C:\Users\simon_000\Google Drive\Consulting\IOTC\2016_CPUE\KR\clustering\KR_regA3_3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simon_000\Google Drive\Consulting\IOTC\2016_CPUE\KR\clustering\KR_regA3_3_tripidmon_mapclust_hcltrp.png"/>
                      <pic:cNvPicPr>
                        <a:picLocks noChangeAspect="1" noChangeArrowheads="1"/>
                      </pic:cNvPicPr>
                    </pic:nvPicPr>
                    <pic:blipFill rotWithShape="1">
                      <a:blip r:embed="rId80">
                        <a:extLst>
                          <a:ext uri="{28A0092B-C50C-407E-A947-70E740481C1C}">
                            <a14:useLocalDpi xmlns:a14="http://schemas.microsoft.com/office/drawing/2010/main" val="0"/>
                          </a:ext>
                        </a:extLst>
                      </a:blip>
                      <a:srcRect t="4394"/>
                      <a:stretch/>
                    </pic:blipFill>
                    <pic:spPr bwMode="auto">
                      <a:xfrm>
                        <a:off x="0" y="0"/>
                        <a:ext cx="4165200" cy="2787859"/>
                      </a:xfrm>
                      <a:prstGeom prst="rect">
                        <a:avLst/>
                      </a:prstGeom>
                      <a:noFill/>
                      <a:ln>
                        <a:noFill/>
                      </a:ln>
                      <a:extLst>
                        <a:ext uri="{53640926-AAD7-44D8-BBD7-CCE9431645EC}">
                          <a14:shadowObscured xmlns:a14="http://schemas.microsoft.com/office/drawing/2010/main"/>
                        </a:ext>
                      </a:extLst>
                    </pic:spPr>
                  </pic:pic>
                </a:graphicData>
              </a:graphic>
            </wp:inline>
          </w:drawing>
        </w:r>
        <w:r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723E1A1A" wp14:editId="06059B70">
              <wp:extent cx="4164965" cy="2770230"/>
              <wp:effectExtent l="0" t="0" r="6985" b="0"/>
              <wp:docPr id="577" name="Picture 577" descr="C:\Users\simon_000\Google Drive\Consulting\IOTC\2016_CPUE\TW\clustering\TW_regA3_3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simon_000\Google Drive\Consulting\IOTC\2016_CPUE\TW\clustering\TW_regA3_3_tripidmon_mapclust_hcltrp.png"/>
                      <pic:cNvPicPr>
                        <a:picLocks noChangeAspect="1" noChangeArrowheads="1"/>
                      </pic:cNvPicPr>
                    </pic:nvPicPr>
                    <pic:blipFill rotWithShape="1">
                      <a:blip r:embed="rId81">
                        <a:extLst>
                          <a:ext uri="{28A0092B-C50C-407E-A947-70E740481C1C}">
                            <a14:useLocalDpi xmlns:a14="http://schemas.microsoft.com/office/drawing/2010/main" val="0"/>
                          </a:ext>
                        </a:extLst>
                      </a:blip>
                      <a:srcRect t="4994"/>
                      <a:stretch/>
                    </pic:blipFill>
                    <pic:spPr bwMode="auto">
                      <a:xfrm>
                        <a:off x="0" y="0"/>
                        <a:ext cx="4165200" cy="2770386"/>
                      </a:xfrm>
                      <a:prstGeom prst="rect">
                        <a:avLst/>
                      </a:prstGeom>
                      <a:noFill/>
                      <a:ln>
                        <a:noFill/>
                      </a:ln>
                      <a:extLst>
                        <a:ext uri="{53640926-AAD7-44D8-BBD7-CCE9431645EC}">
                          <a14:shadowObscured xmlns:a14="http://schemas.microsoft.com/office/drawing/2010/main"/>
                        </a:ext>
                      </a:extLst>
                    </pic:spPr>
                  </pic:pic>
                </a:graphicData>
              </a:graphic>
            </wp:inline>
          </w:drawing>
        </w:r>
      </w:ins>
    </w:p>
    <w:p w14:paraId="3CC8F83C" w14:textId="27017CF0" w:rsidR="003728B9" w:rsidRPr="00225CA1" w:rsidRDefault="003728B9" w:rsidP="003728B9">
      <w:pPr>
        <w:spacing w:after="200"/>
        <w:rPr>
          <w:i/>
          <w:iCs/>
          <w:color w:val="44546A"/>
          <w:sz w:val="18"/>
          <w:szCs w:val="18"/>
          <w:lang w:val="en-AU" w:eastAsia="en-US"/>
        </w:rPr>
      </w:pPr>
      <w:bookmarkStart w:id="840" w:name="_Ref455060098"/>
      <w:bookmarkStart w:id="841" w:name="_Toc455070256"/>
      <w:bookmarkStart w:id="842" w:name="_Toc469405600"/>
      <w:r w:rsidRPr="00225CA1">
        <w:rPr>
          <w:i/>
          <w:iCs/>
          <w:color w:val="44546A"/>
          <w:sz w:val="18"/>
          <w:szCs w:val="18"/>
          <w:lang w:val="en-AU" w:eastAsia="en-US"/>
        </w:rPr>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23</w:t>
      </w:r>
      <w:r w:rsidRPr="00225CA1">
        <w:rPr>
          <w:i/>
          <w:iCs/>
          <w:color w:val="44546A"/>
          <w:sz w:val="18"/>
          <w:szCs w:val="18"/>
          <w:lang w:val="en-AU" w:eastAsia="en-US"/>
        </w:rPr>
        <w:fldChar w:fldCharType="end"/>
      </w:r>
      <w:bookmarkEnd w:id="840"/>
      <w:r w:rsidRPr="00225CA1">
        <w:rPr>
          <w:i/>
          <w:iCs/>
          <w:color w:val="44546A"/>
          <w:sz w:val="18"/>
          <w:szCs w:val="18"/>
          <w:lang w:val="en-AU" w:eastAsia="en-US"/>
        </w:rPr>
        <w:t>:</w:t>
      </w:r>
      <w:r>
        <w:rPr>
          <w:i/>
          <w:iCs/>
          <w:color w:val="44546A"/>
          <w:sz w:val="18"/>
          <w:szCs w:val="18"/>
          <w:lang w:val="en-AU" w:eastAsia="en-US"/>
        </w:rPr>
        <w:t xml:space="preserve"> Maps of the spatial distributions of clusters in region 3 of </w:t>
      </w:r>
      <w:ins w:id="843" w:author="JPapp" w:date="2016-12-13T14:45:00Z">
        <w:r w:rsidR="004E0256">
          <w:rPr>
            <w:i/>
            <w:iCs/>
            <w:color w:val="44546A"/>
            <w:sz w:val="18"/>
            <w:szCs w:val="18"/>
            <w:lang w:val="en-NZ" w:eastAsia="en-US"/>
          </w:rPr>
          <w:t>regional structure A3</w:t>
        </w:r>
      </w:ins>
      <w:del w:id="844" w:author="JPapp" w:date="2016-12-13T14:45:00Z">
        <w:r>
          <w:rPr>
            <w:i/>
            <w:iCs/>
            <w:color w:val="44546A"/>
            <w:sz w:val="18"/>
            <w:szCs w:val="18"/>
            <w:lang w:val="en-AU" w:eastAsia="en-US"/>
          </w:rPr>
          <w:delText>the ALB 3 design</w:delText>
        </w:r>
      </w:del>
      <w:r>
        <w:rPr>
          <w:i/>
          <w:iCs/>
          <w:color w:val="44546A"/>
          <w:sz w:val="18"/>
          <w:szCs w:val="18"/>
          <w:lang w:val="en-AU" w:eastAsia="en-US"/>
        </w:rPr>
        <w:t>, for Japanese, Korean, and Taiwanese effort</w:t>
      </w:r>
      <w:r w:rsidRPr="00225CA1">
        <w:rPr>
          <w:i/>
          <w:iCs/>
          <w:color w:val="44546A"/>
          <w:sz w:val="18"/>
          <w:szCs w:val="18"/>
          <w:lang w:val="en-AU" w:eastAsia="en-US"/>
        </w:rPr>
        <w:t>.</w:t>
      </w:r>
      <w:bookmarkEnd w:id="841"/>
      <w:bookmarkEnd w:id="842"/>
      <w:r w:rsidRPr="00225CA1">
        <w:rPr>
          <w:i/>
          <w:iCs/>
          <w:color w:val="44546A"/>
          <w:sz w:val="18"/>
          <w:szCs w:val="18"/>
          <w:lang w:val="en-AU" w:eastAsia="en-US"/>
        </w:rPr>
        <w:t xml:space="preserve"> </w:t>
      </w:r>
    </w:p>
    <w:p w14:paraId="6142F3FD" w14:textId="44BF78A7" w:rsidR="00C63CEB" w:rsidRPr="00225CA1" w:rsidRDefault="007B2DA6" w:rsidP="00852448">
      <w:pPr>
        <w:spacing w:after="200" w:line="276" w:lineRule="auto"/>
        <w:rPr>
          <w:lang w:val="en-AU" w:eastAsia="en-US"/>
        </w:rPr>
      </w:pPr>
      <w:del w:id="845" w:author="simpler" w:date="2016-12-13T14:45:00Z">
        <w:r w:rsidRPr="00C01EBE">
          <w:rPr>
            <w:noProof/>
            <w:lang w:val="en-NZ" w:eastAsia="en-NZ"/>
          </w:rPr>
          <w:lastRenderedPageBreak/>
          <w:drawing>
            <wp:inline distT="0" distB="0" distL="0" distR="0" wp14:anchorId="6FFF8675" wp14:editId="0D924C29">
              <wp:extent cx="4163480" cy="2700000"/>
              <wp:effectExtent l="0" t="0" r="8890" b="5715"/>
              <wp:docPr id="482" name="Picture 482" descr="C:\Users\simon_000\Google Drive\Consulting\IOTC\2016_CPUE\JP\clustering\JP_regA3_4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imon_000\Google Drive\Consulting\IOTC\2016_CPUE\JP\clustering\JP_regA3_4_lbid_mon_mapclust_hcltrp.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979" t="5365" r="-979" b="2005"/>
                      <a:stretch/>
                    </pic:blipFill>
                    <pic:spPr bwMode="auto">
                      <a:xfrm>
                        <a:off x="0" y="0"/>
                        <a:ext cx="4165200" cy="2701115"/>
                      </a:xfrm>
                      <a:prstGeom prst="rect">
                        <a:avLst/>
                      </a:prstGeom>
                      <a:noFill/>
                      <a:ln>
                        <a:noFill/>
                      </a:ln>
                      <a:extLst>
                        <a:ext uri="{53640926-AAD7-44D8-BBD7-CCE9431645EC}">
                          <a14:shadowObscured xmlns:a14="http://schemas.microsoft.com/office/drawing/2010/main"/>
                        </a:ext>
                      </a:extLst>
                    </pic:spPr>
                  </pic:pic>
                </a:graphicData>
              </a:graphic>
            </wp:inline>
          </w:drawing>
        </w:r>
        <w:r w:rsidR="00C63CEB" w:rsidRPr="00C01EBE">
          <w:rPr>
            <w:noProof/>
            <w:lang w:val="en-NZ" w:eastAsia="en-NZ"/>
          </w:rPr>
          <w:drawing>
            <wp:inline distT="0" distB="0" distL="0" distR="0" wp14:anchorId="4C7D9034" wp14:editId="7CDE8EE5">
              <wp:extent cx="4163784" cy="2700000"/>
              <wp:effectExtent l="0" t="0" r="8255" b="5715"/>
              <wp:docPr id="483" name="Picture 483" descr="C:\Users\simon_000\Google Drive\Consulting\IOTC\2016_CPUE\KR\clustering\KR_regA3_4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imon_000\Google Drive\Consulting\IOTC\2016_CPUE\KR\clustering\KR_regA3_4_tripidmon_mapclust_hcltrp.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4994" b="2382"/>
                      <a:stretch/>
                    </pic:blipFill>
                    <pic:spPr bwMode="auto">
                      <a:xfrm>
                        <a:off x="0" y="0"/>
                        <a:ext cx="4165200" cy="2700918"/>
                      </a:xfrm>
                      <a:prstGeom prst="rect">
                        <a:avLst/>
                      </a:prstGeom>
                      <a:noFill/>
                      <a:ln>
                        <a:noFill/>
                      </a:ln>
                      <a:extLst>
                        <a:ext uri="{53640926-AAD7-44D8-BBD7-CCE9431645EC}">
                          <a14:shadowObscured xmlns:a14="http://schemas.microsoft.com/office/drawing/2010/main"/>
                        </a:ext>
                      </a:extLst>
                    </pic:spPr>
                  </pic:pic>
                </a:graphicData>
              </a:graphic>
            </wp:inline>
          </w:drawing>
        </w:r>
        <w:r w:rsidR="00C63CEB" w:rsidRPr="00C01EBE">
          <w:rPr>
            <w:rFonts w:ascii="Times New Roman" w:eastAsia="Times New Roman" w:hAnsi="Times New Roman" w:cs="Times New Roman"/>
            <w:snapToGrid w:val="0"/>
            <w:color w:val="000000"/>
            <w:w w:val="0"/>
            <w:sz w:val="0"/>
            <w:szCs w:val="0"/>
            <w:u w:color="000000"/>
            <w:bdr w:val="none" w:sz="0" w:space="0" w:color="000000"/>
            <w:shd w:val="clear" w:color="000000" w:fill="000000"/>
            <w:lang w:val="en-NZ" w:eastAsia="x-none" w:bidi="x-none"/>
          </w:rPr>
          <w:delText xml:space="preserve"> </w:delText>
        </w:r>
        <w:r w:rsidR="00C63CEB" w:rsidRPr="00C01EBE">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CAC393D" wp14:editId="1A13DF12">
              <wp:extent cx="4163056" cy="2700000"/>
              <wp:effectExtent l="0" t="0" r="0" b="5715"/>
              <wp:docPr id="484" name="Picture 484" descr="C:\Users\simon_000\Google Drive\Consulting\IOTC\2016_CPUE\TW\clustering\TW_regA3_4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imon_000\Google Drive\Consulting\IOTC\2016_CPUE\TW\clustering\TW_regA3_4_tripidmon_mapclust_hcltrp.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4865" b="2493"/>
                      <a:stretch/>
                    </pic:blipFill>
                    <pic:spPr bwMode="auto">
                      <a:xfrm>
                        <a:off x="0" y="0"/>
                        <a:ext cx="4165200" cy="2701391"/>
                      </a:xfrm>
                      <a:prstGeom prst="rect">
                        <a:avLst/>
                      </a:prstGeom>
                      <a:noFill/>
                      <a:ln>
                        <a:noFill/>
                      </a:ln>
                      <a:extLst>
                        <a:ext uri="{53640926-AAD7-44D8-BBD7-CCE9431645EC}">
                          <a14:shadowObscured xmlns:a14="http://schemas.microsoft.com/office/drawing/2010/main"/>
                        </a:ext>
                      </a:extLst>
                    </pic:spPr>
                  </pic:pic>
                </a:graphicData>
              </a:graphic>
            </wp:inline>
          </w:drawing>
        </w:r>
      </w:del>
      <w:ins w:id="846" w:author="simpler" w:date="2016-12-13T14:45:00Z">
        <w:r w:rsidRPr="00C63CEB">
          <w:rPr>
            <w:noProof/>
            <w:lang w:val="en-NZ" w:eastAsia="en-NZ"/>
          </w:rPr>
          <w:drawing>
            <wp:inline distT="0" distB="0" distL="0" distR="0" wp14:anchorId="6FFF8675" wp14:editId="3A973B65">
              <wp:extent cx="4164965" cy="2746933"/>
              <wp:effectExtent l="0" t="0" r="6985" b="0"/>
              <wp:docPr id="578" name="Picture 578" descr="C:\Users\simon_000\Google Drive\Consulting\IOTC\2016_CPUE\JP\clustering\JP_regA3_4_lbid_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imon_000\Google Drive\Consulting\IOTC\2016_CPUE\JP\clustering\JP_regA3_4_lbid_mon_mapclust_hcltrp.png"/>
                      <pic:cNvPicPr>
                        <a:picLocks noChangeAspect="1" noChangeArrowheads="1"/>
                      </pic:cNvPicPr>
                    </pic:nvPicPr>
                    <pic:blipFill rotWithShape="1">
                      <a:blip r:embed="rId82">
                        <a:extLst>
                          <a:ext uri="{28A0092B-C50C-407E-A947-70E740481C1C}">
                            <a14:useLocalDpi xmlns:a14="http://schemas.microsoft.com/office/drawing/2010/main" val="0"/>
                          </a:ext>
                        </a:extLst>
                      </a:blip>
                      <a:srcRect l="979" t="4922" r="-979" b="871"/>
                      <a:stretch/>
                    </pic:blipFill>
                    <pic:spPr bwMode="auto">
                      <a:xfrm>
                        <a:off x="0" y="0"/>
                        <a:ext cx="4165200" cy="2747088"/>
                      </a:xfrm>
                      <a:prstGeom prst="rect">
                        <a:avLst/>
                      </a:prstGeom>
                      <a:noFill/>
                      <a:ln>
                        <a:noFill/>
                      </a:ln>
                      <a:extLst>
                        <a:ext uri="{53640926-AAD7-44D8-BBD7-CCE9431645EC}">
                          <a14:shadowObscured xmlns:a14="http://schemas.microsoft.com/office/drawing/2010/main"/>
                        </a:ext>
                      </a:extLst>
                    </pic:spPr>
                  </pic:pic>
                </a:graphicData>
              </a:graphic>
            </wp:inline>
          </w:drawing>
        </w:r>
        <w:r w:rsidR="00C63CEB" w:rsidRPr="00C63CEB">
          <w:rPr>
            <w:noProof/>
            <w:lang w:val="en-NZ" w:eastAsia="en-NZ"/>
          </w:rPr>
          <w:drawing>
            <wp:inline distT="0" distB="0" distL="0" distR="0" wp14:anchorId="4C7D9034" wp14:editId="50D6323C">
              <wp:extent cx="4164965" cy="2770230"/>
              <wp:effectExtent l="0" t="0" r="6985" b="0"/>
              <wp:docPr id="579" name="Picture 579" descr="C:\Users\simon_000\Google Drive\Consulting\IOTC\2016_CPUE\KR\clustering\KR_regA3_4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simon_000\Google Drive\Consulting\IOTC\2016_CPUE\KR\clustering\KR_regA3_4_tripidmon_mapclust_hcltrp.png"/>
                      <pic:cNvPicPr>
                        <a:picLocks noChangeAspect="1" noChangeArrowheads="1"/>
                      </pic:cNvPicPr>
                    </pic:nvPicPr>
                    <pic:blipFill rotWithShape="1">
                      <a:blip r:embed="rId83">
                        <a:extLst>
                          <a:ext uri="{28A0092B-C50C-407E-A947-70E740481C1C}">
                            <a14:useLocalDpi xmlns:a14="http://schemas.microsoft.com/office/drawing/2010/main" val="0"/>
                          </a:ext>
                        </a:extLst>
                      </a:blip>
                      <a:srcRect t="4994"/>
                      <a:stretch/>
                    </pic:blipFill>
                    <pic:spPr bwMode="auto">
                      <a:xfrm>
                        <a:off x="0" y="0"/>
                        <a:ext cx="4165200" cy="2770386"/>
                      </a:xfrm>
                      <a:prstGeom prst="rect">
                        <a:avLst/>
                      </a:prstGeom>
                      <a:noFill/>
                      <a:ln>
                        <a:noFill/>
                      </a:ln>
                      <a:extLst>
                        <a:ext uri="{53640926-AAD7-44D8-BBD7-CCE9431645EC}">
                          <a14:shadowObscured xmlns:a14="http://schemas.microsoft.com/office/drawing/2010/main"/>
                        </a:ext>
                      </a:extLst>
                    </pic:spPr>
                  </pic:pic>
                </a:graphicData>
              </a:graphic>
            </wp:inline>
          </w:drawing>
        </w:r>
        <w:r w:rsidR="00C63CEB" w:rsidRPr="00C63CE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C63CEB" w:rsidRPr="00C63CEB">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en-NZ" w:eastAsia="en-NZ"/>
          </w:rPr>
          <w:drawing>
            <wp:inline distT="0" distB="0" distL="0" distR="0" wp14:anchorId="3CAC393D" wp14:editId="34466C62">
              <wp:extent cx="4164965" cy="2776054"/>
              <wp:effectExtent l="0" t="0" r="6985" b="5715"/>
              <wp:docPr id="580" name="Picture 580" descr="C:\Users\simon_000\Google Drive\Consulting\IOTC\2016_CPUE\TW\clustering\TW_regA3_4_tripidmon_mapclust_hclt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simon_000\Google Drive\Consulting\IOTC\2016_CPUE\TW\clustering\TW_regA3_4_tripidmon_mapclust_hcltrp.png"/>
                      <pic:cNvPicPr>
                        <a:picLocks noChangeAspect="1" noChangeArrowheads="1"/>
                      </pic:cNvPicPr>
                    </pic:nvPicPr>
                    <pic:blipFill rotWithShape="1">
                      <a:blip r:embed="rId84">
                        <a:extLst>
                          <a:ext uri="{28A0092B-C50C-407E-A947-70E740481C1C}">
                            <a14:useLocalDpi xmlns:a14="http://schemas.microsoft.com/office/drawing/2010/main" val="0"/>
                          </a:ext>
                        </a:extLst>
                      </a:blip>
                      <a:srcRect t="4794"/>
                      <a:stretch/>
                    </pic:blipFill>
                    <pic:spPr bwMode="auto">
                      <a:xfrm>
                        <a:off x="0" y="0"/>
                        <a:ext cx="4165200" cy="2776211"/>
                      </a:xfrm>
                      <a:prstGeom prst="rect">
                        <a:avLst/>
                      </a:prstGeom>
                      <a:noFill/>
                      <a:ln>
                        <a:noFill/>
                      </a:ln>
                      <a:extLst>
                        <a:ext uri="{53640926-AAD7-44D8-BBD7-CCE9431645EC}">
                          <a14:shadowObscured xmlns:a14="http://schemas.microsoft.com/office/drawing/2010/main"/>
                        </a:ext>
                      </a:extLst>
                    </pic:spPr>
                  </pic:pic>
                </a:graphicData>
              </a:graphic>
            </wp:inline>
          </w:drawing>
        </w:r>
      </w:ins>
    </w:p>
    <w:p w14:paraId="65221C57" w14:textId="45900EA1" w:rsidR="00852448" w:rsidRPr="00225CA1" w:rsidRDefault="00852448" w:rsidP="00852448">
      <w:pPr>
        <w:spacing w:after="200"/>
        <w:rPr>
          <w:i/>
          <w:iCs/>
          <w:color w:val="44546A"/>
          <w:sz w:val="18"/>
          <w:szCs w:val="18"/>
          <w:lang w:val="en-AU" w:eastAsia="en-US"/>
        </w:rPr>
      </w:pPr>
      <w:bookmarkStart w:id="847" w:name="_Ref417480587"/>
      <w:bookmarkStart w:id="848" w:name="_Toc455070257"/>
      <w:bookmarkStart w:id="849" w:name="_Toc469405601"/>
      <w:r w:rsidRPr="00225CA1">
        <w:rPr>
          <w:i/>
          <w:iCs/>
          <w:color w:val="44546A"/>
          <w:sz w:val="18"/>
          <w:szCs w:val="18"/>
          <w:lang w:val="en-AU" w:eastAsia="en-US"/>
        </w:rPr>
        <w:lastRenderedPageBreak/>
        <w:t xml:space="preserve">Figure </w:t>
      </w:r>
      <w:r w:rsidRPr="00225CA1">
        <w:rPr>
          <w:i/>
          <w:iCs/>
          <w:color w:val="44546A"/>
          <w:sz w:val="18"/>
          <w:szCs w:val="18"/>
          <w:lang w:val="en-AU" w:eastAsia="en-US"/>
        </w:rPr>
        <w:fldChar w:fldCharType="begin"/>
      </w:r>
      <w:r w:rsidRPr="00225CA1">
        <w:rPr>
          <w:i/>
          <w:iCs/>
          <w:color w:val="44546A"/>
          <w:sz w:val="18"/>
          <w:szCs w:val="18"/>
          <w:lang w:val="en-AU" w:eastAsia="en-US"/>
        </w:rPr>
        <w:instrText xml:space="preserve"> SEQ Figure \* ARABIC </w:instrText>
      </w:r>
      <w:r w:rsidRPr="00225CA1">
        <w:rPr>
          <w:i/>
          <w:iCs/>
          <w:color w:val="44546A"/>
          <w:sz w:val="18"/>
          <w:szCs w:val="18"/>
          <w:lang w:val="en-AU" w:eastAsia="en-US"/>
        </w:rPr>
        <w:fldChar w:fldCharType="separate"/>
      </w:r>
      <w:r w:rsidR="00A5526B">
        <w:rPr>
          <w:i/>
          <w:iCs/>
          <w:noProof/>
          <w:color w:val="44546A"/>
          <w:sz w:val="18"/>
          <w:szCs w:val="18"/>
          <w:lang w:val="en-AU" w:eastAsia="en-US"/>
        </w:rPr>
        <w:t>24</w:t>
      </w:r>
      <w:r w:rsidRPr="00225CA1">
        <w:rPr>
          <w:i/>
          <w:iCs/>
          <w:color w:val="44546A"/>
          <w:sz w:val="18"/>
          <w:szCs w:val="18"/>
          <w:lang w:val="en-AU" w:eastAsia="en-US"/>
        </w:rPr>
        <w:fldChar w:fldCharType="end"/>
      </w:r>
      <w:bookmarkEnd w:id="847"/>
      <w:r w:rsidRPr="00225CA1">
        <w:rPr>
          <w:i/>
          <w:iCs/>
          <w:color w:val="44546A"/>
          <w:sz w:val="18"/>
          <w:szCs w:val="18"/>
          <w:lang w:val="en-AU" w:eastAsia="en-US"/>
        </w:rPr>
        <w:t>:</w:t>
      </w:r>
      <w:r w:rsidR="007A01BD">
        <w:rPr>
          <w:i/>
          <w:iCs/>
          <w:color w:val="44546A"/>
          <w:sz w:val="18"/>
          <w:szCs w:val="18"/>
          <w:lang w:val="en-AU" w:eastAsia="en-US"/>
        </w:rPr>
        <w:t xml:space="preserve"> Maps of the spatial distributions of clusters in region 4 of </w:t>
      </w:r>
      <w:ins w:id="850" w:author="JPapp" w:date="2016-12-13T14:45:00Z">
        <w:r w:rsidR="004E0256">
          <w:rPr>
            <w:i/>
            <w:iCs/>
            <w:color w:val="44546A"/>
            <w:sz w:val="18"/>
            <w:szCs w:val="18"/>
            <w:lang w:val="en-NZ" w:eastAsia="en-US"/>
          </w:rPr>
          <w:t>regional structure A3</w:t>
        </w:r>
      </w:ins>
      <w:del w:id="851" w:author="JPapp" w:date="2016-12-13T14:45:00Z">
        <w:r w:rsidR="007A01BD">
          <w:rPr>
            <w:i/>
            <w:iCs/>
            <w:color w:val="44546A"/>
            <w:sz w:val="18"/>
            <w:szCs w:val="18"/>
            <w:lang w:val="en-AU" w:eastAsia="en-US"/>
          </w:rPr>
          <w:delText>the ALB 3 design</w:delText>
        </w:r>
      </w:del>
      <w:r w:rsidR="007A01BD">
        <w:rPr>
          <w:i/>
          <w:iCs/>
          <w:color w:val="44546A"/>
          <w:sz w:val="18"/>
          <w:szCs w:val="18"/>
          <w:lang w:val="en-AU" w:eastAsia="en-US"/>
        </w:rPr>
        <w:t>, for Japanese, Korean, and Taiwanese effort</w:t>
      </w:r>
      <w:r w:rsidRPr="00225CA1">
        <w:rPr>
          <w:i/>
          <w:iCs/>
          <w:color w:val="44546A"/>
          <w:sz w:val="18"/>
          <w:szCs w:val="18"/>
          <w:lang w:val="en-AU" w:eastAsia="en-US"/>
        </w:rPr>
        <w:t>.</w:t>
      </w:r>
      <w:bookmarkEnd w:id="848"/>
      <w:bookmarkEnd w:id="849"/>
      <w:r w:rsidRPr="00225CA1">
        <w:rPr>
          <w:i/>
          <w:iCs/>
          <w:color w:val="44546A"/>
          <w:sz w:val="18"/>
          <w:szCs w:val="18"/>
          <w:lang w:val="en-AU" w:eastAsia="en-US"/>
        </w:rPr>
        <w:t xml:space="preserve"> </w:t>
      </w:r>
    </w:p>
    <w:p w14:paraId="3D6EE496" w14:textId="77777777" w:rsidR="00102B00" w:rsidRDefault="00102B00" w:rsidP="00102B00">
      <w:pPr>
        <w:keepNext/>
        <w:spacing w:after="200" w:line="276" w:lineRule="auto"/>
      </w:pPr>
      <w:r w:rsidRPr="00102B00">
        <w:rPr>
          <w:noProof/>
          <w:lang w:val="en-NZ" w:eastAsia="en-NZ"/>
        </w:rPr>
        <w:drawing>
          <wp:inline distT="0" distB="0" distL="0" distR="0" wp14:anchorId="3C7B3C89" wp14:editId="5479A4CD">
            <wp:extent cx="5731510" cy="5731510"/>
            <wp:effectExtent l="0" t="0" r="2540" b="2540"/>
            <wp:docPr id="581" name="Picture 581" descr="C:\Users\simon_000\Documents\IOTC\2016_CPUE\joint\std\Joint_regA3_R1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simon_000\Documents\IOTC\2016_CPUE\joint\std\Joint_regA3_R1_lognC.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62441260" w14:textId="5EB02832" w:rsidR="00102B00" w:rsidRPr="00102B00" w:rsidRDefault="00102B00" w:rsidP="00102B00">
      <w:pPr>
        <w:spacing w:after="200"/>
        <w:rPr>
          <w:i/>
          <w:iCs/>
          <w:color w:val="44546A"/>
          <w:sz w:val="18"/>
          <w:szCs w:val="18"/>
          <w:lang w:val="en-AU" w:eastAsia="en-US"/>
        </w:rPr>
      </w:pPr>
      <w:bookmarkStart w:id="852" w:name="_Ref455064645"/>
      <w:bookmarkStart w:id="853" w:name="_Toc455070258"/>
      <w:bookmarkStart w:id="854" w:name="_Toc469405602"/>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25</w:t>
      </w:r>
      <w:r w:rsidRPr="00102B00">
        <w:rPr>
          <w:i/>
          <w:iCs/>
          <w:color w:val="44546A"/>
          <w:sz w:val="18"/>
          <w:szCs w:val="18"/>
          <w:lang w:val="en-AU" w:eastAsia="en-US"/>
        </w:rPr>
        <w:fldChar w:fldCharType="end"/>
      </w:r>
      <w:bookmarkEnd w:id="852"/>
      <w:r>
        <w:rPr>
          <w:i/>
          <w:iCs/>
          <w:color w:val="44546A"/>
          <w:sz w:val="18"/>
          <w:szCs w:val="18"/>
          <w:lang w:val="en-AU" w:eastAsia="en-US"/>
        </w:rPr>
        <w:t xml:space="preserve">: Estimated CPUE series for region 1 of the </w:t>
      </w:r>
      <w:ins w:id="855" w:author="JPapp" w:date="2016-12-13T14:45:00Z">
        <w:r w:rsidR="00E90576">
          <w:rPr>
            <w:i/>
            <w:iCs/>
            <w:color w:val="44546A"/>
            <w:sz w:val="18"/>
            <w:szCs w:val="18"/>
            <w:lang w:val="en-NZ" w:eastAsia="en-US"/>
          </w:rPr>
          <w:t>A3</w:t>
        </w:r>
      </w:ins>
      <w:del w:id="856" w:author="JPapp" w:date="2016-12-13T14:45:00Z">
        <w:r>
          <w:rPr>
            <w:i/>
            <w:iCs/>
            <w:color w:val="44546A"/>
            <w:sz w:val="18"/>
            <w:szCs w:val="18"/>
            <w:lang w:val="en-AU" w:eastAsia="en-US"/>
          </w:rPr>
          <w:delText>ALB_3</w:delText>
        </w:r>
      </w:del>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effects.</w:t>
      </w:r>
      <w:bookmarkEnd w:id="853"/>
      <w:bookmarkEnd w:id="854"/>
      <w:r>
        <w:rPr>
          <w:i/>
          <w:iCs/>
          <w:color w:val="44546A"/>
          <w:sz w:val="18"/>
          <w:szCs w:val="18"/>
          <w:lang w:val="en-AU" w:eastAsia="en-US"/>
        </w:rPr>
        <w:t xml:space="preserve"> </w:t>
      </w:r>
    </w:p>
    <w:p w14:paraId="5CD8A551" w14:textId="77777777" w:rsidR="00102B00" w:rsidRDefault="00102B00" w:rsidP="00852448">
      <w:pPr>
        <w:spacing w:after="200" w:line="276" w:lineRule="auto"/>
        <w:rPr>
          <w:lang w:val="en-AU" w:eastAsia="en-US"/>
        </w:rPr>
      </w:pPr>
      <w:r w:rsidRPr="00102B00">
        <w:rPr>
          <w:noProof/>
          <w:lang w:val="en-NZ" w:eastAsia="en-NZ"/>
        </w:rPr>
        <w:lastRenderedPageBreak/>
        <w:drawing>
          <wp:inline distT="0" distB="0" distL="0" distR="0" wp14:anchorId="49CC5D06" wp14:editId="47FE12DB">
            <wp:extent cx="5731510" cy="5731510"/>
            <wp:effectExtent l="0" t="0" r="2540" b="2540"/>
            <wp:docPr id="582" name="Picture 582" descr="C:\Users\simon_000\Documents\IOTC\2016_CPUE\joint\std\Joint_regA3_R2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imon_000\Documents\IOTC\2016_CPUE\joint\std\Joint_regA3_R2_lognC.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89B67E2" w14:textId="05C6DEE8" w:rsidR="00102B00" w:rsidRPr="00102B00" w:rsidRDefault="00102B00" w:rsidP="00102B00">
      <w:pPr>
        <w:spacing w:after="200"/>
        <w:rPr>
          <w:i/>
          <w:iCs/>
          <w:color w:val="44546A"/>
          <w:sz w:val="18"/>
          <w:szCs w:val="18"/>
          <w:lang w:val="en-AU" w:eastAsia="en-US"/>
        </w:rPr>
      </w:pPr>
      <w:bookmarkStart w:id="857" w:name="_Toc455070259"/>
      <w:bookmarkStart w:id="858" w:name="_Toc469405603"/>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26</w:t>
      </w:r>
      <w:r w:rsidRPr="00102B00">
        <w:rPr>
          <w:i/>
          <w:iCs/>
          <w:color w:val="44546A"/>
          <w:sz w:val="18"/>
          <w:szCs w:val="18"/>
          <w:lang w:val="en-AU" w:eastAsia="en-US"/>
        </w:rPr>
        <w:fldChar w:fldCharType="end"/>
      </w:r>
      <w:r>
        <w:rPr>
          <w:i/>
          <w:iCs/>
          <w:color w:val="44546A"/>
          <w:sz w:val="18"/>
          <w:szCs w:val="18"/>
          <w:lang w:val="en-AU" w:eastAsia="en-US"/>
        </w:rPr>
        <w:t xml:space="preserve">: Estimated CPUE series for region 2 of the </w:t>
      </w:r>
      <w:ins w:id="859" w:author="JPapp" w:date="2016-12-13T14:45:00Z">
        <w:r w:rsidR="00E90576">
          <w:rPr>
            <w:i/>
            <w:iCs/>
            <w:color w:val="44546A"/>
            <w:sz w:val="18"/>
            <w:szCs w:val="18"/>
            <w:lang w:val="en-NZ" w:eastAsia="en-US"/>
          </w:rPr>
          <w:t>A3</w:t>
        </w:r>
      </w:ins>
      <w:del w:id="860" w:author="JPapp" w:date="2016-12-13T14:45:00Z">
        <w:r>
          <w:rPr>
            <w:i/>
            <w:iCs/>
            <w:color w:val="44546A"/>
            <w:sz w:val="18"/>
            <w:szCs w:val="18"/>
            <w:lang w:val="en-AU" w:eastAsia="en-US"/>
          </w:rPr>
          <w:delText>ALB_3</w:delText>
        </w:r>
      </w:del>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effects.</w:t>
      </w:r>
      <w:bookmarkEnd w:id="857"/>
      <w:bookmarkEnd w:id="858"/>
      <w:r>
        <w:rPr>
          <w:i/>
          <w:iCs/>
          <w:color w:val="44546A"/>
          <w:sz w:val="18"/>
          <w:szCs w:val="18"/>
          <w:lang w:val="en-AU" w:eastAsia="en-US"/>
        </w:rPr>
        <w:t xml:space="preserve"> </w:t>
      </w:r>
    </w:p>
    <w:p w14:paraId="72235394" w14:textId="77777777" w:rsidR="00102B00" w:rsidRDefault="00102B00" w:rsidP="00852448">
      <w:pPr>
        <w:spacing w:after="200" w:line="276" w:lineRule="auto"/>
        <w:rPr>
          <w:lang w:val="en-AU" w:eastAsia="en-US"/>
        </w:rPr>
      </w:pPr>
      <w:r w:rsidRPr="00102B00">
        <w:rPr>
          <w:noProof/>
          <w:lang w:val="en-NZ" w:eastAsia="en-NZ"/>
        </w:rPr>
        <w:lastRenderedPageBreak/>
        <w:drawing>
          <wp:inline distT="0" distB="0" distL="0" distR="0" wp14:anchorId="7F7BA283" wp14:editId="11F0A844">
            <wp:extent cx="5731510" cy="5731510"/>
            <wp:effectExtent l="0" t="0" r="2540" b="2540"/>
            <wp:docPr id="583" name="Picture 583" descr="C:\Users\simon_000\Documents\IOTC\2016_CPUE\joint\std\Joint_regA3_R3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imon_000\Documents\IOTC\2016_CPUE\joint\std\Joint_regA3_R3_lognC.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3CF7C1A" w14:textId="1ECEFE62" w:rsidR="00102B00" w:rsidRPr="00102B00" w:rsidRDefault="00102B00" w:rsidP="00102B00">
      <w:pPr>
        <w:spacing w:after="200"/>
        <w:rPr>
          <w:i/>
          <w:iCs/>
          <w:color w:val="44546A"/>
          <w:sz w:val="18"/>
          <w:szCs w:val="18"/>
          <w:lang w:val="en-AU" w:eastAsia="en-US"/>
        </w:rPr>
      </w:pPr>
      <w:bookmarkStart w:id="861" w:name="_Toc455070260"/>
      <w:bookmarkStart w:id="862" w:name="_Toc469405604"/>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27</w:t>
      </w:r>
      <w:r w:rsidRPr="00102B00">
        <w:rPr>
          <w:i/>
          <w:iCs/>
          <w:color w:val="44546A"/>
          <w:sz w:val="18"/>
          <w:szCs w:val="18"/>
          <w:lang w:val="en-AU" w:eastAsia="en-US"/>
        </w:rPr>
        <w:fldChar w:fldCharType="end"/>
      </w:r>
      <w:r>
        <w:rPr>
          <w:i/>
          <w:iCs/>
          <w:color w:val="44546A"/>
          <w:sz w:val="18"/>
          <w:szCs w:val="18"/>
          <w:lang w:val="en-AU" w:eastAsia="en-US"/>
        </w:rPr>
        <w:t xml:space="preserve">: Estimated CPUE series for region 3 of the </w:t>
      </w:r>
      <w:ins w:id="863" w:author="JPapp" w:date="2016-12-13T14:45:00Z">
        <w:r w:rsidR="00E90576">
          <w:rPr>
            <w:i/>
            <w:iCs/>
            <w:color w:val="44546A"/>
            <w:sz w:val="18"/>
            <w:szCs w:val="18"/>
            <w:lang w:val="en-NZ" w:eastAsia="en-US"/>
          </w:rPr>
          <w:t>A3</w:t>
        </w:r>
      </w:ins>
      <w:del w:id="864" w:author="JPapp" w:date="2016-12-13T14:45:00Z">
        <w:r>
          <w:rPr>
            <w:i/>
            <w:iCs/>
            <w:color w:val="44546A"/>
            <w:sz w:val="18"/>
            <w:szCs w:val="18"/>
            <w:lang w:val="en-AU" w:eastAsia="en-US"/>
          </w:rPr>
          <w:delText>ALB_3</w:delText>
        </w:r>
      </w:del>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effects.</w:t>
      </w:r>
      <w:bookmarkEnd w:id="861"/>
      <w:bookmarkEnd w:id="862"/>
      <w:r>
        <w:rPr>
          <w:i/>
          <w:iCs/>
          <w:color w:val="44546A"/>
          <w:sz w:val="18"/>
          <w:szCs w:val="18"/>
          <w:lang w:val="en-AU" w:eastAsia="en-US"/>
        </w:rPr>
        <w:t xml:space="preserve"> </w:t>
      </w:r>
    </w:p>
    <w:p w14:paraId="2100A6E2" w14:textId="77777777" w:rsidR="00102B00" w:rsidRDefault="00102B00" w:rsidP="00852448">
      <w:pPr>
        <w:spacing w:after="200" w:line="276" w:lineRule="auto"/>
        <w:rPr>
          <w:lang w:val="en-AU" w:eastAsia="en-US"/>
        </w:rPr>
      </w:pPr>
      <w:r w:rsidRPr="00102B00">
        <w:rPr>
          <w:noProof/>
          <w:lang w:val="en-NZ" w:eastAsia="en-NZ"/>
        </w:rPr>
        <w:lastRenderedPageBreak/>
        <w:drawing>
          <wp:inline distT="0" distB="0" distL="0" distR="0" wp14:anchorId="452468A7" wp14:editId="4545F69A">
            <wp:extent cx="5731510" cy="5731510"/>
            <wp:effectExtent l="0" t="0" r="2540" b="2540"/>
            <wp:docPr id="584" name="Picture 584" descr="C:\Users\simon_000\Documents\IOTC\2016_CPUE\joint\std\Joint_regA3_R4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simon_000\Documents\IOTC\2016_CPUE\joint\std\Joint_regA3_R4_lognC.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6F659A4" w14:textId="7078F09F" w:rsidR="005B0A81" w:rsidRDefault="00102B00" w:rsidP="00102B00">
      <w:pPr>
        <w:spacing w:after="200"/>
        <w:rPr>
          <w:i/>
          <w:iCs/>
          <w:color w:val="44546A"/>
          <w:sz w:val="18"/>
          <w:szCs w:val="18"/>
          <w:lang w:val="en-AU" w:eastAsia="en-US"/>
        </w:rPr>
      </w:pPr>
      <w:bookmarkStart w:id="865" w:name="_Ref455064699"/>
      <w:bookmarkStart w:id="866" w:name="_Toc455070261"/>
      <w:bookmarkStart w:id="867" w:name="_Toc469405605"/>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28</w:t>
      </w:r>
      <w:r w:rsidRPr="00102B00">
        <w:rPr>
          <w:i/>
          <w:iCs/>
          <w:color w:val="44546A"/>
          <w:sz w:val="18"/>
          <w:szCs w:val="18"/>
          <w:lang w:val="en-AU" w:eastAsia="en-US"/>
        </w:rPr>
        <w:fldChar w:fldCharType="end"/>
      </w:r>
      <w:bookmarkEnd w:id="865"/>
      <w:r>
        <w:rPr>
          <w:i/>
          <w:iCs/>
          <w:color w:val="44546A"/>
          <w:sz w:val="18"/>
          <w:szCs w:val="18"/>
          <w:lang w:val="en-AU" w:eastAsia="en-US"/>
        </w:rPr>
        <w:t xml:space="preserve">: Estimated CPUE series for region 4 of the </w:t>
      </w:r>
      <w:ins w:id="868" w:author="JPapp" w:date="2016-12-13T14:45:00Z">
        <w:r w:rsidR="00E90576">
          <w:rPr>
            <w:i/>
            <w:iCs/>
            <w:color w:val="44546A"/>
            <w:sz w:val="18"/>
            <w:szCs w:val="18"/>
            <w:lang w:val="en-NZ" w:eastAsia="en-US"/>
          </w:rPr>
          <w:t>A3</w:t>
        </w:r>
      </w:ins>
      <w:del w:id="869" w:author="JPapp" w:date="2016-12-13T14:45:00Z">
        <w:r>
          <w:rPr>
            <w:i/>
            <w:iCs/>
            <w:color w:val="44546A"/>
            <w:sz w:val="18"/>
            <w:szCs w:val="18"/>
            <w:lang w:val="en-AU" w:eastAsia="en-US"/>
          </w:rPr>
          <w:delText>ALB_3</w:delText>
        </w:r>
      </w:del>
      <w:r>
        <w:rPr>
          <w:i/>
          <w:iCs/>
          <w:color w:val="44546A"/>
          <w:sz w:val="18"/>
          <w:szCs w:val="18"/>
          <w:lang w:val="en-AU" w:eastAsia="en-US"/>
        </w:rPr>
        <w:t xml:space="preserve"> </w:t>
      </w:r>
      <w:r w:rsidR="009716A0">
        <w:rPr>
          <w:i/>
          <w:iCs/>
          <w:color w:val="44546A"/>
          <w:sz w:val="18"/>
          <w:szCs w:val="18"/>
          <w:lang w:val="en-AU" w:eastAsia="en-US"/>
        </w:rPr>
        <w:t>regional</w:t>
      </w:r>
      <w:r>
        <w:rPr>
          <w:i/>
          <w:iCs/>
          <w:color w:val="44546A"/>
          <w:sz w:val="18"/>
          <w:szCs w:val="18"/>
          <w:lang w:val="en-AU" w:eastAsia="en-US"/>
        </w:rPr>
        <w:t xml:space="preserve"> structure, including time series for all years (top) both with (right) and without (left) vessel effects, and time series for 1952-79 without vessel effects, and 1979-2014 with vessel </w:t>
      </w:r>
      <w:r w:rsidR="005B0A81">
        <w:rPr>
          <w:i/>
          <w:iCs/>
          <w:color w:val="44546A"/>
          <w:sz w:val="18"/>
          <w:szCs w:val="18"/>
          <w:lang w:val="en-AU" w:eastAsia="en-US"/>
        </w:rPr>
        <w:t>effects.</w:t>
      </w:r>
      <w:bookmarkEnd w:id="866"/>
      <w:bookmarkEnd w:id="867"/>
    </w:p>
    <w:p w14:paraId="6CCF7A47" w14:textId="26F4C355" w:rsidR="00102B00" w:rsidRPr="00102B00" w:rsidRDefault="00102B00" w:rsidP="00102B00">
      <w:pPr>
        <w:spacing w:after="200"/>
        <w:rPr>
          <w:i/>
          <w:iCs/>
          <w:color w:val="44546A"/>
          <w:sz w:val="18"/>
          <w:szCs w:val="18"/>
          <w:lang w:val="en-AU" w:eastAsia="en-US"/>
        </w:rPr>
      </w:pPr>
      <w:r>
        <w:rPr>
          <w:i/>
          <w:iCs/>
          <w:color w:val="44546A"/>
          <w:sz w:val="18"/>
          <w:szCs w:val="18"/>
          <w:lang w:val="en-AU" w:eastAsia="en-US"/>
        </w:rPr>
        <w:lastRenderedPageBreak/>
        <w:t xml:space="preserve"> </w:t>
      </w:r>
      <w:r w:rsidR="009716A0" w:rsidRPr="009716A0">
        <w:rPr>
          <w:i/>
          <w:iCs/>
          <w:noProof/>
          <w:color w:val="44546A"/>
          <w:sz w:val="18"/>
          <w:szCs w:val="18"/>
          <w:lang w:val="en-NZ" w:eastAsia="en-NZ"/>
        </w:rPr>
        <w:drawing>
          <wp:inline distT="0" distB="0" distL="0" distR="0" wp14:anchorId="32B45A8A" wp14:editId="311E6F05">
            <wp:extent cx="5731510" cy="5731510"/>
            <wp:effectExtent l="0" t="0" r="2540" b="2540"/>
            <wp:docPr id="585" name="Picture 585" descr="C:\Users\simon_000\Documents\IOTC\2016_CPUE\joint\std\Joint_regA5_R1_log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simon_000\Documents\IOTC\2016_CPUE\joint\std\Joint_regA5_R1_lognC.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098C1FE" w14:textId="1C68651F" w:rsidR="005B0A81" w:rsidRDefault="009716A0" w:rsidP="00852448">
      <w:pPr>
        <w:spacing w:after="200" w:line="276" w:lineRule="auto"/>
        <w:rPr>
          <w:i/>
          <w:iCs/>
          <w:color w:val="44546A"/>
          <w:sz w:val="18"/>
          <w:szCs w:val="18"/>
          <w:lang w:val="en-AU" w:eastAsia="en-US"/>
        </w:rPr>
      </w:pPr>
      <w:bookmarkStart w:id="870" w:name="_Ref455064648"/>
      <w:bookmarkStart w:id="871" w:name="_Toc455070262"/>
      <w:bookmarkStart w:id="872" w:name="_Toc469405606"/>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29</w:t>
      </w:r>
      <w:r w:rsidRPr="00102B00">
        <w:rPr>
          <w:i/>
          <w:iCs/>
          <w:color w:val="44546A"/>
          <w:sz w:val="18"/>
          <w:szCs w:val="18"/>
          <w:lang w:val="en-AU" w:eastAsia="en-US"/>
        </w:rPr>
        <w:fldChar w:fldCharType="end"/>
      </w:r>
      <w:bookmarkEnd w:id="870"/>
      <w:r>
        <w:rPr>
          <w:i/>
          <w:iCs/>
          <w:color w:val="44546A"/>
          <w:sz w:val="18"/>
          <w:szCs w:val="18"/>
          <w:lang w:val="en-AU" w:eastAsia="en-US"/>
        </w:rPr>
        <w:t xml:space="preserve">: Estimated CPUE series for the single region of the </w:t>
      </w:r>
      <w:ins w:id="873" w:author="JPapp" w:date="2016-12-13T14:45:00Z">
        <w:r w:rsidR="00E90576">
          <w:rPr>
            <w:i/>
            <w:iCs/>
            <w:color w:val="44546A"/>
            <w:sz w:val="18"/>
            <w:szCs w:val="18"/>
            <w:lang w:val="en-NZ" w:eastAsia="en-US"/>
          </w:rPr>
          <w:t>A5</w:t>
        </w:r>
      </w:ins>
      <w:del w:id="874" w:author="JPapp" w:date="2016-12-13T14:45:00Z">
        <w:r>
          <w:rPr>
            <w:i/>
            <w:iCs/>
            <w:color w:val="44546A"/>
            <w:sz w:val="18"/>
            <w:szCs w:val="18"/>
            <w:lang w:val="en-AU" w:eastAsia="en-US"/>
          </w:rPr>
          <w:delText>ALB_5</w:delText>
        </w:r>
      </w:del>
      <w:r>
        <w:rPr>
          <w:i/>
          <w:iCs/>
          <w:color w:val="44546A"/>
          <w:sz w:val="18"/>
          <w:szCs w:val="18"/>
          <w:lang w:val="en-AU" w:eastAsia="en-US"/>
        </w:rPr>
        <w:t xml:space="preserve"> regional structure, including time series for all years (top) both with (right) and without (left) vessel effects, and time series for 1952-79 without vessel effects, and 1979-2014 with vessel</w:t>
      </w:r>
      <w:r w:rsidR="005B0A81">
        <w:rPr>
          <w:i/>
          <w:iCs/>
          <w:color w:val="44546A"/>
          <w:sz w:val="18"/>
          <w:szCs w:val="18"/>
          <w:lang w:val="en-AU" w:eastAsia="en-US"/>
        </w:rPr>
        <w:t xml:space="preserve"> effects.</w:t>
      </w:r>
      <w:bookmarkEnd w:id="871"/>
      <w:bookmarkEnd w:id="872"/>
      <w:r>
        <w:rPr>
          <w:i/>
          <w:iCs/>
          <w:color w:val="44546A"/>
          <w:sz w:val="18"/>
          <w:szCs w:val="18"/>
          <w:lang w:val="en-AU" w:eastAsia="en-US"/>
        </w:rPr>
        <w:t xml:space="preserve"> </w:t>
      </w:r>
    </w:p>
    <w:p w14:paraId="65CEA524" w14:textId="77777777" w:rsidR="0063451C" w:rsidRDefault="0063451C" w:rsidP="00852448">
      <w:pPr>
        <w:spacing w:after="200" w:line="276" w:lineRule="auto"/>
        <w:rPr>
          <w:del w:id="875" w:author="JPapp" w:date="2016-12-13T14:45:00Z"/>
          <w:i/>
          <w:iCs/>
          <w:color w:val="44546A"/>
          <w:sz w:val="18"/>
          <w:szCs w:val="18"/>
          <w:lang w:val="en-AU" w:eastAsia="en-US"/>
        </w:rPr>
      </w:pPr>
    </w:p>
    <w:p w14:paraId="3E5DFD64" w14:textId="77777777" w:rsidR="00970D93" w:rsidRPr="00C01EBE" w:rsidRDefault="005B0A81" w:rsidP="00852448">
      <w:pPr>
        <w:spacing w:after="200" w:line="276" w:lineRule="auto"/>
        <w:rPr>
          <w:ins w:id="876" w:author="JPapp" w:date="2016-12-13T14:45:00Z"/>
          <w:lang w:val="en-NZ" w:eastAsia="en-US"/>
        </w:rPr>
      </w:pPr>
      <w:r w:rsidRPr="005B0A81">
        <w:rPr>
          <w:noProof/>
          <w:lang w:val="en-NZ" w:eastAsia="en-NZ"/>
        </w:rPr>
        <w:drawing>
          <wp:inline distT="0" distB="0" distL="0" distR="0" wp14:anchorId="70306117" wp14:editId="542606A5">
            <wp:extent cx="2624400" cy="2624400"/>
            <wp:effectExtent l="0" t="0" r="5080" b="5080"/>
            <wp:docPr id="586" name="Picture 586" descr="C:\Users\simon_000\Documents\IOTC\2016_CPUE\joint\std\Joint_regA3_R1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imon_000\Documents\IOTC\2016_CPUE\joint\std\Joint_regA3_R1_lognC_novess_5279_diags.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noProof/>
          <w:lang w:val="en-NZ" w:eastAsia="en-NZ"/>
        </w:rPr>
        <w:drawing>
          <wp:inline distT="0" distB="0" distL="0" distR="0" wp14:anchorId="0B099E2E" wp14:editId="00327167">
            <wp:extent cx="2624400" cy="2624400"/>
            <wp:effectExtent l="0" t="0" r="5080" b="5080"/>
            <wp:docPr id="587" name="Picture 587" descr="C:\Users\simon_000\Documents\IOTC\2016_CPUE\joint\std\Joint_regA3_R1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simon_000\Documents\IOTC\2016_CPUE\joint\std\Joint_regA3_R1_lognC_vessid_7914_diags.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ins w:id="877" w:author="JPapp" w:date="2016-12-13T14:45:00Z">
        <w:r w:rsidRPr="00C01EBE">
          <w:rPr>
            <w:lang w:val="en-NZ" w:eastAsia="en-US"/>
          </w:rPr>
          <w:t xml:space="preserve"> </w:t>
        </w:r>
      </w:ins>
    </w:p>
    <w:p w14:paraId="445EE473" w14:textId="79055CE1" w:rsidR="00852448" w:rsidRPr="00C01EBE" w:rsidRDefault="0063451C" w:rsidP="00852448">
      <w:pPr>
        <w:spacing w:after="200" w:line="276" w:lineRule="auto"/>
        <w:rPr>
          <w:del w:id="878" w:author="simpler" w:date="2016-12-13T14:45:00Z"/>
          <w:lang w:val="en-NZ" w:eastAsia="en-US"/>
        </w:rPr>
      </w:pPr>
      <w:r w:rsidRPr="005B0A81">
        <w:rPr>
          <w:rFonts w:ascii="Times New Roman" w:hAnsi="Times New Roman" w:cs="Times New Roman"/>
          <w:noProof/>
          <w:sz w:val="28"/>
          <w:szCs w:val="28"/>
          <w:lang w:val="en-NZ" w:eastAsia="en-NZ"/>
        </w:rPr>
        <w:drawing>
          <wp:inline distT="0" distB="0" distL="0" distR="0" wp14:anchorId="52D1DC86" wp14:editId="5805DD5D">
            <wp:extent cx="2624400" cy="2624400"/>
            <wp:effectExtent l="0" t="0" r="5080" b="5080"/>
            <wp:docPr id="588" name="Picture 588" descr="C:\Users\simon_000\Documents\IOTC\2016_CPUE\joint\std\Joint_regA3_R2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simon_000\Documents\IOTC\2016_CPUE\joint\std\Joint_regA3_R2_lognC_novess_5279_diags.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rFonts w:ascii="Times New Roman" w:hAnsi="Times New Roman" w:cs="Times New Roman"/>
          <w:noProof/>
          <w:sz w:val="28"/>
          <w:szCs w:val="28"/>
          <w:lang w:val="en-NZ" w:eastAsia="en-NZ"/>
        </w:rPr>
        <w:drawing>
          <wp:inline distT="0" distB="0" distL="0" distR="0" wp14:anchorId="67894E23" wp14:editId="1987826A">
            <wp:extent cx="2624400" cy="2624400"/>
            <wp:effectExtent l="0" t="0" r="5080" b="5080"/>
            <wp:docPr id="589" name="Picture 589" descr="C:\Users\simon_000\Documents\IOTC\2016_CPUE\joint\std\Joint_regA3_R2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imon_000\Documents\IOTC\2016_CPUE\joint\std\Joint_regA3_R2_lognC_vessid_7914_diags.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00852448" w:rsidRPr="00225CA1">
        <w:rPr>
          <w:lang w:val="en-AU" w:eastAsia="en-US"/>
        </w:rPr>
        <w:fldChar w:fldCharType="begin"/>
      </w:r>
      <w:r w:rsidR="00852448" w:rsidRPr="00225CA1">
        <w:rPr>
          <w:lang w:val="en-AU" w:eastAsia="en-US"/>
        </w:rPr>
        <w:instrText xml:space="preserve"> ADDIN </w:instrText>
      </w:r>
      <w:r w:rsidR="00852448" w:rsidRPr="00225CA1">
        <w:rPr>
          <w:lang w:val="en-AU" w:eastAsia="en-US"/>
        </w:rPr>
        <w:fldChar w:fldCharType="end"/>
      </w:r>
    </w:p>
    <w:p w14:paraId="3EF31DF7" w14:textId="497F7B55" w:rsidR="005B0A81" w:rsidRDefault="005B0A81" w:rsidP="0063451C">
      <w:pPr>
        <w:spacing w:after="200" w:line="276"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14:paraId="0F5775B4" w14:textId="77777777" w:rsidR="005B0A81" w:rsidRPr="005B0A81" w:rsidRDefault="005B0A81" w:rsidP="005B0A81">
      <w:pPr>
        <w:rPr>
          <w:ins w:id="879" w:author="simpler" w:date="2016-12-13T14:45:00Z"/>
          <w:lang w:val="x-none" w:eastAsia="x-none" w:bidi="x-none"/>
        </w:rPr>
      </w:pPr>
    </w:p>
    <w:p w14:paraId="255A2DC1" w14:textId="7064CB44" w:rsidR="005B0A81" w:rsidRDefault="005B0A81" w:rsidP="005B0A81">
      <w:pPr>
        <w:spacing w:after="200" w:line="276" w:lineRule="auto"/>
        <w:rPr>
          <w:i/>
          <w:iCs/>
          <w:color w:val="44546A"/>
          <w:sz w:val="18"/>
          <w:szCs w:val="18"/>
          <w:lang w:val="en-AU" w:eastAsia="en-US"/>
        </w:rPr>
      </w:pPr>
      <w:bookmarkStart w:id="880" w:name="_Ref455065299"/>
      <w:bookmarkStart w:id="881" w:name="_Toc455070263"/>
      <w:bookmarkStart w:id="882" w:name="_Toc469405607"/>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30</w:t>
      </w:r>
      <w:r w:rsidRPr="00102B00">
        <w:rPr>
          <w:i/>
          <w:iCs/>
          <w:color w:val="44546A"/>
          <w:sz w:val="18"/>
          <w:szCs w:val="18"/>
          <w:lang w:val="en-AU" w:eastAsia="en-US"/>
        </w:rPr>
        <w:fldChar w:fldCharType="end"/>
      </w:r>
      <w:bookmarkEnd w:id="880"/>
      <w:r>
        <w:rPr>
          <w:i/>
          <w:iCs/>
          <w:color w:val="44546A"/>
          <w:sz w:val="18"/>
          <w:szCs w:val="18"/>
          <w:lang w:val="en-AU" w:eastAsia="en-US"/>
        </w:rPr>
        <w:t xml:space="preserve">: Diagnostics plots for lognormal constant models in regions 1 and 2 of the </w:t>
      </w:r>
      <w:ins w:id="883" w:author="JPapp" w:date="2016-12-13T14:45:00Z">
        <w:r w:rsidR="00E90576">
          <w:rPr>
            <w:i/>
            <w:iCs/>
            <w:color w:val="44546A"/>
            <w:sz w:val="18"/>
            <w:szCs w:val="18"/>
            <w:lang w:val="en-NZ" w:eastAsia="en-US"/>
          </w:rPr>
          <w:t>A3</w:t>
        </w:r>
      </w:ins>
      <w:del w:id="884" w:author="JPapp" w:date="2016-12-13T14:45:00Z">
        <w:r>
          <w:rPr>
            <w:i/>
            <w:iCs/>
            <w:color w:val="44546A"/>
            <w:sz w:val="18"/>
            <w:szCs w:val="18"/>
            <w:lang w:val="en-AU" w:eastAsia="en-US"/>
          </w:rPr>
          <w:delText>ALB_3</w:delText>
        </w:r>
      </w:del>
      <w:r>
        <w:rPr>
          <w:i/>
          <w:iCs/>
          <w:color w:val="44546A"/>
          <w:sz w:val="18"/>
          <w:szCs w:val="18"/>
          <w:lang w:val="en-AU" w:eastAsia="en-US"/>
        </w:rPr>
        <w:t xml:space="preserve"> regional structure</w:t>
      </w:r>
      <w:r w:rsidR="00576DAF">
        <w:rPr>
          <w:i/>
          <w:iCs/>
          <w:color w:val="44546A"/>
          <w:sz w:val="18"/>
          <w:szCs w:val="18"/>
          <w:lang w:val="en-AU" w:eastAsia="en-US"/>
        </w:rPr>
        <w:t xml:space="preserve">, </w:t>
      </w:r>
      <w:ins w:id="885" w:author="JPapp" w:date="2016-12-13T14:45:00Z">
        <w:r w:rsidR="00576DAF" w:rsidRPr="00C01EBE">
          <w:rPr>
            <w:i/>
            <w:iCs/>
            <w:color w:val="44546A"/>
            <w:sz w:val="18"/>
            <w:szCs w:val="18"/>
            <w:lang w:val="en-NZ" w:eastAsia="en-US"/>
          </w:rPr>
          <w:t>for</w:t>
        </w:r>
        <w:r w:rsidR="00970D93" w:rsidRPr="00C01EBE">
          <w:rPr>
            <w:i/>
            <w:iCs/>
            <w:color w:val="44546A"/>
            <w:sz w:val="18"/>
            <w:szCs w:val="18"/>
            <w:lang w:val="en-NZ" w:eastAsia="en-US"/>
          </w:rPr>
          <w:t xml:space="preserve"> </w:t>
        </w:r>
        <w:r w:rsidR="00576DAF" w:rsidRPr="00C01EBE">
          <w:rPr>
            <w:i/>
            <w:iCs/>
            <w:color w:val="44546A"/>
            <w:sz w:val="18"/>
            <w:szCs w:val="18"/>
            <w:lang w:val="en-NZ" w:eastAsia="en-US"/>
          </w:rPr>
          <w:t>1952</w:t>
        </w:r>
      </w:ins>
      <w:del w:id="886" w:author="JPapp" w:date="2016-12-13T14:45:00Z">
        <w:r w:rsidR="00576DAF">
          <w:rPr>
            <w:i/>
            <w:iCs/>
            <w:color w:val="44546A"/>
            <w:sz w:val="18"/>
            <w:szCs w:val="18"/>
            <w:lang w:val="en-AU" w:eastAsia="en-US"/>
          </w:rPr>
          <w:delText>for1952</w:delText>
        </w:r>
      </w:del>
      <w:r w:rsidR="00576DAF">
        <w:rPr>
          <w:i/>
          <w:iCs/>
          <w:color w:val="44546A"/>
          <w:sz w:val="18"/>
          <w:szCs w:val="18"/>
          <w:lang w:val="en-AU" w:eastAsia="en-US"/>
        </w:rPr>
        <w:t>-79 without vessel effects (left) and for 1979-2014 with vessel effects (right)</w:t>
      </w:r>
      <w:r>
        <w:rPr>
          <w:i/>
          <w:iCs/>
          <w:color w:val="44546A"/>
          <w:sz w:val="18"/>
          <w:szCs w:val="18"/>
          <w:lang w:val="en-AU" w:eastAsia="en-US"/>
        </w:rPr>
        <w:t>.</w:t>
      </w:r>
      <w:bookmarkEnd w:id="881"/>
      <w:bookmarkEnd w:id="882"/>
      <w:r>
        <w:rPr>
          <w:i/>
          <w:iCs/>
          <w:color w:val="44546A"/>
          <w:sz w:val="18"/>
          <w:szCs w:val="18"/>
          <w:lang w:val="en-AU" w:eastAsia="en-US"/>
        </w:rPr>
        <w:t xml:space="preserve"> </w:t>
      </w:r>
    </w:p>
    <w:p w14:paraId="53C96E4B" w14:textId="3330FAEB" w:rsidR="00B40EA1" w:rsidRPr="00C01EBE" w:rsidRDefault="00B40EA1" w:rsidP="005B0A81">
      <w:pPr>
        <w:spacing w:after="200" w:line="276" w:lineRule="auto"/>
        <w:rPr>
          <w:ins w:id="887" w:author="JPapp" w:date="2016-12-13T14:45:00Z"/>
          <w:i/>
          <w:iCs/>
          <w:color w:val="44546A"/>
          <w:sz w:val="18"/>
          <w:szCs w:val="18"/>
          <w:lang w:val="en-NZ" w:eastAsia="en-US"/>
        </w:rPr>
      </w:pPr>
    </w:p>
    <w:p w14:paraId="7916CE87" w14:textId="77777777" w:rsidR="00B40EA1" w:rsidRPr="00C01EBE" w:rsidRDefault="00B40EA1" w:rsidP="005B0A81">
      <w:pPr>
        <w:spacing w:after="200" w:line="276" w:lineRule="auto"/>
        <w:rPr>
          <w:ins w:id="888" w:author="JPapp" w:date="2016-12-13T14:45:00Z"/>
          <w:lang w:val="en-NZ" w:eastAsia="en-US"/>
        </w:rPr>
      </w:pPr>
    </w:p>
    <w:p w14:paraId="72D3122F" w14:textId="3DC03213" w:rsidR="005B0A81" w:rsidRPr="00C01EBE" w:rsidRDefault="00B40EA1" w:rsidP="00B40EA1">
      <w:pPr>
        <w:spacing w:after="200" w:line="276" w:lineRule="auto"/>
        <w:rPr>
          <w:ins w:id="889" w:author="JPapp" w:date="2016-12-13T14:45:00Z"/>
          <w:lang w:val="en-NZ" w:eastAsia="en-US"/>
        </w:rPr>
      </w:pPr>
      <w:ins w:id="890" w:author="JPapp" w:date="2016-12-13T14:45:00Z">
        <w:r w:rsidRPr="00C01EBE">
          <w:rPr>
            <w:rFonts w:ascii="Times New Roman" w:hAnsi="Times New Roman" w:cs="Times New Roman"/>
            <w:noProof/>
            <w:sz w:val="28"/>
            <w:szCs w:val="28"/>
            <w:lang w:val="en-NZ" w:eastAsia="en-NZ"/>
          </w:rPr>
          <w:lastRenderedPageBreak/>
          <w:drawing>
            <wp:inline distT="0" distB="0" distL="0" distR="0" wp14:anchorId="46F96582" wp14:editId="68B814AD">
              <wp:extent cx="2624400" cy="2624400"/>
              <wp:effectExtent l="0" t="0" r="5080" b="5080"/>
              <wp:docPr id="485" name="Picture 485" descr="C:\Users\simon_000\Documents\IOTC\2016_CPUE\joint\std\Joint_regA3_R3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imon_000\Documents\IOTC\2016_CPUE\joint\std\Joint_regA3_R3_lognC_novess_5279_diag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001E2904" w:rsidRPr="00C01EBE">
          <w:rPr>
            <w:rFonts w:ascii="Times New Roman" w:hAnsi="Times New Roman" w:cs="Times New Roman"/>
            <w:noProof/>
            <w:sz w:val="28"/>
            <w:szCs w:val="28"/>
            <w:lang w:val="en-NZ" w:eastAsia="en-NZ"/>
          </w:rPr>
          <w:drawing>
            <wp:inline distT="0" distB="0" distL="0" distR="0" wp14:anchorId="114DCC2F" wp14:editId="709EF346">
              <wp:extent cx="2624400" cy="2624400"/>
              <wp:effectExtent l="0" t="0" r="5080" b="5080"/>
              <wp:docPr id="486" name="Picture 486" descr="C:\Users\simon_000\Documents\IOTC\2016_CPUE\joint\std\Joint_regA3_R3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imon_000\Documents\IOTC\2016_CPUE\joint\std\Joint_regA3_R3_lognC_vessid_7914_diag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001E2904" w:rsidRPr="00C01EBE">
          <w:rPr>
            <w:rFonts w:ascii="Times New Roman" w:hAnsi="Times New Roman" w:cs="Times New Roman"/>
            <w:noProof/>
            <w:sz w:val="28"/>
            <w:szCs w:val="28"/>
            <w:lang w:val="en-NZ" w:eastAsia="en-NZ"/>
          </w:rPr>
          <w:drawing>
            <wp:inline distT="0" distB="0" distL="0" distR="0" wp14:anchorId="1B01AA1E" wp14:editId="29E7F700">
              <wp:extent cx="2624400" cy="2624400"/>
              <wp:effectExtent l="0" t="0" r="5080" b="5080"/>
              <wp:docPr id="487" name="Picture 487" descr="C:\Users\simon_000\Documents\IOTC\2016_CPUE\joint\std\Joint_regA3_R4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imon_000\Documents\IOTC\2016_CPUE\joint\std\Joint_regA3_R4_lognC_novess_5279_diag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C01EBE">
          <w:rPr>
            <w:rFonts w:ascii="Times New Roman" w:hAnsi="Times New Roman" w:cs="Times New Roman"/>
            <w:noProof/>
            <w:sz w:val="28"/>
            <w:szCs w:val="28"/>
            <w:lang w:val="en-NZ" w:eastAsia="en-NZ"/>
          </w:rPr>
          <w:drawing>
            <wp:inline distT="0" distB="0" distL="0" distR="0" wp14:anchorId="34DE5FCC" wp14:editId="520DD4CC">
              <wp:extent cx="2624400" cy="2624400"/>
              <wp:effectExtent l="0" t="0" r="5080" b="5080"/>
              <wp:docPr id="488" name="Picture 488" descr="C:\Users\simon_000\Documents\IOTC\2016_CPUE\joint\std\Joint_regA3_R4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simon_000\Documents\IOTC\2016_CPUE\joint\std\Joint_regA3_R4_lognC_vessid_7914_diag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ins>
    </w:p>
    <w:p w14:paraId="0E2B241C" w14:textId="37DE27E7" w:rsidR="005B0A81" w:rsidRDefault="0063451C" w:rsidP="005B0A81">
      <w:pPr>
        <w:rPr>
          <w:lang w:val="en-AU" w:eastAsia="en-AU"/>
        </w:rPr>
      </w:pPr>
      <w:del w:id="891" w:author="JPapp" w:date="2016-12-13T14:45:00Z">
        <w:r w:rsidRPr="005B0A81">
          <w:rPr>
            <w:rFonts w:ascii="Times New Roman" w:hAnsi="Times New Roman" w:cs="Times New Roman"/>
            <w:noProof/>
            <w:sz w:val="28"/>
            <w:szCs w:val="28"/>
            <w:lang w:val="en-NZ" w:eastAsia="en-NZ"/>
          </w:rPr>
          <w:drawing>
            <wp:inline distT="0" distB="0" distL="0" distR="0" wp14:anchorId="7E62021D" wp14:editId="10F821A7">
              <wp:extent cx="2624400" cy="2624400"/>
              <wp:effectExtent l="0" t="0" r="5080" b="5080"/>
              <wp:docPr id="590" name="Picture 590" descr="C:\Users\simon_000\Documents\IOTC\2016_CPUE\joint\std\Joint_regA3_R3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simon_000\Documents\IOTC\2016_CPUE\joint\std\Joint_regA3_R3_lognC_novess_5279_diags.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rFonts w:ascii="Times New Roman" w:hAnsi="Times New Roman" w:cs="Times New Roman"/>
            <w:noProof/>
            <w:sz w:val="28"/>
            <w:szCs w:val="28"/>
            <w:lang w:val="en-NZ" w:eastAsia="en-NZ"/>
          </w:rPr>
          <w:drawing>
            <wp:inline distT="0" distB="0" distL="0" distR="0" wp14:anchorId="64899895" wp14:editId="0DAF7329">
              <wp:extent cx="2624400" cy="2624400"/>
              <wp:effectExtent l="0" t="0" r="5080" b="5080"/>
              <wp:docPr id="591" name="Picture 591" descr="C:\Users\simon_000\Documents\IOTC\2016_CPUE\joint\std\Joint_regA3_R4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simon_000\Documents\IOTC\2016_CPUE\joint\std\Joint_regA3_R4_lognC_vessid_7914_diags.pn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rFonts w:ascii="Times New Roman" w:hAnsi="Times New Roman" w:cs="Times New Roman"/>
            <w:noProof/>
            <w:sz w:val="28"/>
            <w:szCs w:val="28"/>
            <w:lang w:val="en-NZ" w:eastAsia="en-NZ"/>
          </w:rPr>
          <w:drawing>
            <wp:inline distT="0" distB="0" distL="0" distR="0" wp14:anchorId="3D4A9CB6" wp14:editId="726ABA32">
              <wp:extent cx="2624400" cy="2624400"/>
              <wp:effectExtent l="0" t="0" r="5080" b="5080"/>
              <wp:docPr id="592" name="Picture 592" descr="C:\Users\simon_000\Documents\IOTC\2016_CPUE\joint\std\Joint_regA3_R4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simon_000\Documents\IOTC\2016_CPUE\joint\std\Joint_regA3_R4_lognC_novess_5279_diags.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rFonts w:ascii="Times New Roman" w:hAnsi="Times New Roman" w:cs="Times New Roman"/>
            <w:noProof/>
            <w:sz w:val="28"/>
            <w:szCs w:val="28"/>
            <w:lang w:val="en-NZ" w:eastAsia="en-NZ"/>
          </w:rPr>
          <w:drawing>
            <wp:inline distT="0" distB="0" distL="0" distR="0" wp14:anchorId="3EEA81F3" wp14:editId="45881ABF">
              <wp:extent cx="2624400" cy="2624400"/>
              <wp:effectExtent l="0" t="0" r="5080" b="5080"/>
              <wp:docPr id="593" name="Picture 593" descr="C:\Users\simon_000\Documents\IOTC\2016_CPUE\joint\std\Joint_regA3_R3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simon_000\Documents\IOTC\2016_CPUE\joint\std\Joint_regA3_R3_lognC_vessid_7914_diags.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del>
    </w:p>
    <w:p w14:paraId="376974D3" w14:textId="04651805" w:rsidR="00576DAF" w:rsidRDefault="005B0A81" w:rsidP="005B0A81">
      <w:pPr>
        <w:spacing w:after="200" w:line="276" w:lineRule="auto"/>
        <w:rPr>
          <w:i/>
          <w:iCs/>
          <w:color w:val="44546A"/>
          <w:sz w:val="18"/>
          <w:szCs w:val="18"/>
          <w:lang w:val="en-AU" w:eastAsia="en-US"/>
        </w:rPr>
      </w:pPr>
      <w:bookmarkStart w:id="892" w:name="_Toc455070264"/>
      <w:bookmarkStart w:id="893" w:name="_Toc469405608"/>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31</w:t>
      </w:r>
      <w:r w:rsidRPr="00102B00">
        <w:rPr>
          <w:i/>
          <w:iCs/>
          <w:color w:val="44546A"/>
          <w:sz w:val="18"/>
          <w:szCs w:val="18"/>
          <w:lang w:val="en-AU" w:eastAsia="en-US"/>
        </w:rPr>
        <w:fldChar w:fldCharType="end"/>
      </w:r>
      <w:r>
        <w:rPr>
          <w:i/>
          <w:iCs/>
          <w:color w:val="44546A"/>
          <w:sz w:val="18"/>
          <w:szCs w:val="18"/>
          <w:lang w:val="en-AU" w:eastAsia="en-US"/>
        </w:rPr>
        <w:t xml:space="preserve">: Diagnostics plots for lognormal constant models in regions 3 and 4 of the </w:t>
      </w:r>
      <w:ins w:id="894" w:author="JPapp" w:date="2016-12-13T14:45:00Z">
        <w:r w:rsidR="00E90576">
          <w:rPr>
            <w:i/>
            <w:iCs/>
            <w:color w:val="44546A"/>
            <w:sz w:val="18"/>
            <w:szCs w:val="18"/>
            <w:lang w:val="en-NZ" w:eastAsia="en-US"/>
          </w:rPr>
          <w:t>A3</w:t>
        </w:r>
      </w:ins>
      <w:del w:id="895" w:author="JPapp" w:date="2016-12-13T14:45:00Z">
        <w:r>
          <w:rPr>
            <w:i/>
            <w:iCs/>
            <w:color w:val="44546A"/>
            <w:sz w:val="18"/>
            <w:szCs w:val="18"/>
            <w:lang w:val="en-AU" w:eastAsia="en-US"/>
          </w:rPr>
          <w:delText>ALB_3</w:delText>
        </w:r>
      </w:del>
      <w:r>
        <w:rPr>
          <w:i/>
          <w:iCs/>
          <w:color w:val="44546A"/>
          <w:sz w:val="18"/>
          <w:szCs w:val="18"/>
          <w:lang w:val="en-AU" w:eastAsia="en-US"/>
        </w:rPr>
        <w:t xml:space="preserve"> regional structure, for1952-79 without vessel effects (left) and for 1979-2014 with vessel effects (right).</w:t>
      </w:r>
      <w:bookmarkEnd w:id="892"/>
      <w:bookmarkEnd w:id="893"/>
      <w:r>
        <w:rPr>
          <w:i/>
          <w:iCs/>
          <w:color w:val="44546A"/>
          <w:sz w:val="18"/>
          <w:szCs w:val="18"/>
          <w:lang w:val="en-AU" w:eastAsia="en-US"/>
        </w:rPr>
        <w:t xml:space="preserve"> </w:t>
      </w:r>
    </w:p>
    <w:p w14:paraId="1BC7674B" w14:textId="77777777" w:rsidR="00576DAF" w:rsidRDefault="00576DAF">
      <w:pPr>
        <w:rPr>
          <w:i/>
          <w:iCs/>
          <w:color w:val="44546A"/>
          <w:sz w:val="18"/>
          <w:szCs w:val="18"/>
          <w:lang w:val="en-AU" w:eastAsia="en-US"/>
        </w:rPr>
      </w:pPr>
      <w:r>
        <w:rPr>
          <w:i/>
          <w:iCs/>
          <w:color w:val="44546A"/>
          <w:sz w:val="18"/>
          <w:szCs w:val="18"/>
          <w:lang w:val="en-AU" w:eastAsia="en-US"/>
        </w:rPr>
        <w:br w:type="page"/>
      </w:r>
    </w:p>
    <w:p w14:paraId="34C8EDD0" w14:textId="77777777" w:rsidR="005B0A81" w:rsidRDefault="00B40EA1" w:rsidP="005B0A81">
      <w:pPr>
        <w:spacing w:after="200" w:line="276" w:lineRule="auto"/>
        <w:rPr>
          <w:i/>
          <w:iCs/>
          <w:color w:val="44546A"/>
          <w:sz w:val="18"/>
          <w:szCs w:val="18"/>
          <w:lang w:val="en-AU" w:eastAsia="en-US"/>
        </w:rPr>
      </w:pPr>
      <w:ins w:id="896" w:author="JPapp" w:date="2016-12-13T14:45:00Z">
        <w:r w:rsidRPr="00C01EBE">
          <w:rPr>
            <w:i/>
            <w:iCs/>
            <w:noProof/>
            <w:color w:val="44546A"/>
            <w:sz w:val="18"/>
            <w:szCs w:val="18"/>
            <w:lang w:val="en-NZ" w:eastAsia="en-NZ"/>
          </w:rPr>
          <w:lastRenderedPageBreak/>
          <w:drawing>
            <wp:inline distT="0" distB="0" distL="0" distR="0" wp14:anchorId="7244BA91" wp14:editId="51B63A98">
              <wp:extent cx="2624400" cy="2624400"/>
              <wp:effectExtent l="0" t="0" r="5080" b="5080"/>
              <wp:docPr id="489" name="Picture 489" descr="C:\Users\simon_000\Documents\IOTC\2016_CPUE\joint\std\Joint_regA5_R1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imon_000\Documents\IOTC\2016_CPUE\joint\std\Joint_regA5_R1_lognC_novess_5279_diag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C01EBE">
          <w:rPr>
            <w:i/>
            <w:iCs/>
            <w:noProof/>
            <w:color w:val="44546A"/>
            <w:sz w:val="18"/>
            <w:szCs w:val="18"/>
            <w:lang w:val="en-NZ" w:eastAsia="en-NZ"/>
          </w:rPr>
          <w:drawing>
            <wp:inline distT="0" distB="0" distL="0" distR="0" wp14:anchorId="1894FE2E" wp14:editId="26E7F232">
              <wp:extent cx="2624400" cy="2624400"/>
              <wp:effectExtent l="0" t="0" r="5080" b="5080"/>
              <wp:docPr id="490" name="Picture 490" descr="C:\Users\simon_000\Documents\IOTC\2016_CPUE\joint\std\Joint_regA5_R1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imon_000\Documents\IOTC\2016_CPUE\joint\std\Joint_regA5_R1_lognC_vessid_7914_diag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ins>
    </w:p>
    <w:p w14:paraId="60D26A4F" w14:textId="1C3AF8F1" w:rsidR="005B0A81" w:rsidRDefault="005B0A81" w:rsidP="005B0A81">
      <w:pPr>
        <w:spacing w:after="200" w:line="276" w:lineRule="auto"/>
        <w:rPr>
          <w:i/>
          <w:iCs/>
          <w:color w:val="44546A"/>
          <w:sz w:val="18"/>
          <w:szCs w:val="18"/>
          <w:lang w:val="en-AU" w:eastAsia="en-US"/>
        </w:rPr>
      </w:pPr>
      <w:del w:id="897" w:author="JPapp" w:date="2016-12-13T14:45:00Z">
        <w:r w:rsidRPr="005B0A81">
          <w:rPr>
            <w:i/>
            <w:iCs/>
            <w:noProof/>
            <w:color w:val="44546A"/>
            <w:sz w:val="18"/>
            <w:szCs w:val="18"/>
            <w:lang w:val="en-NZ" w:eastAsia="en-NZ"/>
          </w:rPr>
          <w:drawing>
            <wp:inline distT="0" distB="0" distL="0" distR="0" wp14:anchorId="757DCF89" wp14:editId="627F2DF5">
              <wp:extent cx="2624400" cy="2624400"/>
              <wp:effectExtent l="0" t="0" r="5080" b="5080"/>
              <wp:docPr id="498" name="Picture 498" descr="C:\Users\simon_000\Documents\IOTC\2016_CPUE\joint\std\Joint_regA5_R1_lognC_novess_5279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simon_000\Documents\IOTC\2016_CPUE\joint\std\Joint_regA5_R1_lognC_novess_5279_diags.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r w:rsidRPr="005B0A81">
          <w:rPr>
            <w:i/>
            <w:iCs/>
            <w:noProof/>
            <w:color w:val="44546A"/>
            <w:sz w:val="18"/>
            <w:szCs w:val="18"/>
            <w:lang w:val="en-NZ" w:eastAsia="en-NZ"/>
          </w:rPr>
          <w:drawing>
            <wp:inline distT="0" distB="0" distL="0" distR="0" wp14:anchorId="768FACE2" wp14:editId="73CBD97F">
              <wp:extent cx="2624400" cy="2624400"/>
              <wp:effectExtent l="0" t="0" r="5080" b="5080"/>
              <wp:docPr id="499" name="Picture 499" descr="C:\Users\simon_000\Documents\IOTC\2016_CPUE\joint\std\Joint_regA5_R1_lognC_vessid_7914_di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simon_000\Documents\IOTC\2016_CPUE\joint\std\Joint_regA5_R1_lognC_vessid_7914_diags.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24400" cy="2624400"/>
                      </a:xfrm>
                      <a:prstGeom prst="rect">
                        <a:avLst/>
                      </a:prstGeom>
                      <a:noFill/>
                      <a:ln>
                        <a:noFill/>
                      </a:ln>
                    </pic:spPr>
                  </pic:pic>
                </a:graphicData>
              </a:graphic>
            </wp:inline>
          </w:drawing>
        </w:r>
      </w:del>
    </w:p>
    <w:p w14:paraId="78BED509" w14:textId="1BF5FF51" w:rsidR="00576DAF" w:rsidRDefault="00576DAF" w:rsidP="00576DAF">
      <w:pPr>
        <w:spacing w:after="200" w:line="276" w:lineRule="auto"/>
        <w:rPr>
          <w:i/>
          <w:iCs/>
          <w:color w:val="44546A"/>
          <w:sz w:val="18"/>
          <w:szCs w:val="18"/>
          <w:lang w:val="en-AU" w:eastAsia="en-US"/>
        </w:rPr>
      </w:pPr>
      <w:bookmarkStart w:id="898" w:name="_Ref455065301"/>
      <w:bookmarkStart w:id="899" w:name="_Toc455070265"/>
      <w:bookmarkStart w:id="900" w:name="_Toc469405609"/>
      <w:r w:rsidRPr="00102B00">
        <w:rPr>
          <w:i/>
          <w:iCs/>
          <w:color w:val="44546A"/>
          <w:sz w:val="18"/>
          <w:szCs w:val="18"/>
          <w:lang w:val="en-AU" w:eastAsia="en-US"/>
        </w:rPr>
        <w:t xml:space="preserve">Figure </w:t>
      </w:r>
      <w:r w:rsidRPr="00102B00">
        <w:rPr>
          <w:i/>
          <w:iCs/>
          <w:color w:val="44546A"/>
          <w:sz w:val="18"/>
          <w:szCs w:val="18"/>
          <w:lang w:val="en-AU" w:eastAsia="en-US"/>
        </w:rPr>
        <w:fldChar w:fldCharType="begin"/>
      </w:r>
      <w:r w:rsidRPr="00102B00">
        <w:rPr>
          <w:i/>
          <w:iCs/>
          <w:color w:val="44546A"/>
          <w:sz w:val="18"/>
          <w:szCs w:val="18"/>
          <w:lang w:val="en-AU" w:eastAsia="en-US"/>
        </w:rPr>
        <w:instrText xml:space="preserve"> SEQ Figure \* ARABIC </w:instrText>
      </w:r>
      <w:r w:rsidRPr="00102B00">
        <w:rPr>
          <w:i/>
          <w:iCs/>
          <w:color w:val="44546A"/>
          <w:sz w:val="18"/>
          <w:szCs w:val="18"/>
          <w:lang w:val="en-AU" w:eastAsia="en-US"/>
        </w:rPr>
        <w:fldChar w:fldCharType="separate"/>
      </w:r>
      <w:r w:rsidR="00A5526B">
        <w:rPr>
          <w:i/>
          <w:iCs/>
          <w:noProof/>
          <w:color w:val="44546A"/>
          <w:sz w:val="18"/>
          <w:szCs w:val="18"/>
          <w:lang w:val="en-AU" w:eastAsia="en-US"/>
        </w:rPr>
        <w:t>32</w:t>
      </w:r>
      <w:r w:rsidRPr="00102B00">
        <w:rPr>
          <w:i/>
          <w:iCs/>
          <w:color w:val="44546A"/>
          <w:sz w:val="18"/>
          <w:szCs w:val="18"/>
          <w:lang w:val="en-AU" w:eastAsia="en-US"/>
        </w:rPr>
        <w:fldChar w:fldCharType="end"/>
      </w:r>
      <w:bookmarkEnd w:id="898"/>
      <w:r>
        <w:rPr>
          <w:i/>
          <w:iCs/>
          <w:color w:val="44546A"/>
          <w:sz w:val="18"/>
          <w:szCs w:val="18"/>
          <w:lang w:val="en-AU" w:eastAsia="en-US"/>
        </w:rPr>
        <w:t xml:space="preserve">: Diagnostics plots for lognormal constant models in the single region of the </w:t>
      </w:r>
      <w:ins w:id="901" w:author="JPapp" w:date="2016-12-13T14:45:00Z">
        <w:r w:rsidR="00E90576">
          <w:rPr>
            <w:i/>
            <w:iCs/>
            <w:color w:val="44546A"/>
            <w:sz w:val="18"/>
            <w:szCs w:val="18"/>
            <w:lang w:val="en-NZ" w:eastAsia="en-US"/>
          </w:rPr>
          <w:t>A5</w:t>
        </w:r>
      </w:ins>
      <w:del w:id="902" w:author="JPapp" w:date="2016-12-13T14:45:00Z">
        <w:r>
          <w:rPr>
            <w:i/>
            <w:iCs/>
            <w:color w:val="44546A"/>
            <w:sz w:val="18"/>
            <w:szCs w:val="18"/>
            <w:lang w:val="en-AU" w:eastAsia="en-US"/>
          </w:rPr>
          <w:delText>ALB_5</w:delText>
        </w:r>
      </w:del>
      <w:r>
        <w:rPr>
          <w:i/>
          <w:iCs/>
          <w:color w:val="44546A"/>
          <w:sz w:val="18"/>
          <w:szCs w:val="18"/>
          <w:lang w:val="en-AU" w:eastAsia="en-US"/>
        </w:rPr>
        <w:t xml:space="preserve"> regional structure, for1952-79 without vessel effects (left) and for 1979-2014 with vessel effects (right).</w:t>
      </w:r>
      <w:bookmarkEnd w:id="899"/>
      <w:bookmarkEnd w:id="900"/>
      <w:r>
        <w:rPr>
          <w:i/>
          <w:iCs/>
          <w:color w:val="44546A"/>
          <w:sz w:val="18"/>
          <w:szCs w:val="18"/>
          <w:lang w:val="en-AU" w:eastAsia="en-US"/>
        </w:rPr>
        <w:t xml:space="preserve"> </w:t>
      </w:r>
    </w:p>
    <w:p w14:paraId="1D6CEE0D" w14:textId="77777777" w:rsidR="00576DAF" w:rsidRDefault="00576DAF" w:rsidP="005B0A81">
      <w:pPr>
        <w:spacing w:after="200" w:line="276" w:lineRule="auto"/>
        <w:rPr>
          <w:i/>
          <w:iCs/>
          <w:color w:val="44546A"/>
          <w:sz w:val="18"/>
          <w:szCs w:val="18"/>
          <w:lang w:val="en-AU" w:eastAsia="en-US"/>
        </w:rPr>
      </w:pPr>
    </w:p>
    <w:p w14:paraId="5816CE41" w14:textId="0B3EB483" w:rsidR="005B0A81" w:rsidRPr="005B0A81" w:rsidRDefault="005B0A81" w:rsidP="005B0A81">
      <w:pPr>
        <w:rPr>
          <w:lang w:val="en-AU" w:eastAsia="en-AU"/>
        </w:rPr>
      </w:pPr>
    </w:p>
    <w:sectPr w:rsidR="005B0A81" w:rsidRPr="005B0A81" w:rsidSect="00852448">
      <w:footerReference w:type="first" r:id="rId1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10D040" w14:textId="77777777" w:rsidR="002C6B17" w:rsidRDefault="002C6B17">
      <w:r>
        <w:separator/>
      </w:r>
    </w:p>
    <w:p w14:paraId="3C12025D" w14:textId="77777777" w:rsidR="002C6B17" w:rsidRDefault="002C6B17"/>
  </w:endnote>
  <w:endnote w:type="continuationSeparator" w:id="0">
    <w:p w14:paraId="609B6B12" w14:textId="77777777" w:rsidR="002C6B17" w:rsidRDefault="002C6B17">
      <w:r>
        <w:continuationSeparator/>
      </w:r>
    </w:p>
    <w:p w14:paraId="45678C7F" w14:textId="77777777" w:rsidR="002C6B17" w:rsidRDefault="002C6B17"/>
  </w:endnote>
  <w:endnote w:type="continuationNotice" w:id="1">
    <w:p w14:paraId="16404CB6" w14:textId="77777777" w:rsidR="002C6B17" w:rsidRDefault="002C6B1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imes New Roman Bold">
    <w:altName w:val="Droid Serif"/>
    <w:panose1 w:val="020208030705050203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MS Mincho">
    <w:altName w:val="Yu Gothic"/>
    <w:panose1 w:val="02020609040205080304"/>
    <w:charset w:val="80"/>
    <w:family w:val="roman"/>
    <w:pitch w:val="fixed"/>
    <w:sig w:usb0="E00002FF" w:usb1="6AC7FDFB"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PMincho">
    <w:altName w:val="ＭＳ Ｐ明朝"/>
    <w:panose1 w:val="02020600040205080304"/>
    <w:charset w:val="80"/>
    <w:family w:val="roman"/>
    <w:pitch w:val="variable"/>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New Roman (PCL6)">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PMEGME+TimesNewRoman">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 Pro W3">
    <w:panose1 w:val="00000000000000000000"/>
    <w:charset w:val="00"/>
    <w:family w:val="roman"/>
    <w:notTrueType/>
    <w:pitch w:val="default"/>
  </w:font>
  <w:font w:name="Nimbus Sans L">
    <w:panose1 w:val="00000000000000000000"/>
    <w:charset w:val="00"/>
    <w:family w:val="roman"/>
    <w:notTrueType/>
    <w:pitch w:val="default"/>
  </w:font>
  <w:font w:name="DejaVu Sans">
    <w:altName w:val="Arial"/>
    <w:charset w:val="00"/>
    <w:family w:val="swiss"/>
    <w:pitch w:val="variable"/>
    <w:sig w:usb0="00000000" w:usb1="D200FDFF" w:usb2="0A246029" w:usb3="00000000" w:csb0="000001FF" w:csb1="00000000"/>
  </w:font>
  <w:font w:name="Century">
    <w:panose1 w:val="02040604050505020304"/>
    <w:charset w:val="00"/>
    <w:family w:val="roman"/>
    <w:pitch w:val="variable"/>
    <w:sig w:usb0="00000287" w:usb1="00000000" w:usb2="00000000" w:usb3="00000000" w:csb0="0000009F" w:csb1="00000000"/>
  </w:font>
  <w:font w:name="PMingLiU">
    <w:altName w:val="新細明體"/>
    <w:panose1 w:val="02020500000000000000"/>
    <w:charset w:val="88"/>
    <w:family w:val="roman"/>
    <w:pitch w:val="variable"/>
    <w:sig w:usb0="00000000" w:usb1="28CFFCFA" w:usb2="00000016" w:usb3="00000000" w:csb0="00100001" w:csb1="00000000"/>
  </w:font>
  <w:font w:name="Nimbus Roman No9 L">
    <w:panose1 w:val="00000000000000000000"/>
    <w:charset w:val="00"/>
    <w:family w:val="roman"/>
    <w:notTrueType/>
    <w:pitch w:val="default"/>
  </w:font>
  <w:font w:name="DFKai-SB">
    <w:altName w:val="標楷體"/>
    <w:panose1 w:val="03000509000000000000"/>
    <w:charset w:val="88"/>
    <w:family w:val="script"/>
    <w:pitch w:val="fixed"/>
    <w:sig w:usb0="00000003" w:usb1="080E0000"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CF3758" w14:textId="6FA4CD3C" w:rsidR="00A5526B" w:rsidRDefault="00A5526B">
    <w:pPr>
      <w:pStyle w:val="Footer"/>
      <w:jc w:val="center"/>
    </w:pPr>
    <w:r>
      <w:fldChar w:fldCharType="begin"/>
    </w:r>
    <w:r>
      <w:instrText xml:space="preserve"> PAGE   \* MERGEFORMAT </w:instrText>
    </w:r>
    <w:r>
      <w:fldChar w:fldCharType="separate"/>
    </w:r>
    <w:r w:rsidR="00684521">
      <w:rPr>
        <w:noProof/>
      </w:rPr>
      <w:t>13</w:t>
    </w:r>
    <w:r>
      <w:fldChar w:fldCharType="end"/>
    </w:r>
  </w:p>
  <w:p w14:paraId="6F8B0F38" w14:textId="77777777" w:rsidR="00A5526B" w:rsidRDefault="00A5526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D60B4" w14:textId="7F230C38" w:rsidR="00A5526B" w:rsidRDefault="002C6B17" w:rsidP="00D049E5">
    <w:pPr>
      <w:pStyle w:val="Footer"/>
      <w:pBdr>
        <w:top w:val="single" w:sz="4" w:space="1" w:color="auto"/>
      </w:pBdr>
      <w:tabs>
        <w:tab w:val="clear" w:pos="4320"/>
        <w:tab w:val="clear" w:pos="8640"/>
        <w:tab w:val="center" w:pos="4153"/>
        <w:tab w:val="right" w:pos="9072"/>
      </w:tabs>
      <w:jc w:val="center"/>
      <w:rPr>
        <w:lang w:eastAsia="en-US"/>
      </w:rPr>
    </w:pPr>
    <w:sdt>
      <w:sdtPr>
        <w:rPr>
          <w:lang w:eastAsia="en-US"/>
        </w:rPr>
        <w:id w:val="396248036"/>
        <w:docPartObj>
          <w:docPartGallery w:val="Page Numbers (Top of Page)"/>
          <w:docPartUnique/>
        </w:docPartObj>
      </w:sdtPr>
      <w:sdtEndPr/>
      <w:sdtContent>
        <w:r w:rsidR="00A5526B" w:rsidRPr="008842C4">
          <w:rPr>
            <w:lang w:eastAsia="en-US"/>
          </w:rPr>
          <w:t xml:space="preserve">Page </w:t>
        </w:r>
        <w:r w:rsidR="00A5526B" w:rsidRPr="008842C4">
          <w:rPr>
            <w:b/>
            <w:bCs/>
            <w:sz w:val="24"/>
            <w:szCs w:val="24"/>
            <w:lang w:eastAsia="en-US"/>
          </w:rPr>
          <w:fldChar w:fldCharType="begin"/>
        </w:r>
        <w:r w:rsidR="00A5526B" w:rsidRPr="008842C4">
          <w:rPr>
            <w:b/>
            <w:bCs/>
            <w:lang w:eastAsia="en-US"/>
          </w:rPr>
          <w:instrText xml:space="preserve"> PAGE </w:instrText>
        </w:r>
        <w:r w:rsidR="00A5526B" w:rsidRPr="008842C4">
          <w:rPr>
            <w:b/>
            <w:bCs/>
            <w:sz w:val="24"/>
            <w:szCs w:val="24"/>
            <w:lang w:eastAsia="en-US"/>
          </w:rPr>
          <w:fldChar w:fldCharType="separate"/>
        </w:r>
        <w:r w:rsidR="00A5526B">
          <w:rPr>
            <w:b/>
            <w:bCs/>
            <w:noProof/>
            <w:lang w:eastAsia="en-US"/>
          </w:rPr>
          <w:t>43</w:t>
        </w:r>
        <w:r w:rsidR="00A5526B" w:rsidRPr="008842C4">
          <w:rPr>
            <w:b/>
            <w:bCs/>
            <w:sz w:val="24"/>
            <w:szCs w:val="24"/>
            <w:lang w:eastAsia="en-US"/>
          </w:rPr>
          <w:fldChar w:fldCharType="end"/>
        </w:r>
        <w:r w:rsidR="00A5526B" w:rsidRPr="008842C4">
          <w:rPr>
            <w:lang w:eastAsia="en-US"/>
          </w:rPr>
          <w:t xml:space="preserve"> </w:t>
        </w:r>
        <w:r w:rsidR="00A5526B" w:rsidRPr="00982D46">
          <w:rPr>
            <w:lang w:eastAsia="en-US"/>
          </w:rPr>
          <w:t>of</w:t>
        </w:r>
        <w:r w:rsidR="00A5526B" w:rsidRPr="008842C4">
          <w:rPr>
            <w:lang w:eastAsia="en-US"/>
          </w:rPr>
          <w:t xml:space="preserve"> </w:t>
        </w:r>
        <w:r w:rsidR="00A5526B" w:rsidRPr="008842C4">
          <w:rPr>
            <w:b/>
            <w:bCs/>
            <w:sz w:val="24"/>
            <w:szCs w:val="24"/>
            <w:lang w:eastAsia="en-US"/>
          </w:rPr>
          <w:fldChar w:fldCharType="begin"/>
        </w:r>
        <w:r w:rsidR="00A5526B" w:rsidRPr="008842C4">
          <w:rPr>
            <w:b/>
            <w:bCs/>
            <w:lang w:eastAsia="en-US"/>
          </w:rPr>
          <w:instrText xml:space="preserve"> NUMPAGES  </w:instrText>
        </w:r>
        <w:r w:rsidR="00A5526B" w:rsidRPr="008842C4">
          <w:rPr>
            <w:b/>
            <w:bCs/>
            <w:sz w:val="24"/>
            <w:szCs w:val="24"/>
            <w:lang w:eastAsia="en-US"/>
          </w:rPr>
          <w:fldChar w:fldCharType="separate"/>
        </w:r>
        <w:r w:rsidR="00A5526B">
          <w:rPr>
            <w:b/>
            <w:bCs/>
            <w:noProof/>
            <w:lang w:eastAsia="en-US"/>
          </w:rPr>
          <w:t>126</w:t>
        </w:r>
        <w:r w:rsidR="00A5526B" w:rsidRPr="008842C4">
          <w:rPr>
            <w:b/>
            <w:bCs/>
            <w:sz w:val="24"/>
            <w:szCs w:val="24"/>
            <w:lang w:eastAsia="en-US"/>
          </w:rPr>
          <w:fldChar w:fldCharType="end"/>
        </w:r>
      </w:sdtContent>
    </w:sdt>
  </w:p>
  <w:p w14:paraId="3DF3910E" w14:textId="77777777" w:rsidR="00A5526B" w:rsidRDefault="00A552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B23CD2" w14:textId="77777777" w:rsidR="002C6B17" w:rsidRDefault="002C6B17">
      <w:r>
        <w:separator/>
      </w:r>
    </w:p>
    <w:p w14:paraId="2BD3F91D" w14:textId="77777777" w:rsidR="002C6B17" w:rsidRDefault="002C6B17"/>
  </w:footnote>
  <w:footnote w:type="continuationSeparator" w:id="0">
    <w:p w14:paraId="2D5D3BCC" w14:textId="77777777" w:rsidR="002C6B17" w:rsidRDefault="002C6B17">
      <w:r>
        <w:continuationSeparator/>
      </w:r>
    </w:p>
    <w:p w14:paraId="6CCBD627" w14:textId="77777777" w:rsidR="002C6B17" w:rsidRDefault="002C6B17"/>
  </w:footnote>
  <w:footnote w:type="continuationNotice" w:id="1">
    <w:p w14:paraId="4B3B63D0" w14:textId="77777777" w:rsidR="002C6B17" w:rsidRDefault="002C6B17">
      <w:pPr>
        <w:spacing w:after="0" w:line="240" w:lineRule="auto"/>
      </w:pPr>
    </w:p>
  </w:footnote>
  <w:footnote w:id="2">
    <w:p w14:paraId="115EAEFA" w14:textId="4409EC0C" w:rsidR="00A5526B" w:rsidRPr="007E685C" w:rsidRDefault="00A5526B" w:rsidP="007E685C">
      <w:pPr>
        <w:pStyle w:val="FootnoteText"/>
        <w:spacing w:before="0"/>
        <w:rPr>
          <w:sz w:val="16"/>
          <w:szCs w:val="16"/>
          <w:lang w:val="en-NZ"/>
        </w:rPr>
      </w:pPr>
      <w:r w:rsidRPr="007E685C">
        <w:rPr>
          <w:rStyle w:val="FootnoteReference"/>
          <w:sz w:val="16"/>
          <w:szCs w:val="16"/>
        </w:rPr>
        <w:footnoteRef/>
      </w:r>
      <w:r w:rsidRPr="007E685C">
        <w:rPr>
          <w:sz w:val="16"/>
          <w:szCs w:val="16"/>
        </w:rPr>
        <w:t xml:space="preserve"> ISSF consultant</w:t>
      </w:r>
      <w:r>
        <w:rPr>
          <w:sz w:val="16"/>
          <w:szCs w:val="16"/>
        </w:rPr>
        <w:t>.</w:t>
      </w:r>
      <w:r w:rsidRPr="007E685C">
        <w:rPr>
          <w:sz w:val="16"/>
          <w:szCs w:val="16"/>
        </w:rPr>
        <w:t xml:space="preserve"> </w:t>
      </w:r>
      <w:r>
        <w:rPr>
          <w:sz w:val="16"/>
          <w:szCs w:val="16"/>
        </w:rPr>
        <w:t>E</w:t>
      </w:r>
      <w:r w:rsidRPr="007E685C">
        <w:rPr>
          <w:sz w:val="16"/>
          <w:szCs w:val="16"/>
        </w:rPr>
        <w:t>mail</w:t>
      </w:r>
      <w:r>
        <w:rPr>
          <w:sz w:val="16"/>
          <w:szCs w:val="16"/>
        </w:rPr>
        <w:t>:</w:t>
      </w:r>
      <w:r w:rsidRPr="007E685C">
        <w:rPr>
          <w:sz w:val="16"/>
          <w:szCs w:val="16"/>
        </w:rPr>
        <w:t xml:space="preserve"> </w:t>
      </w:r>
      <w:hyperlink r:id="rId1" w:history="1">
        <w:r w:rsidRPr="007E685C">
          <w:rPr>
            <w:rStyle w:val="Hyperlink"/>
            <w:color w:val="000000"/>
            <w:sz w:val="16"/>
            <w:szCs w:val="16"/>
          </w:rPr>
          <w:t>simon.hoyle@gmail.com</w:t>
        </w:r>
      </w:hyperlink>
      <w:r w:rsidRPr="007E685C">
        <w:rPr>
          <w:sz w:val="16"/>
          <w:szCs w:val="16"/>
        </w:rPr>
        <w:t>.</w:t>
      </w:r>
      <w:r w:rsidRPr="007E685C">
        <w:rPr>
          <w:sz w:val="16"/>
          <w:szCs w:val="16"/>
          <w:lang w:val="en-NZ"/>
        </w:rPr>
        <w:t xml:space="preserve"> </w:t>
      </w:r>
    </w:p>
  </w:footnote>
  <w:footnote w:id="3">
    <w:p w14:paraId="053419DC" w14:textId="46C619AC" w:rsidR="00A5526B" w:rsidRPr="007E685C" w:rsidRDefault="00A5526B" w:rsidP="007E685C">
      <w:pPr>
        <w:pStyle w:val="FootnoteText"/>
        <w:spacing w:before="0"/>
        <w:rPr>
          <w:sz w:val="16"/>
          <w:szCs w:val="16"/>
          <w:lang w:val="en-NZ"/>
        </w:rPr>
      </w:pPr>
      <w:r w:rsidRPr="007E685C">
        <w:rPr>
          <w:rStyle w:val="FootnoteReference"/>
          <w:sz w:val="16"/>
          <w:szCs w:val="16"/>
        </w:rPr>
        <w:footnoteRef/>
      </w:r>
      <w:r w:rsidRPr="007E685C">
        <w:rPr>
          <w:sz w:val="16"/>
          <w:szCs w:val="16"/>
        </w:rPr>
        <w:t xml:space="preserve"> Nanhua University,</w:t>
      </w:r>
      <w:r>
        <w:rPr>
          <w:sz w:val="16"/>
          <w:szCs w:val="16"/>
        </w:rPr>
        <w:t xml:space="preserve"> invited Taiwanese expert .</w:t>
      </w:r>
      <w:r w:rsidRPr="007E685C">
        <w:rPr>
          <w:sz w:val="16"/>
          <w:szCs w:val="16"/>
        </w:rPr>
        <w:t xml:space="preserve"> Email: </w:t>
      </w:r>
      <w:hyperlink r:id="rId2" w:history="1">
        <w:r w:rsidRPr="007E685C">
          <w:rPr>
            <w:rStyle w:val="Hyperlink"/>
            <w:color w:val="000000"/>
            <w:sz w:val="16"/>
            <w:szCs w:val="16"/>
          </w:rPr>
          <w:t>ymyeh@mail.nhu.edu.tw</w:t>
        </w:r>
      </w:hyperlink>
    </w:p>
  </w:footnote>
  <w:footnote w:id="4">
    <w:p w14:paraId="3EF974C0" w14:textId="5AF73479" w:rsidR="00A5526B" w:rsidRPr="007E685C" w:rsidRDefault="00A5526B" w:rsidP="007E685C">
      <w:pPr>
        <w:pStyle w:val="FootnoteText"/>
        <w:spacing w:before="0"/>
        <w:rPr>
          <w:sz w:val="16"/>
          <w:szCs w:val="16"/>
          <w:lang w:val="en-NZ"/>
        </w:rPr>
      </w:pPr>
      <w:r w:rsidRPr="007E685C">
        <w:rPr>
          <w:rStyle w:val="FootnoteReference"/>
          <w:sz w:val="16"/>
          <w:szCs w:val="16"/>
        </w:rPr>
        <w:footnoteRef/>
      </w:r>
      <w:r w:rsidRPr="007E685C">
        <w:rPr>
          <w:sz w:val="16"/>
          <w:szCs w:val="16"/>
        </w:rPr>
        <w:t xml:space="preserve"> National Research Institute of Far Seas Fisheries, Japan</w:t>
      </w:r>
      <w:r>
        <w:rPr>
          <w:sz w:val="16"/>
          <w:szCs w:val="16"/>
        </w:rPr>
        <w:t>.</w:t>
      </w:r>
      <w:r w:rsidRPr="007E685C">
        <w:rPr>
          <w:sz w:val="16"/>
          <w:szCs w:val="16"/>
        </w:rPr>
        <w:t xml:space="preserve"> </w:t>
      </w:r>
      <w:r w:rsidRPr="00D4431B">
        <w:rPr>
          <w:rStyle w:val="Hyperlink"/>
          <w:color w:val="000000"/>
          <w:sz w:val="16"/>
        </w:rPr>
        <w:t>Email</w:t>
      </w:r>
      <w:r w:rsidRPr="007E685C">
        <w:rPr>
          <w:sz w:val="16"/>
          <w:szCs w:val="16"/>
        </w:rPr>
        <w:t xml:space="preserve">: </w:t>
      </w:r>
      <w:hyperlink r:id="rId3" w:history="1">
        <w:r w:rsidRPr="00032532">
          <w:rPr>
            <w:rStyle w:val="Hyperlink"/>
            <w:sz w:val="16"/>
            <w:szCs w:val="16"/>
          </w:rPr>
          <w:t>kstu21@affrc.go.jp</w:t>
        </w:r>
      </w:hyperlink>
      <w:r>
        <w:rPr>
          <w:sz w:val="16"/>
          <w:szCs w:val="16"/>
        </w:rPr>
        <w:t xml:space="preserve"> and </w:t>
      </w:r>
      <w:hyperlink r:id="rId4" w:history="1">
        <w:r w:rsidRPr="00032532">
          <w:rPr>
            <w:rStyle w:val="Hyperlink"/>
            <w:sz w:val="16"/>
            <w:szCs w:val="16"/>
          </w:rPr>
          <w:t>matumot@affrc.go.jp</w:t>
        </w:r>
      </w:hyperlink>
      <w:r>
        <w:rPr>
          <w:sz w:val="16"/>
          <w:szCs w:val="16"/>
        </w:rPr>
        <w:t xml:space="preserve">. </w:t>
      </w:r>
    </w:p>
  </w:footnote>
  <w:footnote w:id="5">
    <w:p w14:paraId="73EA0E16" w14:textId="57B30DB6" w:rsidR="00A5526B" w:rsidRPr="00D4431B" w:rsidRDefault="00A5526B" w:rsidP="007E685C">
      <w:pPr>
        <w:pStyle w:val="FootnoteText"/>
        <w:spacing w:before="0"/>
        <w:rPr>
          <w:sz w:val="16"/>
          <w:szCs w:val="16"/>
          <w:lang w:val="en-NZ"/>
        </w:rPr>
      </w:pPr>
      <w:r w:rsidRPr="00D4431B">
        <w:rPr>
          <w:rStyle w:val="FootnoteReference"/>
          <w:sz w:val="16"/>
          <w:szCs w:val="16"/>
        </w:rPr>
        <w:footnoteRef/>
      </w:r>
      <w:r w:rsidRPr="00D4431B">
        <w:rPr>
          <w:sz w:val="16"/>
          <w:szCs w:val="16"/>
        </w:rPr>
        <w:t xml:space="preserve"> National Fisheries Research and Development Institute, Republic of Korea. Email: </w:t>
      </w:r>
      <w:hyperlink r:id="rId5" w:history="1">
        <w:r w:rsidRPr="00032532">
          <w:rPr>
            <w:rStyle w:val="Hyperlink"/>
            <w:sz w:val="16"/>
            <w:szCs w:val="16"/>
          </w:rPr>
          <w:t>doonam@korea.kr</w:t>
        </w:r>
      </w:hyperlink>
      <w:r w:rsidRPr="00D4431B">
        <w:rPr>
          <w:sz w:val="16"/>
          <w:szCs w:val="16"/>
        </w:rPr>
        <w:t xml:space="preserve">, and </w:t>
      </w:r>
      <w:hyperlink r:id="rId6" w:history="1">
        <w:r w:rsidRPr="00D4431B">
          <w:rPr>
            <w:rStyle w:val="Hyperlink"/>
            <w:color w:val="000000"/>
            <w:sz w:val="16"/>
            <w:szCs w:val="16"/>
          </w:rPr>
          <w:t>k.sungillee@gmail.com</w:t>
        </w:r>
      </w:hyperlink>
      <w:r w:rsidRPr="00D4431B">
        <w:rPr>
          <w:sz w:val="16"/>
          <w:szCs w:val="16"/>
        </w:rP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087892" w14:textId="77777777" w:rsidR="00A5526B" w:rsidRDefault="00A552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5F361CAE"/>
    <w:lvl w:ilvl="0">
      <w:start w:val="1"/>
      <w:numFmt w:val="bullet"/>
      <w:pStyle w:val="NoteLevel1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5"/>
    <w:multiLevelType w:val="multilevel"/>
    <w:tmpl w:val="0F1A9766"/>
    <w:name w:val="WW8Num18"/>
    <w:lvl w:ilvl="0">
      <w:start w:val="1"/>
      <w:numFmt w:val="decimal"/>
      <w:pStyle w:val="IOTCReportsMainText"/>
      <w:lvlText w:val="%1."/>
      <w:lvlJc w:val="left"/>
      <w:pPr>
        <w:tabs>
          <w:tab w:val="num" w:pos="540"/>
        </w:tabs>
        <w:ind w:left="540" w:hanging="360"/>
      </w:pPr>
      <w:rPr>
        <w:rFonts w:ascii="Times New Roman" w:hAnsi="Times New Roman" w:cs="Times New Roman"/>
      </w:rPr>
    </w:lvl>
    <w:lvl w:ilvl="1">
      <w:start w:val="1"/>
      <w:numFmt w:val="bullet"/>
      <w:lvlText w:val=""/>
      <w:lvlJc w:val="left"/>
      <w:pPr>
        <w:tabs>
          <w:tab w:val="num" w:pos="1440"/>
        </w:tabs>
        <w:ind w:left="1440" w:hanging="360"/>
      </w:pPr>
      <w:rPr>
        <w:rFonts w:ascii="Symbol" w:hAnsi="Symbol"/>
        <w:sz w:val="16"/>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5E555C"/>
    <w:multiLevelType w:val="multilevel"/>
    <w:tmpl w:val="430A3730"/>
    <w:lvl w:ilvl="0">
      <w:start w:val="1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3" w15:restartNumberingAfterBreak="0">
    <w:nsid w:val="01C20B1C"/>
    <w:multiLevelType w:val="multilevel"/>
    <w:tmpl w:val="B3CC18E4"/>
    <w:name w:val="WW8Num19"/>
    <w:lvl w:ilvl="0">
      <w:start w:val="1"/>
      <w:numFmt w:val="decimal"/>
      <w:lvlText w:val="%1."/>
      <w:lvlJc w:val="left"/>
      <w:pPr>
        <w:tabs>
          <w:tab w:val="num" w:pos="288"/>
        </w:tabs>
        <w:ind w:left="288" w:hanging="288"/>
      </w:pPr>
      <w:rPr>
        <w:rFonts w:hint="default"/>
        <w:b w:val="0"/>
        <w:i w:val="0"/>
      </w:rPr>
    </w:lvl>
    <w:lvl w:ilvl="1">
      <w:start w:val="1"/>
      <w:numFmt w:val="bullet"/>
      <w:lvlText w:val=""/>
      <w:lvlJc w:val="left"/>
      <w:pPr>
        <w:tabs>
          <w:tab w:val="num" w:pos="648"/>
        </w:tabs>
        <w:ind w:left="1008" w:hanging="432"/>
      </w:pPr>
      <w:rPr>
        <w:rFonts w:ascii="Symbol" w:hAnsi="Symbol" w:hint="default"/>
      </w:rPr>
    </w:lvl>
    <w:lvl w:ilvl="2">
      <w:start w:val="1"/>
      <w:numFmt w:val="decimal"/>
      <w:lvlText w:val="%1.%2.%3"/>
      <w:lvlJc w:val="left"/>
      <w:pPr>
        <w:tabs>
          <w:tab w:val="num" w:pos="1152"/>
        </w:tabs>
        <w:ind w:left="1152" w:hanging="360"/>
      </w:pPr>
      <w:rPr>
        <w:rFonts w:hint="default"/>
      </w:rPr>
    </w:lvl>
    <w:lvl w:ilvl="3">
      <w:start w:val="1"/>
      <w:numFmt w:val="decimal"/>
      <w:lvlText w:val="%1.%2.%3.%4"/>
      <w:lvlJc w:val="left"/>
      <w:pPr>
        <w:tabs>
          <w:tab w:val="num" w:pos="1296"/>
        </w:tabs>
        <w:ind w:left="1296" w:hanging="864"/>
      </w:pPr>
      <w:rPr>
        <w:rFonts w:hint="default"/>
      </w:rPr>
    </w:lvl>
    <w:lvl w:ilvl="4">
      <w:start w:val="1"/>
      <w:numFmt w:val="decimal"/>
      <w:lvlText w:val="%1.%2.%3.%4.%5"/>
      <w:lvlJc w:val="left"/>
      <w:pPr>
        <w:tabs>
          <w:tab w:val="num" w:pos="1440"/>
        </w:tabs>
        <w:ind w:left="1440" w:hanging="1008"/>
      </w:pPr>
      <w:rPr>
        <w:rFonts w:hint="default"/>
      </w:rPr>
    </w:lvl>
    <w:lvl w:ilvl="5">
      <w:start w:val="1"/>
      <w:numFmt w:val="decimal"/>
      <w:lvlText w:val="%1.%2.%3.%4.%5.%6"/>
      <w:lvlJc w:val="left"/>
      <w:pPr>
        <w:tabs>
          <w:tab w:val="num" w:pos="1584"/>
        </w:tabs>
        <w:ind w:left="1584" w:hanging="1152"/>
      </w:pPr>
      <w:rPr>
        <w:rFonts w:hint="default"/>
      </w:rPr>
    </w:lvl>
    <w:lvl w:ilvl="6">
      <w:start w:val="1"/>
      <w:numFmt w:val="decimal"/>
      <w:lvlText w:val="%1.%2.%3.%4.%5.%6.%7"/>
      <w:lvlJc w:val="left"/>
      <w:pPr>
        <w:tabs>
          <w:tab w:val="num" w:pos="1728"/>
        </w:tabs>
        <w:ind w:left="1728" w:hanging="1296"/>
      </w:pPr>
      <w:rPr>
        <w:rFonts w:hint="default"/>
      </w:rPr>
    </w:lvl>
    <w:lvl w:ilvl="7">
      <w:start w:val="1"/>
      <w:numFmt w:val="decimal"/>
      <w:lvlText w:val="%1.%2.%3.%4.%5.%6.%7.%8"/>
      <w:lvlJc w:val="left"/>
      <w:pPr>
        <w:tabs>
          <w:tab w:val="num" w:pos="1872"/>
        </w:tabs>
        <w:ind w:left="1872" w:hanging="1440"/>
      </w:pPr>
      <w:rPr>
        <w:rFonts w:hint="default"/>
      </w:rPr>
    </w:lvl>
    <w:lvl w:ilvl="8">
      <w:start w:val="1"/>
      <w:numFmt w:val="decimal"/>
      <w:lvlText w:val="%1.%2.%3.%4.%5.%6.%7.%8.%9"/>
      <w:lvlJc w:val="left"/>
      <w:pPr>
        <w:tabs>
          <w:tab w:val="num" w:pos="2016"/>
        </w:tabs>
        <w:ind w:left="2016" w:hanging="1584"/>
      </w:pPr>
      <w:rPr>
        <w:rFonts w:hint="default"/>
      </w:rPr>
    </w:lvl>
  </w:abstractNum>
  <w:abstractNum w:abstractNumId="4" w15:restartNumberingAfterBreak="0">
    <w:nsid w:val="039D3BDC"/>
    <w:multiLevelType w:val="hybridMultilevel"/>
    <w:tmpl w:val="19DC70E0"/>
    <w:lvl w:ilvl="0" w:tplc="AE3E31B0">
      <w:start w:val="1"/>
      <w:numFmt w:val="lowerLetter"/>
      <w:lvlText w:val="%1)"/>
      <w:lvlJc w:val="left"/>
      <w:pPr>
        <w:ind w:left="2205" w:hanging="360"/>
      </w:pPr>
      <w:rPr>
        <w:rFonts w:ascii="Times New Roman" w:hAnsi="Times New Roman" w:cs="Times New Roman" w:hint="default"/>
        <w:b w:val="0"/>
        <w:i w:val="0"/>
        <w:sz w:val="22"/>
      </w:rPr>
    </w:lvl>
    <w:lvl w:ilvl="1" w:tplc="08090019" w:tentative="1">
      <w:start w:val="1"/>
      <w:numFmt w:val="lowerLetter"/>
      <w:lvlText w:val="%2."/>
      <w:lvlJc w:val="left"/>
      <w:pPr>
        <w:ind w:left="2925" w:hanging="360"/>
      </w:pPr>
    </w:lvl>
    <w:lvl w:ilvl="2" w:tplc="0809001B" w:tentative="1">
      <w:start w:val="1"/>
      <w:numFmt w:val="lowerRoman"/>
      <w:lvlText w:val="%3."/>
      <w:lvlJc w:val="right"/>
      <w:pPr>
        <w:ind w:left="3645" w:hanging="180"/>
      </w:pPr>
    </w:lvl>
    <w:lvl w:ilvl="3" w:tplc="0809000F" w:tentative="1">
      <w:start w:val="1"/>
      <w:numFmt w:val="decimal"/>
      <w:lvlText w:val="%4."/>
      <w:lvlJc w:val="left"/>
      <w:pPr>
        <w:ind w:left="4365" w:hanging="360"/>
      </w:pPr>
    </w:lvl>
    <w:lvl w:ilvl="4" w:tplc="08090019" w:tentative="1">
      <w:start w:val="1"/>
      <w:numFmt w:val="lowerLetter"/>
      <w:lvlText w:val="%5."/>
      <w:lvlJc w:val="left"/>
      <w:pPr>
        <w:ind w:left="5085" w:hanging="360"/>
      </w:pPr>
    </w:lvl>
    <w:lvl w:ilvl="5" w:tplc="0809001B" w:tentative="1">
      <w:start w:val="1"/>
      <w:numFmt w:val="lowerRoman"/>
      <w:lvlText w:val="%6."/>
      <w:lvlJc w:val="right"/>
      <w:pPr>
        <w:ind w:left="5805" w:hanging="180"/>
      </w:pPr>
    </w:lvl>
    <w:lvl w:ilvl="6" w:tplc="0809000F" w:tentative="1">
      <w:start w:val="1"/>
      <w:numFmt w:val="decimal"/>
      <w:lvlText w:val="%7."/>
      <w:lvlJc w:val="left"/>
      <w:pPr>
        <w:ind w:left="6525" w:hanging="360"/>
      </w:pPr>
    </w:lvl>
    <w:lvl w:ilvl="7" w:tplc="08090019" w:tentative="1">
      <w:start w:val="1"/>
      <w:numFmt w:val="lowerLetter"/>
      <w:lvlText w:val="%8."/>
      <w:lvlJc w:val="left"/>
      <w:pPr>
        <w:ind w:left="7245" w:hanging="360"/>
      </w:pPr>
    </w:lvl>
    <w:lvl w:ilvl="8" w:tplc="0809001B" w:tentative="1">
      <w:start w:val="1"/>
      <w:numFmt w:val="lowerRoman"/>
      <w:lvlText w:val="%9."/>
      <w:lvlJc w:val="right"/>
      <w:pPr>
        <w:ind w:left="7965" w:hanging="180"/>
      </w:pPr>
    </w:lvl>
  </w:abstractNum>
  <w:abstractNum w:abstractNumId="5" w15:restartNumberingAfterBreak="0">
    <w:nsid w:val="04060A62"/>
    <w:multiLevelType w:val="hybridMultilevel"/>
    <w:tmpl w:val="A3FCA948"/>
    <w:lvl w:ilvl="0" w:tplc="C58AC046">
      <w:start w:val="1"/>
      <w:numFmt w:val="lowerLetter"/>
      <w:lvlText w:val="%1)"/>
      <w:lvlJc w:val="left"/>
      <w:pPr>
        <w:ind w:left="2190" w:hanging="360"/>
      </w:pPr>
      <w:rPr>
        <w:rFonts w:hint="default"/>
        <w:b w:val="0"/>
        <w:i w:val="0"/>
      </w:r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6" w15:restartNumberingAfterBreak="0">
    <w:nsid w:val="08D21D40"/>
    <w:multiLevelType w:val="hybridMultilevel"/>
    <w:tmpl w:val="49440ABA"/>
    <w:name w:val="List Dash__1"/>
    <w:lvl w:ilvl="0" w:tplc="E8743AEC">
      <w:start w:val="1"/>
      <w:numFmt w:val="decimal"/>
      <w:lvlText w:val="%1."/>
      <w:lvlJc w:val="left"/>
      <w:pPr>
        <w:ind w:left="720" w:hanging="360"/>
      </w:pPr>
      <w:rPr>
        <w:rFonts w:hint="default"/>
      </w:rPr>
    </w:lvl>
    <w:lvl w:ilvl="1" w:tplc="CDD4F760">
      <w:start w:val="1"/>
      <w:numFmt w:val="bullet"/>
      <w:lvlText w:val=""/>
      <w:lvlJc w:val="left"/>
      <w:pPr>
        <w:ind w:left="1440" w:hanging="360"/>
      </w:pPr>
      <w:rPr>
        <w:rFonts w:ascii="Symbol" w:hAnsi="Symbol" w:hint="default"/>
      </w:rPr>
    </w:lvl>
    <w:lvl w:ilvl="2" w:tplc="DD4C3EE0" w:tentative="1">
      <w:start w:val="1"/>
      <w:numFmt w:val="lowerRoman"/>
      <w:lvlText w:val="%3."/>
      <w:lvlJc w:val="right"/>
      <w:pPr>
        <w:ind w:left="2160" w:hanging="180"/>
      </w:pPr>
    </w:lvl>
    <w:lvl w:ilvl="3" w:tplc="97E6DEBE" w:tentative="1">
      <w:start w:val="1"/>
      <w:numFmt w:val="decimal"/>
      <w:lvlText w:val="%4."/>
      <w:lvlJc w:val="left"/>
      <w:pPr>
        <w:ind w:left="2880" w:hanging="360"/>
      </w:pPr>
    </w:lvl>
    <w:lvl w:ilvl="4" w:tplc="A91E5BAA" w:tentative="1">
      <w:start w:val="1"/>
      <w:numFmt w:val="lowerLetter"/>
      <w:lvlText w:val="%5."/>
      <w:lvlJc w:val="left"/>
      <w:pPr>
        <w:ind w:left="3600" w:hanging="360"/>
      </w:pPr>
    </w:lvl>
    <w:lvl w:ilvl="5" w:tplc="0888A32C" w:tentative="1">
      <w:start w:val="1"/>
      <w:numFmt w:val="lowerRoman"/>
      <w:lvlText w:val="%6."/>
      <w:lvlJc w:val="right"/>
      <w:pPr>
        <w:ind w:left="4320" w:hanging="180"/>
      </w:pPr>
    </w:lvl>
    <w:lvl w:ilvl="6" w:tplc="427010E2" w:tentative="1">
      <w:start w:val="1"/>
      <w:numFmt w:val="decimal"/>
      <w:lvlText w:val="%7."/>
      <w:lvlJc w:val="left"/>
      <w:pPr>
        <w:ind w:left="5040" w:hanging="360"/>
      </w:pPr>
    </w:lvl>
    <w:lvl w:ilvl="7" w:tplc="1A42ACDA" w:tentative="1">
      <w:start w:val="1"/>
      <w:numFmt w:val="lowerLetter"/>
      <w:lvlText w:val="%8."/>
      <w:lvlJc w:val="left"/>
      <w:pPr>
        <w:ind w:left="5760" w:hanging="360"/>
      </w:pPr>
    </w:lvl>
    <w:lvl w:ilvl="8" w:tplc="C4022A0C" w:tentative="1">
      <w:start w:val="1"/>
      <w:numFmt w:val="lowerRoman"/>
      <w:lvlText w:val="%9."/>
      <w:lvlJc w:val="right"/>
      <w:pPr>
        <w:ind w:left="6480" w:hanging="180"/>
      </w:pPr>
    </w:lvl>
  </w:abstractNum>
  <w:abstractNum w:abstractNumId="7" w15:restartNumberingAfterBreak="0">
    <w:nsid w:val="0A743F49"/>
    <w:multiLevelType w:val="hybridMultilevel"/>
    <w:tmpl w:val="04F68C6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C083C88"/>
    <w:multiLevelType w:val="hybridMultilevel"/>
    <w:tmpl w:val="E2B012AA"/>
    <w:lvl w:ilvl="0" w:tplc="4DF4F252">
      <w:start w:val="1"/>
      <w:numFmt w:val="lowerLetter"/>
      <w:lvlText w:val="%1)"/>
      <w:lvlJc w:val="left"/>
      <w:pPr>
        <w:ind w:left="2190" w:hanging="360"/>
      </w:pPr>
      <w:rPr>
        <w:rFonts w:hint="default"/>
      </w:r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9" w15:restartNumberingAfterBreak="0">
    <w:nsid w:val="0C70648F"/>
    <w:multiLevelType w:val="multilevel"/>
    <w:tmpl w:val="D5B8A112"/>
    <w:lvl w:ilvl="0">
      <w:start w:val="17"/>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0" w15:restartNumberingAfterBreak="0">
    <w:nsid w:val="11E81BD2"/>
    <w:multiLevelType w:val="hybridMultilevel"/>
    <w:tmpl w:val="E2B012AA"/>
    <w:lvl w:ilvl="0" w:tplc="4DF4F252">
      <w:start w:val="1"/>
      <w:numFmt w:val="lowerLetter"/>
      <w:lvlText w:val="%1)"/>
      <w:lvlJc w:val="left"/>
      <w:pPr>
        <w:ind w:left="2190" w:hanging="360"/>
      </w:pPr>
      <w:rPr>
        <w:rFonts w:hint="default"/>
      </w:rPr>
    </w:lvl>
    <w:lvl w:ilvl="1" w:tplc="08090019" w:tentative="1">
      <w:start w:val="1"/>
      <w:numFmt w:val="lowerLetter"/>
      <w:lvlText w:val="%2."/>
      <w:lvlJc w:val="left"/>
      <w:pPr>
        <w:ind w:left="2910" w:hanging="360"/>
      </w:pPr>
    </w:lvl>
    <w:lvl w:ilvl="2" w:tplc="0809001B" w:tentative="1">
      <w:start w:val="1"/>
      <w:numFmt w:val="lowerRoman"/>
      <w:lvlText w:val="%3."/>
      <w:lvlJc w:val="right"/>
      <w:pPr>
        <w:ind w:left="3630" w:hanging="180"/>
      </w:pPr>
    </w:lvl>
    <w:lvl w:ilvl="3" w:tplc="0809000F" w:tentative="1">
      <w:start w:val="1"/>
      <w:numFmt w:val="decimal"/>
      <w:lvlText w:val="%4."/>
      <w:lvlJc w:val="left"/>
      <w:pPr>
        <w:ind w:left="4350" w:hanging="360"/>
      </w:pPr>
    </w:lvl>
    <w:lvl w:ilvl="4" w:tplc="08090019" w:tentative="1">
      <w:start w:val="1"/>
      <w:numFmt w:val="lowerLetter"/>
      <w:lvlText w:val="%5."/>
      <w:lvlJc w:val="left"/>
      <w:pPr>
        <w:ind w:left="5070" w:hanging="360"/>
      </w:pPr>
    </w:lvl>
    <w:lvl w:ilvl="5" w:tplc="0809001B" w:tentative="1">
      <w:start w:val="1"/>
      <w:numFmt w:val="lowerRoman"/>
      <w:lvlText w:val="%6."/>
      <w:lvlJc w:val="right"/>
      <w:pPr>
        <w:ind w:left="5790" w:hanging="180"/>
      </w:pPr>
    </w:lvl>
    <w:lvl w:ilvl="6" w:tplc="0809000F" w:tentative="1">
      <w:start w:val="1"/>
      <w:numFmt w:val="decimal"/>
      <w:lvlText w:val="%7."/>
      <w:lvlJc w:val="left"/>
      <w:pPr>
        <w:ind w:left="6510" w:hanging="360"/>
      </w:pPr>
    </w:lvl>
    <w:lvl w:ilvl="7" w:tplc="08090019" w:tentative="1">
      <w:start w:val="1"/>
      <w:numFmt w:val="lowerLetter"/>
      <w:lvlText w:val="%8."/>
      <w:lvlJc w:val="left"/>
      <w:pPr>
        <w:ind w:left="7230" w:hanging="360"/>
      </w:pPr>
    </w:lvl>
    <w:lvl w:ilvl="8" w:tplc="0809001B" w:tentative="1">
      <w:start w:val="1"/>
      <w:numFmt w:val="lowerRoman"/>
      <w:lvlText w:val="%9."/>
      <w:lvlJc w:val="right"/>
      <w:pPr>
        <w:ind w:left="7950" w:hanging="180"/>
      </w:pPr>
    </w:lvl>
  </w:abstractNum>
  <w:abstractNum w:abstractNumId="11" w15:restartNumberingAfterBreak="0">
    <w:nsid w:val="14F939A2"/>
    <w:multiLevelType w:val="hybridMultilevel"/>
    <w:tmpl w:val="79A068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6DC33C7"/>
    <w:multiLevelType w:val="multilevel"/>
    <w:tmpl w:val="D4BCB0CA"/>
    <w:lvl w:ilvl="0">
      <w:start w:val="1"/>
      <w:numFmt w:val="decimal"/>
      <w:lvlText w:val="%1.1.1"/>
      <w:lvlJc w:val="left"/>
      <w:pPr>
        <w:ind w:left="360" w:hanging="360"/>
      </w:pPr>
      <w:rPr>
        <w:rFonts w:hint="default"/>
      </w:rPr>
    </w:lvl>
    <w:lvl w:ilvl="1">
      <w:start w:val="1"/>
      <w:numFmt w:val="decimal"/>
      <w:lvlText w:val="%1.%2."/>
      <w:lvlJc w:val="left"/>
      <w:pPr>
        <w:ind w:left="792" w:hanging="432"/>
      </w:pPr>
    </w:lvl>
    <w:lvl w:ilvl="2">
      <w:start w:val="1"/>
      <w:numFmt w:val="decimal"/>
      <w:pStyle w:val="IOTCAgendaH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90A4450"/>
    <w:multiLevelType w:val="singleLevel"/>
    <w:tmpl w:val="8086127E"/>
    <w:lvl w:ilvl="0">
      <w:start w:val="1"/>
      <w:numFmt w:val="bullet"/>
      <w:lvlRestart w:val="0"/>
      <w:pStyle w:val="Tiret3"/>
      <w:lvlText w:val="–"/>
      <w:lvlJc w:val="left"/>
      <w:pPr>
        <w:tabs>
          <w:tab w:val="num" w:pos="2551"/>
        </w:tabs>
        <w:ind w:left="2551" w:hanging="567"/>
      </w:pPr>
    </w:lvl>
  </w:abstractNum>
  <w:abstractNum w:abstractNumId="14" w15:restartNumberingAfterBreak="0">
    <w:nsid w:val="191E50B5"/>
    <w:multiLevelType w:val="singleLevel"/>
    <w:tmpl w:val="567E8574"/>
    <w:name w:val="Tiret 3__1"/>
    <w:lvl w:ilvl="0">
      <w:start w:val="1"/>
      <w:numFmt w:val="bullet"/>
      <w:lvlRestart w:val="0"/>
      <w:pStyle w:val="Tiret4"/>
      <w:lvlText w:val="–"/>
      <w:lvlJc w:val="left"/>
      <w:pPr>
        <w:tabs>
          <w:tab w:val="num" w:pos="3118"/>
        </w:tabs>
        <w:ind w:left="3118" w:hanging="567"/>
      </w:pPr>
    </w:lvl>
  </w:abstractNum>
  <w:abstractNum w:abstractNumId="15" w15:restartNumberingAfterBreak="0">
    <w:nsid w:val="1B0831B6"/>
    <w:multiLevelType w:val="singleLevel"/>
    <w:tmpl w:val="CA640072"/>
    <w:name w:val="Tiret 4__1"/>
    <w:lvl w:ilvl="0">
      <w:start w:val="1"/>
      <w:numFmt w:val="bullet"/>
      <w:lvlRestart w:val="0"/>
      <w:pStyle w:val="ListDash3"/>
      <w:lvlText w:val="–"/>
      <w:lvlJc w:val="left"/>
      <w:pPr>
        <w:tabs>
          <w:tab w:val="num" w:pos="1134"/>
        </w:tabs>
        <w:ind w:left="1134" w:hanging="283"/>
      </w:pPr>
      <w:rPr>
        <w:rFonts w:ascii="Times New Roman" w:hAnsi="Times New Roman"/>
      </w:rPr>
    </w:lvl>
  </w:abstractNum>
  <w:abstractNum w:abstractNumId="16" w15:restartNumberingAfterBreak="0">
    <w:nsid w:val="1D6567FF"/>
    <w:multiLevelType w:val="multilevel"/>
    <w:tmpl w:val="A8EE23AE"/>
    <w:lvl w:ilvl="0">
      <w:start w:val="1"/>
      <w:numFmt w:val="decimal"/>
      <w:pStyle w:val="IOTCAgendaH1"/>
      <w:lvlText w:val="%1."/>
      <w:lvlJc w:val="left"/>
      <w:pPr>
        <w:ind w:left="360" w:hanging="360"/>
      </w:pPr>
    </w:lvl>
    <w:lvl w:ilvl="1">
      <w:start w:val="1"/>
      <w:numFmt w:val="decimal"/>
      <w:pStyle w:val="IOTCsubheading2"/>
      <w:isLgl/>
      <w:lvlText w:val="%1.%2"/>
      <w:lvlJc w:val="left"/>
      <w:pPr>
        <w:ind w:left="1500" w:hanging="1050"/>
      </w:pPr>
      <w:rPr>
        <w:rFonts w:hint="default"/>
        <w:sz w:val="22"/>
        <w:szCs w:val="22"/>
      </w:rPr>
    </w:lvl>
    <w:lvl w:ilvl="2">
      <w:start w:val="1"/>
      <w:numFmt w:val="decimal"/>
      <w:isLgl/>
      <w:lvlText w:val="%1.%2.%3"/>
      <w:lvlJc w:val="left"/>
      <w:pPr>
        <w:ind w:left="1950" w:hanging="1050"/>
      </w:pPr>
      <w:rPr>
        <w:rFonts w:hint="default"/>
      </w:rPr>
    </w:lvl>
    <w:lvl w:ilvl="3">
      <w:start w:val="1"/>
      <w:numFmt w:val="decimal"/>
      <w:isLgl/>
      <w:lvlText w:val="%1.%2.%3.%4"/>
      <w:lvlJc w:val="left"/>
      <w:pPr>
        <w:ind w:left="2400" w:hanging="105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33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90" w:hanging="1440"/>
      </w:pPr>
      <w:rPr>
        <w:rFonts w:hint="default"/>
      </w:rPr>
    </w:lvl>
    <w:lvl w:ilvl="8">
      <w:start w:val="1"/>
      <w:numFmt w:val="decimal"/>
      <w:isLgl/>
      <w:lvlText w:val="%1.%2.%3.%4.%5.%6.%7.%8.%9"/>
      <w:lvlJc w:val="left"/>
      <w:pPr>
        <w:ind w:left="5040" w:hanging="1440"/>
      </w:pPr>
      <w:rPr>
        <w:rFonts w:hint="default"/>
      </w:rPr>
    </w:lvl>
  </w:abstractNum>
  <w:abstractNum w:abstractNumId="17" w15:restartNumberingAfterBreak="0">
    <w:nsid w:val="20BC7321"/>
    <w:multiLevelType w:val="hybridMultilevel"/>
    <w:tmpl w:val="EFE84200"/>
    <w:lvl w:ilvl="0" w:tplc="1409000F">
      <w:start w:val="1"/>
      <w:numFmt w:val="decimal"/>
      <w:lvlText w:val="%1."/>
      <w:lvlJc w:val="left"/>
      <w:pPr>
        <w:ind w:left="720" w:hanging="360"/>
      </w:pPr>
      <w:rPr>
        <w:rFonts w:cs="Times New Roman"/>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18" w15:restartNumberingAfterBreak="0">
    <w:nsid w:val="20C27D04"/>
    <w:multiLevelType w:val="hybridMultilevel"/>
    <w:tmpl w:val="0B4A8FEE"/>
    <w:lvl w:ilvl="0" w:tplc="C5AAB910">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19" w15:restartNumberingAfterBreak="0">
    <w:nsid w:val="21B55BBC"/>
    <w:multiLevelType w:val="hybridMultilevel"/>
    <w:tmpl w:val="FA6CAD0A"/>
    <w:lvl w:ilvl="0" w:tplc="78A49012">
      <w:start w:val="1"/>
      <w:numFmt w:val="lowerLetter"/>
      <w:lvlText w:val="%1)"/>
      <w:lvlJc w:val="left"/>
      <w:pPr>
        <w:ind w:left="360" w:hanging="360"/>
      </w:pPr>
      <w:rPr>
        <w:rFonts w:cs="Times New Roman"/>
      </w:rPr>
    </w:lvl>
    <w:lvl w:ilvl="1" w:tplc="14090019">
      <w:start w:val="1"/>
      <w:numFmt w:val="lowerLetter"/>
      <w:lvlText w:val="%2."/>
      <w:lvlJc w:val="left"/>
      <w:pPr>
        <w:ind w:left="-197" w:hanging="360"/>
      </w:pPr>
      <w:rPr>
        <w:rFonts w:cs="Times New Roman"/>
      </w:rPr>
    </w:lvl>
    <w:lvl w:ilvl="2" w:tplc="1409001B">
      <w:start w:val="1"/>
      <w:numFmt w:val="lowerRoman"/>
      <w:lvlText w:val="%3."/>
      <w:lvlJc w:val="right"/>
      <w:pPr>
        <w:ind w:left="523" w:hanging="180"/>
      </w:pPr>
      <w:rPr>
        <w:rFonts w:cs="Times New Roman"/>
      </w:rPr>
    </w:lvl>
    <w:lvl w:ilvl="3" w:tplc="1409000F">
      <w:start w:val="1"/>
      <w:numFmt w:val="decimal"/>
      <w:lvlText w:val="%4."/>
      <w:lvlJc w:val="left"/>
      <w:pPr>
        <w:ind w:left="1243" w:hanging="360"/>
      </w:pPr>
      <w:rPr>
        <w:rFonts w:cs="Times New Roman"/>
      </w:rPr>
    </w:lvl>
    <w:lvl w:ilvl="4" w:tplc="14090019">
      <w:start w:val="1"/>
      <w:numFmt w:val="lowerLetter"/>
      <w:lvlText w:val="%5."/>
      <w:lvlJc w:val="left"/>
      <w:pPr>
        <w:ind w:left="1963" w:hanging="360"/>
      </w:pPr>
      <w:rPr>
        <w:rFonts w:cs="Times New Roman"/>
      </w:rPr>
    </w:lvl>
    <w:lvl w:ilvl="5" w:tplc="1409001B" w:tentative="1">
      <w:start w:val="1"/>
      <w:numFmt w:val="lowerRoman"/>
      <w:lvlText w:val="%6."/>
      <w:lvlJc w:val="right"/>
      <w:pPr>
        <w:ind w:left="2683" w:hanging="180"/>
      </w:pPr>
      <w:rPr>
        <w:rFonts w:cs="Times New Roman"/>
      </w:rPr>
    </w:lvl>
    <w:lvl w:ilvl="6" w:tplc="1409000F" w:tentative="1">
      <w:start w:val="1"/>
      <w:numFmt w:val="decimal"/>
      <w:lvlText w:val="%7."/>
      <w:lvlJc w:val="left"/>
      <w:pPr>
        <w:ind w:left="3403" w:hanging="360"/>
      </w:pPr>
      <w:rPr>
        <w:rFonts w:cs="Times New Roman"/>
      </w:rPr>
    </w:lvl>
    <w:lvl w:ilvl="7" w:tplc="14090019" w:tentative="1">
      <w:start w:val="1"/>
      <w:numFmt w:val="lowerLetter"/>
      <w:lvlText w:val="%8."/>
      <w:lvlJc w:val="left"/>
      <w:pPr>
        <w:ind w:left="4123" w:hanging="360"/>
      </w:pPr>
      <w:rPr>
        <w:rFonts w:cs="Times New Roman"/>
      </w:rPr>
    </w:lvl>
    <w:lvl w:ilvl="8" w:tplc="1409001B" w:tentative="1">
      <w:start w:val="1"/>
      <w:numFmt w:val="lowerRoman"/>
      <w:lvlText w:val="%9."/>
      <w:lvlJc w:val="right"/>
      <w:pPr>
        <w:ind w:left="4843" w:hanging="180"/>
      </w:pPr>
      <w:rPr>
        <w:rFonts w:cs="Times New Roman"/>
      </w:rPr>
    </w:lvl>
  </w:abstractNum>
  <w:abstractNum w:abstractNumId="20" w15:restartNumberingAfterBreak="0">
    <w:nsid w:val="225C4D5A"/>
    <w:multiLevelType w:val="multilevel"/>
    <w:tmpl w:val="F0826D7C"/>
    <w:lvl w:ilvl="0">
      <w:start w:val="21"/>
      <w:numFmt w:val="decimal"/>
      <w:lvlText w:val="%1."/>
      <w:lvlJc w:val="left"/>
      <w:pPr>
        <w:tabs>
          <w:tab w:val="num" w:pos="360"/>
        </w:tabs>
        <w:ind w:left="360" w:hanging="360"/>
      </w:pPr>
      <w:rPr>
        <w:rFonts w:hint="default"/>
        <w:strike w:val="0"/>
        <w:dstrike w:val="0"/>
        <w:u w:val="none"/>
        <w:effect w:val="none"/>
      </w:rPr>
    </w:lvl>
    <w:lvl w:ilvl="1">
      <w:start w:val="2"/>
      <w:numFmt w:val="decimal"/>
      <w:lvlText w:val="%1.%2"/>
      <w:lvlJc w:val="left"/>
      <w:pPr>
        <w:tabs>
          <w:tab w:val="num" w:pos="580"/>
        </w:tabs>
        <w:ind w:left="580" w:hanging="360"/>
      </w:pPr>
      <w:rPr>
        <w:rFonts w:hint="default"/>
        <w:strike w:val="0"/>
        <w:dstrike w:val="0"/>
        <w:u w:val="none"/>
        <w:effect w:val="none"/>
      </w:rPr>
    </w:lvl>
    <w:lvl w:ilvl="2">
      <w:start w:val="1"/>
      <w:numFmt w:val="decimal"/>
      <w:lvlText w:val="%1.%2.%3"/>
      <w:lvlJc w:val="left"/>
      <w:pPr>
        <w:tabs>
          <w:tab w:val="num" w:pos="1160"/>
        </w:tabs>
        <w:ind w:left="1160" w:hanging="720"/>
      </w:pPr>
      <w:rPr>
        <w:rFonts w:hint="default"/>
        <w:strike w:val="0"/>
        <w:dstrike w:val="0"/>
        <w:u w:val="none"/>
        <w:effect w:val="none"/>
      </w:rPr>
    </w:lvl>
    <w:lvl w:ilvl="3">
      <w:start w:val="1"/>
      <w:numFmt w:val="decimal"/>
      <w:lvlText w:val="%1.%2.%3.%4"/>
      <w:lvlJc w:val="left"/>
      <w:pPr>
        <w:tabs>
          <w:tab w:val="num" w:pos="1380"/>
        </w:tabs>
        <w:ind w:left="1380" w:hanging="720"/>
      </w:pPr>
      <w:rPr>
        <w:rFonts w:hint="default"/>
        <w:strike w:val="0"/>
        <w:dstrike w:val="0"/>
        <w:u w:val="none"/>
        <w:effect w:val="none"/>
      </w:rPr>
    </w:lvl>
    <w:lvl w:ilvl="4">
      <w:start w:val="1"/>
      <w:numFmt w:val="decimal"/>
      <w:lvlText w:val="%1.%2.%3.%4.%5"/>
      <w:lvlJc w:val="left"/>
      <w:pPr>
        <w:tabs>
          <w:tab w:val="num" w:pos="1960"/>
        </w:tabs>
        <w:ind w:left="1960" w:hanging="1080"/>
      </w:pPr>
      <w:rPr>
        <w:rFonts w:hint="default"/>
        <w:strike w:val="0"/>
        <w:dstrike w:val="0"/>
        <w:u w:val="none"/>
        <w:effect w:val="none"/>
      </w:rPr>
    </w:lvl>
    <w:lvl w:ilvl="5">
      <w:start w:val="1"/>
      <w:numFmt w:val="decimal"/>
      <w:lvlText w:val="%1.%2.%3.%4.%5.%6"/>
      <w:lvlJc w:val="left"/>
      <w:pPr>
        <w:tabs>
          <w:tab w:val="num" w:pos="2180"/>
        </w:tabs>
        <w:ind w:left="2180" w:hanging="1080"/>
      </w:pPr>
      <w:rPr>
        <w:rFonts w:hint="default"/>
        <w:strike w:val="0"/>
        <w:dstrike w:val="0"/>
        <w:u w:val="none"/>
        <w:effect w:val="none"/>
      </w:rPr>
    </w:lvl>
    <w:lvl w:ilvl="6">
      <w:start w:val="1"/>
      <w:numFmt w:val="decimal"/>
      <w:lvlText w:val="%1.%2.%3.%4.%5.%6.%7"/>
      <w:lvlJc w:val="left"/>
      <w:pPr>
        <w:tabs>
          <w:tab w:val="num" w:pos="2760"/>
        </w:tabs>
        <w:ind w:left="2760" w:hanging="1440"/>
      </w:pPr>
      <w:rPr>
        <w:rFonts w:hint="default"/>
        <w:strike w:val="0"/>
        <w:dstrike w:val="0"/>
        <w:u w:val="none"/>
        <w:effect w:val="none"/>
      </w:rPr>
    </w:lvl>
    <w:lvl w:ilvl="7">
      <w:start w:val="1"/>
      <w:numFmt w:val="decimal"/>
      <w:lvlText w:val="%1.%2.%3.%4.%5.%6.%7.%8"/>
      <w:lvlJc w:val="left"/>
      <w:pPr>
        <w:tabs>
          <w:tab w:val="num" w:pos="2980"/>
        </w:tabs>
        <w:ind w:left="2980" w:hanging="1440"/>
      </w:pPr>
      <w:rPr>
        <w:rFonts w:hint="default"/>
        <w:strike w:val="0"/>
        <w:dstrike w:val="0"/>
        <w:u w:val="none"/>
        <w:effect w:val="none"/>
      </w:rPr>
    </w:lvl>
    <w:lvl w:ilvl="8">
      <w:start w:val="1"/>
      <w:numFmt w:val="decimal"/>
      <w:lvlText w:val="%1.%2.%3.%4.%5.%6.%7.%8.%9"/>
      <w:lvlJc w:val="left"/>
      <w:pPr>
        <w:tabs>
          <w:tab w:val="num" w:pos="3560"/>
        </w:tabs>
        <w:ind w:left="3560" w:hanging="1800"/>
      </w:pPr>
      <w:rPr>
        <w:rFonts w:hint="default"/>
        <w:strike w:val="0"/>
        <w:dstrike w:val="0"/>
        <w:u w:val="none"/>
        <w:effect w:val="none"/>
      </w:rPr>
    </w:lvl>
  </w:abstractNum>
  <w:abstractNum w:abstractNumId="21" w15:restartNumberingAfterBreak="0">
    <w:nsid w:val="24A3451D"/>
    <w:multiLevelType w:val="hybridMultilevel"/>
    <w:tmpl w:val="F280A32C"/>
    <w:lvl w:ilvl="0" w:tplc="333E217C">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 w15:restartNumberingAfterBreak="0">
    <w:nsid w:val="25B00F76"/>
    <w:multiLevelType w:val="hybridMultilevel"/>
    <w:tmpl w:val="17D21F04"/>
    <w:lvl w:ilvl="0" w:tplc="367A5F86">
      <w:start w:val="1"/>
      <w:numFmt w:val="lowerLetter"/>
      <w:lvlText w:val="%1)"/>
      <w:lvlJc w:val="left"/>
      <w:pPr>
        <w:ind w:left="1920" w:hanging="360"/>
      </w:pPr>
      <w:rPr>
        <w:rFonts w:cs="Times New Roman"/>
        <w:b w:val="0"/>
        <w:i w:val="0"/>
      </w:rPr>
    </w:lvl>
    <w:lvl w:ilvl="1" w:tplc="08090019">
      <w:start w:val="1"/>
      <w:numFmt w:val="lowerLetter"/>
      <w:lvlText w:val="%2."/>
      <w:lvlJc w:val="left"/>
      <w:pPr>
        <w:ind w:left="2640" w:hanging="360"/>
      </w:pPr>
      <w:rPr>
        <w:rFonts w:cs="Times New Roman"/>
      </w:rPr>
    </w:lvl>
    <w:lvl w:ilvl="2" w:tplc="0809001B">
      <w:start w:val="1"/>
      <w:numFmt w:val="lowerRoman"/>
      <w:lvlText w:val="%3."/>
      <w:lvlJc w:val="right"/>
      <w:pPr>
        <w:ind w:left="3360" w:hanging="180"/>
      </w:pPr>
      <w:rPr>
        <w:rFonts w:cs="Times New Roman"/>
      </w:rPr>
    </w:lvl>
    <w:lvl w:ilvl="3" w:tplc="0809000F">
      <w:start w:val="1"/>
      <w:numFmt w:val="decimal"/>
      <w:lvlText w:val="%4."/>
      <w:lvlJc w:val="left"/>
      <w:pPr>
        <w:ind w:left="4080" w:hanging="360"/>
      </w:pPr>
      <w:rPr>
        <w:rFonts w:cs="Times New Roman"/>
      </w:rPr>
    </w:lvl>
    <w:lvl w:ilvl="4" w:tplc="08090019">
      <w:start w:val="1"/>
      <w:numFmt w:val="lowerLetter"/>
      <w:lvlText w:val="%5."/>
      <w:lvlJc w:val="left"/>
      <w:pPr>
        <w:ind w:left="4800" w:hanging="360"/>
      </w:pPr>
      <w:rPr>
        <w:rFonts w:cs="Times New Roman"/>
      </w:rPr>
    </w:lvl>
    <w:lvl w:ilvl="5" w:tplc="0809001B">
      <w:start w:val="1"/>
      <w:numFmt w:val="lowerRoman"/>
      <w:lvlText w:val="%6."/>
      <w:lvlJc w:val="right"/>
      <w:pPr>
        <w:ind w:left="5520" w:hanging="180"/>
      </w:pPr>
      <w:rPr>
        <w:rFonts w:cs="Times New Roman"/>
      </w:rPr>
    </w:lvl>
    <w:lvl w:ilvl="6" w:tplc="0809000F">
      <w:start w:val="1"/>
      <w:numFmt w:val="decimal"/>
      <w:lvlText w:val="%7."/>
      <w:lvlJc w:val="left"/>
      <w:pPr>
        <w:ind w:left="6240" w:hanging="360"/>
      </w:pPr>
      <w:rPr>
        <w:rFonts w:cs="Times New Roman"/>
      </w:rPr>
    </w:lvl>
    <w:lvl w:ilvl="7" w:tplc="08090019">
      <w:start w:val="1"/>
      <w:numFmt w:val="lowerLetter"/>
      <w:lvlText w:val="%8."/>
      <w:lvlJc w:val="left"/>
      <w:pPr>
        <w:ind w:left="6960" w:hanging="360"/>
      </w:pPr>
      <w:rPr>
        <w:rFonts w:cs="Times New Roman"/>
      </w:rPr>
    </w:lvl>
    <w:lvl w:ilvl="8" w:tplc="0809001B">
      <w:start w:val="1"/>
      <w:numFmt w:val="lowerRoman"/>
      <w:lvlText w:val="%9."/>
      <w:lvlJc w:val="right"/>
      <w:pPr>
        <w:ind w:left="7680" w:hanging="180"/>
      </w:pPr>
      <w:rPr>
        <w:rFonts w:cs="Times New Roman"/>
      </w:rPr>
    </w:lvl>
  </w:abstractNum>
  <w:abstractNum w:abstractNumId="23" w15:restartNumberingAfterBreak="0">
    <w:nsid w:val="271631AE"/>
    <w:multiLevelType w:val="multilevel"/>
    <w:tmpl w:val="E68621DE"/>
    <w:lvl w:ilvl="0">
      <w:start w:val="1"/>
      <w:numFmt w:val="decimal"/>
      <w:lvlText w:val="%1."/>
      <w:lvlJc w:val="left"/>
      <w:pPr>
        <w:ind w:left="720" w:hanging="360"/>
      </w:pPr>
    </w:lvl>
    <w:lvl w:ilvl="1">
      <w:start w:val="1"/>
      <w:numFmt w:val="decimal"/>
      <w:pStyle w:val="IOTCAgendaH2"/>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4" w15:restartNumberingAfterBreak="0">
    <w:nsid w:val="2854549A"/>
    <w:multiLevelType w:val="hybridMultilevel"/>
    <w:tmpl w:val="9C42F834"/>
    <w:name w:val="List Dash 3__1"/>
    <w:lvl w:ilvl="0" w:tplc="F22C3962">
      <w:start w:val="1"/>
      <w:numFmt w:val="bullet"/>
      <w:lvlText w:val=""/>
      <w:lvlJc w:val="left"/>
      <w:pPr>
        <w:tabs>
          <w:tab w:val="num" w:pos="360"/>
        </w:tabs>
        <w:ind w:left="360" w:hanging="360"/>
      </w:pPr>
      <w:rPr>
        <w:rFonts w:ascii="Symbol" w:hAnsi="Symbol" w:hint="default"/>
        <w:sz w:val="16"/>
      </w:rPr>
    </w:lvl>
    <w:lvl w:ilvl="1" w:tplc="D44CDE88" w:tentative="1">
      <w:start w:val="1"/>
      <w:numFmt w:val="bullet"/>
      <w:lvlText w:val="o"/>
      <w:lvlJc w:val="left"/>
      <w:pPr>
        <w:tabs>
          <w:tab w:val="num" w:pos="1440"/>
        </w:tabs>
        <w:ind w:left="1440" w:hanging="360"/>
      </w:pPr>
      <w:rPr>
        <w:rFonts w:ascii="Courier New" w:hAnsi="Courier New" w:hint="default"/>
      </w:rPr>
    </w:lvl>
    <w:lvl w:ilvl="2" w:tplc="A662AA42" w:tentative="1">
      <w:start w:val="1"/>
      <w:numFmt w:val="bullet"/>
      <w:lvlText w:val=""/>
      <w:lvlJc w:val="left"/>
      <w:pPr>
        <w:tabs>
          <w:tab w:val="num" w:pos="2160"/>
        </w:tabs>
        <w:ind w:left="2160" w:hanging="360"/>
      </w:pPr>
      <w:rPr>
        <w:rFonts w:ascii="Wingdings" w:hAnsi="Wingdings" w:hint="default"/>
      </w:rPr>
    </w:lvl>
    <w:lvl w:ilvl="3" w:tplc="36FCEB2E" w:tentative="1">
      <w:start w:val="1"/>
      <w:numFmt w:val="bullet"/>
      <w:lvlText w:val=""/>
      <w:lvlJc w:val="left"/>
      <w:pPr>
        <w:tabs>
          <w:tab w:val="num" w:pos="2880"/>
        </w:tabs>
        <w:ind w:left="2880" w:hanging="360"/>
      </w:pPr>
      <w:rPr>
        <w:rFonts w:ascii="Symbol" w:hAnsi="Symbol" w:hint="default"/>
      </w:rPr>
    </w:lvl>
    <w:lvl w:ilvl="4" w:tplc="D41E2B42" w:tentative="1">
      <w:start w:val="1"/>
      <w:numFmt w:val="bullet"/>
      <w:lvlText w:val="o"/>
      <w:lvlJc w:val="left"/>
      <w:pPr>
        <w:tabs>
          <w:tab w:val="num" w:pos="3600"/>
        </w:tabs>
        <w:ind w:left="3600" w:hanging="360"/>
      </w:pPr>
      <w:rPr>
        <w:rFonts w:ascii="Courier New" w:hAnsi="Courier New" w:hint="default"/>
      </w:rPr>
    </w:lvl>
    <w:lvl w:ilvl="5" w:tplc="105ACD0E" w:tentative="1">
      <w:start w:val="1"/>
      <w:numFmt w:val="bullet"/>
      <w:lvlText w:val=""/>
      <w:lvlJc w:val="left"/>
      <w:pPr>
        <w:tabs>
          <w:tab w:val="num" w:pos="4320"/>
        </w:tabs>
        <w:ind w:left="4320" w:hanging="360"/>
      </w:pPr>
      <w:rPr>
        <w:rFonts w:ascii="Wingdings" w:hAnsi="Wingdings" w:hint="default"/>
      </w:rPr>
    </w:lvl>
    <w:lvl w:ilvl="6" w:tplc="393E4796" w:tentative="1">
      <w:start w:val="1"/>
      <w:numFmt w:val="bullet"/>
      <w:lvlText w:val=""/>
      <w:lvlJc w:val="left"/>
      <w:pPr>
        <w:tabs>
          <w:tab w:val="num" w:pos="5040"/>
        </w:tabs>
        <w:ind w:left="5040" w:hanging="360"/>
      </w:pPr>
      <w:rPr>
        <w:rFonts w:ascii="Symbol" w:hAnsi="Symbol" w:hint="default"/>
      </w:rPr>
    </w:lvl>
    <w:lvl w:ilvl="7" w:tplc="B1B855C6" w:tentative="1">
      <w:start w:val="1"/>
      <w:numFmt w:val="bullet"/>
      <w:lvlText w:val="o"/>
      <w:lvlJc w:val="left"/>
      <w:pPr>
        <w:tabs>
          <w:tab w:val="num" w:pos="5760"/>
        </w:tabs>
        <w:ind w:left="5760" w:hanging="360"/>
      </w:pPr>
      <w:rPr>
        <w:rFonts w:ascii="Courier New" w:hAnsi="Courier New" w:hint="default"/>
      </w:rPr>
    </w:lvl>
    <w:lvl w:ilvl="8" w:tplc="F18C2C06"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2B2A2D77"/>
    <w:multiLevelType w:val="hybridMultilevel"/>
    <w:tmpl w:val="815C4B64"/>
    <w:name w:val="WW8Num4"/>
    <w:lvl w:ilvl="0" w:tplc="B6985B2E">
      <w:start w:val="1"/>
      <w:numFmt w:val="decimal"/>
      <w:lvlText w:val="%1."/>
      <w:lvlJc w:val="left"/>
      <w:pPr>
        <w:tabs>
          <w:tab w:val="num" w:pos="360"/>
        </w:tabs>
        <w:ind w:left="216" w:hanging="216"/>
      </w:pPr>
      <w:rPr>
        <w:rFonts w:hint="default"/>
        <w:b w:val="0"/>
        <w:i w:val="0"/>
        <w:sz w:val="20"/>
        <w:szCs w:val="20"/>
      </w:rPr>
    </w:lvl>
    <w:lvl w:ilvl="1" w:tplc="F4342BB6">
      <w:start w:val="1"/>
      <w:numFmt w:val="lowerLetter"/>
      <w:lvlText w:val="%2."/>
      <w:lvlJc w:val="left"/>
      <w:pPr>
        <w:tabs>
          <w:tab w:val="num" w:pos="-5040"/>
        </w:tabs>
        <w:ind w:left="-5040" w:hanging="360"/>
      </w:pPr>
    </w:lvl>
    <w:lvl w:ilvl="2" w:tplc="51743B4A">
      <w:start w:val="1"/>
      <w:numFmt w:val="lowerRoman"/>
      <w:lvlText w:val="%3."/>
      <w:lvlJc w:val="right"/>
      <w:pPr>
        <w:tabs>
          <w:tab w:val="num" w:pos="113"/>
        </w:tabs>
        <w:ind w:left="113" w:firstLine="0"/>
      </w:pPr>
      <w:rPr>
        <w:rFonts w:hint="default"/>
      </w:rPr>
    </w:lvl>
    <w:lvl w:ilvl="3" w:tplc="0B948A1E" w:tentative="1">
      <w:start w:val="1"/>
      <w:numFmt w:val="decimal"/>
      <w:lvlText w:val="%4."/>
      <w:lvlJc w:val="left"/>
      <w:pPr>
        <w:tabs>
          <w:tab w:val="num" w:pos="-3600"/>
        </w:tabs>
        <w:ind w:left="-3600" w:hanging="360"/>
      </w:pPr>
    </w:lvl>
    <w:lvl w:ilvl="4" w:tplc="4D1C824A" w:tentative="1">
      <w:start w:val="1"/>
      <w:numFmt w:val="lowerLetter"/>
      <w:lvlText w:val="%5."/>
      <w:lvlJc w:val="left"/>
      <w:pPr>
        <w:tabs>
          <w:tab w:val="num" w:pos="-2880"/>
        </w:tabs>
        <w:ind w:left="-2880" w:hanging="360"/>
      </w:pPr>
    </w:lvl>
    <w:lvl w:ilvl="5" w:tplc="E8A21084" w:tentative="1">
      <w:start w:val="1"/>
      <w:numFmt w:val="lowerRoman"/>
      <w:lvlText w:val="%6."/>
      <w:lvlJc w:val="right"/>
      <w:pPr>
        <w:tabs>
          <w:tab w:val="num" w:pos="-2160"/>
        </w:tabs>
        <w:ind w:left="-2160" w:hanging="180"/>
      </w:pPr>
    </w:lvl>
    <w:lvl w:ilvl="6" w:tplc="F0628040" w:tentative="1">
      <w:start w:val="1"/>
      <w:numFmt w:val="decimal"/>
      <w:lvlText w:val="%7."/>
      <w:lvlJc w:val="left"/>
      <w:pPr>
        <w:tabs>
          <w:tab w:val="num" w:pos="-1440"/>
        </w:tabs>
        <w:ind w:left="-1440" w:hanging="360"/>
      </w:pPr>
    </w:lvl>
    <w:lvl w:ilvl="7" w:tplc="827A254C" w:tentative="1">
      <w:start w:val="1"/>
      <w:numFmt w:val="lowerLetter"/>
      <w:lvlText w:val="%8."/>
      <w:lvlJc w:val="left"/>
      <w:pPr>
        <w:tabs>
          <w:tab w:val="num" w:pos="-720"/>
        </w:tabs>
        <w:ind w:left="-720" w:hanging="360"/>
      </w:pPr>
    </w:lvl>
    <w:lvl w:ilvl="8" w:tplc="290C3AAC" w:tentative="1">
      <w:start w:val="1"/>
      <w:numFmt w:val="lowerRoman"/>
      <w:lvlText w:val="%9."/>
      <w:lvlJc w:val="right"/>
      <w:pPr>
        <w:tabs>
          <w:tab w:val="num" w:pos="0"/>
        </w:tabs>
        <w:ind w:left="0" w:hanging="180"/>
      </w:pPr>
    </w:lvl>
  </w:abstractNum>
  <w:abstractNum w:abstractNumId="26" w15:restartNumberingAfterBreak="0">
    <w:nsid w:val="2B755D45"/>
    <w:multiLevelType w:val="multilevel"/>
    <w:tmpl w:val="59929DC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C6B308E"/>
    <w:multiLevelType w:val="multilevel"/>
    <w:tmpl w:val="146A659C"/>
    <w:lvl w:ilvl="0">
      <w:start w:val="1"/>
      <w:numFmt w:val="decimal"/>
      <w:lvlRestart w:val="0"/>
      <w:pStyle w:val="ListNumber1"/>
      <w:lvlText w:val="(%1)"/>
      <w:lvlJc w:val="left"/>
      <w:pPr>
        <w:tabs>
          <w:tab w:val="num" w:pos="1560"/>
        </w:tabs>
        <w:ind w:left="1560" w:hanging="709"/>
      </w:pPr>
      <w:rPr>
        <w:rFonts w:cs="Times New Roman"/>
      </w:rPr>
    </w:lvl>
    <w:lvl w:ilvl="1">
      <w:start w:val="1"/>
      <w:numFmt w:val="lowerLetter"/>
      <w:pStyle w:val="ListNumber1Level2"/>
      <w:lvlText w:val="(%2)"/>
      <w:lvlJc w:val="left"/>
      <w:pPr>
        <w:tabs>
          <w:tab w:val="num" w:pos="2268"/>
        </w:tabs>
        <w:ind w:left="2268" w:hanging="708"/>
      </w:pPr>
      <w:rPr>
        <w:rFonts w:cs="Times New Roman"/>
      </w:rPr>
    </w:lvl>
    <w:lvl w:ilvl="2">
      <w:start w:val="1"/>
      <w:numFmt w:val="bullet"/>
      <w:pStyle w:val="ListNumber1Level3"/>
      <w:lvlText w:val="–"/>
      <w:lvlJc w:val="left"/>
      <w:pPr>
        <w:tabs>
          <w:tab w:val="num" w:pos="2977"/>
        </w:tabs>
        <w:ind w:left="2977" w:hanging="709"/>
      </w:pPr>
      <w:rPr>
        <w:rFonts w:ascii="Times New Roman" w:hAnsi="Times New Roman"/>
      </w:rPr>
    </w:lvl>
    <w:lvl w:ilvl="3">
      <w:start w:val="1"/>
      <w:numFmt w:val="bullet"/>
      <w:pStyle w:val="ListNumber1Level4"/>
      <w:lvlText w:val=""/>
      <w:lvlJc w:val="left"/>
      <w:pPr>
        <w:tabs>
          <w:tab w:val="num" w:pos="3686"/>
        </w:tabs>
        <w:ind w:left="3686" w:hanging="709"/>
      </w:pPr>
      <w:rPr>
        <w:rFonts w:ascii="Symbol" w:hAnsi="Symbol" w:hint="default"/>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28" w15:restartNumberingAfterBreak="0">
    <w:nsid w:val="2D2E6D1B"/>
    <w:multiLevelType w:val="multilevel"/>
    <w:tmpl w:val="4970AE56"/>
    <w:lvl w:ilvl="0">
      <w:start w:val="63"/>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52"/>
        </w:tabs>
        <w:ind w:left="652" w:hanging="432"/>
      </w:pPr>
      <w:rPr>
        <w:rFonts w:cs="Times New Roman" w:hint="default"/>
      </w:rPr>
    </w:lvl>
    <w:lvl w:ilvl="2">
      <w:start w:val="1"/>
      <w:numFmt w:val="decimal"/>
      <w:lvlText w:val="%1.%2.%3."/>
      <w:lvlJc w:val="left"/>
      <w:pPr>
        <w:tabs>
          <w:tab w:val="num" w:pos="504"/>
        </w:tabs>
        <w:ind w:left="50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29" w15:restartNumberingAfterBreak="0">
    <w:nsid w:val="2E537536"/>
    <w:multiLevelType w:val="hybridMultilevel"/>
    <w:tmpl w:val="C15A0E08"/>
    <w:name w:val="List Dash 2__1"/>
    <w:lvl w:ilvl="0" w:tplc="84FC30F4">
      <w:start w:val="1"/>
      <w:numFmt w:val="bullet"/>
      <w:lvlText w:val="-"/>
      <w:lvlJc w:val="left"/>
      <w:pPr>
        <w:tabs>
          <w:tab w:val="num" w:pos="1098"/>
        </w:tabs>
        <w:ind w:left="1098" w:hanging="360"/>
      </w:pPr>
      <w:rPr>
        <w:rFonts w:ascii="Times New Roman" w:hAnsi="Times New Roman" w:hint="default"/>
      </w:rPr>
    </w:lvl>
    <w:lvl w:ilvl="1" w:tplc="6BDC60E4" w:tentative="1">
      <w:start w:val="1"/>
      <w:numFmt w:val="bullet"/>
      <w:lvlText w:val="o"/>
      <w:lvlJc w:val="left"/>
      <w:pPr>
        <w:ind w:left="1818" w:hanging="360"/>
      </w:pPr>
      <w:rPr>
        <w:rFonts w:ascii="Courier New" w:hAnsi="Courier New" w:hint="default"/>
      </w:rPr>
    </w:lvl>
    <w:lvl w:ilvl="2" w:tplc="889430DA" w:tentative="1">
      <w:start w:val="1"/>
      <w:numFmt w:val="bullet"/>
      <w:lvlText w:val=""/>
      <w:lvlJc w:val="left"/>
      <w:pPr>
        <w:ind w:left="2538" w:hanging="360"/>
      </w:pPr>
      <w:rPr>
        <w:rFonts w:ascii="Wingdings" w:hAnsi="Wingdings" w:hint="default"/>
      </w:rPr>
    </w:lvl>
    <w:lvl w:ilvl="3" w:tplc="6390F050" w:tentative="1">
      <w:start w:val="1"/>
      <w:numFmt w:val="bullet"/>
      <w:lvlText w:val=""/>
      <w:lvlJc w:val="left"/>
      <w:pPr>
        <w:ind w:left="3258" w:hanging="360"/>
      </w:pPr>
      <w:rPr>
        <w:rFonts w:ascii="Symbol" w:hAnsi="Symbol" w:hint="default"/>
      </w:rPr>
    </w:lvl>
    <w:lvl w:ilvl="4" w:tplc="F746E212" w:tentative="1">
      <w:start w:val="1"/>
      <w:numFmt w:val="bullet"/>
      <w:lvlText w:val="o"/>
      <w:lvlJc w:val="left"/>
      <w:pPr>
        <w:ind w:left="3978" w:hanging="360"/>
      </w:pPr>
      <w:rPr>
        <w:rFonts w:ascii="Courier New" w:hAnsi="Courier New" w:hint="default"/>
      </w:rPr>
    </w:lvl>
    <w:lvl w:ilvl="5" w:tplc="56A0B956" w:tentative="1">
      <w:start w:val="1"/>
      <w:numFmt w:val="bullet"/>
      <w:lvlText w:val=""/>
      <w:lvlJc w:val="left"/>
      <w:pPr>
        <w:ind w:left="4698" w:hanging="360"/>
      </w:pPr>
      <w:rPr>
        <w:rFonts w:ascii="Wingdings" w:hAnsi="Wingdings" w:hint="default"/>
      </w:rPr>
    </w:lvl>
    <w:lvl w:ilvl="6" w:tplc="990CF48A" w:tentative="1">
      <w:start w:val="1"/>
      <w:numFmt w:val="bullet"/>
      <w:lvlText w:val=""/>
      <w:lvlJc w:val="left"/>
      <w:pPr>
        <w:ind w:left="5418" w:hanging="360"/>
      </w:pPr>
      <w:rPr>
        <w:rFonts w:ascii="Symbol" w:hAnsi="Symbol" w:hint="default"/>
      </w:rPr>
    </w:lvl>
    <w:lvl w:ilvl="7" w:tplc="E2800A88" w:tentative="1">
      <w:start w:val="1"/>
      <w:numFmt w:val="bullet"/>
      <w:lvlText w:val="o"/>
      <w:lvlJc w:val="left"/>
      <w:pPr>
        <w:ind w:left="6138" w:hanging="360"/>
      </w:pPr>
      <w:rPr>
        <w:rFonts w:ascii="Courier New" w:hAnsi="Courier New" w:hint="default"/>
      </w:rPr>
    </w:lvl>
    <w:lvl w:ilvl="8" w:tplc="6E74BDCC" w:tentative="1">
      <w:start w:val="1"/>
      <w:numFmt w:val="bullet"/>
      <w:lvlText w:val=""/>
      <w:lvlJc w:val="left"/>
      <w:pPr>
        <w:ind w:left="6858" w:hanging="360"/>
      </w:pPr>
      <w:rPr>
        <w:rFonts w:ascii="Wingdings" w:hAnsi="Wingdings" w:hint="default"/>
      </w:rPr>
    </w:lvl>
  </w:abstractNum>
  <w:abstractNum w:abstractNumId="30" w15:restartNumberingAfterBreak="0">
    <w:nsid w:val="2E830308"/>
    <w:multiLevelType w:val="hybridMultilevel"/>
    <w:tmpl w:val="E42A9F6E"/>
    <w:name w:val="List Number 1__1"/>
    <w:lvl w:ilvl="0" w:tplc="776CF156">
      <w:start w:val="1"/>
      <w:numFmt w:val="decimal"/>
      <w:lvlText w:val="%1."/>
      <w:lvlJc w:val="left"/>
      <w:pPr>
        <w:tabs>
          <w:tab w:val="num" w:pos="720"/>
        </w:tabs>
        <w:ind w:left="720" w:hanging="360"/>
      </w:pPr>
      <w:rPr>
        <w:rFonts w:hint="default"/>
      </w:rPr>
    </w:lvl>
    <w:lvl w:ilvl="1" w:tplc="2900459E">
      <w:start w:val="1"/>
      <w:numFmt w:val="lowerLetter"/>
      <w:lvlText w:val="%2."/>
      <w:lvlJc w:val="left"/>
      <w:pPr>
        <w:tabs>
          <w:tab w:val="num" w:pos="1440"/>
        </w:tabs>
        <w:ind w:left="1440" w:hanging="360"/>
      </w:pPr>
    </w:lvl>
    <w:lvl w:ilvl="2" w:tplc="2CFC407E" w:tentative="1">
      <w:start w:val="1"/>
      <w:numFmt w:val="lowerRoman"/>
      <w:lvlText w:val="%3."/>
      <w:lvlJc w:val="right"/>
      <w:pPr>
        <w:tabs>
          <w:tab w:val="num" w:pos="2160"/>
        </w:tabs>
        <w:ind w:left="2160" w:hanging="180"/>
      </w:pPr>
    </w:lvl>
    <w:lvl w:ilvl="3" w:tplc="ACE089B6" w:tentative="1">
      <w:start w:val="1"/>
      <w:numFmt w:val="decimal"/>
      <w:lvlText w:val="%4."/>
      <w:lvlJc w:val="left"/>
      <w:pPr>
        <w:tabs>
          <w:tab w:val="num" w:pos="2880"/>
        </w:tabs>
        <w:ind w:left="2880" w:hanging="360"/>
      </w:pPr>
    </w:lvl>
    <w:lvl w:ilvl="4" w:tplc="93FA64B8" w:tentative="1">
      <w:start w:val="1"/>
      <w:numFmt w:val="lowerLetter"/>
      <w:lvlText w:val="%5."/>
      <w:lvlJc w:val="left"/>
      <w:pPr>
        <w:tabs>
          <w:tab w:val="num" w:pos="3600"/>
        </w:tabs>
        <w:ind w:left="3600" w:hanging="360"/>
      </w:pPr>
    </w:lvl>
    <w:lvl w:ilvl="5" w:tplc="65F835C2" w:tentative="1">
      <w:start w:val="1"/>
      <w:numFmt w:val="lowerRoman"/>
      <w:lvlText w:val="%6."/>
      <w:lvlJc w:val="right"/>
      <w:pPr>
        <w:tabs>
          <w:tab w:val="num" w:pos="4320"/>
        </w:tabs>
        <w:ind w:left="4320" w:hanging="180"/>
      </w:pPr>
    </w:lvl>
    <w:lvl w:ilvl="6" w:tplc="9F9A56A4" w:tentative="1">
      <w:start w:val="1"/>
      <w:numFmt w:val="decimal"/>
      <w:lvlText w:val="%7."/>
      <w:lvlJc w:val="left"/>
      <w:pPr>
        <w:tabs>
          <w:tab w:val="num" w:pos="5040"/>
        </w:tabs>
        <w:ind w:left="5040" w:hanging="360"/>
      </w:pPr>
    </w:lvl>
    <w:lvl w:ilvl="7" w:tplc="2E26F3F0" w:tentative="1">
      <w:start w:val="1"/>
      <w:numFmt w:val="lowerLetter"/>
      <w:lvlText w:val="%8."/>
      <w:lvlJc w:val="left"/>
      <w:pPr>
        <w:tabs>
          <w:tab w:val="num" w:pos="5760"/>
        </w:tabs>
        <w:ind w:left="5760" w:hanging="360"/>
      </w:pPr>
    </w:lvl>
    <w:lvl w:ilvl="8" w:tplc="FAA67C74" w:tentative="1">
      <w:start w:val="1"/>
      <w:numFmt w:val="lowerRoman"/>
      <w:lvlText w:val="%9."/>
      <w:lvlJc w:val="right"/>
      <w:pPr>
        <w:tabs>
          <w:tab w:val="num" w:pos="6480"/>
        </w:tabs>
        <w:ind w:left="6480" w:hanging="180"/>
      </w:pPr>
    </w:lvl>
  </w:abstractNum>
  <w:abstractNum w:abstractNumId="31" w15:restartNumberingAfterBreak="0">
    <w:nsid w:val="340740F4"/>
    <w:multiLevelType w:val="hybridMultilevel"/>
    <w:tmpl w:val="3162EBA2"/>
    <w:lvl w:ilvl="0" w:tplc="8EC24D1A">
      <w:start w:val="1"/>
      <w:numFmt w:val="decimal"/>
      <w:lvlText w:val="%1)"/>
      <w:lvlJc w:val="left"/>
      <w:pPr>
        <w:ind w:left="1440" w:hanging="360"/>
      </w:pPr>
      <w:rPr>
        <w:rFonts w:cs="Times New Roman"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5DE3D45"/>
    <w:multiLevelType w:val="multilevel"/>
    <w:tmpl w:val="8EEC55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36243BF4"/>
    <w:multiLevelType w:val="singleLevel"/>
    <w:tmpl w:val="50AA1D72"/>
    <w:lvl w:ilvl="0">
      <w:start w:val="1"/>
      <w:numFmt w:val="bullet"/>
      <w:lvlRestart w:val="0"/>
      <w:pStyle w:val="Tiret0"/>
      <w:lvlText w:val="–"/>
      <w:lvlJc w:val="left"/>
      <w:pPr>
        <w:tabs>
          <w:tab w:val="num" w:pos="850"/>
        </w:tabs>
        <w:ind w:left="850" w:hanging="850"/>
      </w:pPr>
    </w:lvl>
  </w:abstractNum>
  <w:abstractNum w:abstractNumId="34" w15:restartNumberingAfterBreak="0">
    <w:nsid w:val="3AD70C9E"/>
    <w:multiLevelType w:val="hybridMultilevel"/>
    <w:tmpl w:val="59440772"/>
    <w:lvl w:ilvl="0" w:tplc="14090011">
      <w:start w:val="1"/>
      <w:numFmt w:val="decimal"/>
      <w:lvlText w:val="%1)"/>
      <w:lvlJc w:val="left"/>
      <w:pPr>
        <w:ind w:left="720" w:hanging="360"/>
      </w:pPr>
      <w:rPr>
        <w:rFonts w:cs="Times New Roman" w:hint="default"/>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35" w15:restartNumberingAfterBreak="0">
    <w:nsid w:val="3E5D2C48"/>
    <w:multiLevelType w:val="hybridMultilevel"/>
    <w:tmpl w:val="E6AA9A3E"/>
    <w:name w:val="Tiret 0__1"/>
    <w:lvl w:ilvl="0" w:tplc="8D965EA2">
      <w:start w:val="1"/>
      <w:numFmt w:val="decimal"/>
      <w:lvlText w:val="%1)"/>
      <w:lvlJc w:val="left"/>
      <w:pPr>
        <w:tabs>
          <w:tab w:val="num" w:pos="1080"/>
        </w:tabs>
        <w:ind w:left="720"/>
      </w:pPr>
      <w:rPr>
        <w:rFonts w:hint="default"/>
      </w:rPr>
    </w:lvl>
    <w:lvl w:ilvl="1" w:tplc="EBD0274E">
      <w:start w:val="1"/>
      <w:numFmt w:val="lowerLetter"/>
      <w:lvlText w:val="%2."/>
      <w:lvlJc w:val="left"/>
      <w:pPr>
        <w:tabs>
          <w:tab w:val="num" w:pos="2160"/>
        </w:tabs>
        <w:ind w:left="2160" w:hanging="360"/>
      </w:pPr>
    </w:lvl>
    <w:lvl w:ilvl="2" w:tplc="4E8CA2BA" w:tentative="1">
      <w:start w:val="1"/>
      <w:numFmt w:val="lowerRoman"/>
      <w:lvlText w:val="%3."/>
      <w:lvlJc w:val="right"/>
      <w:pPr>
        <w:tabs>
          <w:tab w:val="num" w:pos="2880"/>
        </w:tabs>
        <w:ind w:left="2880" w:hanging="180"/>
      </w:pPr>
    </w:lvl>
    <w:lvl w:ilvl="3" w:tplc="3C9A681E" w:tentative="1">
      <w:start w:val="1"/>
      <w:numFmt w:val="decimal"/>
      <w:lvlText w:val="%4."/>
      <w:lvlJc w:val="left"/>
      <w:pPr>
        <w:tabs>
          <w:tab w:val="num" w:pos="3600"/>
        </w:tabs>
        <w:ind w:left="3600" w:hanging="360"/>
      </w:pPr>
    </w:lvl>
    <w:lvl w:ilvl="4" w:tplc="E7AEBB1C" w:tentative="1">
      <w:start w:val="1"/>
      <w:numFmt w:val="lowerLetter"/>
      <w:lvlText w:val="%5."/>
      <w:lvlJc w:val="left"/>
      <w:pPr>
        <w:tabs>
          <w:tab w:val="num" w:pos="4320"/>
        </w:tabs>
        <w:ind w:left="4320" w:hanging="360"/>
      </w:pPr>
    </w:lvl>
    <w:lvl w:ilvl="5" w:tplc="BFF21B28" w:tentative="1">
      <w:start w:val="1"/>
      <w:numFmt w:val="lowerRoman"/>
      <w:lvlText w:val="%6."/>
      <w:lvlJc w:val="right"/>
      <w:pPr>
        <w:tabs>
          <w:tab w:val="num" w:pos="5040"/>
        </w:tabs>
        <w:ind w:left="5040" w:hanging="180"/>
      </w:pPr>
    </w:lvl>
    <w:lvl w:ilvl="6" w:tplc="1CEC1464" w:tentative="1">
      <w:start w:val="1"/>
      <w:numFmt w:val="decimal"/>
      <w:lvlText w:val="%7."/>
      <w:lvlJc w:val="left"/>
      <w:pPr>
        <w:tabs>
          <w:tab w:val="num" w:pos="5760"/>
        </w:tabs>
        <w:ind w:left="5760" w:hanging="360"/>
      </w:pPr>
    </w:lvl>
    <w:lvl w:ilvl="7" w:tplc="962ED832" w:tentative="1">
      <w:start w:val="1"/>
      <w:numFmt w:val="lowerLetter"/>
      <w:lvlText w:val="%8."/>
      <w:lvlJc w:val="left"/>
      <w:pPr>
        <w:tabs>
          <w:tab w:val="num" w:pos="6480"/>
        </w:tabs>
        <w:ind w:left="6480" w:hanging="360"/>
      </w:pPr>
    </w:lvl>
    <w:lvl w:ilvl="8" w:tplc="8B8CDD8E" w:tentative="1">
      <w:start w:val="1"/>
      <w:numFmt w:val="lowerRoman"/>
      <w:lvlText w:val="%9."/>
      <w:lvlJc w:val="right"/>
      <w:pPr>
        <w:tabs>
          <w:tab w:val="num" w:pos="7200"/>
        </w:tabs>
        <w:ind w:left="7200" w:hanging="180"/>
      </w:pPr>
    </w:lvl>
  </w:abstractNum>
  <w:abstractNum w:abstractNumId="36" w15:restartNumberingAfterBreak="0">
    <w:nsid w:val="408F69BB"/>
    <w:multiLevelType w:val="hybridMultilevel"/>
    <w:tmpl w:val="4F8E89E2"/>
    <w:lvl w:ilvl="0" w:tplc="2926E26E">
      <w:start w:val="1"/>
      <w:numFmt w:val="lowerLetter"/>
      <w:lvlText w:val="%1)"/>
      <w:lvlJc w:val="left"/>
      <w:pPr>
        <w:ind w:left="2040" w:hanging="360"/>
      </w:pPr>
      <w:rPr>
        <w:rFonts w:hint="default"/>
      </w:rPr>
    </w:lvl>
    <w:lvl w:ilvl="1" w:tplc="08090019" w:tentative="1">
      <w:start w:val="1"/>
      <w:numFmt w:val="lowerLetter"/>
      <w:lvlText w:val="%2."/>
      <w:lvlJc w:val="left"/>
      <w:pPr>
        <w:ind w:left="2760" w:hanging="360"/>
      </w:pPr>
    </w:lvl>
    <w:lvl w:ilvl="2" w:tplc="0809001B" w:tentative="1">
      <w:start w:val="1"/>
      <w:numFmt w:val="lowerRoman"/>
      <w:lvlText w:val="%3."/>
      <w:lvlJc w:val="right"/>
      <w:pPr>
        <w:ind w:left="3480" w:hanging="180"/>
      </w:pPr>
    </w:lvl>
    <w:lvl w:ilvl="3" w:tplc="0809000F" w:tentative="1">
      <w:start w:val="1"/>
      <w:numFmt w:val="decimal"/>
      <w:lvlText w:val="%4."/>
      <w:lvlJc w:val="left"/>
      <w:pPr>
        <w:ind w:left="4200" w:hanging="360"/>
      </w:pPr>
    </w:lvl>
    <w:lvl w:ilvl="4" w:tplc="08090019" w:tentative="1">
      <w:start w:val="1"/>
      <w:numFmt w:val="lowerLetter"/>
      <w:lvlText w:val="%5."/>
      <w:lvlJc w:val="left"/>
      <w:pPr>
        <w:ind w:left="4920" w:hanging="360"/>
      </w:pPr>
    </w:lvl>
    <w:lvl w:ilvl="5" w:tplc="0809001B" w:tentative="1">
      <w:start w:val="1"/>
      <w:numFmt w:val="lowerRoman"/>
      <w:lvlText w:val="%6."/>
      <w:lvlJc w:val="right"/>
      <w:pPr>
        <w:ind w:left="5640" w:hanging="180"/>
      </w:pPr>
    </w:lvl>
    <w:lvl w:ilvl="6" w:tplc="0809000F" w:tentative="1">
      <w:start w:val="1"/>
      <w:numFmt w:val="decimal"/>
      <w:lvlText w:val="%7."/>
      <w:lvlJc w:val="left"/>
      <w:pPr>
        <w:ind w:left="6360" w:hanging="360"/>
      </w:pPr>
    </w:lvl>
    <w:lvl w:ilvl="7" w:tplc="08090019" w:tentative="1">
      <w:start w:val="1"/>
      <w:numFmt w:val="lowerLetter"/>
      <w:lvlText w:val="%8."/>
      <w:lvlJc w:val="left"/>
      <w:pPr>
        <w:ind w:left="7080" w:hanging="360"/>
      </w:pPr>
    </w:lvl>
    <w:lvl w:ilvl="8" w:tplc="0809001B" w:tentative="1">
      <w:start w:val="1"/>
      <w:numFmt w:val="lowerRoman"/>
      <w:lvlText w:val="%9."/>
      <w:lvlJc w:val="right"/>
      <w:pPr>
        <w:ind w:left="7800" w:hanging="180"/>
      </w:pPr>
    </w:lvl>
  </w:abstractNum>
  <w:abstractNum w:abstractNumId="37" w15:restartNumberingAfterBreak="0">
    <w:nsid w:val="4792609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490C0979"/>
    <w:multiLevelType w:val="hybridMultilevel"/>
    <w:tmpl w:val="558E84EC"/>
    <w:lvl w:ilvl="0" w:tplc="1409000F">
      <w:start w:val="1"/>
      <w:numFmt w:val="decimal"/>
      <w:lvlText w:val="%1."/>
      <w:lvlJc w:val="left"/>
      <w:pPr>
        <w:tabs>
          <w:tab w:val="num" w:pos="720"/>
        </w:tabs>
        <w:ind w:left="720" w:hanging="360"/>
      </w:pPr>
      <w:rPr>
        <w:rFonts w:cs="Times New Roman" w:hint="default"/>
      </w:rPr>
    </w:lvl>
    <w:lvl w:ilvl="1" w:tplc="882CA180" w:tentative="1">
      <w:start w:val="1"/>
      <w:numFmt w:val="bullet"/>
      <w:lvlText w:val="•"/>
      <w:lvlJc w:val="left"/>
      <w:pPr>
        <w:tabs>
          <w:tab w:val="num" w:pos="1440"/>
        </w:tabs>
        <w:ind w:left="1440" w:hanging="360"/>
      </w:pPr>
      <w:rPr>
        <w:rFonts w:ascii="Arial" w:hAnsi="Arial" w:hint="default"/>
      </w:rPr>
    </w:lvl>
    <w:lvl w:ilvl="2" w:tplc="40788656" w:tentative="1">
      <w:start w:val="1"/>
      <w:numFmt w:val="bullet"/>
      <w:lvlText w:val="•"/>
      <w:lvlJc w:val="left"/>
      <w:pPr>
        <w:tabs>
          <w:tab w:val="num" w:pos="2160"/>
        </w:tabs>
        <w:ind w:left="2160" w:hanging="360"/>
      </w:pPr>
      <w:rPr>
        <w:rFonts w:ascii="Arial" w:hAnsi="Arial" w:hint="default"/>
      </w:rPr>
    </w:lvl>
    <w:lvl w:ilvl="3" w:tplc="3B5CC888" w:tentative="1">
      <w:start w:val="1"/>
      <w:numFmt w:val="bullet"/>
      <w:lvlText w:val="•"/>
      <w:lvlJc w:val="left"/>
      <w:pPr>
        <w:tabs>
          <w:tab w:val="num" w:pos="2880"/>
        </w:tabs>
        <w:ind w:left="2880" w:hanging="360"/>
      </w:pPr>
      <w:rPr>
        <w:rFonts w:ascii="Arial" w:hAnsi="Arial" w:hint="default"/>
      </w:rPr>
    </w:lvl>
    <w:lvl w:ilvl="4" w:tplc="AD68EDA6" w:tentative="1">
      <w:start w:val="1"/>
      <w:numFmt w:val="bullet"/>
      <w:lvlText w:val="•"/>
      <w:lvlJc w:val="left"/>
      <w:pPr>
        <w:tabs>
          <w:tab w:val="num" w:pos="3600"/>
        </w:tabs>
        <w:ind w:left="3600" w:hanging="360"/>
      </w:pPr>
      <w:rPr>
        <w:rFonts w:ascii="Arial" w:hAnsi="Arial" w:hint="default"/>
      </w:rPr>
    </w:lvl>
    <w:lvl w:ilvl="5" w:tplc="7E0615FC" w:tentative="1">
      <w:start w:val="1"/>
      <w:numFmt w:val="bullet"/>
      <w:lvlText w:val="•"/>
      <w:lvlJc w:val="left"/>
      <w:pPr>
        <w:tabs>
          <w:tab w:val="num" w:pos="4320"/>
        </w:tabs>
        <w:ind w:left="4320" w:hanging="360"/>
      </w:pPr>
      <w:rPr>
        <w:rFonts w:ascii="Arial" w:hAnsi="Arial" w:hint="default"/>
      </w:rPr>
    </w:lvl>
    <w:lvl w:ilvl="6" w:tplc="A4EA3A9C" w:tentative="1">
      <w:start w:val="1"/>
      <w:numFmt w:val="bullet"/>
      <w:lvlText w:val="•"/>
      <w:lvlJc w:val="left"/>
      <w:pPr>
        <w:tabs>
          <w:tab w:val="num" w:pos="5040"/>
        </w:tabs>
        <w:ind w:left="5040" w:hanging="360"/>
      </w:pPr>
      <w:rPr>
        <w:rFonts w:ascii="Arial" w:hAnsi="Arial" w:hint="default"/>
      </w:rPr>
    </w:lvl>
    <w:lvl w:ilvl="7" w:tplc="D93A18B2" w:tentative="1">
      <w:start w:val="1"/>
      <w:numFmt w:val="bullet"/>
      <w:lvlText w:val="•"/>
      <w:lvlJc w:val="left"/>
      <w:pPr>
        <w:tabs>
          <w:tab w:val="num" w:pos="5760"/>
        </w:tabs>
        <w:ind w:left="5760" w:hanging="360"/>
      </w:pPr>
      <w:rPr>
        <w:rFonts w:ascii="Arial" w:hAnsi="Arial" w:hint="default"/>
      </w:rPr>
    </w:lvl>
    <w:lvl w:ilvl="8" w:tplc="D6DE9C5E"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CAF19D0"/>
    <w:multiLevelType w:val="multilevel"/>
    <w:tmpl w:val="8EEC555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decimal"/>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4D3C350B"/>
    <w:multiLevelType w:val="singleLevel"/>
    <w:tmpl w:val="250A7C5C"/>
    <w:lvl w:ilvl="0">
      <w:start w:val="1"/>
      <w:numFmt w:val="bullet"/>
      <w:lvlRestart w:val="0"/>
      <w:pStyle w:val="Tiret1"/>
      <w:lvlText w:val="–"/>
      <w:lvlJc w:val="left"/>
      <w:pPr>
        <w:tabs>
          <w:tab w:val="num" w:pos="1417"/>
        </w:tabs>
        <w:ind w:left="1417" w:hanging="567"/>
      </w:pPr>
    </w:lvl>
  </w:abstractNum>
  <w:abstractNum w:abstractNumId="41" w15:restartNumberingAfterBreak="0">
    <w:nsid w:val="4E863209"/>
    <w:multiLevelType w:val="hybridMultilevel"/>
    <w:tmpl w:val="8D3E0B00"/>
    <w:lvl w:ilvl="0" w:tplc="14090017">
      <w:start w:val="1"/>
      <w:numFmt w:val="lowerLetter"/>
      <w:lvlText w:val="%1)"/>
      <w:lvlJc w:val="left"/>
      <w:pPr>
        <w:ind w:left="720" w:hanging="360"/>
      </w:pPr>
      <w:rPr>
        <w:rFonts w:cs="Times New Roman"/>
      </w:rPr>
    </w:lvl>
    <w:lvl w:ilvl="1" w:tplc="14090019" w:tentative="1">
      <w:start w:val="1"/>
      <w:numFmt w:val="lowerLetter"/>
      <w:lvlText w:val="%2."/>
      <w:lvlJc w:val="left"/>
      <w:pPr>
        <w:ind w:left="1440" w:hanging="360"/>
      </w:pPr>
      <w:rPr>
        <w:rFonts w:cs="Times New Roman"/>
      </w:rPr>
    </w:lvl>
    <w:lvl w:ilvl="2" w:tplc="1409001B" w:tentative="1">
      <w:start w:val="1"/>
      <w:numFmt w:val="lowerRoman"/>
      <w:lvlText w:val="%3."/>
      <w:lvlJc w:val="right"/>
      <w:pPr>
        <w:ind w:left="2160" w:hanging="180"/>
      </w:pPr>
      <w:rPr>
        <w:rFonts w:cs="Times New Roman"/>
      </w:rPr>
    </w:lvl>
    <w:lvl w:ilvl="3" w:tplc="1409000F" w:tentative="1">
      <w:start w:val="1"/>
      <w:numFmt w:val="decimal"/>
      <w:lvlText w:val="%4."/>
      <w:lvlJc w:val="left"/>
      <w:pPr>
        <w:ind w:left="2880" w:hanging="360"/>
      </w:pPr>
      <w:rPr>
        <w:rFonts w:cs="Times New Roman"/>
      </w:rPr>
    </w:lvl>
    <w:lvl w:ilvl="4" w:tplc="14090019" w:tentative="1">
      <w:start w:val="1"/>
      <w:numFmt w:val="lowerLetter"/>
      <w:lvlText w:val="%5."/>
      <w:lvlJc w:val="left"/>
      <w:pPr>
        <w:ind w:left="3600" w:hanging="360"/>
      </w:pPr>
      <w:rPr>
        <w:rFonts w:cs="Times New Roman"/>
      </w:rPr>
    </w:lvl>
    <w:lvl w:ilvl="5" w:tplc="1409001B" w:tentative="1">
      <w:start w:val="1"/>
      <w:numFmt w:val="lowerRoman"/>
      <w:lvlText w:val="%6."/>
      <w:lvlJc w:val="right"/>
      <w:pPr>
        <w:ind w:left="4320" w:hanging="180"/>
      </w:pPr>
      <w:rPr>
        <w:rFonts w:cs="Times New Roman"/>
      </w:rPr>
    </w:lvl>
    <w:lvl w:ilvl="6" w:tplc="1409000F" w:tentative="1">
      <w:start w:val="1"/>
      <w:numFmt w:val="decimal"/>
      <w:lvlText w:val="%7."/>
      <w:lvlJc w:val="left"/>
      <w:pPr>
        <w:ind w:left="5040" w:hanging="360"/>
      </w:pPr>
      <w:rPr>
        <w:rFonts w:cs="Times New Roman"/>
      </w:rPr>
    </w:lvl>
    <w:lvl w:ilvl="7" w:tplc="14090019" w:tentative="1">
      <w:start w:val="1"/>
      <w:numFmt w:val="lowerLetter"/>
      <w:lvlText w:val="%8."/>
      <w:lvlJc w:val="left"/>
      <w:pPr>
        <w:ind w:left="5760" w:hanging="360"/>
      </w:pPr>
      <w:rPr>
        <w:rFonts w:cs="Times New Roman"/>
      </w:rPr>
    </w:lvl>
    <w:lvl w:ilvl="8" w:tplc="1409001B" w:tentative="1">
      <w:start w:val="1"/>
      <w:numFmt w:val="lowerRoman"/>
      <w:lvlText w:val="%9."/>
      <w:lvlJc w:val="right"/>
      <w:pPr>
        <w:ind w:left="6480" w:hanging="180"/>
      </w:pPr>
      <w:rPr>
        <w:rFonts w:cs="Times New Roman"/>
      </w:rPr>
    </w:lvl>
  </w:abstractNum>
  <w:abstractNum w:abstractNumId="42" w15:restartNumberingAfterBreak="0">
    <w:nsid w:val="57F47F54"/>
    <w:multiLevelType w:val="hybridMultilevel"/>
    <w:tmpl w:val="34AE6832"/>
    <w:name w:val="Tiret 1__1"/>
    <w:lvl w:ilvl="0" w:tplc="9552142E">
      <w:start w:val="1"/>
      <w:numFmt w:val="bullet"/>
      <w:lvlText w:val=""/>
      <w:lvlJc w:val="left"/>
      <w:pPr>
        <w:ind w:left="1350" w:hanging="360"/>
      </w:pPr>
      <w:rPr>
        <w:rFonts w:ascii="Symbol" w:hAnsi="Symbol" w:hint="default"/>
      </w:rPr>
    </w:lvl>
    <w:lvl w:ilvl="1" w:tplc="8C16A778" w:tentative="1">
      <w:start w:val="1"/>
      <w:numFmt w:val="bullet"/>
      <w:lvlText w:val="o"/>
      <w:lvlJc w:val="left"/>
      <w:pPr>
        <w:ind w:left="2070" w:hanging="360"/>
      </w:pPr>
      <w:rPr>
        <w:rFonts w:ascii="Courier New" w:hAnsi="Courier New" w:cs="Arial" w:hint="default"/>
      </w:rPr>
    </w:lvl>
    <w:lvl w:ilvl="2" w:tplc="1B8E61D8" w:tentative="1">
      <w:start w:val="1"/>
      <w:numFmt w:val="bullet"/>
      <w:lvlText w:val=""/>
      <w:lvlJc w:val="left"/>
      <w:pPr>
        <w:ind w:left="2790" w:hanging="360"/>
      </w:pPr>
      <w:rPr>
        <w:rFonts w:ascii="Wingdings" w:hAnsi="Wingdings" w:hint="default"/>
      </w:rPr>
    </w:lvl>
    <w:lvl w:ilvl="3" w:tplc="FA1ED9E0" w:tentative="1">
      <w:start w:val="1"/>
      <w:numFmt w:val="bullet"/>
      <w:lvlText w:val=""/>
      <w:lvlJc w:val="left"/>
      <w:pPr>
        <w:ind w:left="3510" w:hanging="360"/>
      </w:pPr>
      <w:rPr>
        <w:rFonts w:ascii="Symbol" w:hAnsi="Symbol" w:hint="default"/>
      </w:rPr>
    </w:lvl>
    <w:lvl w:ilvl="4" w:tplc="02BAD5CC" w:tentative="1">
      <w:start w:val="1"/>
      <w:numFmt w:val="bullet"/>
      <w:lvlText w:val="o"/>
      <w:lvlJc w:val="left"/>
      <w:pPr>
        <w:ind w:left="4230" w:hanging="360"/>
      </w:pPr>
      <w:rPr>
        <w:rFonts w:ascii="Courier New" w:hAnsi="Courier New" w:cs="Arial" w:hint="default"/>
      </w:rPr>
    </w:lvl>
    <w:lvl w:ilvl="5" w:tplc="A7AE47BE" w:tentative="1">
      <w:start w:val="1"/>
      <w:numFmt w:val="bullet"/>
      <w:lvlText w:val=""/>
      <w:lvlJc w:val="left"/>
      <w:pPr>
        <w:ind w:left="4950" w:hanging="360"/>
      </w:pPr>
      <w:rPr>
        <w:rFonts w:ascii="Wingdings" w:hAnsi="Wingdings" w:hint="default"/>
      </w:rPr>
    </w:lvl>
    <w:lvl w:ilvl="6" w:tplc="A0043142" w:tentative="1">
      <w:start w:val="1"/>
      <w:numFmt w:val="bullet"/>
      <w:lvlText w:val=""/>
      <w:lvlJc w:val="left"/>
      <w:pPr>
        <w:ind w:left="5670" w:hanging="360"/>
      </w:pPr>
      <w:rPr>
        <w:rFonts w:ascii="Symbol" w:hAnsi="Symbol" w:hint="default"/>
      </w:rPr>
    </w:lvl>
    <w:lvl w:ilvl="7" w:tplc="1B70F914" w:tentative="1">
      <w:start w:val="1"/>
      <w:numFmt w:val="bullet"/>
      <w:lvlText w:val="o"/>
      <w:lvlJc w:val="left"/>
      <w:pPr>
        <w:ind w:left="6390" w:hanging="360"/>
      </w:pPr>
      <w:rPr>
        <w:rFonts w:ascii="Courier New" w:hAnsi="Courier New" w:cs="Arial" w:hint="default"/>
      </w:rPr>
    </w:lvl>
    <w:lvl w:ilvl="8" w:tplc="1542055A" w:tentative="1">
      <w:start w:val="1"/>
      <w:numFmt w:val="bullet"/>
      <w:lvlText w:val=""/>
      <w:lvlJc w:val="left"/>
      <w:pPr>
        <w:ind w:left="7110" w:hanging="360"/>
      </w:pPr>
      <w:rPr>
        <w:rFonts w:ascii="Wingdings" w:hAnsi="Wingdings" w:hint="default"/>
      </w:rPr>
    </w:lvl>
  </w:abstractNum>
  <w:abstractNum w:abstractNumId="43" w15:restartNumberingAfterBreak="0">
    <w:nsid w:val="589D3917"/>
    <w:multiLevelType w:val="hybridMultilevel"/>
    <w:tmpl w:val="BBE84180"/>
    <w:lvl w:ilvl="0" w:tplc="B96033C4">
      <w:start w:val="1"/>
      <w:numFmt w:val="bullet"/>
      <w:lvlText w:val="-"/>
      <w:lvlJc w:val="left"/>
      <w:pPr>
        <w:tabs>
          <w:tab w:val="num" w:pos="1080"/>
        </w:tabs>
        <w:ind w:left="108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CA72DCB"/>
    <w:multiLevelType w:val="hybridMultilevel"/>
    <w:tmpl w:val="B58A1290"/>
    <w:name w:val="NumPar__1"/>
    <w:lvl w:ilvl="0" w:tplc="AEEE767A">
      <w:start w:val="1"/>
      <w:numFmt w:val="lowerLetter"/>
      <w:lvlText w:val="%1)"/>
      <w:lvlJc w:val="left"/>
      <w:pPr>
        <w:tabs>
          <w:tab w:val="num" w:pos="360"/>
        </w:tabs>
        <w:ind w:left="360" w:hanging="360"/>
      </w:pPr>
      <w:rPr>
        <w:rFonts w:hint="default"/>
      </w:rPr>
    </w:lvl>
    <w:lvl w:ilvl="1" w:tplc="C5783256" w:tentative="1">
      <w:start w:val="1"/>
      <w:numFmt w:val="lowerLetter"/>
      <w:lvlText w:val="%2."/>
      <w:lvlJc w:val="left"/>
      <w:pPr>
        <w:tabs>
          <w:tab w:val="num" w:pos="1080"/>
        </w:tabs>
        <w:ind w:left="1080" w:hanging="360"/>
      </w:pPr>
    </w:lvl>
    <w:lvl w:ilvl="2" w:tplc="560444C4" w:tentative="1">
      <w:start w:val="1"/>
      <w:numFmt w:val="lowerRoman"/>
      <w:lvlText w:val="%3."/>
      <w:lvlJc w:val="right"/>
      <w:pPr>
        <w:tabs>
          <w:tab w:val="num" w:pos="1800"/>
        </w:tabs>
        <w:ind w:left="1800" w:hanging="180"/>
      </w:pPr>
    </w:lvl>
    <w:lvl w:ilvl="3" w:tplc="8BD04128" w:tentative="1">
      <w:start w:val="1"/>
      <w:numFmt w:val="decimal"/>
      <w:lvlText w:val="%4."/>
      <w:lvlJc w:val="left"/>
      <w:pPr>
        <w:tabs>
          <w:tab w:val="num" w:pos="2520"/>
        </w:tabs>
        <w:ind w:left="2520" w:hanging="360"/>
      </w:pPr>
    </w:lvl>
    <w:lvl w:ilvl="4" w:tplc="F1C6EB6E" w:tentative="1">
      <w:start w:val="1"/>
      <w:numFmt w:val="lowerLetter"/>
      <w:lvlText w:val="%5."/>
      <w:lvlJc w:val="left"/>
      <w:pPr>
        <w:tabs>
          <w:tab w:val="num" w:pos="3240"/>
        </w:tabs>
        <w:ind w:left="3240" w:hanging="360"/>
      </w:pPr>
    </w:lvl>
    <w:lvl w:ilvl="5" w:tplc="6CB6F3E6" w:tentative="1">
      <w:start w:val="1"/>
      <w:numFmt w:val="lowerRoman"/>
      <w:lvlText w:val="%6."/>
      <w:lvlJc w:val="right"/>
      <w:pPr>
        <w:tabs>
          <w:tab w:val="num" w:pos="3960"/>
        </w:tabs>
        <w:ind w:left="3960" w:hanging="180"/>
      </w:pPr>
    </w:lvl>
    <w:lvl w:ilvl="6" w:tplc="5DB8C198" w:tentative="1">
      <w:start w:val="1"/>
      <w:numFmt w:val="decimal"/>
      <w:lvlText w:val="%7."/>
      <w:lvlJc w:val="left"/>
      <w:pPr>
        <w:tabs>
          <w:tab w:val="num" w:pos="4680"/>
        </w:tabs>
        <w:ind w:left="4680" w:hanging="360"/>
      </w:pPr>
    </w:lvl>
    <w:lvl w:ilvl="7" w:tplc="78C0C530" w:tentative="1">
      <w:start w:val="1"/>
      <w:numFmt w:val="lowerLetter"/>
      <w:lvlText w:val="%8."/>
      <w:lvlJc w:val="left"/>
      <w:pPr>
        <w:tabs>
          <w:tab w:val="num" w:pos="5400"/>
        </w:tabs>
        <w:ind w:left="5400" w:hanging="360"/>
      </w:pPr>
    </w:lvl>
    <w:lvl w:ilvl="8" w:tplc="46FCAF94" w:tentative="1">
      <w:start w:val="1"/>
      <w:numFmt w:val="lowerRoman"/>
      <w:lvlText w:val="%9."/>
      <w:lvlJc w:val="right"/>
      <w:pPr>
        <w:tabs>
          <w:tab w:val="num" w:pos="6120"/>
        </w:tabs>
        <w:ind w:left="6120" w:hanging="180"/>
      </w:pPr>
    </w:lvl>
  </w:abstractNum>
  <w:abstractNum w:abstractNumId="45" w15:restartNumberingAfterBreak="0">
    <w:nsid w:val="5CDC3A5E"/>
    <w:multiLevelType w:val="hybridMultilevel"/>
    <w:tmpl w:val="5C383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5F395506"/>
    <w:multiLevelType w:val="hybridMultilevel"/>
    <w:tmpl w:val="1E2E5666"/>
    <w:lvl w:ilvl="0" w:tplc="1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5FEB7DD2"/>
    <w:multiLevelType w:val="hybridMultilevel"/>
    <w:tmpl w:val="457619DA"/>
    <w:lvl w:ilvl="0" w:tplc="56BCBF24">
      <w:start w:val="1"/>
      <w:numFmt w:val="lowerRoman"/>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8" w15:restartNumberingAfterBreak="0">
    <w:nsid w:val="609206DA"/>
    <w:multiLevelType w:val="hybridMultilevel"/>
    <w:tmpl w:val="968C1856"/>
    <w:lvl w:ilvl="0" w:tplc="226E5548">
      <w:start w:val="1"/>
      <w:numFmt w:val="decimal"/>
      <w:pStyle w:val="Body"/>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61D20640"/>
    <w:multiLevelType w:val="multilevel"/>
    <w:tmpl w:val="2DAC672E"/>
    <w:lvl w:ilvl="0">
      <w:start w:val="95"/>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652"/>
        </w:tabs>
        <w:ind w:left="652" w:hanging="432"/>
      </w:pPr>
      <w:rPr>
        <w:rFonts w:cs="Times New Roman" w:hint="default"/>
      </w:rPr>
    </w:lvl>
    <w:lvl w:ilvl="2">
      <w:start w:val="1"/>
      <w:numFmt w:val="decimal"/>
      <w:lvlText w:val="%1.%2.%3."/>
      <w:lvlJc w:val="left"/>
      <w:pPr>
        <w:tabs>
          <w:tab w:val="num" w:pos="504"/>
        </w:tabs>
        <w:ind w:left="504" w:hanging="504"/>
      </w:pPr>
      <w:rPr>
        <w:rFonts w:cs="Times New Roman" w:hint="default"/>
      </w:rPr>
    </w:lvl>
    <w:lvl w:ilvl="3">
      <w:start w:val="1"/>
      <w:numFmt w:val="decimal"/>
      <w:lvlText w:val="%1.%2.%3.%4."/>
      <w:lvlJc w:val="left"/>
      <w:pPr>
        <w:tabs>
          <w:tab w:val="num" w:pos="2160"/>
        </w:tabs>
        <w:ind w:left="2088" w:hanging="648"/>
      </w:pPr>
      <w:rPr>
        <w:rFonts w:cs="Times New Roman" w:hint="default"/>
      </w:rPr>
    </w:lvl>
    <w:lvl w:ilvl="4">
      <w:start w:val="1"/>
      <w:numFmt w:val="decimal"/>
      <w:lvlText w:val="%1.%2.%3.%4.%5."/>
      <w:lvlJc w:val="left"/>
      <w:pPr>
        <w:tabs>
          <w:tab w:val="num" w:pos="2880"/>
        </w:tabs>
        <w:ind w:left="2592" w:hanging="792"/>
      </w:pPr>
      <w:rPr>
        <w:rFonts w:cs="Times New Roman" w:hint="default"/>
      </w:rPr>
    </w:lvl>
    <w:lvl w:ilvl="5">
      <w:start w:val="1"/>
      <w:numFmt w:val="decimal"/>
      <w:lvlText w:val="%1.%2.%3.%4.%5.%6."/>
      <w:lvlJc w:val="left"/>
      <w:pPr>
        <w:tabs>
          <w:tab w:val="num" w:pos="3240"/>
        </w:tabs>
        <w:ind w:left="3096" w:hanging="936"/>
      </w:pPr>
      <w:rPr>
        <w:rFonts w:cs="Times New Roman" w:hint="default"/>
      </w:rPr>
    </w:lvl>
    <w:lvl w:ilvl="6">
      <w:start w:val="1"/>
      <w:numFmt w:val="decimal"/>
      <w:lvlText w:val="%1.%2.%3.%4.%5.%6.%7."/>
      <w:lvlJc w:val="left"/>
      <w:pPr>
        <w:tabs>
          <w:tab w:val="num" w:pos="3960"/>
        </w:tabs>
        <w:ind w:left="3600" w:hanging="1080"/>
      </w:pPr>
      <w:rPr>
        <w:rFonts w:cs="Times New Roman" w:hint="default"/>
      </w:rPr>
    </w:lvl>
    <w:lvl w:ilvl="7">
      <w:start w:val="1"/>
      <w:numFmt w:val="decimal"/>
      <w:lvlText w:val="%1.%2.%3.%4.%5.%6.%7.%8."/>
      <w:lvlJc w:val="left"/>
      <w:pPr>
        <w:tabs>
          <w:tab w:val="num" w:pos="4320"/>
        </w:tabs>
        <w:ind w:left="4104" w:hanging="1224"/>
      </w:pPr>
      <w:rPr>
        <w:rFonts w:cs="Times New Roman" w:hint="default"/>
      </w:rPr>
    </w:lvl>
    <w:lvl w:ilvl="8">
      <w:start w:val="1"/>
      <w:numFmt w:val="decimal"/>
      <w:lvlText w:val="%1.%2.%3.%4.%5.%6.%7.%8.%9."/>
      <w:lvlJc w:val="left"/>
      <w:pPr>
        <w:tabs>
          <w:tab w:val="num" w:pos="5040"/>
        </w:tabs>
        <w:ind w:left="4680" w:hanging="1440"/>
      </w:pPr>
      <w:rPr>
        <w:rFonts w:cs="Times New Roman" w:hint="default"/>
      </w:rPr>
    </w:lvl>
  </w:abstractNum>
  <w:abstractNum w:abstractNumId="50" w15:restartNumberingAfterBreak="0">
    <w:nsid w:val="62546D11"/>
    <w:multiLevelType w:val="singleLevel"/>
    <w:tmpl w:val="5732AE88"/>
    <w:lvl w:ilvl="0">
      <w:start w:val="1"/>
      <w:numFmt w:val="decimal"/>
      <w:lvlRestart w:val="0"/>
      <w:pStyle w:val="Considrant"/>
      <w:lvlText w:val="(%1)"/>
      <w:lvlJc w:val="left"/>
      <w:pPr>
        <w:tabs>
          <w:tab w:val="num" w:pos="709"/>
        </w:tabs>
        <w:ind w:left="709" w:hanging="709"/>
      </w:pPr>
      <w:rPr>
        <w:rFonts w:cs="Times New Roman"/>
      </w:rPr>
    </w:lvl>
  </w:abstractNum>
  <w:abstractNum w:abstractNumId="51" w15:restartNumberingAfterBreak="0">
    <w:nsid w:val="633C42EE"/>
    <w:multiLevelType w:val="multilevel"/>
    <w:tmpl w:val="1BAAA652"/>
    <w:lvl w:ilvl="0">
      <w:start w:val="58"/>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2" w15:restartNumberingAfterBreak="0">
    <w:nsid w:val="63D06E44"/>
    <w:multiLevelType w:val="hybridMultilevel"/>
    <w:tmpl w:val="33EC5F14"/>
    <w:lvl w:ilvl="0" w:tplc="08090011">
      <w:start w:val="1"/>
      <w:numFmt w:val="decimal"/>
      <w:lvlText w:val="%1)"/>
      <w:lvlJc w:val="left"/>
      <w:pPr>
        <w:ind w:left="1440" w:hanging="360"/>
      </w:pPr>
      <w:rPr>
        <w:rFonts w:cs="Times New Roman"/>
      </w:rPr>
    </w:lvl>
    <w:lvl w:ilvl="1" w:tplc="08090019">
      <w:start w:val="1"/>
      <w:numFmt w:val="lowerLetter"/>
      <w:lvlText w:val="%2."/>
      <w:lvlJc w:val="left"/>
      <w:pPr>
        <w:ind w:left="2160" w:hanging="360"/>
      </w:pPr>
      <w:rPr>
        <w:rFonts w:cs="Times New Roman"/>
      </w:rPr>
    </w:lvl>
    <w:lvl w:ilvl="2" w:tplc="0809001B">
      <w:start w:val="1"/>
      <w:numFmt w:val="lowerRoman"/>
      <w:lvlText w:val="%3."/>
      <w:lvlJc w:val="right"/>
      <w:pPr>
        <w:ind w:left="2880" w:hanging="180"/>
      </w:pPr>
      <w:rPr>
        <w:rFonts w:cs="Times New Roman"/>
      </w:rPr>
    </w:lvl>
    <w:lvl w:ilvl="3" w:tplc="0809000F">
      <w:start w:val="1"/>
      <w:numFmt w:val="decimal"/>
      <w:lvlText w:val="%4."/>
      <w:lvlJc w:val="left"/>
      <w:pPr>
        <w:ind w:left="3600" w:hanging="360"/>
      </w:pPr>
      <w:rPr>
        <w:rFonts w:cs="Times New Roman"/>
      </w:rPr>
    </w:lvl>
    <w:lvl w:ilvl="4" w:tplc="08090019">
      <w:start w:val="1"/>
      <w:numFmt w:val="lowerLetter"/>
      <w:lvlText w:val="%5."/>
      <w:lvlJc w:val="left"/>
      <w:pPr>
        <w:ind w:left="4320" w:hanging="360"/>
      </w:pPr>
      <w:rPr>
        <w:rFonts w:cs="Times New Roman"/>
      </w:rPr>
    </w:lvl>
    <w:lvl w:ilvl="5" w:tplc="0809001B">
      <w:start w:val="1"/>
      <w:numFmt w:val="lowerRoman"/>
      <w:lvlText w:val="%6."/>
      <w:lvlJc w:val="right"/>
      <w:pPr>
        <w:ind w:left="5040" w:hanging="180"/>
      </w:pPr>
      <w:rPr>
        <w:rFonts w:cs="Times New Roman"/>
      </w:rPr>
    </w:lvl>
    <w:lvl w:ilvl="6" w:tplc="0809000F">
      <w:start w:val="1"/>
      <w:numFmt w:val="decimal"/>
      <w:lvlText w:val="%7."/>
      <w:lvlJc w:val="left"/>
      <w:pPr>
        <w:ind w:left="5760" w:hanging="360"/>
      </w:pPr>
      <w:rPr>
        <w:rFonts w:cs="Times New Roman"/>
      </w:rPr>
    </w:lvl>
    <w:lvl w:ilvl="7" w:tplc="08090019">
      <w:start w:val="1"/>
      <w:numFmt w:val="lowerLetter"/>
      <w:lvlText w:val="%8."/>
      <w:lvlJc w:val="left"/>
      <w:pPr>
        <w:ind w:left="6480" w:hanging="360"/>
      </w:pPr>
      <w:rPr>
        <w:rFonts w:cs="Times New Roman"/>
      </w:rPr>
    </w:lvl>
    <w:lvl w:ilvl="8" w:tplc="0809001B">
      <w:start w:val="1"/>
      <w:numFmt w:val="lowerRoman"/>
      <w:lvlText w:val="%9."/>
      <w:lvlJc w:val="right"/>
      <w:pPr>
        <w:ind w:left="7200" w:hanging="180"/>
      </w:pPr>
      <w:rPr>
        <w:rFonts w:cs="Times New Roman"/>
      </w:rPr>
    </w:lvl>
  </w:abstractNum>
  <w:abstractNum w:abstractNumId="53" w15:restartNumberingAfterBreak="0">
    <w:nsid w:val="64BA6E5F"/>
    <w:multiLevelType w:val="hybridMultilevel"/>
    <w:tmpl w:val="F53A7B9E"/>
    <w:name w:val="List Number 2__1"/>
    <w:lvl w:ilvl="0" w:tplc="F6FE35D4">
      <w:start w:val="1"/>
      <w:numFmt w:val="decimal"/>
      <w:lvlText w:val="%1."/>
      <w:lvlJc w:val="left"/>
      <w:pPr>
        <w:tabs>
          <w:tab w:val="num" w:pos="720"/>
        </w:tabs>
        <w:ind w:left="720" w:hanging="360"/>
      </w:pPr>
    </w:lvl>
    <w:lvl w:ilvl="1" w:tplc="86F272C2" w:tentative="1">
      <w:start w:val="1"/>
      <w:numFmt w:val="lowerLetter"/>
      <w:lvlText w:val="%2."/>
      <w:lvlJc w:val="left"/>
      <w:pPr>
        <w:tabs>
          <w:tab w:val="num" w:pos="1440"/>
        </w:tabs>
        <w:ind w:left="1440" w:hanging="360"/>
      </w:pPr>
    </w:lvl>
    <w:lvl w:ilvl="2" w:tplc="F3A6DE0A" w:tentative="1">
      <w:start w:val="1"/>
      <w:numFmt w:val="lowerRoman"/>
      <w:lvlText w:val="%3."/>
      <w:lvlJc w:val="right"/>
      <w:pPr>
        <w:tabs>
          <w:tab w:val="num" w:pos="2160"/>
        </w:tabs>
        <w:ind w:left="2160" w:hanging="180"/>
      </w:pPr>
    </w:lvl>
    <w:lvl w:ilvl="3" w:tplc="B44662F4" w:tentative="1">
      <w:start w:val="1"/>
      <w:numFmt w:val="decimal"/>
      <w:lvlText w:val="%4."/>
      <w:lvlJc w:val="left"/>
      <w:pPr>
        <w:tabs>
          <w:tab w:val="num" w:pos="2880"/>
        </w:tabs>
        <w:ind w:left="2880" w:hanging="360"/>
      </w:pPr>
    </w:lvl>
    <w:lvl w:ilvl="4" w:tplc="BDAE533A" w:tentative="1">
      <w:start w:val="1"/>
      <w:numFmt w:val="lowerLetter"/>
      <w:lvlText w:val="%5."/>
      <w:lvlJc w:val="left"/>
      <w:pPr>
        <w:tabs>
          <w:tab w:val="num" w:pos="3600"/>
        </w:tabs>
        <w:ind w:left="3600" w:hanging="360"/>
      </w:pPr>
    </w:lvl>
    <w:lvl w:ilvl="5" w:tplc="63E4A1C6" w:tentative="1">
      <w:start w:val="1"/>
      <w:numFmt w:val="lowerRoman"/>
      <w:lvlText w:val="%6."/>
      <w:lvlJc w:val="right"/>
      <w:pPr>
        <w:tabs>
          <w:tab w:val="num" w:pos="4320"/>
        </w:tabs>
        <w:ind w:left="4320" w:hanging="180"/>
      </w:pPr>
    </w:lvl>
    <w:lvl w:ilvl="6" w:tplc="BB8C8D30" w:tentative="1">
      <w:start w:val="1"/>
      <w:numFmt w:val="decimal"/>
      <w:lvlText w:val="%7."/>
      <w:lvlJc w:val="left"/>
      <w:pPr>
        <w:tabs>
          <w:tab w:val="num" w:pos="5040"/>
        </w:tabs>
        <w:ind w:left="5040" w:hanging="360"/>
      </w:pPr>
    </w:lvl>
    <w:lvl w:ilvl="7" w:tplc="1700BBDE" w:tentative="1">
      <w:start w:val="1"/>
      <w:numFmt w:val="lowerLetter"/>
      <w:lvlText w:val="%8."/>
      <w:lvlJc w:val="left"/>
      <w:pPr>
        <w:tabs>
          <w:tab w:val="num" w:pos="5760"/>
        </w:tabs>
        <w:ind w:left="5760" w:hanging="360"/>
      </w:pPr>
    </w:lvl>
    <w:lvl w:ilvl="8" w:tplc="A3F6808C" w:tentative="1">
      <w:start w:val="1"/>
      <w:numFmt w:val="lowerRoman"/>
      <w:lvlText w:val="%9."/>
      <w:lvlJc w:val="right"/>
      <w:pPr>
        <w:tabs>
          <w:tab w:val="num" w:pos="6480"/>
        </w:tabs>
        <w:ind w:left="6480" w:hanging="180"/>
      </w:pPr>
    </w:lvl>
  </w:abstractNum>
  <w:abstractNum w:abstractNumId="54" w15:restartNumberingAfterBreak="0">
    <w:nsid w:val="65570495"/>
    <w:multiLevelType w:val="hybridMultilevel"/>
    <w:tmpl w:val="0FB84226"/>
    <w:name w:val="Considérant__2"/>
    <w:lvl w:ilvl="0" w:tplc="E70A269C">
      <w:start w:val="1"/>
      <w:numFmt w:val="decimal"/>
      <w:lvlText w:val="%1."/>
      <w:lvlJc w:val="left"/>
      <w:pPr>
        <w:tabs>
          <w:tab w:val="num" w:pos="360"/>
        </w:tabs>
        <w:ind w:left="360" w:hanging="360"/>
      </w:pPr>
    </w:lvl>
    <w:lvl w:ilvl="1" w:tplc="7BFE205C" w:tentative="1">
      <w:start w:val="1"/>
      <w:numFmt w:val="lowerLetter"/>
      <w:lvlText w:val="%2."/>
      <w:lvlJc w:val="left"/>
      <w:pPr>
        <w:tabs>
          <w:tab w:val="num" w:pos="1080"/>
        </w:tabs>
        <w:ind w:left="1080" w:hanging="360"/>
      </w:pPr>
    </w:lvl>
    <w:lvl w:ilvl="2" w:tplc="EB4C4DA2" w:tentative="1">
      <w:start w:val="1"/>
      <w:numFmt w:val="lowerRoman"/>
      <w:lvlText w:val="%3."/>
      <w:lvlJc w:val="right"/>
      <w:pPr>
        <w:tabs>
          <w:tab w:val="num" w:pos="1800"/>
        </w:tabs>
        <w:ind w:left="1800" w:hanging="180"/>
      </w:pPr>
    </w:lvl>
    <w:lvl w:ilvl="3" w:tplc="C47ECA9A" w:tentative="1">
      <w:start w:val="1"/>
      <w:numFmt w:val="decimal"/>
      <w:lvlText w:val="%4."/>
      <w:lvlJc w:val="left"/>
      <w:pPr>
        <w:tabs>
          <w:tab w:val="num" w:pos="2520"/>
        </w:tabs>
        <w:ind w:left="2520" w:hanging="360"/>
      </w:pPr>
    </w:lvl>
    <w:lvl w:ilvl="4" w:tplc="EBCEBB8C" w:tentative="1">
      <w:start w:val="1"/>
      <w:numFmt w:val="lowerLetter"/>
      <w:lvlText w:val="%5."/>
      <w:lvlJc w:val="left"/>
      <w:pPr>
        <w:tabs>
          <w:tab w:val="num" w:pos="3240"/>
        </w:tabs>
        <w:ind w:left="3240" w:hanging="360"/>
      </w:pPr>
    </w:lvl>
    <w:lvl w:ilvl="5" w:tplc="8BAEF5B0" w:tentative="1">
      <w:start w:val="1"/>
      <w:numFmt w:val="lowerRoman"/>
      <w:lvlText w:val="%6."/>
      <w:lvlJc w:val="right"/>
      <w:pPr>
        <w:tabs>
          <w:tab w:val="num" w:pos="3960"/>
        </w:tabs>
        <w:ind w:left="3960" w:hanging="180"/>
      </w:pPr>
    </w:lvl>
    <w:lvl w:ilvl="6" w:tplc="0F6054DA" w:tentative="1">
      <w:start w:val="1"/>
      <w:numFmt w:val="decimal"/>
      <w:lvlText w:val="%7."/>
      <w:lvlJc w:val="left"/>
      <w:pPr>
        <w:tabs>
          <w:tab w:val="num" w:pos="4680"/>
        </w:tabs>
        <w:ind w:left="4680" w:hanging="360"/>
      </w:pPr>
    </w:lvl>
    <w:lvl w:ilvl="7" w:tplc="C2B8C396" w:tentative="1">
      <w:start w:val="1"/>
      <w:numFmt w:val="lowerLetter"/>
      <w:lvlText w:val="%8."/>
      <w:lvlJc w:val="left"/>
      <w:pPr>
        <w:tabs>
          <w:tab w:val="num" w:pos="5400"/>
        </w:tabs>
        <w:ind w:left="5400" w:hanging="360"/>
      </w:pPr>
    </w:lvl>
    <w:lvl w:ilvl="8" w:tplc="DF3222EC" w:tentative="1">
      <w:start w:val="1"/>
      <w:numFmt w:val="lowerRoman"/>
      <w:lvlText w:val="%9."/>
      <w:lvlJc w:val="right"/>
      <w:pPr>
        <w:tabs>
          <w:tab w:val="num" w:pos="6120"/>
        </w:tabs>
        <w:ind w:left="6120" w:hanging="180"/>
      </w:pPr>
    </w:lvl>
  </w:abstractNum>
  <w:abstractNum w:abstractNumId="55" w15:restartNumberingAfterBreak="0">
    <w:nsid w:val="664359B5"/>
    <w:multiLevelType w:val="hybridMultilevel"/>
    <w:tmpl w:val="0B4A8FEE"/>
    <w:lvl w:ilvl="0" w:tplc="C5AAB910">
      <w:start w:val="1"/>
      <w:numFmt w:val="lowerLetter"/>
      <w:lvlText w:val="%1)"/>
      <w:lvlJc w:val="left"/>
      <w:pPr>
        <w:ind w:left="1920" w:hanging="360"/>
      </w:pPr>
      <w:rPr>
        <w:rFonts w:hint="default"/>
      </w:rPr>
    </w:lvl>
    <w:lvl w:ilvl="1" w:tplc="08090019" w:tentative="1">
      <w:start w:val="1"/>
      <w:numFmt w:val="lowerLetter"/>
      <w:lvlText w:val="%2."/>
      <w:lvlJc w:val="left"/>
      <w:pPr>
        <w:ind w:left="2640" w:hanging="360"/>
      </w:pPr>
    </w:lvl>
    <w:lvl w:ilvl="2" w:tplc="0809001B" w:tentative="1">
      <w:start w:val="1"/>
      <w:numFmt w:val="lowerRoman"/>
      <w:lvlText w:val="%3."/>
      <w:lvlJc w:val="right"/>
      <w:pPr>
        <w:ind w:left="3360" w:hanging="180"/>
      </w:pPr>
    </w:lvl>
    <w:lvl w:ilvl="3" w:tplc="0809000F" w:tentative="1">
      <w:start w:val="1"/>
      <w:numFmt w:val="decimal"/>
      <w:lvlText w:val="%4."/>
      <w:lvlJc w:val="left"/>
      <w:pPr>
        <w:ind w:left="4080" w:hanging="360"/>
      </w:pPr>
    </w:lvl>
    <w:lvl w:ilvl="4" w:tplc="08090019" w:tentative="1">
      <w:start w:val="1"/>
      <w:numFmt w:val="lowerLetter"/>
      <w:lvlText w:val="%5."/>
      <w:lvlJc w:val="left"/>
      <w:pPr>
        <w:ind w:left="4800" w:hanging="360"/>
      </w:pPr>
    </w:lvl>
    <w:lvl w:ilvl="5" w:tplc="0809001B" w:tentative="1">
      <w:start w:val="1"/>
      <w:numFmt w:val="lowerRoman"/>
      <w:lvlText w:val="%6."/>
      <w:lvlJc w:val="right"/>
      <w:pPr>
        <w:ind w:left="5520" w:hanging="180"/>
      </w:pPr>
    </w:lvl>
    <w:lvl w:ilvl="6" w:tplc="0809000F" w:tentative="1">
      <w:start w:val="1"/>
      <w:numFmt w:val="decimal"/>
      <w:lvlText w:val="%7."/>
      <w:lvlJc w:val="left"/>
      <w:pPr>
        <w:ind w:left="6240" w:hanging="360"/>
      </w:pPr>
    </w:lvl>
    <w:lvl w:ilvl="7" w:tplc="08090019" w:tentative="1">
      <w:start w:val="1"/>
      <w:numFmt w:val="lowerLetter"/>
      <w:lvlText w:val="%8."/>
      <w:lvlJc w:val="left"/>
      <w:pPr>
        <w:ind w:left="6960" w:hanging="360"/>
      </w:pPr>
    </w:lvl>
    <w:lvl w:ilvl="8" w:tplc="0809001B" w:tentative="1">
      <w:start w:val="1"/>
      <w:numFmt w:val="lowerRoman"/>
      <w:lvlText w:val="%9."/>
      <w:lvlJc w:val="right"/>
      <w:pPr>
        <w:ind w:left="7680" w:hanging="180"/>
      </w:pPr>
    </w:lvl>
  </w:abstractNum>
  <w:abstractNum w:abstractNumId="56" w15:restartNumberingAfterBreak="0">
    <w:nsid w:val="6CAE13A3"/>
    <w:multiLevelType w:val="singleLevel"/>
    <w:tmpl w:val="06BE07AC"/>
    <w:lvl w:ilvl="0">
      <w:start w:val="1"/>
      <w:numFmt w:val="bullet"/>
      <w:lvlRestart w:val="0"/>
      <w:pStyle w:val="Tiret2"/>
      <w:lvlText w:val="–"/>
      <w:lvlJc w:val="left"/>
      <w:pPr>
        <w:tabs>
          <w:tab w:val="num" w:pos="1984"/>
        </w:tabs>
        <w:ind w:left="1984" w:hanging="567"/>
      </w:pPr>
    </w:lvl>
  </w:abstractNum>
  <w:abstractNum w:abstractNumId="57" w15:restartNumberingAfterBreak="0">
    <w:nsid w:val="6F2B1221"/>
    <w:multiLevelType w:val="hybridMultilevel"/>
    <w:tmpl w:val="76007F4A"/>
    <w:lvl w:ilvl="0" w:tplc="78A49012">
      <w:start w:val="1"/>
      <w:numFmt w:val="lowerLetter"/>
      <w:lvlText w:val="%1)"/>
      <w:lvlJc w:val="left"/>
      <w:pPr>
        <w:ind w:left="1997" w:hanging="360"/>
      </w:pPr>
      <w:rPr>
        <w:rFonts w:hint="default"/>
      </w:rPr>
    </w:lvl>
    <w:lvl w:ilvl="1" w:tplc="08090019" w:tentative="1">
      <w:start w:val="1"/>
      <w:numFmt w:val="lowerLetter"/>
      <w:lvlText w:val="%2."/>
      <w:lvlJc w:val="left"/>
      <w:pPr>
        <w:ind w:left="2717" w:hanging="360"/>
      </w:pPr>
    </w:lvl>
    <w:lvl w:ilvl="2" w:tplc="0809001B" w:tentative="1">
      <w:start w:val="1"/>
      <w:numFmt w:val="lowerRoman"/>
      <w:lvlText w:val="%3."/>
      <w:lvlJc w:val="right"/>
      <w:pPr>
        <w:ind w:left="3437" w:hanging="180"/>
      </w:pPr>
    </w:lvl>
    <w:lvl w:ilvl="3" w:tplc="0809000F" w:tentative="1">
      <w:start w:val="1"/>
      <w:numFmt w:val="decimal"/>
      <w:lvlText w:val="%4."/>
      <w:lvlJc w:val="left"/>
      <w:pPr>
        <w:ind w:left="4157" w:hanging="360"/>
      </w:pPr>
    </w:lvl>
    <w:lvl w:ilvl="4" w:tplc="08090019" w:tentative="1">
      <w:start w:val="1"/>
      <w:numFmt w:val="lowerLetter"/>
      <w:lvlText w:val="%5."/>
      <w:lvlJc w:val="left"/>
      <w:pPr>
        <w:ind w:left="4877" w:hanging="360"/>
      </w:pPr>
    </w:lvl>
    <w:lvl w:ilvl="5" w:tplc="0809001B" w:tentative="1">
      <w:start w:val="1"/>
      <w:numFmt w:val="lowerRoman"/>
      <w:lvlText w:val="%6."/>
      <w:lvlJc w:val="right"/>
      <w:pPr>
        <w:ind w:left="5597" w:hanging="180"/>
      </w:pPr>
    </w:lvl>
    <w:lvl w:ilvl="6" w:tplc="0809000F" w:tentative="1">
      <w:start w:val="1"/>
      <w:numFmt w:val="decimal"/>
      <w:lvlText w:val="%7."/>
      <w:lvlJc w:val="left"/>
      <w:pPr>
        <w:ind w:left="6317" w:hanging="360"/>
      </w:pPr>
    </w:lvl>
    <w:lvl w:ilvl="7" w:tplc="08090019" w:tentative="1">
      <w:start w:val="1"/>
      <w:numFmt w:val="lowerLetter"/>
      <w:lvlText w:val="%8."/>
      <w:lvlJc w:val="left"/>
      <w:pPr>
        <w:ind w:left="7037" w:hanging="360"/>
      </w:pPr>
    </w:lvl>
    <w:lvl w:ilvl="8" w:tplc="0809001B" w:tentative="1">
      <w:start w:val="1"/>
      <w:numFmt w:val="lowerRoman"/>
      <w:lvlText w:val="%9."/>
      <w:lvlJc w:val="right"/>
      <w:pPr>
        <w:ind w:left="7757" w:hanging="180"/>
      </w:pPr>
    </w:lvl>
  </w:abstractNum>
  <w:abstractNum w:abstractNumId="58" w15:restartNumberingAfterBreak="0">
    <w:nsid w:val="757F4A71"/>
    <w:multiLevelType w:val="hybridMultilevel"/>
    <w:tmpl w:val="A776F2FC"/>
    <w:lvl w:ilvl="0" w:tplc="45DC786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9" w15:restartNumberingAfterBreak="0">
    <w:nsid w:val="75AA5793"/>
    <w:multiLevelType w:val="singleLevel"/>
    <w:tmpl w:val="EB8AA5DA"/>
    <w:name w:val="Tiret 2__1"/>
    <w:lvl w:ilvl="0">
      <w:start w:val="1"/>
      <w:numFmt w:val="upperRoman"/>
      <w:lvlText w:val="APPENDIX %1"/>
      <w:lvlJc w:val="left"/>
      <w:pPr>
        <w:tabs>
          <w:tab w:val="num" w:pos="360"/>
        </w:tabs>
        <w:ind w:left="360" w:hanging="360"/>
      </w:pPr>
      <w:rPr>
        <w:rFonts w:ascii="Times New Roman Bold" w:hAnsi="Times New Roman Bold" w:hint="default"/>
        <w:b/>
        <w:i w:val="0"/>
      </w:rPr>
    </w:lvl>
  </w:abstractNum>
  <w:abstractNum w:abstractNumId="60" w15:restartNumberingAfterBreak="0">
    <w:nsid w:val="7AE16FDF"/>
    <w:multiLevelType w:val="hybridMultilevel"/>
    <w:tmpl w:val="C11AA72C"/>
    <w:lvl w:ilvl="0" w:tplc="8E527012">
      <w:start w:val="1"/>
      <w:numFmt w:val="decimal"/>
      <w:pStyle w:val="IOTCReportNormalNumbered"/>
      <w:lvlText w:val="%1."/>
      <w:lvlJc w:val="left"/>
      <w:pPr>
        <w:ind w:left="502" w:hanging="502"/>
      </w:pPr>
      <w:rPr>
        <w:rFonts w:hint="default"/>
        <w:b w:val="0"/>
        <w:i w:val="0"/>
        <w:sz w:val="22"/>
        <w:szCs w:val="22"/>
      </w:rPr>
    </w:lvl>
    <w:lvl w:ilvl="1" w:tplc="04090017">
      <w:start w:val="1"/>
      <w:numFmt w:val="bullet"/>
      <w:lvlText w:val=""/>
      <w:lvlJc w:val="left"/>
      <w:pPr>
        <w:ind w:left="1350" w:hanging="360"/>
      </w:pPr>
      <w:rPr>
        <w:rFonts w:ascii="Symbol" w:hAnsi="Symbol" w:hint="default"/>
      </w:rPr>
    </w:lvl>
    <w:lvl w:ilvl="2" w:tplc="0809001B">
      <w:start w:val="1"/>
      <w:numFmt w:val="lowerRoman"/>
      <w:lvlText w:val="%3."/>
      <w:lvlJc w:val="right"/>
      <w:pPr>
        <w:ind w:left="2070" w:hanging="180"/>
      </w:pPr>
    </w:lvl>
    <w:lvl w:ilvl="3" w:tplc="08090017" w:tentative="1">
      <w:start w:val="1"/>
      <w:numFmt w:val="decimal"/>
      <w:lvlText w:val="%4."/>
      <w:lvlJc w:val="left"/>
      <w:pPr>
        <w:ind w:left="2790" w:hanging="360"/>
      </w:pPr>
    </w:lvl>
    <w:lvl w:ilvl="4" w:tplc="08090019" w:tentative="1">
      <w:start w:val="1"/>
      <w:numFmt w:val="lowerLetter"/>
      <w:lvlText w:val="%5."/>
      <w:lvlJc w:val="left"/>
      <w:pPr>
        <w:ind w:left="3510" w:hanging="360"/>
      </w:pPr>
    </w:lvl>
    <w:lvl w:ilvl="5" w:tplc="0809001B" w:tentative="1">
      <w:start w:val="1"/>
      <w:numFmt w:val="lowerRoman"/>
      <w:lvlText w:val="%6."/>
      <w:lvlJc w:val="right"/>
      <w:pPr>
        <w:ind w:left="4230" w:hanging="180"/>
      </w:pPr>
    </w:lvl>
    <w:lvl w:ilvl="6" w:tplc="0809000F">
      <w:start w:val="1"/>
      <w:numFmt w:val="decimal"/>
      <w:lvlText w:val="%7."/>
      <w:lvlJc w:val="left"/>
      <w:pPr>
        <w:ind w:left="4950" w:hanging="360"/>
      </w:pPr>
    </w:lvl>
    <w:lvl w:ilvl="7" w:tplc="08090019" w:tentative="1">
      <w:start w:val="1"/>
      <w:numFmt w:val="lowerLetter"/>
      <w:lvlText w:val="%8."/>
      <w:lvlJc w:val="left"/>
      <w:pPr>
        <w:ind w:left="5670" w:hanging="360"/>
      </w:pPr>
    </w:lvl>
    <w:lvl w:ilvl="8" w:tplc="0809001B" w:tentative="1">
      <w:start w:val="1"/>
      <w:numFmt w:val="lowerRoman"/>
      <w:lvlText w:val="%9."/>
      <w:lvlJc w:val="right"/>
      <w:pPr>
        <w:ind w:left="6390" w:hanging="180"/>
      </w:pPr>
    </w:lvl>
  </w:abstractNum>
  <w:abstractNum w:abstractNumId="61" w15:restartNumberingAfterBreak="0">
    <w:nsid w:val="7EAA19C1"/>
    <w:multiLevelType w:val="hybridMultilevel"/>
    <w:tmpl w:val="FEB2AC1E"/>
    <w:lvl w:ilvl="0" w:tplc="BEF08C18">
      <w:start w:val="1"/>
      <w:numFmt w:val="lowerLetter"/>
      <w:lvlText w:val="%1)"/>
      <w:lvlJc w:val="left"/>
      <w:pPr>
        <w:ind w:left="1980" w:hanging="360"/>
      </w:pPr>
      <w:rPr>
        <w:rFonts w:hint="default"/>
      </w:rPr>
    </w:lvl>
    <w:lvl w:ilvl="1" w:tplc="08090019" w:tentative="1">
      <w:start w:val="1"/>
      <w:numFmt w:val="lowerLetter"/>
      <w:lvlText w:val="%2."/>
      <w:lvlJc w:val="left"/>
      <w:pPr>
        <w:ind w:left="2700" w:hanging="360"/>
      </w:pPr>
    </w:lvl>
    <w:lvl w:ilvl="2" w:tplc="0809001B" w:tentative="1">
      <w:start w:val="1"/>
      <w:numFmt w:val="lowerRoman"/>
      <w:lvlText w:val="%3."/>
      <w:lvlJc w:val="right"/>
      <w:pPr>
        <w:ind w:left="3420" w:hanging="180"/>
      </w:pPr>
    </w:lvl>
    <w:lvl w:ilvl="3" w:tplc="0809000F" w:tentative="1">
      <w:start w:val="1"/>
      <w:numFmt w:val="decimal"/>
      <w:lvlText w:val="%4."/>
      <w:lvlJc w:val="left"/>
      <w:pPr>
        <w:ind w:left="4140" w:hanging="360"/>
      </w:pPr>
    </w:lvl>
    <w:lvl w:ilvl="4" w:tplc="08090019" w:tentative="1">
      <w:start w:val="1"/>
      <w:numFmt w:val="lowerLetter"/>
      <w:lvlText w:val="%5."/>
      <w:lvlJc w:val="left"/>
      <w:pPr>
        <w:ind w:left="4860" w:hanging="360"/>
      </w:pPr>
    </w:lvl>
    <w:lvl w:ilvl="5" w:tplc="0809001B" w:tentative="1">
      <w:start w:val="1"/>
      <w:numFmt w:val="lowerRoman"/>
      <w:lvlText w:val="%6."/>
      <w:lvlJc w:val="right"/>
      <w:pPr>
        <w:ind w:left="5580" w:hanging="180"/>
      </w:pPr>
    </w:lvl>
    <w:lvl w:ilvl="6" w:tplc="0809000F" w:tentative="1">
      <w:start w:val="1"/>
      <w:numFmt w:val="decimal"/>
      <w:lvlText w:val="%7."/>
      <w:lvlJc w:val="left"/>
      <w:pPr>
        <w:ind w:left="6300" w:hanging="360"/>
      </w:pPr>
    </w:lvl>
    <w:lvl w:ilvl="7" w:tplc="08090019" w:tentative="1">
      <w:start w:val="1"/>
      <w:numFmt w:val="lowerLetter"/>
      <w:lvlText w:val="%8."/>
      <w:lvlJc w:val="left"/>
      <w:pPr>
        <w:ind w:left="7020" w:hanging="360"/>
      </w:pPr>
    </w:lvl>
    <w:lvl w:ilvl="8" w:tplc="0809001B" w:tentative="1">
      <w:start w:val="1"/>
      <w:numFmt w:val="lowerRoman"/>
      <w:lvlText w:val="%9."/>
      <w:lvlJc w:val="right"/>
      <w:pPr>
        <w:ind w:left="7740" w:hanging="180"/>
      </w:pPr>
    </w:lvl>
  </w:abstractNum>
  <w:abstractNum w:abstractNumId="62" w15:restartNumberingAfterBreak="0">
    <w:nsid w:val="7EC405EE"/>
    <w:multiLevelType w:val="singleLevel"/>
    <w:tmpl w:val="44BEA50C"/>
    <w:lvl w:ilvl="0">
      <w:start w:val="1"/>
      <w:numFmt w:val="bullet"/>
      <w:lvlRestart w:val="0"/>
      <w:pStyle w:val="ListDash4"/>
      <w:lvlText w:val="–"/>
      <w:lvlJc w:val="left"/>
      <w:pPr>
        <w:tabs>
          <w:tab w:val="num" w:pos="1134"/>
        </w:tabs>
        <w:ind w:left="1134" w:hanging="283"/>
      </w:pPr>
      <w:rPr>
        <w:rFonts w:ascii="Times New Roman" w:hAnsi="Times New Roman"/>
      </w:rPr>
    </w:lvl>
  </w:abstractNum>
  <w:num w:numId="1">
    <w:abstractNumId w:val="60"/>
  </w:num>
  <w:num w:numId="2">
    <w:abstractNumId w:val="27"/>
  </w:num>
  <w:num w:numId="3">
    <w:abstractNumId w:val="62"/>
  </w:num>
  <w:num w:numId="4">
    <w:abstractNumId w:val="15"/>
  </w:num>
  <w:num w:numId="5">
    <w:abstractNumId w:val="14"/>
  </w:num>
  <w:num w:numId="6">
    <w:abstractNumId w:val="13"/>
  </w:num>
  <w:num w:numId="7">
    <w:abstractNumId w:val="56"/>
  </w:num>
  <w:num w:numId="8">
    <w:abstractNumId w:val="40"/>
  </w:num>
  <w:num w:numId="9">
    <w:abstractNumId w:val="33"/>
  </w:num>
  <w:num w:numId="10">
    <w:abstractNumId w:val="50"/>
  </w:num>
  <w:num w:numId="11">
    <w:abstractNumId w:val="0"/>
  </w:num>
  <w:num w:numId="12">
    <w:abstractNumId w:val="16"/>
  </w:num>
  <w:num w:numId="13">
    <w:abstractNumId w:val="48"/>
  </w:num>
  <w:num w:numId="14">
    <w:abstractNumId w:val="23"/>
  </w:num>
  <w:num w:numId="15">
    <w:abstractNumId w:val="37"/>
  </w:num>
  <w:num w:numId="16">
    <w:abstractNumId w:val="12"/>
  </w:num>
  <w:num w:numId="17">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0"/>
  </w:num>
  <w:num w:numId="20">
    <w:abstractNumId w:val="45"/>
  </w:num>
  <w:num w:numId="21">
    <w:abstractNumId w:val="2"/>
  </w:num>
  <w:num w:numId="22">
    <w:abstractNumId w:val="9"/>
  </w:num>
  <w:num w:numId="23">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num>
  <w:num w:numId="25">
    <w:abstractNumId w:val="51"/>
  </w:num>
  <w:num w:numId="26">
    <w:abstractNumId w:val="28"/>
  </w:num>
  <w:num w:numId="27">
    <w:abstractNumId w:val="43"/>
  </w:num>
  <w:num w:numId="28">
    <w:abstractNumId w:val="4"/>
  </w:num>
  <w:num w:numId="29">
    <w:abstractNumId w:val="5"/>
  </w:num>
  <w:num w:numId="30">
    <w:abstractNumId w:val="18"/>
  </w:num>
  <w:num w:numId="31">
    <w:abstractNumId w:val="55"/>
  </w:num>
  <w:num w:numId="32">
    <w:abstractNumId w:val="36"/>
  </w:num>
  <w:num w:numId="33">
    <w:abstractNumId w:val="57"/>
  </w:num>
  <w:num w:numId="34">
    <w:abstractNumId w:val="61"/>
  </w:num>
  <w:num w:numId="35">
    <w:abstractNumId w:val="49"/>
  </w:num>
  <w:num w:numId="36">
    <w:abstractNumId w:val="31"/>
  </w:num>
  <w:num w:numId="37">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4"/>
  </w:num>
  <w:num w:numId="44">
    <w:abstractNumId w:val="17"/>
  </w:num>
  <w:num w:numId="45">
    <w:abstractNumId w:val="38"/>
  </w:num>
  <w:num w:numId="46">
    <w:abstractNumId w:val="41"/>
  </w:num>
  <w:num w:numId="47">
    <w:abstractNumId w:val="58"/>
  </w:num>
  <w:num w:numId="48">
    <w:abstractNumId w:val="47"/>
  </w:num>
  <w:num w:numId="49">
    <w:abstractNumId w:val="19"/>
  </w:num>
  <w:num w:numId="50">
    <w:abstractNumId w:val="37"/>
  </w:num>
  <w:num w:numId="51">
    <w:abstractNumId w:val="10"/>
  </w:num>
  <w:num w:numId="52">
    <w:abstractNumId w:val="8"/>
  </w:num>
  <w:num w:numId="53">
    <w:abstractNumId w:val="7"/>
  </w:num>
  <w:num w:numId="54">
    <w:abstractNumId w:val="26"/>
  </w:num>
  <w:num w:numId="55">
    <w:abstractNumId w:val="46"/>
  </w:num>
  <w:num w:numId="56">
    <w:abstractNumId w:val="32"/>
  </w:num>
  <w:num w:numId="57">
    <w:abstractNumId w:val="39"/>
  </w:num>
  <w:numIdMacAtCleanup w:val="4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imon Hoyle">
    <w15:presenceInfo w15:providerId="Windows Live" w15:userId="d3da8502ee295570"/>
  </w15:person>
  <w15:person w15:author="農林水産省">
    <w15:presenceInfo w15:providerId="None" w15:userId="農林水産省"/>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bordersDoNotSurroundHeader/>
  <w:bordersDoNotSurroundFooter/>
  <w:hideGrammaticalErrors/>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IE" w:vendorID="64" w:dllVersion="0" w:nlCheck="1" w:checkStyle="1"/>
  <w:activeWritingStyle w:appName="MSWord" w:lang="en-AU" w:vendorID="64" w:dllVersion="0" w:nlCheck="1" w:checkStyle="0"/>
  <w:activeWritingStyle w:appName="MSWord" w:lang="es-ES" w:vendorID="64" w:dllVersion="0" w:nlCheck="1" w:checkStyle="1"/>
  <w:activeWritingStyle w:appName="MSWord" w:lang="es-ES_tradnl" w:vendorID="64" w:dllVersion="0" w:nlCheck="1" w:checkStyle="0"/>
  <w:activeWritingStyle w:appName="MSWord" w:lang="en-NZ"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95e205sv0fr59e2zprxfetzetwtdrsp2df2&quot;&gt;My EndNote Library&lt;record-ids&gt;&lt;item&gt;7724&lt;/item&gt;&lt;item&gt;10546&lt;/item&gt;&lt;item&gt;10553&lt;/item&gt;&lt;item&gt;10562&lt;/item&gt;&lt;item&gt;10764&lt;/item&gt;&lt;item&gt;10800&lt;/item&gt;&lt;item&gt;10814&lt;/item&gt;&lt;item&gt;10836&lt;/item&gt;&lt;item&gt;10873&lt;/item&gt;&lt;item&gt;10912&lt;/item&gt;&lt;item&gt;10965&lt;/item&gt;&lt;item&gt;11562&lt;/item&gt;&lt;item&gt;12268&lt;/item&gt;&lt;item&gt;12851&lt;/item&gt;&lt;item&gt;14690&lt;/item&gt;&lt;item&gt;14696&lt;/item&gt;&lt;item&gt;14743&lt;/item&gt;&lt;item&gt;14751&lt;/item&gt;&lt;item&gt;14766&lt;/item&gt;&lt;item&gt;14776&lt;/item&gt;&lt;item&gt;14780&lt;/item&gt;&lt;item&gt;14804&lt;/item&gt;&lt;item&gt;14808&lt;/item&gt;&lt;item&gt;14809&lt;/item&gt;&lt;item&gt;14880&lt;/item&gt;&lt;item&gt;14891&lt;/item&gt;&lt;item&gt;14892&lt;/item&gt;&lt;item&gt;14893&lt;/item&gt;&lt;/record-ids&gt;&lt;/item&gt;&lt;/Libraries&gt;"/>
    <w:docVar w:name="LW_DocType" w:val="橄ㄴᑰࢊޅ찔㈇"/>
  </w:docVars>
  <w:rsids>
    <w:rsidRoot w:val="0087703B"/>
    <w:rsid w:val="0000084B"/>
    <w:rsid w:val="00000C0B"/>
    <w:rsid w:val="00001CED"/>
    <w:rsid w:val="00002330"/>
    <w:rsid w:val="00002448"/>
    <w:rsid w:val="00002FD1"/>
    <w:rsid w:val="00004A03"/>
    <w:rsid w:val="00005E7A"/>
    <w:rsid w:val="00006971"/>
    <w:rsid w:val="00010719"/>
    <w:rsid w:val="00011247"/>
    <w:rsid w:val="00012A0C"/>
    <w:rsid w:val="000133D5"/>
    <w:rsid w:val="0001453D"/>
    <w:rsid w:val="00014A20"/>
    <w:rsid w:val="00015914"/>
    <w:rsid w:val="000169FC"/>
    <w:rsid w:val="00017F66"/>
    <w:rsid w:val="00020B35"/>
    <w:rsid w:val="00022B5E"/>
    <w:rsid w:val="0002342C"/>
    <w:rsid w:val="00023584"/>
    <w:rsid w:val="0002372B"/>
    <w:rsid w:val="000238DD"/>
    <w:rsid w:val="00023D72"/>
    <w:rsid w:val="00023D7C"/>
    <w:rsid w:val="000256AD"/>
    <w:rsid w:val="00025C1D"/>
    <w:rsid w:val="00025F20"/>
    <w:rsid w:val="00026A9C"/>
    <w:rsid w:val="00026CFA"/>
    <w:rsid w:val="00027A1C"/>
    <w:rsid w:val="00027E91"/>
    <w:rsid w:val="00030390"/>
    <w:rsid w:val="0003054C"/>
    <w:rsid w:val="00031137"/>
    <w:rsid w:val="000312E4"/>
    <w:rsid w:val="00031DE3"/>
    <w:rsid w:val="00032845"/>
    <w:rsid w:val="00033298"/>
    <w:rsid w:val="000357E7"/>
    <w:rsid w:val="0003623B"/>
    <w:rsid w:val="00036626"/>
    <w:rsid w:val="00036831"/>
    <w:rsid w:val="0003708C"/>
    <w:rsid w:val="00037377"/>
    <w:rsid w:val="00040137"/>
    <w:rsid w:val="00040339"/>
    <w:rsid w:val="00040845"/>
    <w:rsid w:val="00041E3B"/>
    <w:rsid w:val="00042811"/>
    <w:rsid w:val="00042A72"/>
    <w:rsid w:val="00043781"/>
    <w:rsid w:val="00043AA4"/>
    <w:rsid w:val="000445A6"/>
    <w:rsid w:val="00045180"/>
    <w:rsid w:val="00046655"/>
    <w:rsid w:val="0004675A"/>
    <w:rsid w:val="00046B62"/>
    <w:rsid w:val="000470AA"/>
    <w:rsid w:val="0004733F"/>
    <w:rsid w:val="00047490"/>
    <w:rsid w:val="00051AA7"/>
    <w:rsid w:val="00051CC0"/>
    <w:rsid w:val="000536BB"/>
    <w:rsid w:val="000536C6"/>
    <w:rsid w:val="00053707"/>
    <w:rsid w:val="00054055"/>
    <w:rsid w:val="000551E0"/>
    <w:rsid w:val="000558C0"/>
    <w:rsid w:val="00056537"/>
    <w:rsid w:val="00057F7D"/>
    <w:rsid w:val="00060A5E"/>
    <w:rsid w:val="00060D98"/>
    <w:rsid w:val="00061D4A"/>
    <w:rsid w:val="0006261D"/>
    <w:rsid w:val="00063267"/>
    <w:rsid w:val="00063983"/>
    <w:rsid w:val="00064C10"/>
    <w:rsid w:val="00064F88"/>
    <w:rsid w:val="000659DD"/>
    <w:rsid w:val="00066BEE"/>
    <w:rsid w:val="00066D56"/>
    <w:rsid w:val="0006740E"/>
    <w:rsid w:val="00067C43"/>
    <w:rsid w:val="0007034B"/>
    <w:rsid w:val="00070803"/>
    <w:rsid w:val="00070E38"/>
    <w:rsid w:val="00071C4A"/>
    <w:rsid w:val="000731C8"/>
    <w:rsid w:val="00073B55"/>
    <w:rsid w:val="00073D9C"/>
    <w:rsid w:val="00074FF3"/>
    <w:rsid w:val="00075530"/>
    <w:rsid w:val="00077038"/>
    <w:rsid w:val="00077802"/>
    <w:rsid w:val="00080EE6"/>
    <w:rsid w:val="00080FC1"/>
    <w:rsid w:val="000820CB"/>
    <w:rsid w:val="000825BD"/>
    <w:rsid w:val="00082A61"/>
    <w:rsid w:val="00082B22"/>
    <w:rsid w:val="00082B6F"/>
    <w:rsid w:val="000833CE"/>
    <w:rsid w:val="00083F18"/>
    <w:rsid w:val="000846B5"/>
    <w:rsid w:val="00085ECB"/>
    <w:rsid w:val="0008601C"/>
    <w:rsid w:val="00086350"/>
    <w:rsid w:val="0008658D"/>
    <w:rsid w:val="000866CF"/>
    <w:rsid w:val="0008711F"/>
    <w:rsid w:val="00087676"/>
    <w:rsid w:val="00090B8E"/>
    <w:rsid w:val="000911C6"/>
    <w:rsid w:val="000921A1"/>
    <w:rsid w:val="000928C7"/>
    <w:rsid w:val="000931B2"/>
    <w:rsid w:val="00093539"/>
    <w:rsid w:val="0009380D"/>
    <w:rsid w:val="000948EB"/>
    <w:rsid w:val="0009547A"/>
    <w:rsid w:val="00095804"/>
    <w:rsid w:val="00096496"/>
    <w:rsid w:val="0009655F"/>
    <w:rsid w:val="0009662E"/>
    <w:rsid w:val="0009688C"/>
    <w:rsid w:val="0009768F"/>
    <w:rsid w:val="000A3312"/>
    <w:rsid w:val="000A40F1"/>
    <w:rsid w:val="000A59BD"/>
    <w:rsid w:val="000A5B45"/>
    <w:rsid w:val="000A6327"/>
    <w:rsid w:val="000A6FE3"/>
    <w:rsid w:val="000B04C6"/>
    <w:rsid w:val="000B2251"/>
    <w:rsid w:val="000B2CDA"/>
    <w:rsid w:val="000B3760"/>
    <w:rsid w:val="000B4204"/>
    <w:rsid w:val="000B498E"/>
    <w:rsid w:val="000B5BD9"/>
    <w:rsid w:val="000B6284"/>
    <w:rsid w:val="000B65CE"/>
    <w:rsid w:val="000B78FF"/>
    <w:rsid w:val="000C06B3"/>
    <w:rsid w:val="000C06F4"/>
    <w:rsid w:val="000C07D6"/>
    <w:rsid w:val="000C0A77"/>
    <w:rsid w:val="000C151A"/>
    <w:rsid w:val="000C279B"/>
    <w:rsid w:val="000C280B"/>
    <w:rsid w:val="000C2B6B"/>
    <w:rsid w:val="000C45AC"/>
    <w:rsid w:val="000C45C2"/>
    <w:rsid w:val="000C46BF"/>
    <w:rsid w:val="000C52EB"/>
    <w:rsid w:val="000C683B"/>
    <w:rsid w:val="000D012E"/>
    <w:rsid w:val="000D13EB"/>
    <w:rsid w:val="000D3B25"/>
    <w:rsid w:val="000D4185"/>
    <w:rsid w:val="000D4DD8"/>
    <w:rsid w:val="000D5285"/>
    <w:rsid w:val="000D552B"/>
    <w:rsid w:val="000D5D9B"/>
    <w:rsid w:val="000D6A90"/>
    <w:rsid w:val="000D71A2"/>
    <w:rsid w:val="000D7E91"/>
    <w:rsid w:val="000E083B"/>
    <w:rsid w:val="000E0A4D"/>
    <w:rsid w:val="000E0E89"/>
    <w:rsid w:val="000E21B6"/>
    <w:rsid w:val="000E2357"/>
    <w:rsid w:val="000E3AFE"/>
    <w:rsid w:val="000E3D79"/>
    <w:rsid w:val="000E45D4"/>
    <w:rsid w:val="000E63DE"/>
    <w:rsid w:val="000E6B2D"/>
    <w:rsid w:val="000E722F"/>
    <w:rsid w:val="000E7704"/>
    <w:rsid w:val="000E7860"/>
    <w:rsid w:val="000F12B8"/>
    <w:rsid w:val="000F15D0"/>
    <w:rsid w:val="000F19D4"/>
    <w:rsid w:val="000F1FB8"/>
    <w:rsid w:val="000F54CC"/>
    <w:rsid w:val="000F558D"/>
    <w:rsid w:val="000F589F"/>
    <w:rsid w:val="000F5C9C"/>
    <w:rsid w:val="000F6095"/>
    <w:rsid w:val="000F6298"/>
    <w:rsid w:val="000F6641"/>
    <w:rsid w:val="000F6B3C"/>
    <w:rsid w:val="000F7A76"/>
    <w:rsid w:val="00100020"/>
    <w:rsid w:val="00100B38"/>
    <w:rsid w:val="00100CB0"/>
    <w:rsid w:val="00101743"/>
    <w:rsid w:val="0010201D"/>
    <w:rsid w:val="00102625"/>
    <w:rsid w:val="00102B00"/>
    <w:rsid w:val="00103C5B"/>
    <w:rsid w:val="001046A6"/>
    <w:rsid w:val="00104B2D"/>
    <w:rsid w:val="00110A66"/>
    <w:rsid w:val="00111B7C"/>
    <w:rsid w:val="00112D53"/>
    <w:rsid w:val="00113FDE"/>
    <w:rsid w:val="00114272"/>
    <w:rsid w:val="001155B5"/>
    <w:rsid w:val="001161C1"/>
    <w:rsid w:val="00117F7B"/>
    <w:rsid w:val="00120BED"/>
    <w:rsid w:val="00120EB0"/>
    <w:rsid w:val="0012134F"/>
    <w:rsid w:val="00121DA5"/>
    <w:rsid w:val="00122CB1"/>
    <w:rsid w:val="00124255"/>
    <w:rsid w:val="00124B4C"/>
    <w:rsid w:val="0012688E"/>
    <w:rsid w:val="00126D32"/>
    <w:rsid w:val="001277A4"/>
    <w:rsid w:val="00127AA0"/>
    <w:rsid w:val="0013020B"/>
    <w:rsid w:val="0013026C"/>
    <w:rsid w:val="001308C8"/>
    <w:rsid w:val="00130D10"/>
    <w:rsid w:val="00130DE0"/>
    <w:rsid w:val="00133522"/>
    <w:rsid w:val="001344F8"/>
    <w:rsid w:val="001364AB"/>
    <w:rsid w:val="001376D2"/>
    <w:rsid w:val="001400C9"/>
    <w:rsid w:val="00140BC7"/>
    <w:rsid w:val="00140FCA"/>
    <w:rsid w:val="001416AA"/>
    <w:rsid w:val="00141F29"/>
    <w:rsid w:val="00144325"/>
    <w:rsid w:val="00144BCA"/>
    <w:rsid w:val="001464B3"/>
    <w:rsid w:val="00147178"/>
    <w:rsid w:val="0015007E"/>
    <w:rsid w:val="00150166"/>
    <w:rsid w:val="0015063F"/>
    <w:rsid w:val="00150997"/>
    <w:rsid w:val="00152511"/>
    <w:rsid w:val="00152F7D"/>
    <w:rsid w:val="00153987"/>
    <w:rsid w:val="001546EE"/>
    <w:rsid w:val="00154C09"/>
    <w:rsid w:val="001563A8"/>
    <w:rsid w:val="00156A33"/>
    <w:rsid w:val="0016017B"/>
    <w:rsid w:val="00160ADC"/>
    <w:rsid w:val="00160B6A"/>
    <w:rsid w:val="00162AA8"/>
    <w:rsid w:val="001633E0"/>
    <w:rsid w:val="00163B91"/>
    <w:rsid w:val="001645C0"/>
    <w:rsid w:val="00165D9F"/>
    <w:rsid w:val="00165EB2"/>
    <w:rsid w:val="00166000"/>
    <w:rsid w:val="001665F5"/>
    <w:rsid w:val="001673A6"/>
    <w:rsid w:val="0016799F"/>
    <w:rsid w:val="001706C6"/>
    <w:rsid w:val="00170D50"/>
    <w:rsid w:val="00170E6F"/>
    <w:rsid w:val="00170F15"/>
    <w:rsid w:val="001718F2"/>
    <w:rsid w:val="00171CDC"/>
    <w:rsid w:val="00171E43"/>
    <w:rsid w:val="00172631"/>
    <w:rsid w:val="00172A2A"/>
    <w:rsid w:val="00172C76"/>
    <w:rsid w:val="00172D8F"/>
    <w:rsid w:val="00172F08"/>
    <w:rsid w:val="00173187"/>
    <w:rsid w:val="001736A3"/>
    <w:rsid w:val="00173880"/>
    <w:rsid w:val="00173A09"/>
    <w:rsid w:val="00174485"/>
    <w:rsid w:val="00174ACD"/>
    <w:rsid w:val="00175546"/>
    <w:rsid w:val="00175F76"/>
    <w:rsid w:val="0017649E"/>
    <w:rsid w:val="001769FF"/>
    <w:rsid w:val="00176CA1"/>
    <w:rsid w:val="00176D78"/>
    <w:rsid w:val="001773A9"/>
    <w:rsid w:val="001774D3"/>
    <w:rsid w:val="001775EF"/>
    <w:rsid w:val="00180FE1"/>
    <w:rsid w:val="0018196E"/>
    <w:rsid w:val="00181BA7"/>
    <w:rsid w:val="00181D27"/>
    <w:rsid w:val="0018243C"/>
    <w:rsid w:val="00184046"/>
    <w:rsid w:val="001855DA"/>
    <w:rsid w:val="00186241"/>
    <w:rsid w:val="001874CF"/>
    <w:rsid w:val="00187515"/>
    <w:rsid w:val="00187F34"/>
    <w:rsid w:val="00190684"/>
    <w:rsid w:val="0019078B"/>
    <w:rsid w:val="00190B2D"/>
    <w:rsid w:val="00191255"/>
    <w:rsid w:val="00191301"/>
    <w:rsid w:val="0019186B"/>
    <w:rsid w:val="00191B09"/>
    <w:rsid w:val="001937D5"/>
    <w:rsid w:val="00194593"/>
    <w:rsid w:val="001945A7"/>
    <w:rsid w:val="001946C4"/>
    <w:rsid w:val="00195F6A"/>
    <w:rsid w:val="00196237"/>
    <w:rsid w:val="00197498"/>
    <w:rsid w:val="00197779"/>
    <w:rsid w:val="00197B3E"/>
    <w:rsid w:val="001A0B88"/>
    <w:rsid w:val="001A0F5A"/>
    <w:rsid w:val="001A1040"/>
    <w:rsid w:val="001A16B4"/>
    <w:rsid w:val="001A1E3A"/>
    <w:rsid w:val="001A29A9"/>
    <w:rsid w:val="001A2AF9"/>
    <w:rsid w:val="001A2BD5"/>
    <w:rsid w:val="001A3D24"/>
    <w:rsid w:val="001A3FE4"/>
    <w:rsid w:val="001A4479"/>
    <w:rsid w:val="001A520D"/>
    <w:rsid w:val="001A56FD"/>
    <w:rsid w:val="001A66A3"/>
    <w:rsid w:val="001A6E44"/>
    <w:rsid w:val="001A762A"/>
    <w:rsid w:val="001B1850"/>
    <w:rsid w:val="001B2972"/>
    <w:rsid w:val="001B2F07"/>
    <w:rsid w:val="001B310F"/>
    <w:rsid w:val="001B33F8"/>
    <w:rsid w:val="001B36DE"/>
    <w:rsid w:val="001B437D"/>
    <w:rsid w:val="001B5F9B"/>
    <w:rsid w:val="001B61A9"/>
    <w:rsid w:val="001B7270"/>
    <w:rsid w:val="001B727A"/>
    <w:rsid w:val="001C0C3D"/>
    <w:rsid w:val="001C118D"/>
    <w:rsid w:val="001C1AAA"/>
    <w:rsid w:val="001C2128"/>
    <w:rsid w:val="001C263A"/>
    <w:rsid w:val="001C3473"/>
    <w:rsid w:val="001C3FED"/>
    <w:rsid w:val="001C4520"/>
    <w:rsid w:val="001C4CA5"/>
    <w:rsid w:val="001C52E3"/>
    <w:rsid w:val="001C5AEF"/>
    <w:rsid w:val="001C5BB3"/>
    <w:rsid w:val="001C5DD3"/>
    <w:rsid w:val="001C6166"/>
    <w:rsid w:val="001C6179"/>
    <w:rsid w:val="001C70BE"/>
    <w:rsid w:val="001C7A4D"/>
    <w:rsid w:val="001D020B"/>
    <w:rsid w:val="001D06DC"/>
    <w:rsid w:val="001D0F31"/>
    <w:rsid w:val="001D2872"/>
    <w:rsid w:val="001D29E9"/>
    <w:rsid w:val="001D2EDC"/>
    <w:rsid w:val="001D31B7"/>
    <w:rsid w:val="001D31CD"/>
    <w:rsid w:val="001D3246"/>
    <w:rsid w:val="001D3C92"/>
    <w:rsid w:val="001D400B"/>
    <w:rsid w:val="001D4240"/>
    <w:rsid w:val="001D4AC6"/>
    <w:rsid w:val="001D5009"/>
    <w:rsid w:val="001D5F9D"/>
    <w:rsid w:val="001D64E8"/>
    <w:rsid w:val="001D6C49"/>
    <w:rsid w:val="001D7205"/>
    <w:rsid w:val="001D72F6"/>
    <w:rsid w:val="001D76A8"/>
    <w:rsid w:val="001D7EB2"/>
    <w:rsid w:val="001E01DC"/>
    <w:rsid w:val="001E07D2"/>
    <w:rsid w:val="001E140F"/>
    <w:rsid w:val="001E18F7"/>
    <w:rsid w:val="001E1987"/>
    <w:rsid w:val="001E1E37"/>
    <w:rsid w:val="001E26C9"/>
    <w:rsid w:val="001E2904"/>
    <w:rsid w:val="001E29AC"/>
    <w:rsid w:val="001E2FF8"/>
    <w:rsid w:val="001E3C46"/>
    <w:rsid w:val="001E56F5"/>
    <w:rsid w:val="001E6CC0"/>
    <w:rsid w:val="001E7167"/>
    <w:rsid w:val="001F006D"/>
    <w:rsid w:val="001F0784"/>
    <w:rsid w:val="001F089E"/>
    <w:rsid w:val="001F0EC9"/>
    <w:rsid w:val="001F294E"/>
    <w:rsid w:val="001F3296"/>
    <w:rsid w:val="001F3A20"/>
    <w:rsid w:val="001F6B9E"/>
    <w:rsid w:val="001F7AC1"/>
    <w:rsid w:val="001F7E60"/>
    <w:rsid w:val="002000C5"/>
    <w:rsid w:val="002000E8"/>
    <w:rsid w:val="00200165"/>
    <w:rsid w:val="0020073B"/>
    <w:rsid w:val="002036D3"/>
    <w:rsid w:val="00203D25"/>
    <w:rsid w:val="00204E04"/>
    <w:rsid w:val="002052F5"/>
    <w:rsid w:val="0020540C"/>
    <w:rsid w:val="00205A29"/>
    <w:rsid w:val="0020716E"/>
    <w:rsid w:val="002073BF"/>
    <w:rsid w:val="00207D72"/>
    <w:rsid w:val="002109A1"/>
    <w:rsid w:val="00210A9B"/>
    <w:rsid w:val="00210D2D"/>
    <w:rsid w:val="00210F40"/>
    <w:rsid w:val="00211BD5"/>
    <w:rsid w:val="00212B54"/>
    <w:rsid w:val="002131C2"/>
    <w:rsid w:val="0021369C"/>
    <w:rsid w:val="00213839"/>
    <w:rsid w:val="0021433D"/>
    <w:rsid w:val="00214460"/>
    <w:rsid w:val="0021742D"/>
    <w:rsid w:val="00217532"/>
    <w:rsid w:val="0021794C"/>
    <w:rsid w:val="00220BDD"/>
    <w:rsid w:val="00220E11"/>
    <w:rsid w:val="00221EED"/>
    <w:rsid w:val="00221EF5"/>
    <w:rsid w:val="00222390"/>
    <w:rsid w:val="002232A7"/>
    <w:rsid w:val="00223824"/>
    <w:rsid w:val="00223C8F"/>
    <w:rsid w:val="002242CB"/>
    <w:rsid w:val="00224C06"/>
    <w:rsid w:val="002258A5"/>
    <w:rsid w:val="00225BBC"/>
    <w:rsid w:val="00225CA1"/>
    <w:rsid w:val="002260F2"/>
    <w:rsid w:val="0022667D"/>
    <w:rsid w:val="00230FB6"/>
    <w:rsid w:val="0023121C"/>
    <w:rsid w:val="00231410"/>
    <w:rsid w:val="002328BD"/>
    <w:rsid w:val="00232FCE"/>
    <w:rsid w:val="00233685"/>
    <w:rsid w:val="00233862"/>
    <w:rsid w:val="00233A47"/>
    <w:rsid w:val="002341B8"/>
    <w:rsid w:val="00234A83"/>
    <w:rsid w:val="00235FC6"/>
    <w:rsid w:val="002365A5"/>
    <w:rsid w:val="0023690F"/>
    <w:rsid w:val="0023767C"/>
    <w:rsid w:val="0024165C"/>
    <w:rsid w:val="00242A54"/>
    <w:rsid w:val="002447F4"/>
    <w:rsid w:val="002451FB"/>
    <w:rsid w:val="0024551C"/>
    <w:rsid w:val="00245A2B"/>
    <w:rsid w:val="00245ACA"/>
    <w:rsid w:val="00245AE2"/>
    <w:rsid w:val="00245C84"/>
    <w:rsid w:val="00246EDE"/>
    <w:rsid w:val="00247784"/>
    <w:rsid w:val="002503C4"/>
    <w:rsid w:val="00250A40"/>
    <w:rsid w:val="00251BC0"/>
    <w:rsid w:val="00251E4C"/>
    <w:rsid w:val="002539AB"/>
    <w:rsid w:val="00254BA4"/>
    <w:rsid w:val="00255A13"/>
    <w:rsid w:val="002566A5"/>
    <w:rsid w:val="00256ED5"/>
    <w:rsid w:val="00260158"/>
    <w:rsid w:val="002605A3"/>
    <w:rsid w:val="00260EC3"/>
    <w:rsid w:val="00260F47"/>
    <w:rsid w:val="002611B7"/>
    <w:rsid w:val="002613FF"/>
    <w:rsid w:val="002623A9"/>
    <w:rsid w:val="00262543"/>
    <w:rsid w:val="00262B69"/>
    <w:rsid w:val="00262CF3"/>
    <w:rsid w:val="00262E32"/>
    <w:rsid w:val="00263B85"/>
    <w:rsid w:val="00264089"/>
    <w:rsid w:val="0026567F"/>
    <w:rsid w:val="00265914"/>
    <w:rsid w:val="00265E58"/>
    <w:rsid w:val="002669B5"/>
    <w:rsid w:val="0027037F"/>
    <w:rsid w:val="0027043B"/>
    <w:rsid w:val="00270CD1"/>
    <w:rsid w:val="002722C7"/>
    <w:rsid w:val="00272BFB"/>
    <w:rsid w:val="0027345C"/>
    <w:rsid w:val="00273CB3"/>
    <w:rsid w:val="00273EAD"/>
    <w:rsid w:val="002755E8"/>
    <w:rsid w:val="00275B23"/>
    <w:rsid w:val="00276301"/>
    <w:rsid w:val="00276DAD"/>
    <w:rsid w:val="0027775E"/>
    <w:rsid w:val="00277A92"/>
    <w:rsid w:val="00280643"/>
    <w:rsid w:val="00281519"/>
    <w:rsid w:val="00281CB6"/>
    <w:rsid w:val="00282C33"/>
    <w:rsid w:val="00283879"/>
    <w:rsid w:val="00283BBC"/>
    <w:rsid w:val="002846A4"/>
    <w:rsid w:val="00284B22"/>
    <w:rsid w:val="00285FF1"/>
    <w:rsid w:val="00287151"/>
    <w:rsid w:val="00287224"/>
    <w:rsid w:val="00287E35"/>
    <w:rsid w:val="00291C80"/>
    <w:rsid w:val="00291F0C"/>
    <w:rsid w:val="002941F6"/>
    <w:rsid w:val="0029436C"/>
    <w:rsid w:val="00296464"/>
    <w:rsid w:val="00296522"/>
    <w:rsid w:val="00296C34"/>
    <w:rsid w:val="0029778B"/>
    <w:rsid w:val="00297824"/>
    <w:rsid w:val="002A20C7"/>
    <w:rsid w:val="002A22F8"/>
    <w:rsid w:val="002A49B9"/>
    <w:rsid w:val="002A51CD"/>
    <w:rsid w:val="002A5400"/>
    <w:rsid w:val="002A5713"/>
    <w:rsid w:val="002A62DC"/>
    <w:rsid w:val="002A6444"/>
    <w:rsid w:val="002A7B32"/>
    <w:rsid w:val="002B0047"/>
    <w:rsid w:val="002B0143"/>
    <w:rsid w:val="002B0F94"/>
    <w:rsid w:val="002B2ACF"/>
    <w:rsid w:val="002B35CD"/>
    <w:rsid w:val="002B5262"/>
    <w:rsid w:val="002B5BC7"/>
    <w:rsid w:val="002B5F58"/>
    <w:rsid w:val="002C1266"/>
    <w:rsid w:val="002C1355"/>
    <w:rsid w:val="002C18EE"/>
    <w:rsid w:val="002C274B"/>
    <w:rsid w:val="002C3601"/>
    <w:rsid w:val="002C49DC"/>
    <w:rsid w:val="002C5181"/>
    <w:rsid w:val="002C57B4"/>
    <w:rsid w:val="002C57EC"/>
    <w:rsid w:val="002C6B17"/>
    <w:rsid w:val="002D11CE"/>
    <w:rsid w:val="002D14EE"/>
    <w:rsid w:val="002D28FF"/>
    <w:rsid w:val="002D2FC3"/>
    <w:rsid w:val="002D35C9"/>
    <w:rsid w:val="002D3830"/>
    <w:rsid w:val="002D3C48"/>
    <w:rsid w:val="002D42B5"/>
    <w:rsid w:val="002D504D"/>
    <w:rsid w:val="002D681B"/>
    <w:rsid w:val="002D68BC"/>
    <w:rsid w:val="002D6E8F"/>
    <w:rsid w:val="002D7D9E"/>
    <w:rsid w:val="002E025E"/>
    <w:rsid w:val="002E0D87"/>
    <w:rsid w:val="002E1FFB"/>
    <w:rsid w:val="002E308F"/>
    <w:rsid w:val="002E42FC"/>
    <w:rsid w:val="002E4BA9"/>
    <w:rsid w:val="002E544D"/>
    <w:rsid w:val="002E5DE8"/>
    <w:rsid w:val="002E6D88"/>
    <w:rsid w:val="002E7640"/>
    <w:rsid w:val="002E7B64"/>
    <w:rsid w:val="002E7E13"/>
    <w:rsid w:val="002F018B"/>
    <w:rsid w:val="002F04D8"/>
    <w:rsid w:val="002F0584"/>
    <w:rsid w:val="002F081B"/>
    <w:rsid w:val="002F0E0E"/>
    <w:rsid w:val="002F119E"/>
    <w:rsid w:val="002F14C3"/>
    <w:rsid w:val="002F1798"/>
    <w:rsid w:val="002F2A53"/>
    <w:rsid w:val="002F2B8A"/>
    <w:rsid w:val="002F3885"/>
    <w:rsid w:val="002F3FBE"/>
    <w:rsid w:val="002F49AD"/>
    <w:rsid w:val="002F526E"/>
    <w:rsid w:val="002F5FFE"/>
    <w:rsid w:val="002F6278"/>
    <w:rsid w:val="002F7751"/>
    <w:rsid w:val="002F7777"/>
    <w:rsid w:val="002F7BDF"/>
    <w:rsid w:val="00300E92"/>
    <w:rsid w:val="00300F37"/>
    <w:rsid w:val="0030110A"/>
    <w:rsid w:val="003013AA"/>
    <w:rsid w:val="00301D4C"/>
    <w:rsid w:val="00302121"/>
    <w:rsid w:val="00302134"/>
    <w:rsid w:val="003021AC"/>
    <w:rsid w:val="00302BC5"/>
    <w:rsid w:val="0030344F"/>
    <w:rsid w:val="00303FC1"/>
    <w:rsid w:val="003041F6"/>
    <w:rsid w:val="00305EDC"/>
    <w:rsid w:val="003062B0"/>
    <w:rsid w:val="0030646E"/>
    <w:rsid w:val="003067FF"/>
    <w:rsid w:val="00306B50"/>
    <w:rsid w:val="00310183"/>
    <w:rsid w:val="00310500"/>
    <w:rsid w:val="003106EB"/>
    <w:rsid w:val="0031082D"/>
    <w:rsid w:val="00310FA5"/>
    <w:rsid w:val="003115FA"/>
    <w:rsid w:val="00311E1D"/>
    <w:rsid w:val="00313204"/>
    <w:rsid w:val="003133DE"/>
    <w:rsid w:val="00314905"/>
    <w:rsid w:val="00314A6D"/>
    <w:rsid w:val="003153A4"/>
    <w:rsid w:val="003155AE"/>
    <w:rsid w:val="003159CA"/>
    <w:rsid w:val="0031682D"/>
    <w:rsid w:val="0031711C"/>
    <w:rsid w:val="003178D7"/>
    <w:rsid w:val="0032017C"/>
    <w:rsid w:val="00322533"/>
    <w:rsid w:val="00323013"/>
    <w:rsid w:val="003232FF"/>
    <w:rsid w:val="00324723"/>
    <w:rsid w:val="003255ED"/>
    <w:rsid w:val="00325E20"/>
    <w:rsid w:val="00326BBC"/>
    <w:rsid w:val="003279CE"/>
    <w:rsid w:val="00330359"/>
    <w:rsid w:val="00330470"/>
    <w:rsid w:val="0033048C"/>
    <w:rsid w:val="00331017"/>
    <w:rsid w:val="0033196E"/>
    <w:rsid w:val="00331D9E"/>
    <w:rsid w:val="00332DD7"/>
    <w:rsid w:val="00333679"/>
    <w:rsid w:val="00333C26"/>
    <w:rsid w:val="0033495F"/>
    <w:rsid w:val="0033794A"/>
    <w:rsid w:val="00340393"/>
    <w:rsid w:val="0034082B"/>
    <w:rsid w:val="00340C83"/>
    <w:rsid w:val="00341340"/>
    <w:rsid w:val="00341C9C"/>
    <w:rsid w:val="0034610A"/>
    <w:rsid w:val="00346356"/>
    <w:rsid w:val="003469D9"/>
    <w:rsid w:val="00347119"/>
    <w:rsid w:val="00347263"/>
    <w:rsid w:val="00350A48"/>
    <w:rsid w:val="00350F3E"/>
    <w:rsid w:val="00351D59"/>
    <w:rsid w:val="0035286C"/>
    <w:rsid w:val="00353DA7"/>
    <w:rsid w:val="00353EA6"/>
    <w:rsid w:val="0035474A"/>
    <w:rsid w:val="003559CE"/>
    <w:rsid w:val="00356F42"/>
    <w:rsid w:val="00357055"/>
    <w:rsid w:val="00357E69"/>
    <w:rsid w:val="00360104"/>
    <w:rsid w:val="003602BE"/>
    <w:rsid w:val="00360BB6"/>
    <w:rsid w:val="00360E22"/>
    <w:rsid w:val="00360EE1"/>
    <w:rsid w:val="00361B05"/>
    <w:rsid w:val="00361FD9"/>
    <w:rsid w:val="0036254E"/>
    <w:rsid w:val="00362626"/>
    <w:rsid w:val="003632C6"/>
    <w:rsid w:val="00363CB9"/>
    <w:rsid w:val="0036407B"/>
    <w:rsid w:val="0036469B"/>
    <w:rsid w:val="00364C71"/>
    <w:rsid w:val="0036508A"/>
    <w:rsid w:val="003659C4"/>
    <w:rsid w:val="003665DF"/>
    <w:rsid w:val="00366E5C"/>
    <w:rsid w:val="00367580"/>
    <w:rsid w:val="00367635"/>
    <w:rsid w:val="0036775E"/>
    <w:rsid w:val="00367AE5"/>
    <w:rsid w:val="00370D42"/>
    <w:rsid w:val="003710FA"/>
    <w:rsid w:val="00371794"/>
    <w:rsid w:val="00372009"/>
    <w:rsid w:val="00372311"/>
    <w:rsid w:val="0037244D"/>
    <w:rsid w:val="003726EE"/>
    <w:rsid w:val="003728B9"/>
    <w:rsid w:val="00372BE2"/>
    <w:rsid w:val="00372FAD"/>
    <w:rsid w:val="0037384C"/>
    <w:rsid w:val="00373926"/>
    <w:rsid w:val="00373BC1"/>
    <w:rsid w:val="00373BEC"/>
    <w:rsid w:val="00373EDB"/>
    <w:rsid w:val="00374322"/>
    <w:rsid w:val="00376B47"/>
    <w:rsid w:val="00380EC0"/>
    <w:rsid w:val="00380F11"/>
    <w:rsid w:val="003812F8"/>
    <w:rsid w:val="003828E3"/>
    <w:rsid w:val="00382A8B"/>
    <w:rsid w:val="00382ADD"/>
    <w:rsid w:val="00382BEB"/>
    <w:rsid w:val="00382C14"/>
    <w:rsid w:val="00382F54"/>
    <w:rsid w:val="00384078"/>
    <w:rsid w:val="003848B9"/>
    <w:rsid w:val="00384919"/>
    <w:rsid w:val="00384E67"/>
    <w:rsid w:val="00384F0D"/>
    <w:rsid w:val="003864A8"/>
    <w:rsid w:val="00387F82"/>
    <w:rsid w:val="003910EF"/>
    <w:rsid w:val="003927E1"/>
    <w:rsid w:val="00392973"/>
    <w:rsid w:val="00393515"/>
    <w:rsid w:val="00393597"/>
    <w:rsid w:val="003935B7"/>
    <w:rsid w:val="00393971"/>
    <w:rsid w:val="003942D4"/>
    <w:rsid w:val="0039516A"/>
    <w:rsid w:val="00395882"/>
    <w:rsid w:val="00395F93"/>
    <w:rsid w:val="0039609D"/>
    <w:rsid w:val="00397A30"/>
    <w:rsid w:val="00397B5C"/>
    <w:rsid w:val="00397DD5"/>
    <w:rsid w:val="003A02FD"/>
    <w:rsid w:val="003A15A3"/>
    <w:rsid w:val="003A1721"/>
    <w:rsid w:val="003A32B8"/>
    <w:rsid w:val="003A350A"/>
    <w:rsid w:val="003A39B0"/>
    <w:rsid w:val="003A3CA8"/>
    <w:rsid w:val="003A478F"/>
    <w:rsid w:val="003A47C0"/>
    <w:rsid w:val="003A4AF5"/>
    <w:rsid w:val="003A4C21"/>
    <w:rsid w:val="003A5104"/>
    <w:rsid w:val="003A6AC4"/>
    <w:rsid w:val="003A6C30"/>
    <w:rsid w:val="003A7067"/>
    <w:rsid w:val="003A7B19"/>
    <w:rsid w:val="003B03F0"/>
    <w:rsid w:val="003B1438"/>
    <w:rsid w:val="003B2442"/>
    <w:rsid w:val="003B25E4"/>
    <w:rsid w:val="003B2CF3"/>
    <w:rsid w:val="003B2F88"/>
    <w:rsid w:val="003B351F"/>
    <w:rsid w:val="003B3BF5"/>
    <w:rsid w:val="003B4FCD"/>
    <w:rsid w:val="003B5128"/>
    <w:rsid w:val="003B6A46"/>
    <w:rsid w:val="003B7D51"/>
    <w:rsid w:val="003C1690"/>
    <w:rsid w:val="003C1892"/>
    <w:rsid w:val="003C1D66"/>
    <w:rsid w:val="003C1E7C"/>
    <w:rsid w:val="003C2CC6"/>
    <w:rsid w:val="003C3E2C"/>
    <w:rsid w:val="003C4181"/>
    <w:rsid w:val="003C5B50"/>
    <w:rsid w:val="003C6EB0"/>
    <w:rsid w:val="003C7227"/>
    <w:rsid w:val="003C768D"/>
    <w:rsid w:val="003D097D"/>
    <w:rsid w:val="003D1186"/>
    <w:rsid w:val="003D17CE"/>
    <w:rsid w:val="003D1BB1"/>
    <w:rsid w:val="003D1E2B"/>
    <w:rsid w:val="003D212E"/>
    <w:rsid w:val="003D234A"/>
    <w:rsid w:val="003D23A5"/>
    <w:rsid w:val="003D3748"/>
    <w:rsid w:val="003D39F8"/>
    <w:rsid w:val="003D3FC7"/>
    <w:rsid w:val="003D501A"/>
    <w:rsid w:val="003D5068"/>
    <w:rsid w:val="003D6260"/>
    <w:rsid w:val="003D63D5"/>
    <w:rsid w:val="003D69B4"/>
    <w:rsid w:val="003D73D9"/>
    <w:rsid w:val="003D78A1"/>
    <w:rsid w:val="003D7AF3"/>
    <w:rsid w:val="003E0088"/>
    <w:rsid w:val="003E036E"/>
    <w:rsid w:val="003E0A7A"/>
    <w:rsid w:val="003E0E74"/>
    <w:rsid w:val="003E107E"/>
    <w:rsid w:val="003E13DE"/>
    <w:rsid w:val="003E15EB"/>
    <w:rsid w:val="003E1CFE"/>
    <w:rsid w:val="003E239D"/>
    <w:rsid w:val="003E28BB"/>
    <w:rsid w:val="003E2F7E"/>
    <w:rsid w:val="003E44F8"/>
    <w:rsid w:val="003E543C"/>
    <w:rsid w:val="003E59FB"/>
    <w:rsid w:val="003E5A0C"/>
    <w:rsid w:val="003E5C6D"/>
    <w:rsid w:val="003E5D8A"/>
    <w:rsid w:val="003E6347"/>
    <w:rsid w:val="003E6AEB"/>
    <w:rsid w:val="003E7A94"/>
    <w:rsid w:val="003F06A2"/>
    <w:rsid w:val="003F2047"/>
    <w:rsid w:val="003F2B7F"/>
    <w:rsid w:val="003F431D"/>
    <w:rsid w:val="003F5422"/>
    <w:rsid w:val="003F5861"/>
    <w:rsid w:val="003F5AD8"/>
    <w:rsid w:val="003F63B3"/>
    <w:rsid w:val="003F7545"/>
    <w:rsid w:val="003F7B81"/>
    <w:rsid w:val="004001BD"/>
    <w:rsid w:val="00400A17"/>
    <w:rsid w:val="004017B9"/>
    <w:rsid w:val="00401A8A"/>
    <w:rsid w:val="004021A0"/>
    <w:rsid w:val="004029B8"/>
    <w:rsid w:val="004029DE"/>
    <w:rsid w:val="00402B1A"/>
    <w:rsid w:val="00402CF5"/>
    <w:rsid w:val="00404681"/>
    <w:rsid w:val="00405725"/>
    <w:rsid w:val="004066B4"/>
    <w:rsid w:val="00410E5C"/>
    <w:rsid w:val="004115D3"/>
    <w:rsid w:val="0041164A"/>
    <w:rsid w:val="004116FD"/>
    <w:rsid w:val="004118FD"/>
    <w:rsid w:val="00411CF7"/>
    <w:rsid w:val="004120CA"/>
    <w:rsid w:val="00412750"/>
    <w:rsid w:val="004130D9"/>
    <w:rsid w:val="00413173"/>
    <w:rsid w:val="00413BBA"/>
    <w:rsid w:val="004140E9"/>
    <w:rsid w:val="00414B37"/>
    <w:rsid w:val="00414C2D"/>
    <w:rsid w:val="00414D48"/>
    <w:rsid w:val="0041547C"/>
    <w:rsid w:val="00415C5D"/>
    <w:rsid w:val="0041642F"/>
    <w:rsid w:val="00416A08"/>
    <w:rsid w:val="004219D4"/>
    <w:rsid w:val="00422368"/>
    <w:rsid w:val="00423B4D"/>
    <w:rsid w:val="004245CF"/>
    <w:rsid w:val="0042495F"/>
    <w:rsid w:val="004251C2"/>
    <w:rsid w:val="00425366"/>
    <w:rsid w:val="0042655E"/>
    <w:rsid w:val="0042693A"/>
    <w:rsid w:val="00427AED"/>
    <w:rsid w:val="00430F0A"/>
    <w:rsid w:val="004312FE"/>
    <w:rsid w:val="004317F7"/>
    <w:rsid w:val="00431DDE"/>
    <w:rsid w:val="00432199"/>
    <w:rsid w:val="0043224A"/>
    <w:rsid w:val="00432392"/>
    <w:rsid w:val="00432A95"/>
    <w:rsid w:val="00433BCE"/>
    <w:rsid w:val="00434DB3"/>
    <w:rsid w:val="00435D42"/>
    <w:rsid w:val="00435E1D"/>
    <w:rsid w:val="00436829"/>
    <w:rsid w:val="00436BEA"/>
    <w:rsid w:val="0043713D"/>
    <w:rsid w:val="00437D31"/>
    <w:rsid w:val="004404DB"/>
    <w:rsid w:val="004405D5"/>
    <w:rsid w:val="00444CE7"/>
    <w:rsid w:val="00444DC0"/>
    <w:rsid w:val="004452D8"/>
    <w:rsid w:val="00445BB4"/>
    <w:rsid w:val="00446665"/>
    <w:rsid w:val="00446AD0"/>
    <w:rsid w:val="00446BB0"/>
    <w:rsid w:val="00447D2D"/>
    <w:rsid w:val="00450BA9"/>
    <w:rsid w:val="00450CD0"/>
    <w:rsid w:val="00452D28"/>
    <w:rsid w:val="00453BFB"/>
    <w:rsid w:val="004544A2"/>
    <w:rsid w:val="004545D7"/>
    <w:rsid w:val="00454B28"/>
    <w:rsid w:val="00454BD2"/>
    <w:rsid w:val="0045624F"/>
    <w:rsid w:val="004574DC"/>
    <w:rsid w:val="0046035F"/>
    <w:rsid w:val="0046101D"/>
    <w:rsid w:val="004627D4"/>
    <w:rsid w:val="00463271"/>
    <w:rsid w:val="004634A8"/>
    <w:rsid w:val="00463C39"/>
    <w:rsid w:val="0046400F"/>
    <w:rsid w:val="00465795"/>
    <w:rsid w:val="00465A5F"/>
    <w:rsid w:val="00466A30"/>
    <w:rsid w:val="00466CC2"/>
    <w:rsid w:val="0047161C"/>
    <w:rsid w:val="00471975"/>
    <w:rsid w:val="00475717"/>
    <w:rsid w:val="00476DFC"/>
    <w:rsid w:val="00476F3D"/>
    <w:rsid w:val="004772F9"/>
    <w:rsid w:val="0047756C"/>
    <w:rsid w:val="004775F9"/>
    <w:rsid w:val="00477F39"/>
    <w:rsid w:val="004800A3"/>
    <w:rsid w:val="0048113B"/>
    <w:rsid w:val="00481210"/>
    <w:rsid w:val="00481F36"/>
    <w:rsid w:val="00482808"/>
    <w:rsid w:val="00482993"/>
    <w:rsid w:val="00482ED5"/>
    <w:rsid w:val="0048379D"/>
    <w:rsid w:val="00484092"/>
    <w:rsid w:val="00484DDF"/>
    <w:rsid w:val="00484EE7"/>
    <w:rsid w:val="00484F70"/>
    <w:rsid w:val="0048529F"/>
    <w:rsid w:val="0048540E"/>
    <w:rsid w:val="0048705A"/>
    <w:rsid w:val="004872C7"/>
    <w:rsid w:val="004877AB"/>
    <w:rsid w:val="00487F8E"/>
    <w:rsid w:val="004908F4"/>
    <w:rsid w:val="00490DEE"/>
    <w:rsid w:val="00490E2F"/>
    <w:rsid w:val="00490E39"/>
    <w:rsid w:val="00490FE8"/>
    <w:rsid w:val="00491420"/>
    <w:rsid w:val="0049222E"/>
    <w:rsid w:val="00492634"/>
    <w:rsid w:val="00492AEF"/>
    <w:rsid w:val="0049309F"/>
    <w:rsid w:val="004933BB"/>
    <w:rsid w:val="0049359A"/>
    <w:rsid w:val="004936D9"/>
    <w:rsid w:val="00493700"/>
    <w:rsid w:val="00497D26"/>
    <w:rsid w:val="00497F48"/>
    <w:rsid w:val="004A1E5E"/>
    <w:rsid w:val="004A279A"/>
    <w:rsid w:val="004A3FA4"/>
    <w:rsid w:val="004A4713"/>
    <w:rsid w:val="004A53B1"/>
    <w:rsid w:val="004A54FB"/>
    <w:rsid w:val="004A559A"/>
    <w:rsid w:val="004A5D0F"/>
    <w:rsid w:val="004A6E86"/>
    <w:rsid w:val="004A6F2A"/>
    <w:rsid w:val="004A725E"/>
    <w:rsid w:val="004A746B"/>
    <w:rsid w:val="004B09A0"/>
    <w:rsid w:val="004B0F54"/>
    <w:rsid w:val="004B10E5"/>
    <w:rsid w:val="004B12F4"/>
    <w:rsid w:val="004B1C7D"/>
    <w:rsid w:val="004B1F9B"/>
    <w:rsid w:val="004B25CE"/>
    <w:rsid w:val="004B31C2"/>
    <w:rsid w:val="004B3F3B"/>
    <w:rsid w:val="004B4A19"/>
    <w:rsid w:val="004B4CBF"/>
    <w:rsid w:val="004B55FB"/>
    <w:rsid w:val="004B5937"/>
    <w:rsid w:val="004B67CF"/>
    <w:rsid w:val="004B6E8A"/>
    <w:rsid w:val="004B6EE3"/>
    <w:rsid w:val="004B73D7"/>
    <w:rsid w:val="004B7B2E"/>
    <w:rsid w:val="004B7C84"/>
    <w:rsid w:val="004B7FB1"/>
    <w:rsid w:val="004C0459"/>
    <w:rsid w:val="004C0BEC"/>
    <w:rsid w:val="004C12AF"/>
    <w:rsid w:val="004C3597"/>
    <w:rsid w:val="004C4155"/>
    <w:rsid w:val="004C4897"/>
    <w:rsid w:val="004C55CE"/>
    <w:rsid w:val="004C5E06"/>
    <w:rsid w:val="004C634D"/>
    <w:rsid w:val="004C750D"/>
    <w:rsid w:val="004D166B"/>
    <w:rsid w:val="004D1AF2"/>
    <w:rsid w:val="004D20B5"/>
    <w:rsid w:val="004D2129"/>
    <w:rsid w:val="004D268A"/>
    <w:rsid w:val="004D305A"/>
    <w:rsid w:val="004D3214"/>
    <w:rsid w:val="004D3AA7"/>
    <w:rsid w:val="004D4600"/>
    <w:rsid w:val="004D4DA8"/>
    <w:rsid w:val="004D59F2"/>
    <w:rsid w:val="004D5D0B"/>
    <w:rsid w:val="004D757E"/>
    <w:rsid w:val="004E0256"/>
    <w:rsid w:val="004E1BB9"/>
    <w:rsid w:val="004E20C8"/>
    <w:rsid w:val="004E236D"/>
    <w:rsid w:val="004E2A9A"/>
    <w:rsid w:val="004E3111"/>
    <w:rsid w:val="004E4139"/>
    <w:rsid w:val="004E464C"/>
    <w:rsid w:val="004E48AB"/>
    <w:rsid w:val="004E7F7E"/>
    <w:rsid w:val="004F0016"/>
    <w:rsid w:val="004F177C"/>
    <w:rsid w:val="004F190C"/>
    <w:rsid w:val="004F2817"/>
    <w:rsid w:val="004F2D9C"/>
    <w:rsid w:val="004F2ED5"/>
    <w:rsid w:val="004F3E18"/>
    <w:rsid w:val="004F4021"/>
    <w:rsid w:val="004F57E1"/>
    <w:rsid w:val="004F60B8"/>
    <w:rsid w:val="004F6459"/>
    <w:rsid w:val="004F71A6"/>
    <w:rsid w:val="004F7452"/>
    <w:rsid w:val="004F7972"/>
    <w:rsid w:val="004F7F0A"/>
    <w:rsid w:val="005014CD"/>
    <w:rsid w:val="00501849"/>
    <w:rsid w:val="005018E7"/>
    <w:rsid w:val="00502521"/>
    <w:rsid w:val="0050300C"/>
    <w:rsid w:val="005031A8"/>
    <w:rsid w:val="00503261"/>
    <w:rsid w:val="0050336B"/>
    <w:rsid w:val="00504461"/>
    <w:rsid w:val="00504869"/>
    <w:rsid w:val="0050546C"/>
    <w:rsid w:val="00505AAC"/>
    <w:rsid w:val="00505E42"/>
    <w:rsid w:val="0050626B"/>
    <w:rsid w:val="005062E2"/>
    <w:rsid w:val="005069A2"/>
    <w:rsid w:val="00506A94"/>
    <w:rsid w:val="00507017"/>
    <w:rsid w:val="005075AE"/>
    <w:rsid w:val="00507806"/>
    <w:rsid w:val="00507D2C"/>
    <w:rsid w:val="00511334"/>
    <w:rsid w:val="00512015"/>
    <w:rsid w:val="00512200"/>
    <w:rsid w:val="00513809"/>
    <w:rsid w:val="00514DC1"/>
    <w:rsid w:val="0051536C"/>
    <w:rsid w:val="00515521"/>
    <w:rsid w:val="0051596E"/>
    <w:rsid w:val="005163F4"/>
    <w:rsid w:val="00516499"/>
    <w:rsid w:val="00516B45"/>
    <w:rsid w:val="00516E15"/>
    <w:rsid w:val="00516ED1"/>
    <w:rsid w:val="00516F94"/>
    <w:rsid w:val="005172ED"/>
    <w:rsid w:val="0051776A"/>
    <w:rsid w:val="00520F03"/>
    <w:rsid w:val="00521071"/>
    <w:rsid w:val="00521165"/>
    <w:rsid w:val="005215A5"/>
    <w:rsid w:val="005218C6"/>
    <w:rsid w:val="00521EC0"/>
    <w:rsid w:val="0052214D"/>
    <w:rsid w:val="00522562"/>
    <w:rsid w:val="005226D9"/>
    <w:rsid w:val="00522DD2"/>
    <w:rsid w:val="00524A88"/>
    <w:rsid w:val="00526435"/>
    <w:rsid w:val="00527266"/>
    <w:rsid w:val="00530A80"/>
    <w:rsid w:val="0053128D"/>
    <w:rsid w:val="005318EB"/>
    <w:rsid w:val="00531AE0"/>
    <w:rsid w:val="00532EC9"/>
    <w:rsid w:val="00533B1F"/>
    <w:rsid w:val="00534BA3"/>
    <w:rsid w:val="00536752"/>
    <w:rsid w:val="005368E1"/>
    <w:rsid w:val="0053785F"/>
    <w:rsid w:val="00537F07"/>
    <w:rsid w:val="0054058A"/>
    <w:rsid w:val="00540B9F"/>
    <w:rsid w:val="005416FF"/>
    <w:rsid w:val="005423B5"/>
    <w:rsid w:val="005425F3"/>
    <w:rsid w:val="005429BF"/>
    <w:rsid w:val="00543EEC"/>
    <w:rsid w:val="00543F18"/>
    <w:rsid w:val="00543F2B"/>
    <w:rsid w:val="005451DD"/>
    <w:rsid w:val="0054593E"/>
    <w:rsid w:val="00547E62"/>
    <w:rsid w:val="00550007"/>
    <w:rsid w:val="0055078E"/>
    <w:rsid w:val="00550882"/>
    <w:rsid w:val="005508C3"/>
    <w:rsid w:val="00551A50"/>
    <w:rsid w:val="00551CDE"/>
    <w:rsid w:val="00551E00"/>
    <w:rsid w:val="0055227D"/>
    <w:rsid w:val="00552F0D"/>
    <w:rsid w:val="005531BB"/>
    <w:rsid w:val="00553BB3"/>
    <w:rsid w:val="00554572"/>
    <w:rsid w:val="00554CE6"/>
    <w:rsid w:val="00554D62"/>
    <w:rsid w:val="0055667D"/>
    <w:rsid w:val="00557943"/>
    <w:rsid w:val="00560578"/>
    <w:rsid w:val="00560A7C"/>
    <w:rsid w:val="00561485"/>
    <w:rsid w:val="00563BDE"/>
    <w:rsid w:val="005644E2"/>
    <w:rsid w:val="005644EF"/>
    <w:rsid w:val="005645ED"/>
    <w:rsid w:val="00564FB9"/>
    <w:rsid w:val="0056517D"/>
    <w:rsid w:val="0056558F"/>
    <w:rsid w:val="005656B1"/>
    <w:rsid w:val="00566218"/>
    <w:rsid w:val="0056691C"/>
    <w:rsid w:val="00567757"/>
    <w:rsid w:val="00567ACE"/>
    <w:rsid w:val="00570614"/>
    <w:rsid w:val="0057062D"/>
    <w:rsid w:val="00570B13"/>
    <w:rsid w:val="00571422"/>
    <w:rsid w:val="005718F5"/>
    <w:rsid w:val="00571C17"/>
    <w:rsid w:val="00573B84"/>
    <w:rsid w:val="00575EAE"/>
    <w:rsid w:val="00576DAF"/>
    <w:rsid w:val="00577B20"/>
    <w:rsid w:val="00577BC1"/>
    <w:rsid w:val="00577E1A"/>
    <w:rsid w:val="005809DE"/>
    <w:rsid w:val="00580C44"/>
    <w:rsid w:val="005811A4"/>
    <w:rsid w:val="0058131C"/>
    <w:rsid w:val="00581B7A"/>
    <w:rsid w:val="005828A9"/>
    <w:rsid w:val="00582CF3"/>
    <w:rsid w:val="00582FDC"/>
    <w:rsid w:val="005830F1"/>
    <w:rsid w:val="00584A89"/>
    <w:rsid w:val="00584CD0"/>
    <w:rsid w:val="00585757"/>
    <w:rsid w:val="00585773"/>
    <w:rsid w:val="00586230"/>
    <w:rsid w:val="00586414"/>
    <w:rsid w:val="0058667A"/>
    <w:rsid w:val="005868B9"/>
    <w:rsid w:val="005903C9"/>
    <w:rsid w:val="005907C2"/>
    <w:rsid w:val="0059093F"/>
    <w:rsid w:val="0059202A"/>
    <w:rsid w:val="005924CB"/>
    <w:rsid w:val="005936B6"/>
    <w:rsid w:val="0059380F"/>
    <w:rsid w:val="00593B06"/>
    <w:rsid w:val="005942EB"/>
    <w:rsid w:val="00594B1E"/>
    <w:rsid w:val="00594EFB"/>
    <w:rsid w:val="00596083"/>
    <w:rsid w:val="00596CB5"/>
    <w:rsid w:val="00596EC8"/>
    <w:rsid w:val="00597C7C"/>
    <w:rsid w:val="005A09A6"/>
    <w:rsid w:val="005A0CE9"/>
    <w:rsid w:val="005A1737"/>
    <w:rsid w:val="005A1C64"/>
    <w:rsid w:val="005A266A"/>
    <w:rsid w:val="005A3076"/>
    <w:rsid w:val="005A421F"/>
    <w:rsid w:val="005A49A6"/>
    <w:rsid w:val="005A4AA2"/>
    <w:rsid w:val="005A5266"/>
    <w:rsid w:val="005A5B43"/>
    <w:rsid w:val="005A6A5C"/>
    <w:rsid w:val="005A7179"/>
    <w:rsid w:val="005A79E3"/>
    <w:rsid w:val="005A7C5E"/>
    <w:rsid w:val="005A7C90"/>
    <w:rsid w:val="005B07A5"/>
    <w:rsid w:val="005B0A81"/>
    <w:rsid w:val="005B103D"/>
    <w:rsid w:val="005B15CB"/>
    <w:rsid w:val="005B362E"/>
    <w:rsid w:val="005B3BB8"/>
    <w:rsid w:val="005B414C"/>
    <w:rsid w:val="005B5EF2"/>
    <w:rsid w:val="005B6030"/>
    <w:rsid w:val="005B64B6"/>
    <w:rsid w:val="005B6E50"/>
    <w:rsid w:val="005C0A0F"/>
    <w:rsid w:val="005C186E"/>
    <w:rsid w:val="005C24F9"/>
    <w:rsid w:val="005C5539"/>
    <w:rsid w:val="005C5DB7"/>
    <w:rsid w:val="005C6CDB"/>
    <w:rsid w:val="005C6F0B"/>
    <w:rsid w:val="005D0ECA"/>
    <w:rsid w:val="005D138F"/>
    <w:rsid w:val="005D16D5"/>
    <w:rsid w:val="005D26C7"/>
    <w:rsid w:val="005D2775"/>
    <w:rsid w:val="005D3176"/>
    <w:rsid w:val="005D3A44"/>
    <w:rsid w:val="005D3A8B"/>
    <w:rsid w:val="005D3CD8"/>
    <w:rsid w:val="005D3ECE"/>
    <w:rsid w:val="005D452A"/>
    <w:rsid w:val="005D5183"/>
    <w:rsid w:val="005D61A6"/>
    <w:rsid w:val="005D62A5"/>
    <w:rsid w:val="005D66CC"/>
    <w:rsid w:val="005D70BD"/>
    <w:rsid w:val="005D70E0"/>
    <w:rsid w:val="005E09AC"/>
    <w:rsid w:val="005E12A9"/>
    <w:rsid w:val="005E1BAA"/>
    <w:rsid w:val="005E30ED"/>
    <w:rsid w:val="005E3108"/>
    <w:rsid w:val="005E36E3"/>
    <w:rsid w:val="005E499C"/>
    <w:rsid w:val="005E4F7E"/>
    <w:rsid w:val="005E51D2"/>
    <w:rsid w:val="005E53B9"/>
    <w:rsid w:val="005E5E00"/>
    <w:rsid w:val="005F0070"/>
    <w:rsid w:val="005F0369"/>
    <w:rsid w:val="005F0865"/>
    <w:rsid w:val="005F1E24"/>
    <w:rsid w:val="005F27A7"/>
    <w:rsid w:val="005F2C11"/>
    <w:rsid w:val="005F3246"/>
    <w:rsid w:val="005F3FD7"/>
    <w:rsid w:val="005F4518"/>
    <w:rsid w:val="005F5750"/>
    <w:rsid w:val="005F6945"/>
    <w:rsid w:val="005F7E51"/>
    <w:rsid w:val="00600E32"/>
    <w:rsid w:val="0060141D"/>
    <w:rsid w:val="0060257F"/>
    <w:rsid w:val="00603AC5"/>
    <w:rsid w:val="0060441B"/>
    <w:rsid w:val="00604632"/>
    <w:rsid w:val="006048CD"/>
    <w:rsid w:val="00604B6F"/>
    <w:rsid w:val="0060501A"/>
    <w:rsid w:val="006055CF"/>
    <w:rsid w:val="00606034"/>
    <w:rsid w:val="00607110"/>
    <w:rsid w:val="0060717A"/>
    <w:rsid w:val="006076B9"/>
    <w:rsid w:val="0060771C"/>
    <w:rsid w:val="0060785E"/>
    <w:rsid w:val="00607869"/>
    <w:rsid w:val="006078FC"/>
    <w:rsid w:val="0061221E"/>
    <w:rsid w:val="00612371"/>
    <w:rsid w:val="006128B7"/>
    <w:rsid w:val="00612A10"/>
    <w:rsid w:val="00612A42"/>
    <w:rsid w:val="00613660"/>
    <w:rsid w:val="00614294"/>
    <w:rsid w:val="00614522"/>
    <w:rsid w:val="006150DC"/>
    <w:rsid w:val="00616773"/>
    <w:rsid w:val="00616E08"/>
    <w:rsid w:val="0061762C"/>
    <w:rsid w:val="00620255"/>
    <w:rsid w:val="00620B0A"/>
    <w:rsid w:val="00620B36"/>
    <w:rsid w:val="00620BB6"/>
    <w:rsid w:val="00621811"/>
    <w:rsid w:val="00621934"/>
    <w:rsid w:val="00621AD5"/>
    <w:rsid w:val="0062298C"/>
    <w:rsid w:val="00623983"/>
    <w:rsid w:val="00624046"/>
    <w:rsid w:val="00624ADF"/>
    <w:rsid w:val="00624D31"/>
    <w:rsid w:val="00626803"/>
    <w:rsid w:val="00626E5D"/>
    <w:rsid w:val="00627965"/>
    <w:rsid w:val="00627F6A"/>
    <w:rsid w:val="00634179"/>
    <w:rsid w:val="0063451C"/>
    <w:rsid w:val="00634552"/>
    <w:rsid w:val="00634A97"/>
    <w:rsid w:val="00634BFA"/>
    <w:rsid w:val="006355B3"/>
    <w:rsid w:val="0063564D"/>
    <w:rsid w:val="006360C2"/>
    <w:rsid w:val="00636538"/>
    <w:rsid w:val="00636662"/>
    <w:rsid w:val="006368E2"/>
    <w:rsid w:val="0063781E"/>
    <w:rsid w:val="00637B2E"/>
    <w:rsid w:val="0064050C"/>
    <w:rsid w:val="0064278D"/>
    <w:rsid w:val="00642B45"/>
    <w:rsid w:val="0064390E"/>
    <w:rsid w:val="0064525E"/>
    <w:rsid w:val="006457D4"/>
    <w:rsid w:val="00645AD3"/>
    <w:rsid w:val="00646CC5"/>
    <w:rsid w:val="0064718B"/>
    <w:rsid w:val="0064742B"/>
    <w:rsid w:val="006476EC"/>
    <w:rsid w:val="00647A3E"/>
    <w:rsid w:val="006500FF"/>
    <w:rsid w:val="006508CC"/>
    <w:rsid w:val="0065095C"/>
    <w:rsid w:val="006529F4"/>
    <w:rsid w:val="0065331F"/>
    <w:rsid w:val="006533BE"/>
    <w:rsid w:val="00653DD1"/>
    <w:rsid w:val="006545AB"/>
    <w:rsid w:val="00655135"/>
    <w:rsid w:val="00655545"/>
    <w:rsid w:val="00655874"/>
    <w:rsid w:val="00655A61"/>
    <w:rsid w:val="00655ABB"/>
    <w:rsid w:val="00655EA4"/>
    <w:rsid w:val="006567A4"/>
    <w:rsid w:val="006603BD"/>
    <w:rsid w:val="00660670"/>
    <w:rsid w:val="00663FCF"/>
    <w:rsid w:val="0066415E"/>
    <w:rsid w:val="00664728"/>
    <w:rsid w:val="00666FC9"/>
    <w:rsid w:val="00667F73"/>
    <w:rsid w:val="00672029"/>
    <w:rsid w:val="00672FEB"/>
    <w:rsid w:val="006733C0"/>
    <w:rsid w:val="006736C6"/>
    <w:rsid w:val="00673B0E"/>
    <w:rsid w:val="00674CF8"/>
    <w:rsid w:val="00675449"/>
    <w:rsid w:val="00675520"/>
    <w:rsid w:val="0067674A"/>
    <w:rsid w:val="006773DE"/>
    <w:rsid w:val="00680152"/>
    <w:rsid w:val="00681E94"/>
    <w:rsid w:val="00684521"/>
    <w:rsid w:val="00685570"/>
    <w:rsid w:val="006857FE"/>
    <w:rsid w:val="00686243"/>
    <w:rsid w:val="0068679C"/>
    <w:rsid w:val="00687CB6"/>
    <w:rsid w:val="0069026E"/>
    <w:rsid w:val="006925BC"/>
    <w:rsid w:val="00692771"/>
    <w:rsid w:val="0069279F"/>
    <w:rsid w:val="00693CAD"/>
    <w:rsid w:val="00695AAF"/>
    <w:rsid w:val="00695B73"/>
    <w:rsid w:val="00695E36"/>
    <w:rsid w:val="0069610B"/>
    <w:rsid w:val="0069698D"/>
    <w:rsid w:val="0069773A"/>
    <w:rsid w:val="00697BE0"/>
    <w:rsid w:val="006A018C"/>
    <w:rsid w:val="006A0C01"/>
    <w:rsid w:val="006A0C75"/>
    <w:rsid w:val="006A0D88"/>
    <w:rsid w:val="006A4AB8"/>
    <w:rsid w:val="006A4CB6"/>
    <w:rsid w:val="006A4D38"/>
    <w:rsid w:val="006A5466"/>
    <w:rsid w:val="006A5D7B"/>
    <w:rsid w:val="006A621A"/>
    <w:rsid w:val="006A6AEA"/>
    <w:rsid w:val="006A6C2C"/>
    <w:rsid w:val="006A6F75"/>
    <w:rsid w:val="006A6FF2"/>
    <w:rsid w:val="006A7F12"/>
    <w:rsid w:val="006B0C9F"/>
    <w:rsid w:val="006B1B5F"/>
    <w:rsid w:val="006B26BC"/>
    <w:rsid w:val="006B2C67"/>
    <w:rsid w:val="006B3367"/>
    <w:rsid w:val="006B3643"/>
    <w:rsid w:val="006B4B05"/>
    <w:rsid w:val="006B4E5A"/>
    <w:rsid w:val="006C0EC8"/>
    <w:rsid w:val="006C1111"/>
    <w:rsid w:val="006C1344"/>
    <w:rsid w:val="006C178B"/>
    <w:rsid w:val="006C1D2B"/>
    <w:rsid w:val="006C26E3"/>
    <w:rsid w:val="006C294E"/>
    <w:rsid w:val="006C36AD"/>
    <w:rsid w:val="006C5FC9"/>
    <w:rsid w:val="006C6696"/>
    <w:rsid w:val="006C6C0A"/>
    <w:rsid w:val="006C737E"/>
    <w:rsid w:val="006C749C"/>
    <w:rsid w:val="006C76A9"/>
    <w:rsid w:val="006C7AF0"/>
    <w:rsid w:val="006D07DE"/>
    <w:rsid w:val="006D19C3"/>
    <w:rsid w:val="006D2DE4"/>
    <w:rsid w:val="006D3441"/>
    <w:rsid w:val="006D375C"/>
    <w:rsid w:val="006D5DA2"/>
    <w:rsid w:val="006D68BB"/>
    <w:rsid w:val="006D6FEB"/>
    <w:rsid w:val="006D7295"/>
    <w:rsid w:val="006D75D0"/>
    <w:rsid w:val="006D774D"/>
    <w:rsid w:val="006E0BA5"/>
    <w:rsid w:val="006E1016"/>
    <w:rsid w:val="006E1555"/>
    <w:rsid w:val="006E28AB"/>
    <w:rsid w:val="006E349D"/>
    <w:rsid w:val="006E358B"/>
    <w:rsid w:val="006E3607"/>
    <w:rsid w:val="006E3A49"/>
    <w:rsid w:val="006E3B5B"/>
    <w:rsid w:val="006E45CB"/>
    <w:rsid w:val="006E4F20"/>
    <w:rsid w:val="006E5022"/>
    <w:rsid w:val="006E5BB3"/>
    <w:rsid w:val="006E6C36"/>
    <w:rsid w:val="006E6F31"/>
    <w:rsid w:val="006F0722"/>
    <w:rsid w:val="006F0EDE"/>
    <w:rsid w:val="006F1369"/>
    <w:rsid w:val="006F206A"/>
    <w:rsid w:val="006F290E"/>
    <w:rsid w:val="006F29BC"/>
    <w:rsid w:val="006F2F05"/>
    <w:rsid w:val="006F3B51"/>
    <w:rsid w:val="006F4A9C"/>
    <w:rsid w:val="006F4E35"/>
    <w:rsid w:val="006F5945"/>
    <w:rsid w:val="006F5F3E"/>
    <w:rsid w:val="006F6AAB"/>
    <w:rsid w:val="006F7839"/>
    <w:rsid w:val="006F7A8F"/>
    <w:rsid w:val="0070160E"/>
    <w:rsid w:val="00704388"/>
    <w:rsid w:val="00704440"/>
    <w:rsid w:val="00704684"/>
    <w:rsid w:val="00704C7A"/>
    <w:rsid w:val="00704ED9"/>
    <w:rsid w:val="00705143"/>
    <w:rsid w:val="00710B3B"/>
    <w:rsid w:val="00710DC5"/>
    <w:rsid w:val="00711D77"/>
    <w:rsid w:val="00711FB1"/>
    <w:rsid w:val="0071208D"/>
    <w:rsid w:val="0071226E"/>
    <w:rsid w:val="007124C7"/>
    <w:rsid w:val="007129DE"/>
    <w:rsid w:val="00712EF5"/>
    <w:rsid w:val="00713434"/>
    <w:rsid w:val="007136E5"/>
    <w:rsid w:val="00715CA2"/>
    <w:rsid w:val="007167A9"/>
    <w:rsid w:val="00717775"/>
    <w:rsid w:val="00720D2D"/>
    <w:rsid w:val="00721D50"/>
    <w:rsid w:val="00722203"/>
    <w:rsid w:val="00722FDC"/>
    <w:rsid w:val="00723122"/>
    <w:rsid w:val="00723DA1"/>
    <w:rsid w:val="00725178"/>
    <w:rsid w:val="00725844"/>
    <w:rsid w:val="00726C8A"/>
    <w:rsid w:val="00726D72"/>
    <w:rsid w:val="00727777"/>
    <w:rsid w:val="007278F0"/>
    <w:rsid w:val="00727F6B"/>
    <w:rsid w:val="007300C2"/>
    <w:rsid w:val="007307EE"/>
    <w:rsid w:val="00730E67"/>
    <w:rsid w:val="007315D5"/>
    <w:rsid w:val="00731AF1"/>
    <w:rsid w:val="007324FD"/>
    <w:rsid w:val="007329CF"/>
    <w:rsid w:val="00732A39"/>
    <w:rsid w:val="00732F29"/>
    <w:rsid w:val="007339EB"/>
    <w:rsid w:val="00735FE9"/>
    <w:rsid w:val="0073726F"/>
    <w:rsid w:val="00737BB6"/>
    <w:rsid w:val="00737BCB"/>
    <w:rsid w:val="007424C5"/>
    <w:rsid w:val="0074517B"/>
    <w:rsid w:val="00746732"/>
    <w:rsid w:val="00746ECE"/>
    <w:rsid w:val="0074701B"/>
    <w:rsid w:val="00747397"/>
    <w:rsid w:val="0075035E"/>
    <w:rsid w:val="00750BA1"/>
    <w:rsid w:val="00750C14"/>
    <w:rsid w:val="00750D13"/>
    <w:rsid w:val="00751011"/>
    <w:rsid w:val="0075118C"/>
    <w:rsid w:val="00751754"/>
    <w:rsid w:val="007525E6"/>
    <w:rsid w:val="00752920"/>
    <w:rsid w:val="00752D48"/>
    <w:rsid w:val="007538DA"/>
    <w:rsid w:val="00754BC8"/>
    <w:rsid w:val="00754ED0"/>
    <w:rsid w:val="0075568A"/>
    <w:rsid w:val="0075600B"/>
    <w:rsid w:val="0075712C"/>
    <w:rsid w:val="00757943"/>
    <w:rsid w:val="0076019F"/>
    <w:rsid w:val="007608D4"/>
    <w:rsid w:val="00760BBD"/>
    <w:rsid w:val="00761202"/>
    <w:rsid w:val="00761B54"/>
    <w:rsid w:val="00761ECE"/>
    <w:rsid w:val="00762F1C"/>
    <w:rsid w:val="00764727"/>
    <w:rsid w:val="00764C49"/>
    <w:rsid w:val="00764E89"/>
    <w:rsid w:val="0076546C"/>
    <w:rsid w:val="00766A79"/>
    <w:rsid w:val="00766D43"/>
    <w:rsid w:val="007670FF"/>
    <w:rsid w:val="0076712F"/>
    <w:rsid w:val="00767728"/>
    <w:rsid w:val="0077061D"/>
    <w:rsid w:val="0077137E"/>
    <w:rsid w:val="00771876"/>
    <w:rsid w:val="0077203D"/>
    <w:rsid w:val="007736D6"/>
    <w:rsid w:val="0077473F"/>
    <w:rsid w:val="00774856"/>
    <w:rsid w:val="00775051"/>
    <w:rsid w:val="00776170"/>
    <w:rsid w:val="00776851"/>
    <w:rsid w:val="00776F4B"/>
    <w:rsid w:val="00777CF2"/>
    <w:rsid w:val="007800DC"/>
    <w:rsid w:val="00781574"/>
    <w:rsid w:val="007815B8"/>
    <w:rsid w:val="00781A2F"/>
    <w:rsid w:val="00783516"/>
    <w:rsid w:val="00783897"/>
    <w:rsid w:val="00783DBA"/>
    <w:rsid w:val="00783EBD"/>
    <w:rsid w:val="0078401A"/>
    <w:rsid w:val="007842A6"/>
    <w:rsid w:val="00785146"/>
    <w:rsid w:val="00785195"/>
    <w:rsid w:val="00786DBC"/>
    <w:rsid w:val="007903EE"/>
    <w:rsid w:val="007909B5"/>
    <w:rsid w:val="007909D0"/>
    <w:rsid w:val="00790B21"/>
    <w:rsid w:val="007925ED"/>
    <w:rsid w:val="00792CE8"/>
    <w:rsid w:val="00793016"/>
    <w:rsid w:val="00793A40"/>
    <w:rsid w:val="00793AED"/>
    <w:rsid w:val="00794596"/>
    <w:rsid w:val="00794B92"/>
    <w:rsid w:val="00794D5A"/>
    <w:rsid w:val="00795C1D"/>
    <w:rsid w:val="00795E6A"/>
    <w:rsid w:val="00795F3B"/>
    <w:rsid w:val="00796144"/>
    <w:rsid w:val="00797D0E"/>
    <w:rsid w:val="007A01BD"/>
    <w:rsid w:val="007A1862"/>
    <w:rsid w:val="007A5896"/>
    <w:rsid w:val="007A591E"/>
    <w:rsid w:val="007A5AF5"/>
    <w:rsid w:val="007A65A5"/>
    <w:rsid w:val="007A7D48"/>
    <w:rsid w:val="007B0797"/>
    <w:rsid w:val="007B100F"/>
    <w:rsid w:val="007B2DA6"/>
    <w:rsid w:val="007B319B"/>
    <w:rsid w:val="007B389D"/>
    <w:rsid w:val="007B514C"/>
    <w:rsid w:val="007B74C2"/>
    <w:rsid w:val="007B780A"/>
    <w:rsid w:val="007B7FD7"/>
    <w:rsid w:val="007C104B"/>
    <w:rsid w:val="007C2A94"/>
    <w:rsid w:val="007C2B93"/>
    <w:rsid w:val="007C2FBD"/>
    <w:rsid w:val="007C4C47"/>
    <w:rsid w:val="007C62DB"/>
    <w:rsid w:val="007C68EE"/>
    <w:rsid w:val="007D043E"/>
    <w:rsid w:val="007D0CB5"/>
    <w:rsid w:val="007D147C"/>
    <w:rsid w:val="007D19CA"/>
    <w:rsid w:val="007D3FAC"/>
    <w:rsid w:val="007D42E3"/>
    <w:rsid w:val="007D4D03"/>
    <w:rsid w:val="007D59E9"/>
    <w:rsid w:val="007E0017"/>
    <w:rsid w:val="007E02CD"/>
    <w:rsid w:val="007E2047"/>
    <w:rsid w:val="007E253D"/>
    <w:rsid w:val="007E2D5B"/>
    <w:rsid w:val="007E5907"/>
    <w:rsid w:val="007E6202"/>
    <w:rsid w:val="007E6732"/>
    <w:rsid w:val="007E685C"/>
    <w:rsid w:val="007E7032"/>
    <w:rsid w:val="007F02AA"/>
    <w:rsid w:val="007F0BD9"/>
    <w:rsid w:val="007F0E4B"/>
    <w:rsid w:val="007F106F"/>
    <w:rsid w:val="007F170F"/>
    <w:rsid w:val="007F20A3"/>
    <w:rsid w:val="007F2AA5"/>
    <w:rsid w:val="007F3606"/>
    <w:rsid w:val="007F36DC"/>
    <w:rsid w:val="007F4739"/>
    <w:rsid w:val="007F478B"/>
    <w:rsid w:val="007F52AA"/>
    <w:rsid w:val="007F54AF"/>
    <w:rsid w:val="007F567D"/>
    <w:rsid w:val="007F6BE0"/>
    <w:rsid w:val="007F6DF8"/>
    <w:rsid w:val="007F7A31"/>
    <w:rsid w:val="00801427"/>
    <w:rsid w:val="00801FCF"/>
    <w:rsid w:val="00802CB2"/>
    <w:rsid w:val="00803224"/>
    <w:rsid w:val="00803384"/>
    <w:rsid w:val="0080367C"/>
    <w:rsid w:val="008038F3"/>
    <w:rsid w:val="008040E0"/>
    <w:rsid w:val="008044E1"/>
    <w:rsid w:val="00804602"/>
    <w:rsid w:val="008049D9"/>
    <w:rsid w:val="00804EB4"/>
    <w:rsid w:val="008053E8"/>
    <w:rsid w:val="00805930"/>
    <w:rsid w:val="00806391"/>
    <w:rsid w:val="0080737C"/>
    <w:rsid w:val="008074AF"/>
    <w:rsid w:val="00807820"/>
    <w:rsid w:val="0081061C"/>
    <w:rsid w:val="008114A7"/>
    <w:rsid w:val="00812CC9"/>
    <w:rsid w:val="0081315C"/>
    <w:rsid w:val="00813C40"/>
    <w:rsid w:val="00814E6B"/>
    <w:rsid w:val="008153C5"/>
    <w:rsid w:val="008155F9"/>
    <w:rsid w:val="0081718B"/>
    <w:rsid w:val="008176E1"/>
    <w:rsid w:val="00817F64"/>
    <w:rsid w:val="00817FDE"/>
    <w:rsid w:val="00820207"/>
    <w:rsid w:val="00821B2C"/>
    <w:rsid w:val="00821E50"/>
    <w:rsid w:val="00823038"/>
    <w:rsid w:val="008239A7"/>
    <w:rsid w:val="008242C7"/>
    <w:rsid w:val="00824D85"/>
    <w:rsid w:val="008251E8"/>
    <w:rsid w:val="00825ADF"/>
    <w:rsid w:val="00825BDD"/>
    <w:rsid w:val="00826367"/>
    <w:rsid w:val="00826F08"/>
    <w:rsid w:val="008278F1"/>
    <w:rsid w:val="00827B4A"/>
    <w:rsid w:val="00827D2A"/>
    <w:rsid w:val="00830A35"/>
    <w:rsid w:val="00830D78"/>
    <w:rsid w:val="00832156"/>
    <w:rsid w:val="0083218A"/>
    <w:rsid w:val="0083245F"/>
    <w:rsid w:val="008326F1"/>
    <w:rsid w:val="00832970"/>
    <w:rsid w:val="008332E2"/>
    <w:rsid w:val="00834434"/>
    <w:rsid w:val="008346A3"/>
    <w:rsid w:val="008351FA"/>
    <w:rsid w:val="00835672"/>
    <w:rsid w:val="008357C6"/>
    <w:rsid w:val="0083598E"/>
    <w:rsid w:val="00835E2D"/>
    <w:rsid w:val="00836437"/>
    <w:rsid w:val="00836727"/>
    <w:rsid w:val="00836866"/>
    <w:rsid w:val="008369AA"/>
    <w:rsid w:val="00836FC0"/>
    <w:rsid w:val="00837736"/>
    <w:rsid w:val="008400AC"/>
    <w:rsid w:val="0084070B"/>
    <w:rsid w:val="0084338F"/>
    <w:rsid w:val="00843831"/>
    <w:rsid w:val="00844E4C"/>
    <w:rsid w:val="0084510D"/>
    <w:rsid w:val="00845149"/>
    <w:rsid w:val="00845EC4"/>
    <w:rsid w:val="0084627E"/>
    <w:rsid w:val="00846675"/>
    <w:rsid w:val="00846DE9"/>
    <w:rsid w:val="00847A62"/>
    <w:rsid w:val="00847EF9"/>
    <w:rsid w:val="0085000B"/>
    <w:rsid w:val="0085165C"/>
    <w:rsid w:val="008518F1"/>
    <w:rsid w:val="00851A57"/>
    <w:rsid w:val="00852448"/>
    <w:rsid w:val="00852AFE"/>
    <w:rsid w:val="00853D03"/>
    <w:rsid w:val="008548B5"/>
    <w:rsid w:val="008551EB"/>
    <w:rsid w:val="00855637"/>
    <w:rsid w:val="0085626B"/>
    <w:rsid w:val="008568D2"/>
    <w:rsid w:val="00856A96"/>
    <w:rsid w:val="008604F4"/>
    <w:rsid w:val="00860832"/>
    <w:rsid w:val="00862F18"/>
    <w:rsid w:val="00863BF9"/>
    <w:rsid w:val="0086471B"/>
    <w:rsid w:val="00864F56"/>
    <w:rsid w:val="00865FBE"/>
    <w:rsid w:val="00866F6E"/>
    <w:rsid w:val="008679BA"/>
    <w:rsid w:val="00870215"/>
    <w:rsid w:val="008712C9"/>
    <w:rsid w:val="00871AB4"/>
    <w:rsid w:val="008721A3"/>
    <w:rsid w:val="0087250C"/>
    <w:rsid w:val="0087484D"/>
    <w:rsid w:val="00874C71"/>
    <w:rsid w:val="00875AD1"/>
    <w:rsid w:val="0087703B"/>
    <w:rsid w:val="00877EE7"/>
    <w:rsid w:val="00881103"/>
    <w:rsid w:val="0088186F"/>
    <w:rsid w:val="008842C4"/>
    <w:rsid w:val="00885AD9"/>
    <w:rsid w:val="00885D30"/>
    <w:rsid w:val="0088664B"/>
    <w:rsid w:val="00886AF8"/>
    <w:rsid w:val="00887FAD"/>
    <w:rsid w:val="00887FE3"/>
    <w:rsid w:val="00890CE4"/>
    <w:rsid w:val="00890DBB"/>
    <w:rsid w:val="00891160"/>
    <w:rsid w:val="00892C4A"/>
    <w:rsid w:val="008931A8"/>
    <w:rsid w:val="00893D10"/>
    <w:rsid w:val="008948A2"/>
    <w:rsid w:val="00894D16"/>
    <w:rsid w:val="008953DC"/>
    <w:rsid w:val="0089629F"/>
    <w:rsid w:val="0089692E"/>
    <w:rsid w:val="0089739F"/>
    <w:rsid w:val="008973D0"/>
    <w:rsid w:val="00897AFD"/>
    <w:rsid w:val="00897E97"/>
    <w:rsid w:val="008A01FA"/>
    <w:rsid w:val="008A0635"/>
    <w:rsid w:val="008A0876"/>
    <w:rsid w:val="008A196D"/>
    <w:rsid w:val="008A1B6B"/>
    <w:rsid w:val="008A290E"/>
    <w:rsid w:val="008A3009"/>
    <w:rsid w:val="008A359C"/>
    <w:rsid w:val="008A56D5"/>
    <w:rsid w:val="008A5E27"/>
    <w:rsid w:val="008A602B"/>
    <w:rsid w:val="008A69F0"/>
    <w:rsid w:val="008A6ADC"/>
    <w:rsid w:val="008B0A39"/>
    <w:rsid w:val="008B0CF8"/>
    <w:rsid w:val="008B0EA6"/>
    <w:rsid w:val="008B0FAC"/>
    <w:rsid w:val="008B13B6"/>
    <w:rsid w:val="008B2559"/>
    <w:rsid w:val="008B2B90"/>
    <w:rsid w:val="008B35ED"/>
    <w:rsid w:val="008B410F"/>
    <w:rsid w:val="008B4879"/>
    <w:rsid w:val="008B4B97"/>
    <w:rsid w:val="008B52E1"/>
    <w:rsid w:val="008B6656"/>
    <w:rsid w:val="008C0305"/>
    <w:rsid w:val="008C0E28"/>
    <w:rsid w:val="008C1660"/>
    <w:rsid w:val="008C2E50"/>
    <w:rsid w:val="008C30B0"/>
    <w:rsid w:val="008C3646"/>
    <w:rsid w:val="008C38A9"/>
    <w:rsid w:val="008C40A3"/>
    <w:rsid w:val="008C5C09"/>
    <w:rsid w:val="008C6109"/>
    <w:rsid w:val="008C6BF7"/>
    <w:rsid w:val="008C780F"/>
    <w:rsid w:val="008D0265"/>
    <w:rsid w:val="008D03A1"/>
    <w:rsid w:val="008D1670"/>
    <w:rsid w:val="008D2720"/>
    <w:rsid w:val="008D4AA8"/>
    <w:rsid w:val="008D4B97"/>
    <w:rsid w:val="008D62E0"/>
    <w:rsid w:val="008D6638"/>
    <w:rsid w:val="008D7499"/>
    <w:rsid w:val="008E078B"/>
    <w:rsid w:val="008E1DD1"/>
    <w:rsid w:val="008E235F"/>
    <w:rsid w:val="008E3230"/>
    <w:rsid w:val="008E3F86"/>
    <w:rsid w:val="008E416D"/>
    <w:rsid w:val="008E48F0"/>
    <w:rsid w:val="008E4F63"/>
    <w:rsid w:val="008E520F"/>
    <w:rsid w:val="008E55E6"/>
    <w:rsid w:val="008E5CAE"/>
    <w:rsid w:val="008E5E02"/>
    <w:rsid w:val="008E62AB"/>
    <w:rsid w:val="008E65B8"/>
    <w:rsid w:val="008E776F"/>
    <w:rsid w:val="008F0336"/>
    <w:rsid w:val="008F28C7"/>
    <w:rsid w:val="008F3065"/>
    <w:rsid w:val="008F431A"/>
    <w:rsid w:val="008F4B3F"/>
    <w:rsid w:val="008F662A"/>
    <w:rsid w:val="008F66D1"/>
    <w:rsid w:val="008F704D"/>
    <w:rsid w:val="009007FB"/>
    <w:rsid w:val="00900B34"/>
    <w:rsid w:val="00900D6C"/>
    <w:rsid w:val="009013D4"/>
    <w:rsid w:val="00901574"/>
    <w:rsid w:val="00901693"/>
    <w:rsid w:val="00901B34"/>
    <w:rsid w:val="00901BDE"/>
    <w:rsid w:val="009020DE"/>
    <w:rsid w:val="00904F53"/>
    <w:rsid w:val="0090516F"/>
    <w:rsid w:val="00905584"/>
    <w:rsid w:val="00906720"/>
    <w:rsid w:val="009076E3"/>
    <w:rsid w:val="00910016"/>
    <w:rsid w:val="0091031A"/>
    <w:rsid w:val="0091062F"/>
    <w:rsid w:val="009116F4"/>
    <w:rsid w:val="0091202B"/>
    <w:rsid w:val="00912F34"/>
    <w:rsid w:val="00913F80"/>
    <w:rsid w:val="009152B1"/>
    <w:rsid w:val="009156A3"/>
    <w:rsid w:val="009162B7"/>
    <w:rsid w:val="0091660E"/>
    <w:rsid w:val="00916A9D"/>
    <w:rsid w:val="009170CB"/>
    <w:rsid w:val="00917A04"/>
    <w:rsid w:val="00917EFC"/>
    <w:rsid w:val="00920C7A"/>
    <w:rsid w:val="00923989"/>
    <w:rsid w:val="00924494"/>
    <w:rsid w:val="009250DF"/>
    <w:rsid w:val="009255BE"/>
    <w:rsid w:val="00926064"/>
    <w:rsid w:val="00926BC0"/>
    <w:rsid w:val="00926ED5"/>
    <w:rsid w:val="0092777D"/>
    <w:rsid w:val="009277E5"/>
    <w:rsid w:val="00927E04"/>
    <w:rsid w:val="00930C39"/>
    <w:rsid w:val="00930ECB"/>
    <w:rsid w:val="009311A0"/>
    <w:rsid w:val="009313FD"/>
    <w:rsid w:val="0093150A"/>
    <w:rsid w:val="00932BC6"/>
    <w:rsid w:val="00933C28"/>
    <w:rsid w:val="0093422E"/>
    <w:rsid w:val="00934813"/>
    <w:rsid w:val="00934D0C"/>
    <w:rsid w:val="00936727"/>
    <w:rsid w:val="00936A6C"/>
    <w:rsid w:val="00937262"/>
    <w:rsid w:val="009403E2"/>
    <w:rsid w:val="00941185"/>
    <w:rsid w:val="0094201C"/>
    <w:rsid w:val="00942075"/>
    <w:rsid w:val="0094286F"/>
    <w:rsid w:val="00943C2A"/>
    <w:rsid w:val="00943EB5"/>
    <w:rsid w:val="00943F45"/>
    <w:rsid w:val="009443C7"/>
    <w:rsid w:val="00945D50"/>
    <w:rsid w:val="00946206"/>
    <w:rsid w:val="00946B86"/>
    <w:rsid w:val="00947B05"/>
    <w:rsid w:val="00950FF7"/>
    <w:rsid w:val="00951585"/>
    <w:rsid w:val="009525AC"/>
    <w:rsid w:val="00952D90"/>
    <w:rsid w:val="009534C0"/>
    <w:rsid w:val="00953C59"/>
    <w:rsid w:val="00953DEC"/>
    <w:rsid w:val="009549CA"/>
    <w:rsid w:val="00954E14"/>
    <w:rsid w:val="0095532B"/>
    <w:rsid w:val="0095533F"/>
    <w:rsid w:val="00956184"/>
    <w:rsid w:val="00956A3C"/>
    <w:rsid w:val="00957297"/>
    <w:rsid w:val="009572D7"/>
    <w:rsid w:val="00957342"/>
    <w:rsid w:val="00957886"/>
    <w:rsid w:val="00957A61"/>
    <w:rsid w:val="00960C39"/>
    <w:rsid w:val="009612DB"/>
    <w:rsid w:val="00962270"/>
    <w:rsid w:val="00962D47"/>
    <w:rsid w:val="0096344B"/>
    <w:rsid w:val="00963B84"/>
    <w:rsid w:val="00964061"/>
    <w:rsid w:val="00964EB3"/>
    <w:rsid w:val="009652D4"/>
    <w:rsid w:val="00965831"/>
    <w:rsid w:val="009661BB"/>
    <w:rsid w:val="009675F4"/>
    <w:rsid w:val="009676AB"/>
    <w:rsid w:val="00967863"/>
    <w:rsid w:val="00967FA7"/>
    <w:rsid w:val="00970D93"/>
    <w:rsid w:val="009715C0"/>
    <w:rsid w:val="009716A0"/>
    <w:rsid w:val="009725C9"/>
    <w:rsid w:val="00972AEE"/>
    <w:rsid w:val="00972F7C"/>
    <w:rsid w:val="0097394C"/>
    <w:rsid w:val="00973FD4"/>
    <w:rsid w:val="00974E8D"/>
    <w:rsid w:val="00975019"/>
    <w:rsid w:val="0097569E"/>
    <w:rsid w:val="009758FA"/>
    <w:rsid w:val="00976890"/>
    <w:rsid w:val="00976920"/>
    <w:rsid w:val="009770B5"/>
    <w:rsid w:val="009777C8"/>
    <w:rsid w:val="00980847"/>
    <w:rsid w:val="0098104E"/>
    <w:rsid w:val="009811FA"/>
    <w:rsid w:val="0098173C"/>
    <w:rsid w:val="00982398"/>
    <w:rsid w:val="00983B42"/>
    <w:rsid w:val="00984519"/>
    <w:rsid w:val="00984860"/>
    <w:rsid w:val="0098527D"/>
    <w:rsid w:val="009856B2"/>
    <w:rsid w:val="0098676B"/>
    <w:rsid w:val="00990818"/>
    <w:rsid w:val="0099145B"/>
    <w:rsid w:val="00991B89"/>
    <w:rsid w:val="00992C92"/>
    <w:rsid w:val="009932FA"/>
    <w:rsid w:val="00995892"/>
    <w:rsid w:val="00996769"/>
    <w:rsid w:val="00996B37"/>
    <w:rsid w:val="00997621"/>
    <w:rsid w:val="00997C77"/>
    <w:rsid w:val="009A12D8"/>
    <w:rsid w:val="009A14DA"/>
    <w:rsid w:val="009A1A8E"/>
    <w:rsid w:val="009A2083"/>
    <w:rsid w:val="009A2793"/>
    <w:rsid w:val="009A32FC"/>
    <w:rsid w:val="009A37B0"/>
    <w:rsid w:val="009A4640"/>
    <w:rsid w:val="009A5014"/>
    <w:rsid w:val="009A6157"/>
    <w:rsid w:val="009A6659"/>
    <w:rsid w:val="009B0C6C"/>
    <w:rsid w:val="009B0FE5"/>
    <w:rsid w:val="009B162D"/>
    <w:rsid w:val="009B1737"/>
    <w:rsid w:val="009B1A42"/>
    <w:rsid w:val="009B1C4A"/>
    <w:rsid w:val="009B21DB"/>
    <w:rsid w:val="009B2853"/>
    <w:rsid w:val="009B3D03"/>
    <w:rsid w:val="009B5EDC"/>
    <w:rsid w:val="009B5F9D"/>
    <w:rsid w:val="009B67DB"/>
    <w:rsid w:val="009B6D95"/>
    <w:rsid w:val="009B7380"/>
    <w:rsid w:val="009B7F0D"/>
    <w:rsid w:val="009C1D4C"/>
    <w:rsid w:val="009C1DE0"/>
    <w:rsid w:val="009C1EEE"/>
    <w:rsid w:val="009C427E"/>
    <w:rsid w:val="009C4658"/>
    <w:rsid w:val="009C4C00"/>
    <w:rsid w:val="009C6454"/>
    <w:rsid w:val="009C64C4"/>
    <w:rsid w:val="009C7F3F"/>
    <w:rsid w:val="009C7F92"/>
    <w:rsid w:val="009D0046"/>
    <w:rsid w:val="009D155D"/>
    <w:rsid w:val="009D25D2"/>
    <w:rsid w:val="009D2B2F"/>
    <w:rsid w:val="009D35B2"/>
    <w:rsid w:val="009D3646"/>
    <w:rsid w:val="009D3750"/>
    <w:rsid w:val="009D49D7"/>
    <w:rsid w:val="009D626D"/>
    <w:rsid w:val="009D6458"/>
    <w:rsid w:val="009D7003"/>
    <w:rsid w:val="009D76EC"/>
    <w:rsid w:val="009E0266"/>
    <w:rsid w:val="009E0453"/>
    <w:rsid w:val="009E0CA5"/>
    <w:rsid w:val="009E12D4"/>
    <w:rsid w:val="009E24C6"/>
    <w:rsid w:val="009E28BA"/>
    <w:rsid w:val="009E2CF1"/>
    <w:rsid w:val="009E3018"/>
    <w:rsid w:val="009E322A"/>
    <w:rsid w:val="009E5D63"/>
    <w:rsid w:val="009E5FB3"/>
    <w:rsid w:val="009E6881"/>
    <w:rsid w:val="009E6FE2"/>
    <w:rsid w:val="009E7367"/>
    <w:rsid w:val="009E744D"/>
    <w:rsid w:val="009E7566"/>
    <w:rsid w:val="009E7780"/>
    <w:rsid w:val="009E7887"/>
    <w:rsid w:val="009E7A98"/>
    <w:rsid w:val="009F11EF"/>
    <w:rsid w:val="009F197F"/>
    <w:rsid w:val="009F2DDD"/>
    <w:rsid w:val="009F2F84"/>
    <w:rsid w:val="009F3123"/>
    <w:rsid w:val="009F417E"/>
    <w:rsid w:val="009F60E0"/>
    <w:rsid w:val="009F68D1"/>
    <w:rsid w:val="009F70BE"/>
    <w:rsid w:val="009F775E"/>
    <w:rsid w:val="009F7C68"/>
    <w:rsid w:val="00A00BEF"/>
    <w:rsid w:val="00A00D18"/>
    <w:rsid w:val="00A02999"/>
    <w:rsid w:val="00A0313E"/>
    <w:rsid w:val="00A03586"/>
    <w:rsid w:val="00A04113"/>
    <w:rsid w:val="00A0438B"/>
    <w:rsid w:val="00A04761"/>
    <w:rsid w:val="00A04F66"/>
    <w:rsid w:val="00A05788"/>
    <w:rsid w:val="00A058C3"/>
    <w:rsid w:val="00A05D27"/>
    <w:rsid w:val="00A05F21"/>
    <w:rsid w:val="00A0666B"/>
    <w:rsid w:val="00A06B46"/>
    <w:rsid w:val="00A06D59"/>
    <w:rsid w:val="00A07241"/>
    <w:rsid w:val="00A0733A"/>
    <w:rsid w:val="00A10088"/>
    <w:rsid w:val="00A115FD"/>
    <w:rsid w:val="00A12DAB"/>
    <w:rsid w:val="00A13197"/>
    <w:rsid w:val="00A1408A"/>
    <w:rsid w:val="00A141F2"/>
    <w:rsid w:val="00A1430B"/>
    <w:rsid w:val="00A14D69"/>
    <w:rsid w:val="00A158AE"/>
    <w:rsid w:val="00A15BBD"/>
    <w:rsid w:val="00A16612"/>
    <w:rsid w:val="00A16890"/>
    <w:rsid w:val="00A179E7"/>
    <w:rsid w:val="00A20745"/>
    <w:rsid w:val="00A21080"/>
    <w:rsid w:val="00A223AB"/>
    <w:rsid w:val="00A244D4"/>
    <w:rsid w:val="00A24688"/>
    <w:rsid w:val="00A24BFF"/>
    <w:rsid w:val="00A24F78"/>
    <w:rsid w:val="00A25639"/>
    <w:rsid w:val="00A26C23"/>
    <w:rsid w:val="00A307F2"/>
    <w:rsid w:val="00A30A27"/>
    <w:rsid w:val="00A30B55"/>
    <w:rsid w:val="00A30BD4"/>
    <w:rsid w:val="00A31633"/>
    <w:rsid w:val="00A33103"/>
    <w:rsid w:val="00A34BDA"/>
    <w:rsid w:val="00A34F2D"/>
    <w:rsid w:val="00A35E19"/>
    <w:rsid w:val="00A35F9E"/>
    <w:rsid w:val="00A36BF5"/>
    <w:rsid w:val="00A37A04"/>
    <w:rsid w:val="00A37A2F"/>
    <w:rsid w:val="00A41C51"/>
    <w:rsid w:val="00A4227B"/>
    <w:rsid w:val="00A424D8"/>
    <w:rsid w:val="00A42BA7"/>
    <w:rsid w:val="00A42CFA"/>
    <w:rsid w:val="00A4409C"/>
    <w:rsid w:val="00A4552F"/>
    <w:rsid w:val="00A45D08"/>
    <w:rsid w:val="00A47148"/>
    <w:rsid w:val="00A47188"/>
    <w:rsid w:val="00A50081"/>
    <w:rsid w:val="00A5016D"/>
    <w:rsid w:val="00A5035D"/>
    <w:rsid w:val="00A51145"/>
    <w:rsid w:val="00A518AA"/>
    <w:rsid w:val="00A52152"/>
    <w:rsid w:val="00A522EE"/>
    <w:rsid w:val="00A52657"/>
    <w:rsid w:val="00A541BB"/>
    <w:rsid w:val="00A545D0"/>
    <w:rsid w:val="00A547EE"/>
    <w:rsid w:val="00A54EAA"/>
    <w:rsid w:val="00A54F1C"/>
    <w:rsid w:val="00A5526B"/>
    <w:rsid w:val="00A5605D"/>
    <w:rsid w:val="00A56BA3"/>
    <w:rsid w:val="00A60394"/>
    <w:rsid w:val="00A60BD4"/>
    <w:rsid w:val="00A60F14"/>
    <w:rsid w:val="00A639D8"/>
    <w:rsid w:val="00A63B86"/>
    <w:rsid w:val="00A658B1"/>
    <w:rsid w:val="00A66B7D"/>
    <w:rsid w:val="00A670BF"/>
    <w:rsid w:val="00A676EE"/>
    <w:rsid w:val="00A67D30"/>
    <w:rsid w:val="00A703E5"/>
    <w:rsid w:val="00A71D08"/>
    <w:rsid w:val="00A727C0"/>
    <w:rsid w:val="00A7335F"/>
    <w:rsid w:val="00A73B80"/>
    <w:rsid w:val="00A74327"/>
    <w:rsid w:val="00A75066"/>
    <w:rsid w:val="00A75EF2"/>
    <w:rsid w:val="00A76714"/>
    <w:rsid w:val="00A771B2"/>
    <w:rsid w:val="00A7759C"/>
    <w:rsid w:val="00A77736"/>
    <w:rsid w:val="00A777E5"/>
    <w:rsid w:val="00A77CE6"/>
    <w:rsid w:val="00A80D50"/>
    <w:rsid w:val="00A80E0C"/>
    <w:rsid w:val="00A80FD5"/>
    <w:rsid w:val="00A815C3"/>
    <w:rsid w:val="00A818F1"/>
    <w:rsid w:val="00A81BD0"/>
    <w:rsid w:val="00A820FF"/>
    <w:rsid w:val="00A8228E"/>
    <w:rsid w:val="00A82737"/>
    <w:rsid w:val="00A82EA9"/>
    <w:rsid w:val="00A844CE"/>
    <w:rsid w:val="00A84614"/>
    <w:rsid w:val="00A84A6A"/>
    <w:rsid w:val="00A84C97"/>
    <w:rsid w:val="00A861A2"/>
    <w:rsid w:val="00A861F5"/>
    <w:rsid w:val="00A86292"/>
    <w:rsid w:val="00A866CF"/>
    <w:rsid w:val="00A86F26"/>
    <w:rsid w:val="00A8717F"/>
    <w:rsid w:val="00A87448"/>
    <w:rsid w:val="00A90208"/>
    <w:rsid w:val="00A909F8"/>
    <w:rsid w:val="00A9147A"/>
    <w:rsid w:val="00A92ADB"/>
    <w:rsid w:val="00A94481"/>
    <w:rsid w:val="00A9488D"/>
    <w:rsid w:val="00A94DFA"/>
    <w:rsid w:val="00A94F16"/>
    <w:rsid w:val="00A95028"/>
    <w:rsid w:val="00A95A1C"/>
    <w:rsid w:val="00A95D9E"/>
    <w:rsid w:val="00A9647C"/>
    <w:rsid w:val="00A978C3"/>
    <w:rsid w:val="00A97CFE"/>
    <w:rsid w:val="00A97DC2"/>
    <w:rsid w:val="00AA038D"/>
    <w:rsid w:val="00AA253F"/>
    <w:rsid w:val="00AA29F7"/>
    <w:rsid w:val="00AA2CF4"/>
    <w:rsid w:val="00AA2F46"/>
    <w:rsid w:val="00AA443D"/>
    <w:rsid w:val="00AA4A44"/>
    <w:rsid w:val="00AA4F11"/>
    <w:rsid w:val="00AA501C"/>
    <w:rsid w:val="00AA5E7D"/>
    <w:rsid w:val="00AA6684"/>
    <w:rsid w:val="00AA7109"/>
    <w:rsid w:val="00AB0500"/>
    <w:rsid w:val="00AB0AC3"/>
    <w:rsid w:val="00AB2373"/>
    <w:rsid w:val="00AB2F9A"/>
    <w:rsid w:val="00AB342A"/>
    <w:rsid w:val="00AB3EDC"/>
    <w:rsid w:val="00AB4515"/>
    <w:rsid w:val="00AB52A4"/>
    <w:rsid w:val="00AB564D"/>
    <w:rsid w:val="00AB5A1A"/>
    <w:rsid w:val="00AB685E"/>
    <w:rsid w:val="00AB68FF"/>
    <w:rsid w:val="00AB6AD1"/>
    <w:rsid w:val="00AB6EFA"/>
    <w:rsid w:val="00AB72E1"/>
    <w:rsid w:val="00AC054B"/>
    <w:rsid w:val="00AC0C44"/>
    <w:rsid w:val="00AC0F9E"/>
    <w:rsid w:val="00AC1BAB"/>
    <w:rsid w:val="00AC20E6"/>
    <w:rsid w:val="00AC211D"/>
    <w:rsid w:val="00AC3B47"/>
    <w:rsid w:val="00AC40B4"/>
    <w:rsid w:val="00AC4335"/>
    <w:rsid w:val="00AC49E3"/>
    <w:rsid w:val="00AC77D0"/>
    <w:rsid w:val="00AC7E07"/>
    <w:rsid w:val="00AD01AE"/>
    <w:rsid w:val="00AD1482"/>
    <w:rsid w:val="00AD149A"/>
    <w:rsid w:val="00AD1C58"/>
    <w:rsid w:val="00AD1FD8"/>
    <w:rsid w:val="00AD3D67"/>
    <w:rsid w:val="00AD4585"/>
    <w:rsid w:val="00AD45D6"/>
    <w:rsid w:val="00AD4605"/>
    <w:rsid w:val="00AD4AF4"/>
    <w:rsid w:val="00AD514A"/>
    <w:rsid w:val="00AD5840"/>
    <w:rsid w:val="00AD7FB0"/>
    <w:rsid w:val="00AE0223"/>
    <w:rsid w:val="00AE16A7"/>
    <w:rsid w:val="00AE19F2"/>
    <w:rsid w:val="00AE1CD6"/>
    <w:rsid w:val="00AE2020"/>
    <w:rsid w:val="00AE20BD"/>
    <w:rsid w:val="00AE2BA2"/>
    <w:rsid w:val="00AE3BE9"/>
    <w:rsid w:val="00AE3CFA"/>
    <w:rsid w:val="00AE4E36"/>
    <w:rsid w:val="00AE534F"/>
    <w:rsid w:val="00AE57F3"/>
    <w:rsid w:val="00AE587E"/>
    <w:rsid w:val="00AE591A"/>
    <w:rsid w:val="00AE5C30"/>
    <w:rsid w:val="00AE6A00"/>
    <w:rsid w:val="00AE6ADB"/>
    <w:rsid w:val="00AE6D90"/>
    <w:rsid w:val="00AF0FF0"/>
    <w:rsid w:val="00AF271E"/>
    <w:rsid w:val="00AF2A47"/>
    <w:rsid w:val="00AF3A8F"/>
    <w:rsid w:val="00AF4107"/>
    <w:rsid w:val="00AF45AD"/>
    <w:rsid w:val="00AF47D9"/>
    <w:rsid w:val="00AF62AB"/>
    <w:rsid w:val="00AF6424"/>
    <w:rsid w:val="00AF670E"/>
    <w:rsid w:val="00AF76EA"/>
    <w:rsid w:val="00B00012"/>
    <w:rsid w:val="00B0134E"/>
    <w:rsid w:val="00B0156F"/>
    <w:rsid w:val="00B02F93"/>
    <w:rsid w:val="00B039ED"/>
    <w:rsid w:val="00B039EE"/>
    <w:rsid w:val="00B04B24"/>
    <w:rsid w:val="00B0578B"/>
    <w:rsid w:val="00B059E1"/>
    <w:rsid w:val="00B07457"/>
    <w:rsid w:val="00B10735"/>
    <w:rsid w:val="00B11B33"/>
    <w:rsid w:val="00B11D3C"/>
    <w:rsid w:val="00B139DE"/>
    <w:rsid w:val="00B148D9"/>
    <w:rsid w:val="00B14901"/>
    <w:rsid w:val="00B14AD5"/>
    <w:rsid w:val="00B14B5E"/>
    <w:rsid w:val="00B1512D"/>
    <w:rsid w:val="00B15D55"/>
    <w:rsid w:val="00B1743F"/>
    <w:rsid w:val="00B1791C"/>
    <w:rsid w:val="00B17E43"/>
    <w:rsid w:val="00B2055F"/>
    <w:rsid w:val="00B21831"/>
    <w:rsid w:val="00B21BF1"/>
    <w:rsid w:val="00B22627"/>
    <w:rsid w:val="00B2298B"/>
    <w:rsid w:val="00B229B0"/>
    <w:rsid w:val="00B23728"/>
    <w:rsid w:val="00B24332"/>
    <w:rsid w:val="00B24FD2"/>
    <w:rsid w:val="00B25220"/>
    <w:rsid w:val="00B2567D"/>
    <w:rsid w:val="00B27FA9"/>
    <w:rsid w:val="00B307EC"/>
    <w:rsid w:val="00B30C13"/>
    <w:rsid w:val="00B327EC"/>
    <w:rsid w:val="00B32E73"/>
    <w:rsid w:val="00B33D81"/>
    <w:rsid w:val="00B35B11"/>
    <w:rsid w:val="00B35BCD"/>
    <w:rsid w:val="00B35F9D"/>
    <w:rsid w:val="00B35FD5"/>
    <w:rsid w:val="00B36327"/>
    <w:rsid w:val="00B36ADA"/>
    <w:rsid w:val="00B36E47"/>
    <w:rsid w:val="00B37274"/>
    <w:rsid w:val="00B37A64"/>
    <w:rsid w:val="00B37A8A"/>
    <w:rsid w:val="00B37DAB"/>
    <w:rsid w:val="00B37DC4"/>
    <w:rsid w:val="00B409E9"/>
    <w:rsid w:val="00B40C42"/>
    <w:rsid w:val="00B40EA1"/>
    <w:rsid w:val="00B42633"/>
    <w:rsid w:val="00B42C30"/>
    <w:rsid w:val="00B44AE5"/>
    <w:rsid w:val="00B4563C"/>
    <w:rsid w:val="00B45EC6"/>
    <w:rsid w:val="00B4677D"/>
    <w:rsid w:val="00B47B7A"/>
    <w:rsid w:val="00B47BB9"/>
    <w:rsid w:val="00B47F7F"/>
    <w:rsid w:val="00B506DE"/>
    <w:rsid w:val="00B509D1"/>
    <w:rsid w:val="00B50D50"/>
    <w:rsid w:val="00B50E42"/>
    <w:rsid w:val="00B53865"/>
    <w:rsid w:val="00B53DDE"/>
    <w:rsid w:val="00B54C31"/>
    <w:rsid w:val="00B55A3A"/>
    <w:rsid w:val="00B55BC7"/>
    <w:rsid w:val="00B5625B"/>
    <w:rsid w:val="00B56671"/>
    <w:rsid w:val="00B60A42"/>
    <w:rsid w:val="00B61BC3"/>
    <w:rsid w:val="00B620B8"/>
    <w:rsid w:val="00B638F9"/>
    <w:rsid w:val="00B6399D"/>
    <w:rsid w:val="00B6433E"/>
    <w:rsid w:val="00B6507B"/>
    <w:rsid w:val="00B6539E"/>
    <w:rsid w:val="00B65831"/>
    <w:rsid w:val="00B67C4B"/>
    <w:rsid w:val="00B70EBA"/>
    <w:rsid w:val="00B7343A"/>
    <w:rsid w:val="00B7354F"/>
    <w:rsid w:val="00B73A3C"/>
    <w:rsid w:val="00B73C46"/>
    <w:rsid w:val="00B74D10"/>
    <w:rsid w:val="00B75741"/>
    <w:rsid w:val="00B76214"/>
    <w:rsid w:val="00B76477"/>
    <w:rsid w:val="00B7676D"/>
    <w:rsid w:val="00B77CB1"/>
    <w:rsid w:val="00B77ED0"/>
    <w:rsid w:val="00B817A6"/>
    <w:rsid w:val="00B8202B"/>
    <w:rsid w:val="00B83C9E"/>
    <w:rsid w:val="00B83D2A"/>
    <w:rsid w:val="00B859B0"/>
    <w:rsid w:val="00B861FD"/>
    <w:rsid w:val="00B8646B"/>
    <w:rsid w:val="00B864C1"/>
    <w:rsid w:val="00B86928"/>
    <w:rsid w:val="00B86929"/>
    <w:rsid w:val="00B873C5"/>
    <w:rsid w:val="00B87600"/>
    <w:rsid w:val="00B877DA"/>
    <w:rsid w:val="00B87E95"/>
    <w:rsid w:val="00B904B0"/>
    <w:rsid w:val="00B91C17"/>
    <w:rsid w:val="00B91FAB"/>
    <w:rsid w:val="00B92314"/>
    <w:rsid w:val="00B92CAB"/>
    <w:rsid w:val="00B94C0B"/>
    <w:rsid w:val="00B957E4"/>
    <w:rsid w:val="00B95806"/>
    <w:rsid w:val="00B95CE0"/>
    <w:rsid w:val="00B95DBC"/>
    <w:rsid w:val="00B96EA0"/>
    <w:rsid w:val="00BA05BE"/>
    <w:rsid w:val="00BA1044"/>
    <w:rsid w:val="00BA1724"/>
    <w:rsid w:val="00BA189E"/>
    <w:rsid w:val="00BA356B"/>
    <w:rsid w:val="00BA3945"/>
    <w:rsid w:val="00BA3D07"/>
    <w:rsid w:val="00BA62E5"/>
    <w:rsid w:val="00BA6F68"/>
    <w:rsid w:val="00BA747B"/>
    <w:rsid w:val="00BA747D"/>
    <w:rsid w:val="00BA7DE8"/>
    <w:rsid w:val="00BB0A2D"/>
    <w:rsid w:val="00BB0A5B"/>
    <w:rsid w:val="00BB0B6A"/>
    <w:rsid w:val="00BB1FE5"/>
    <w:rsid w:val="00BB2D9B"/>
    <w:rsid w:val="00BB5312"/>
    <w:rsid w:val="00BB53C0"/>
    <w:rsid w:val="00BB54CF"/>
    <w:rsid w:val="00BB59FF"/>
    <w:rsid w:val="00BC09D6"/>
    <w:rsid w:val="00BC0C0C"/>
    <w:rsid w:val="00BC1ED0"/>
    <w:rsid w:val="00BC216B"/>
    <w:rsid w:val="00BC31F1"/>
    <w:rsid w:val="00BC3D17"/>
    <w:rsid w:val="00BC43B5"/>
    <w:rsid w:val="00BC4D9D"/>
    <w:rsid w:val="00BC572C"/>
    <w:rsid w:val="00BC58ED"/>
    <w:rsid w:val="00BC645D"/>
    <w:rsid w:val="00BC7C2E"/>
    <w:rsid w:val="00BC7F1F"/>
    <w:rsid w:val="00BD0196"/>
    <w:rsid w:val="00BD06BF"/>
    <w:rsid w:val="00BD109E"/>
    <w:rsid w:val="00BD290D"/>
    <w:rsid w:val="00BD38BA"/>
    <w:rsid w:val="00BD4CBA"/>
    <w:rsid w:val="00BD4D87"/>
    <w:rsid w:val="00BD4DCD"/>
    <w:rsid w:val="00BD4F6A"/>
    <w:rsid w:val="00BD5C36"/>
    <w:rsid w:val="00BD5CFC"/>
    <w:rsid w:val="00BD681C"/>
    <w:rsid w:val="00BD6D16"/>
    <w:rsid w:val="00BD6E57"/>
    <w:rsid w:val="00BD75A1"/>
    <w:rsid w:val="00BD7903"/>
    <w:rsid w:val="00BE06F3"/>
    <w:rsid w:val="00BE0A7F"/>
    <w:rsid w:val="00BE2C16"/>
    <w:rsid w:val="00BE3B7D"/>
    <w:rsid w:val="00BE5065"/>
    <w:rsid w:val="00BF08FF"/>
    <w:rsid w:val="00BF1C84"/>
    <w:rsid w:val="00BF2D15"/>
    <w:rsid w:val="00BF2EDB"/>
    <w:rsid w:val="00BF3162"/>
    <w:rsid w:val="00BF355D"/>
    <w:rsid w:val="00BF394B"/>
    <w:rsid w:val="00BF3BFA"/>
    <w:rsid w:val="00BF4716"/>
    <w:rsid w:val="00BF4782"/>
    <w:rsid w:val="00BF4999"/>
    <w:rsid w:val="00BF50BC"/>
    <w:rsid w:val="00BF5327"/>
    <w:rsid w:val="00BF5948"/>
    <w:rsid w:val="00BF6823"/>
    <w:rsid w:val="00BF69BC"/>
    <w:rsid w:val="00C00BAF"/>
    <w:rsid w:val="00C00D03"/>
    <w:rsid w:val="00C01DD6"/>
    <w:rsid w:val="00C01EBE"/>
    <w:rsid w:val="00C03120"/>
    <w:rsid w:val="00C033CB"/>
    <w:rsid w:val="00C034AC"/>
    <w:rsid w:val="00C05A54"/>
    <w:rsid w:val="00C07319"/>
    <w:rsid w:val="00C07A4F"/>
    <w:rsid w:val="00C10792"/>
    <w:rsid w:val="00C1137F"/>
    <w:rsid w:val="00C11E0C"/>
    <w:rsid w:val="00C1239C"/>
    <w:rsid w:val="00C127D4"/>
    <w:rsid w:val="00C12D93"/>
    <w:rsid w:val="00C13068"/>
    <w:rsid w:val="00C1492A"/>
    <w:rsid w:val="00C15889"/>
    <w:rsid w:val="00C16114"/>
    <w:rsid w:val="00C16A1D"/>
    <w:rsid w:val="00C16DE1"/>
    <w:rsid w:val="00C205D4"/>
    <w:rsid w:val="00C20625"/>
    <w:rsid w:val="00C215FD"/>
    <w:rsid w:val="00C22A51"/>
    <w:rsid w:val="00C22DCF"/>
    <w:rsid w:val="00C236B6"/>
    <w:rsid w:val="00C243F4"/>
    <w:rsid w:val="00C265D7"/>
    <w:rsid w:val="00C30985"/>
    <w:rsid w:val="00C30D29"/>
    <w:rsid w:val="00C313E3"/>
    <w:rsid w:val="00C321B1"/>
    <w:rsid w:val="00C3243F"/>
    <w:rsid w:val="00C32BD4"/>
    <w:rsid w:val="00C32E7B"/>
    <w:rsid w:val="00C32F75"/>
    <w:rsid w:val="00C346AC"/>
    <w:rsid w:val="00C34A18"/>
    <w:rsid w:val="00C34BC1"/>
    <w:rsid w:val="00C34D81"/>
    <w:rsid w:val="00C35014"/>
    <w:rsid w:val="00C35386"/>
    <w:rsid w:val="00C362E5"/>
    <w:rsid w:val="00C3700C"/>
    <w:rsid w:val="00C3717A"/>
    <w:rsid w:val="00C371BA"/>
    <w:rsid w:val="00C37A04"/>
    <w:rsid w:val="00C41191"/>
    <w:rsid w:val="00C411B5"/>
    <w:rsid w:val="00C41808"/>
    <w:rsid w:val="00C42116"/>
    <w:rsid w:val="00C430DA"/>
    <w:rsid w:val="00C437CB"/>
    <w:rsid w:val="00C44128"/>
    <w:rsid w:val="00C4766A"/>
    <w:rsid w:val="00C47A3E"/>
    <w:rsid w:val="00C521BE"/>
    <w:rsid w:val="00C53E91"/>
    <w:rsid w:val="00C546C1"/>
    <w:rsid w:val="00C54C82"/>
    <w:rsid w:val="00C550E5"/>
    <w:rsid w:val="00C561D5"/>
    <w:rsid w:val="00C56304"/>
    <w:rsid w:val="00C567E1"/>
    <w:rsid w:val="00C572F8"/>
    <w:rsid w:val="00C5737B"/>
    <w:rsid w:val="00C57DC3"/>
    <w:rsid w:val="00C621D4"/>
    <w:rsid w:val="00C62849"/>
    <w:rsid w:val="00C628A0"/>
    <w:rsid w:val="00C63CEB"/>
    <w:rsid w:val="00C645C3"/>
    <w:rsid w:val="00C64AFD"/>
    <w:rsid w:val="00C65312"/>
    <w:rsid w:val="00C65557"/>
    <w:rsid w:val="00C65783"/>
    <w:rsid w:val="00C65BB5"/>
    <w:rsid w:val="00C674B4"/>
    <w:rsid w:val="00C676A6"/>
    <w:rsid w:val="00C67C05"/>
    <w:rsid w:val="00C72508"/>
    <w:rsid w:val="00C73027"/>
    <w:rsid w:val="00C73A0D"/>
    <w:rsid w:val="00C7420D"/>
    <w:rsid w:val="00C747AC"/>
    <w:rsid w:val="00C75D51"/>
    <w:rsid w:val="00C75E5A"/>
    <w:rsid w:val="00C76226"/>
    <w:rsid w:val="00C77313"/>
    <w:rsid w:val="00C77439"/>
    <w:rsid w:val="00C80417"/>
    <w:rsid w:val="00C809E3"/>
    <w:rsid w:val="00C80C4D"/>
    <w:rsid w:val="00C8147C"/>
    <w:rsid w:val="00C8151B"/>
    <w:rsid w:val="00C81A8B"/>
    <w:rsid w:val="00C81C56"/>
    <w:rsid w:val="00C81FC3"/>
    <w:rsid w:val="00C830C0"/>
    <w:rsid w:val="00C8368F"/>
    <w:rsid w:val="00C83FEE"/>
    <w:rsid w:val="00C846DF"/>
    <w:rsid w:val="00C8551C"/>
    <w:rsid w:val="00C87A4F"/>
    <w:rsid w:val="00C905CD"/>
    <w:rsid w:val="00C9095A"/>
    <w:rsid w:val="00C90A19"/>
    <w:rsid w:val="00C9108A"/>
    <w:rsid w:val="00C914B6"/>
    <w:rsid w:val="00C918FE"/>
    <w:rsid w:val="00C91A99"/>
    <w:rsid w:val="00C91E10"/>
    <w:rsid w:val="00C92350"/>
    <w:rsid w:val="00C923A8"/>
    <w:rsid w:val="00C934B2"/>
    <w:rsid w:val="00C939CD"/>
    <w:rsid w:val="00C945A1"/>
    <w:rsid w:val="00C9492F"/>
    <w:rsid w:val="00C96210"/>
    <w:rsid w:val="00C972DE"/>
    <w:rsid w:val="00C97546"/>
    <w:rsid w:val="00CA0C01"/>
    <w:rsid w:val="00CA0EA8"/>
    <w:rsid w:val="00CA1A82"/>
    <w:rsid w:val="00CA1AAE"/>
    <w:rsid w:val="00CA42EA"/>
    <w:rsid w:val="00CA4867"/>
    <w:rsid w:val="00CA4B96"/>
    <w:rsid w:val="00CA5B20"/>
    <w:rsid w:val="00CA5B64"/>
    <w:rsid w:val="00CA6A0F"/>
    <w:rsid w:val="00CA70B4"/>
    <w:rsid w:val="00CA7A29"/>
    <w:rsid w:val="00CB01D1"/>
    <w:rsid w:val="00CB14E9"/>
    <w:rsid w:val="00CB180B"/>
    <w:rsid w:val="00CB1DF9"/>
    <w:rsid w:val="00CB1F9E"/>
    <w:rsid w:val="00CB20CF"/>
    <w:rsid w:val="00CB262F"/>
    <w:rsid w:val="00CB2EB7"/>
    <w:rsid w:val="00CB3784"/>
    <w:rsid w:val="00CB398F"/>
    <w:rsid w:val="00CB3BBA"/>
    <w:rsid w:val="00CB3F5E"/>
    <w:rsid w:val="00CB41B7"/>
    <w:rsid w:val="00CB442D"/>
    <w:rsid w:val="00CB44D8"/>
    <w:rsid w:val="00CB5222"/>
    <w:rsid w:val="00CB57F1"/>
    <w:rsid w:val="00CB5BF0"/>
    <w:rsid w:val="00CB5F58"/>
    <w:rsid w:val="00CC0E39"/>
    <w:rsid w:val="00CC0EB4"/>
    <w:rsid w:val="00CC1230"/>
    <w:rsid w:val="00CC15CF"/>
    <w:rsid w:val="00CC211B"/>
    <w:rsid w:val="00CC27C7"/>
    <w:rsid w:val="00CC3701"/>
    <w:rsid w:val="00CC39F1"/>
    <w:rsid w:val="00CC470B"/>
    <w:rsid w:val="00CC47BC"/>
    <w:rsid w:val="00CC4BB0"/>
    <w:rsid w:val="00CC4DD5"/>
    <w:rsid w:val="00CC52BE"/>
    <w:rsid w:val="00CC5908"/>
    <w:rsid w:val="00CC5955"/>
    <w:rsid w:val="00CC5A32"/>
    <w:rsid w:val="00CC5B07"/>
    <w:rsid w:val="00CC6E4D"/>
    <w:rsid w:val="00CC744B"/>
    <w:rsid w:val="00CC7928"/>
    <w:rsid w:val="00CC7F25"/>
    <w:rsid w:val="00CD0F88"/>
    <w:rsid w:val="00CD3428"/>
    <w:rsid w:val="00CD3959"/>
    <w:rsid w:val="00CD3DBC"/>
    <w:rsid w:val="00CD4298"/>
    <w:rsid w:val="00CD5E4A"/>
    <w:rsid w:val="00CD7C9C"/>
    <w:rsid w:val="00CD7D59"/>
    <w:rsid w:val="00CE0F42"/>
    <w:rsid w:val="00CE2577"/>
    <w:rsid w:val="00CE2EA2"/>
    <w:rsid w:val="00CE36C7"/>
    <w:rsid w:val="00CE3850"/>
    <w:rsid w:val="00CE41BC"/>
    <w:rsid w:val="00CE47A9"/>
    <w:rsid w:val="00CE5533"/>
    <w:rsid w:val="00CE62D4"/>
    <w:rsid w:val="00CE6DF0"/>
    <w:rsid w:val="00CE71AA"/>
    <w:rsid w:val="00CE7A0E"/>
    <w:rsid w:val="00CF092A"/>
    <w:rsid w:val="00CF1209"/>
    <w:rsid w:val="00CF322A"/>
    <w:rsid w:val="00CF3918"/>
    <w:rsid w:val="00CF3BD8"/>
    <w:rsid w:val="00CF3F22"/>
    <w:rsid w:val="00CF4069"/>
    <w:rsid w:val="00CF445F"/>
    <w:rsid w:val="00CF4D4E"/>
    <w:rsid w:val="00CF5502"/>
    <w:rsid w:val="00CF599F"/>
    <w:rsid w:val="00CF6AC4"/>
    <w:rsid w:val="00CF77A2"/>
    <w:rsid w:val="00D005B1"/>
    <w:rsid w:val="00D00993"/>
    <w:rsid w:val="00D01EAD"/>
    <w:rsid w:val="00D03164"/>
    <w:rsid w:val="00D049E5"/>
    <w:rsid w:val="00D04A39"/>
    <w:rsid w:val="00D05ADB"/>
    <w:rsid w:val="00D05F0D"/>
    <w:rsid w:val="00D06AA8"/>
    <w:rsid w:val="00D070EE"/>
    <w:rsid w:val="00D0749E"/>
    <w:rsid w:val="00D109C3"/>
    <w:rsid w:val="00D11CE2"/>
    <w:rsid w:val="00D11CE6"/>
    <w:rsid w:val="00D11E6D"/>
    <w:rsid w:val="00D135A7"/>
    <w:rsid w:val="00D1378C"/>
    <w:rsid w:val="00D13FC9"/>
    <w:rsid w:val="00D14032"/>
    <w:rsid w:val="00D144B8"/>
    <w:rsid w:val="00D14E98"/>
    <w:rsid w:val="00D15AE4"/>
    <w:rsid w:val="00D15F58"/>
    <w:rsid w:val="00D165B2"/>
    <w:rsid w:val="00D16849"/>
    <w:rsid w:val="00D16E01"/>
    <w:rsid w:val="00D17321"/>
    <w:rsid w:val="00D175A2"/>
    <w:rsid w:val="00D17783"/>
    <w:rsid w:val="00D20297"/>
    <w:rsid w:val="00D204F1"/>
    <w:rsid w:val="00D20643"/>
    <w:rsid w:val="00D214BC"/>
    <w:rsid w:val="00D21B76"/>
    <w:rsid w:val="00D22479"/>
    <w:rsid w:val="00D22F96"/>
    <w:rsid w:val="00D2402F"/>
    <w:rsid w:val="00D24528"/>
    <w:rsid w:val="00D24BEC"/>
    <w:rsid w:val="00D250B0"/>
    <w:rsid w:val="00D25899"/>
    <w:rsid w:val="00D262C4"/>
    <w:rsid w:val="00D263EB"/>
    <w:rsid w:val="00D26D2A"/>
    <w:rsid w:val="00D27E1A"/>
    <w:rsid w:val="00D30822"/>
    <w:rsid w:val="00D30948"/>
    <w:rsid w:val="00D3244A"/>
    <w:rsid w:val="00D32AD3"/>
    <w:rsid w:val="00D32CE2"/>
    <w:rsid w:val="00D33CD2"/>
    <w:rsid w:val="00D34106"/>
    <w:rsid w:val="00D360EF"/>
    <w:rsid w:val="00D36A64"/>
    <w:rsid w:val="00D36BF3"/>
    <w:rsid w:val="00D37853"/>
    <w:rsid w:val="00D40363"/>
    <w:rsid w:val="00D4134A"/>
    <w:rsid w:val="00D41712"/>
    <w:rsid w:val="00D420F8"/>
    <w:rsid w:val="00D42160"/>
    <w:rsid w:val="00D42A02"/>
    <w:rsid w:val="00D42E33"/>
    <w:rsid w:val="00D42E5F"/>
    <w:rsid w:val="00D4431B"/>
    <w:rsid w:val="00D448A9"/>
    <w:rsid w:val="00D46639"/>
    <w:rsid w:val="00D513EF"/>
    <w:rsid w:val="00D52125"/>
    <w:rsid w:val="00D521DA"/>
    <w:rsid w:val="00D52C47"/>
    <w:rsid w:val="00D52FA4"/>
    <w:rsid w:val="00D53E5A"/>
    <w:rsid w:val="00D54163"/>
    <w:rsid w:val="00D542AF"/>
    <w:rsid w:val="00D5554C"/>
    <w:rsid w:val="00D5610A"/>
    <w:rsid w:val="00D564B6"/>
    <w:rsid w:val="00D5659F"/>
    <w:rsid w:val="00D572D6"/>
    <w:rsid w:val="00D57883"/>
    <w:rsid w:val="00D578F9"/>
    <w:rsid w:val="00D57C2C"/>
    <w:rsid w:val="00D6007E"/>
    <w:rsid w:val="00D60645"/>
    <w:rsid w:val="00D608D7"/>
    <w:rsid w:val="00D60929"/>
    <w:rsid w:val="00D6129E"/>
    <w:rsid w:val="00D619A5"/>
    <w:rsid w:val="00D6312F"/>
    <w:rsid w:val="00D6339D"/>
    <w:rsid w:val="00D6395B"/>
    <w:rsid w:val="00D63EBD"/>
    <w:rsid w:val="00D64CA6"/>
    <w:rsid w:val="00D67174"/>
    <w:rsid w:val="00D672FA"/>
    <w:rsid w:val="00D70043"/>
    <w:rsid w:val="00D70CE0"/>
    <w:rsid w:val="00D714BE"/>
    <w:rsid w:val="00D7158E"/>
    <w:rsid w:val="00D71635"/>
    <w:rsid w:val="00D71E3A"/>
    <w:rsid w:val="00D74004"/>
    <w:rsid w:val="00D74F22"/>
    <w:rsid w:val="00D758DD"/>
    <w:rsid w:val="00D764B4"/>
    <w:rsid w:val="00D7682E"/>
    <w:rsid w:val="00D76DA0"/>
    <w:rsid w:val="00D77425"/>
    <w:rsid w:val="00D801E6"/>
    <w:rsid w:val="00D807BB"/>
    <w:rsid w:val="00D80912"/>
    <w:rsid w:val="00D80CC0"/>
    <w:rsid w:val="00D81519"/>
    <w:rsid w:val="00D81948"/>
    <w:rsid w:val="00D81F65"/>
    <w:rsid w:val="00D826DB"/>
    <w:rsid w:val="00D82CD0"/>
    <w:rsid w:val="00D836E0"/>
    <w:rsid w:val="00D83BEB"/>
    <w:rsid w:val="00D83C4E"/>
    <w:rsid w:val="00D844F1"/>
    <w:rsid w:val="00D84721"/>
    <w:rsid w:val="00D913DB"/>
    <w:rsid w:val="00D92151"/>
    <w:rsid w:val="00D9239A"/>
    <w:rsid w:val="00D9278E"/>
    <w:rsid w:val="00D9297A"/>
    <w:rsid w:val="00D92DA2"/>
    <w:rsid w:val="00D93AE0"/>
    <w:rsid w:val="00D93BE5"/>
    <w:rsid w:val="00D93E43"/>
    <w:rsid w:val="00D93F99"/>
    <w:rsid w:val="00D94C68"/>
    <w:rsid w:val="00D956AF"/>
    <w:rsid w:val="00D95C27"/>
    <w:rsid w:val="00D95D46"/>
    <w:rsid w:val="00D978B3"/>
    <w:rsid w:val="00D97ECA"/>
    <w:rsid w:val="00DA0372"/>
    <w:rsid w:val="00DA0D1A"/>
    <w:rsid w:val="00DA115A"/>
    <w:rsid w:val="00DA13F5"/>
    <w:rsid w:val="00DA1913"/>
    <w:rsid w:val="00DA1A43"/>
    <w:rsid w:val="00DA2180"/>
    <w:rsid w:val="00DA3AEC"/>
    <w:rsid w:val="00DA3C36"/>
    <w:rsid w:val="00DA3C6F"/>
    <w:rsid w:val="00DA3E93"/>
    <w:rsid w:val="00DA4959"/>
    <w:rsid w:val="00DA4C5D"/>
    <w:rsid w:val="00DA5B79"/>
    <w:rsid w:val="00DA68A6"/>
    <w:rsid w:val="00DA6B94"/>
    <w:rsid w:val="00DB010E"/>
    <w:rsid w:val="00DB0525"/>
    <w:rsid w:val="00DB0737"/>
    <w:rsid w:val="00DB1788"/>
    <w:rsid w:val="00DB178B"/>
    <w:rsid w:val="00DB3995"/>
    <w:rsid w:val="00DB4632"/>
    <w:rsid w:val="00DB5581"/>
    <w:rsid w:val="00DB67DA"/>
    <w:rsid w:val="00DB7751"/>
    <w:rsid w:val="00DB77E3"/>
    <w:rsid w:val="00DB7D0D"/>
    <w:rsid w:val="00DB7DC2"/>
    <w:rsid w:val="00DC01AA"/>
    <w:rsid w:val="00DC0D84"/>
    <w:rsid w:val="00DC1C55"/>
    <w:rsid w:val="00DC22AC"/>
    <w:rsid w:val="00DC26BA"/>
    <w:rsid w:val="00DC3027"/>
    <w:rsid w:val="00DC3B61"/>
    <w:rsid w:val="00DC51E3"/>
    <w:rsid w:val="00DC5375"/>
    <w:rsid w:val="00DC6A08"/>
    <w:rsid w:val="00DC71C2"/>
    <w:rsid w:val="00DC7C83"/>
    <w:rsid w:val="00DD0A99"/>
    <w:rsid w:val="00DD0ED8"/>
    <w:rsid w:val="00DD177A"/>
    <w:rsid w:val="00DD19A1"/>
    <w:rsid w:val="00DD2269"/>
    <w:rsid w:val="00DD226D"/>
    <w:rsid w:val="00DD2F97"/>
    <w:rsid w:val="00DD3C41"/>
    <w:rsid w:val="00DD4541"/>
    <w:rsid w:val="00DD47CE"/>
    <w:rsid w:val="00DD4C75"/>
    <w:rsid w:val="00DD543D"/>
    <w:rsid w:val="00DD569F"/>
    <w:rsid w:val="00DD6B5E"/>
    <w:rsid w:val="00DD6C6B"/>
    <w:rsid w:val="00DE0E5F"/>
    <w:rsid w:val="00DE0E63"/>
    <w:rsid w:val="00DE1C3C"/>
    <w:rsid w:val="00DE2619"/>
    <w:rsid w:val="00DE28F5"/>
    <w:rsid w:val="00DE29E9"/>
    <w:rsid w:val="00DE2C90"/>
    <w:rsid w:val="00DE39B3"/>
    <w:rsid w:val="00DE4069"/>
    <w:rsid w:val="00DE45FE"/>
    <w:rsid w:val="00DE502F"/>
    <w:rsid w:val="00DE5A2C"/>
    <w:rsid w:val="00DE624F"/>
    <w:rsid w:val="00DE6694"/>
    <w:rsid w:val="00DF013D"/>
    <w:rsid w:val="00DF04EF"/>
    <w:rsid w:val="00DF05F3"/>
    <w:rsid w:val="00DF10A5"/>
    <w:rsid w:val="00DF111A"/>
    <w:rsid w:val="00DF1E40"/>
    <w:rsid w:val="00DF2124"/>
    <w:rsid w:val="00DF2503"/>
    <w:rsid w:val="00DF2831"/>
    <w:rsid w:val="00DF294F"/>
    <w:rsid w:val="00DF29CF"/>
    <w:rsid w:val="00DF2B81"/>
    <w:rsid w:val="00DF2BCB"/>
    <w:rsid w:val="00DF30BB"/>
    <w:rsid w:val="00DF36BC"/>
    <w:rsid w:val="00DF4B87"/>
    <w:rsid w:val="00DF516B"/>
    <w:rsid w:val="00DF5530"/>
    <w:rsid w:val="00DF5E4E"/>
    <w:rsid w:val="00DF5F86"/>
    <w:rsid w:val="00DF7634"/>
    <w:rsid w:val="00DF7C13"/>
    <w:rsid w:val="00E00139"/>
    <w:rsid w:val="00E00196"/>
    <w:rsid w:val="00E00F63"/>
    <w:rsid w:val="00E00FDE"/>
    <w:rsid w:val="00E02AB9"/>
    <w:rsid w:val="00E031D7"/>
    <w:rsid w:val="00E034E4"/>
    <w:rsid w:val="00E04DFF"/>
    <w:rsid w:val="00E05B46"/>
    <w:rsid w:val="00E076F8"/>
    <w:rsid w:val="00E10315"/>
    <w:rsid w:val="00E1077C"/>
    <w:rsid w:val="00E10FD6"/>
    <w:rsid w:val="00E115FA"/>
    <w:rsid w:val="00E119EE"/>
    <w:rsid w:val="00E1382E"/>
    <w:rsid w:val="00E1392F"/>
    <w:rsid w:val="00E13E45"/>
    <w:rsid w:val="00E14463"/>
    <w:rsid w:val="00E155D0"/>
    <w:rsid w:val="00E161DD"/>
    <w:rsid w:val="00E23E1B"/>
    <w:rsid w:val="00E2452D"/>
    <w:rsid w:val="00E25C0D"/>
    <w:rsid w:val="00E261B7"/>
    <w:rsid w:val="00E26CB7"/>
    <w:rsid w:val="00E27974"/>
    <w:rsid w:val="00E27EE1"/>
    <w:rsid w:val="00E30107"/>
    <w:rsid w:val="00E3015B"/>
    <w:rsid w:val="00E30294"/>
    <w:rsid w:val="00E3104E"/>
    <w:rsid w:val="00E3119C"/>
    <w:rsid w:val="00E31B1B"/>
    <w:rsid w:val="00E31B84"/>
    <w:rsid w:val="00E31D77"/>
    <w:rsid w:val="00E32711"/>
    <w:rsid w:val="00E32EC6"/>
    <w:rsid w:val="00E335BD"/>
    <w:rsid w:val="00E33B22"/>
    <w:rsid w:val="00E34361"/>
    <w:rsid w:val="00E345E8"/>
    <w:rsid w:val="00E35706"/>
    <w:rsid w:val="00E36C35"/>
    <w:rsid w:val="00E40315"/>
    <w:rsid w:val="00E4136B"/>
    <w:rsid w:val="00E413AE"/>
    <w:rsid w:val="00E42E2E"/>
    <w:rsid w:val="00E42E34"/>
    <w:rsid w:val="00E4435E"/>
    <w:rsid w:val="00E44501"/>
    <w:rsid w:val="00E454A1"/>
    <w:rsid w:val="00E46DE6"/>
    <w:rsid w:val="00E46FC5"/>
    <w:rsid w:val="00E472E9"/>
    <w:rsid w:val="00E477F3"/>
    <w:rsid w:val="00E47B27"/>
    <w:rsid w:val="00E47D72"/>
    <w:rsid w:val="00E47D8C"/>
    <w:rsid w:val="00E502EE"/>
    <w:rsid w:val="00E51D29"/>
    <w:rsid w:val="00E52A42"/>
    <w:rsid w:val="00E536D0"/>
    <w:rsid w:val="00E53898"/>
    <w:rsid w:val="00E541D4"/>
    <w:rsid w:val="00E547D6"/>
    <w:rsid w:val="00E54818"/>
    <w:rsid w:val="00E550DF"/>
    <w:rsid w:val="00E553B0"/>
    <w:rsid w:val="00E55734"/>
    <w:rsid w:val="00E60078"/>
    <w:rsid w:val="00E6026B"/>
    <w:rsid w:val="00E60BB2"/>
    <w:rsid w:val="00E61DDB"/>
    <w:rsid w:val="00E61E3B"/>
    <w:rsid w:val="00E62299"/>
    <w:rsid w:val="00E63236"/>
    <w:rsid w:val="00E64221"/>
    <w:rsid w:val="00E65000"/>
    <w:rsid w:val="00E65F9F"/>
    <w:rsid w:val="00E660CB"/>
    <w:rsid w:val="00E664B5"/>
    <w:rsid w:val="00E6717E"/>
    <w:rsid w:val="00E70285"/>
    <w:rsid w:val="00E703BE"/>
    <w:rsid w:val="00E7082A"/>
    <w:rsid w:val="00E70CC4"/>
    <w:rsid w:val="00E715A7"/>
    <w:rsid w:val="00E72A6A"/>
    <w:rsid w:val="00E74033"/>
    <w:rsid w:val="00E76AAD"/>
    <w:rsid w:val="00E806FA"/>
    <w:rsid w:val="00E81587"/>
    <w:rsid w:val="00E8169C"/>
    <w:rsid w:val="00E8198A"/>
    <w:rsid w:val="00E81995"/>
    <w:rsid w:val="00E824E1"/>
    <w:rsid w:val="00E826D2"/>
    <w:rsid w:val="00E82D27"/>
    <w:rsid w:val="00E83507"/>
    <w:rsid w:val="00E8457B"/>
    <w:rsid w:val="00E84978"/>
    <w:rsid w:val="00E853D7"/>
    <w:rsid w:val="00E86E0F"/>
    <w:rsid w:val="00E871DD"/>
    <w:rsid w:val="00E87306"/>
    <w:rsid w:val="00E87CE0"/>
    <w:rsid w:val="00E900E8"/>
    <w:rsid w:val="00E9023B"/>
    <w:rsid w:val="00E90576"/>
    <w:rsid w:val="00E90D25"/>
    <w:rsid w:val="00E91A48"/>
    <w:rsid w:val="00E91C8F"/>
    <w:rsid w:val="00E91E42"/>
    <w:rsid w:val="00E91F9C"/>
    <w:rsid w:val="00E920D4"/>
    <w:rsid w:val="00E923A3"/>
    <w:rsid w:val="00E925EB"/>
    <w:rsid w:val="00E9318A"/>
    <w:rsid w:val="00E951BA"/>
    <w:rsid w:val="00E95257"/>
    <w:rsid w:val="00E9572E"/>
    <w:rsid w:val="00E96C74"/>
    <w:rsid w:val="00E97AA8"/>
    <w:rsid w:val="00E97EAE"/>
    <w:rsid w:val="00EA08F6"/>
    <w:rsid w:val="00EA11C9"/>
    <w:rsid w:val="00EA1440"/>
    <w:rsid w:val="00EA16BF"/>
    <w:rsid w:val="00EA1DDE"/>
    <w:rsid w:val="00EA4C1C"/>
    <w:rsid w:val="00EA5FA2"/>
    <w:rsid w:val="00EA62AE"/>
    <w:rsid w:val="00EA6650"/>
    <w:rsid w:val="00EA756D"/>
    <w:rsid w:val="00EA78C6"/>
    <w:rsid w:val="00EA7E50"/>
    <w:rsid w:val="00EB0F25"/>
    <w:rsid w:val="00EB14BC"/>
    <w:rsid w:val="00EB174B"/>
    <w:rsid w:val="00EB1C63"/>
    <w:rsid w:val="00EB2D75"/>
    <w:rsid w:val="00EB3484"/>
    <w:rsid w:val="00EB3AC3"/>
    <w:rsid w:val="00EB3E0A"/>
    <w:rsid w:val="00EB4B8B"/>
    <w:rsid w:val="00EB4C41"/>
    <w:rsid w:val="00EB6C73"/>
    <w:rsid w:val="00EB6D7F"/>
    <w:rsid w:val="00EC1B32"/>
    <w:rsid w:val="00EC1EB8"/>
    <w:rsid w:val="00EC5613"/>
    <w:rsid w:val="00EC5BE3"/>
    <w:rsid w:val="00EC5DD1"/>
    <w:rsid w:val="00EC6B7A"/>
    <w:rsid w:val="00EC71AE"/>
    <w:rsid w:val="00EC7ABD"/>
    <w:rsid w:val="00ED0EB9"/>
    <w:rsid w:val="00ED22D5"/>
    <w:rsid w:val="00ED25E8"/>
    <w:rsid w:val="00ED2D9F"/>
    <w:rsid w:val="00ED40F7"/>
    <w:rsid w:val="00ED42D2"/>
    <w:rsid w:val="00ED4AEF"/>
    <w:rsid w:val="00ED4EE2"/>
    <w:rsid w:val="00ED5574"/>
    <w:rsid w:val="00ED5702"/>
    <w:rsid w:val="00ED58CD"/>
    <w:rsid w:val="00ED5A9F"/>
    <w:rsid w:val="00ED7758"/>
    <w:rsid w:val="00EE1F94"/>
    <w:rsid w:val="00EE3016"/>
    <w:rsid w:val="00EE3DBB"/>
    <w:rsid w:val="00EE42DA"/>
    <w:rsid w:val="00EE4C64"/>
    <w:rsid w:val="00EE5025"/>
    <w:rsid w:val="00EE57E4"/>
    <w:rsid w:val="00EE5F6E"/>
    <w:rsid w:val="00EE7C52"/>
    <w:rsid w:val="00EE7ED4"/>
    <w:rsid w:val="00EF1696"/>
    <w:rsid w:val="00EF2AC2"/>
    <w:rsid w:val="00EF440A"/>
    <w:rsid w:val="00EF4F5C"/>
    <w:rsid w:val="00EF537E"/>
    <w:rsid w:val="00EF58DA"/>
    <w:rsid w:val="00EF5D49"/>
    <w:rsid w:val="00EF7A08"/>
    <w:rsid w:val="00EF7B57"/>
    <w:rsid w:val="00F0104E"/>
    <w:rsid w:val="00F020E0"/>
    <w:rsid w:val="00F023B5"/>
    <w:rsid w:val="00F02DEB"/>
    <w:rsid w:val="00F0362F"/>
    <w:rsid w:val="00F03B71"/>
    <w:rsid w:val="00F045BC"/>
    <w:rsid w:val="00F05EEF"/>
    <w:rsid w:val="00F061B5"/>
    <w:rsid w:val="00F065AF"/>
    <w:rsid w:val="00F06C1D"/>
    <w:rsid w:val="00F06E7F"/>
    <w:rsid w:val="00F1044B"/>
    <w:rsid w:val="00F108DF"/>
    <w:rsid w:val="00F10B9E"/>
    <w:rsid w:val="00F11231"/>
    <w:rsid w:val="00F120F1"/>
    <w:rsid w:val="00F12826"/>
    <w:rsid w:val="00F12B2C"/>
    <w:rsid w:val="00F13CE4"/>
    <w:rsid w:val="00F13DCD"/>
    <w:rsid w:val="00F1480E"/>
    <w:rsid w:val="00F1581F"/>
    <w:rsid w:val="00F158F5"/>
    <w:rsid w:val="00F15A80"/>
    <w:rsid w:val="00F16473"/>
    <w:rsid w:val="00F16700"/>
    <w:rsid w:val="00F16A23"/>
    <w:rsid w:val="00F16C76"/>
    <w:rsid w:val="00F16D3F"/>
    <w:rsid w:val="00F1736C"/>
    <w:rsid w:val="00F17421"/>
    <w:rsid w:val="00F17677"/>
    <w:rsid w:val="00F217C7"/>
    <w:rsid w:val="00F21F45"/>
    <w:rsid w:val="00F22DA6"/>
    <w:rsid w:val="00F2324C"/>
    <w:rsid w:val="00F24465"/>
    <w:rsid w:val="00F24857"/>
    <w:rsid w:val="00F249A8"/>
    <w:rsid w:val="00F24DA8"/>
    <w:rsid w:val="00F25AE1"/>
    <w:rsid w:val="00F261FC"/>
    <w:rsid w:val="00F26CD8"/>
    <w:rsid w:val="00F27743"/>
    <w:rsid w:val="00F313C1"/>
    <w:rsid w:val="00F31C61"/>
    <w:rsid w:val="00F32A1D"/>
    <w:rsid w:val="00F3300A"/>
    <w:rsid w:val="00F331CF"/>
    <w:rsid w:val="00F33577"/>
    <w:rsid w:val="00F3441B"/>
    <w:rsid w:val="00F34E60"/>
    <w:rsid w:val="00F3513D"/>
    <w:rsid w:val="00F36EDD"/>
    <w:rsid w:val="00F371F8"/>
    <w:rsid w:val="00F37CED"/>
    <w:rsid w:val="00F412A9"/>
    <w:rsid w:val="00F41EF2"/>
    <w:rsid w:val="00F41F77"/>
    <w:rsid w:val="00F4251C"/>
    <w:rsid w:val="00F43E85"/>
    <w:rsid w:val="00F442A8"/>
    <w:rsid w:val="00F44A39"/>
    <w:rsid w:val="00F45406"/>
    <w:rsid w:val="00F456E4"/>
    <w:rsid w:val="00F463F4"/>
    <w:rsid w:val="00F47DDA"/>
    <w:rsid w:val="00F47F4E"/>
    <w:rsid w:val="00F51A28"/>
    <w:rsid w:val="00F51CC9"/>
    <w:rsid w:val="00F53A43"/>
    <w:rsid w:val="00F53DA5"/>
    <w:rsid w:val="00F54A0C"/>
    <w:rsid w:val="00F5581C"/>
    <w:rsid w:val="00F55E47"/>
    <w:rsid w:val="00F5769E"/>
    <w:rsid w:val="00F578CF"/>
    <w:rsid w:val="00F57EF2"/>
    <w:rsid w:val="00F6207A"/>
    <w:rsid w:val="00F63495"/>
    <w:rsid w:val="00F634BF"/>
    <w:rsid w:val="00F64058"/>
    <w:rsid w:val="00F645D2"/>
    <w:rsid w:val="00F64967"/>
    <w:rsid w:val="00F64A22"/>
    <w:rsid w:val="00F64C3C"/>
    <w:rsid w:val="00F6502B"/>
    <w:rsid w:val="00F656F1"/>
    <w:rsid w:val="00F65AFC"/>
    <w:rsid w:val="00F66455"/>
    <w:rsid w:val="00F665FC"/>
    <w:rsid w:val="00F70493"/>
    <w:rsid w:val="00F734BB"/>
    <w:rsid w:val="00F7394D"/>
    <w:rsid w:val="00F73975"/>
    <w:rsid w:val="00F73C77"/>
    <w:rsid w:val="00F74393"/>
    <w:rsid w:val="00F748E8"/>
    <w:rsid w:val="00F75125"/>
    <w:rsid w:val="00F76447"/>
    <w:rsid w:val="00F771E0"/>
    <w:rsid w:val="00F77258"/>
    <w:rsid w:val="00F772F7"/>
    <w:rsid w:val="00F77E27"/>
    <w:rsid w:val="00F805B0"/>
    <w:rsid w:val="00F80969"/>
    <w:rsid w:val="00F80DE3"/>
    <w:rsid w:val="00F8136B"/>
    <w:rsid w:val="00F8138E"/>
    <w:rsid w:val="00F815F3"/>
    <w:rsid w:val="00F81FC2"/>
    <w:rsid w:val="00F83008"/>
    <w:rsid w:val="00F83CE2"/>
    <w:rsid w:val="00F83ED0"/>
    <w:rsid w:val="00F84139"/>
    <w:rsid w:val="00F8479B"/>
    <w:rsid w:val="00F84A3E"/>
    <w:rsid w:val="00F84E43"/>
    <w:rsid w:val="00F85345"/>
    <w:rsid w:val="00F85AC9"/>
    <w:rsid w:val="00F8621C"/>
    <w:rsid w:val="00F87197"/>
    <w:rsid w:val="00F90731"/>
    <w:rsid w:val="00F90B4E"/>
    <w:rsid w:val="00F910FF"/>
    <w:rsid w:val="00F91D41"/>
    <w:rsid w:val="00F91FC9"/>
    <w:rsid w:val="00F93590"/>
    <w:rsid w:val="00F93FB1"/>
    <w:rsid w:val="00F943BD"/>
    <w:rsid w:val="00F952C0"/>
    <w:rsid w:val="00F956BE"/>
    <w:rsid w:val="00F9583B"/>
    <w:rsid w:val="00F96224"/>
    <w:rsid w:val="00F96422"/>
    <w:rsid w:val="00F970E3"/>
    <w:rsid w:val="00F9722D"/>
    <w:rsid w:val="00F972BC"/>
    <w:rsid w:val="00F974A7"/>
    <w:rsid w:val="00F97643"/>
    <w:rsid w:val="00FA0FFF"/>
    <w:rsid w:val="00FA126D"/>
    <w:rsid w:val="00FA1303"/>
    <w:rsid w:val="00FA26C6"/>
    <w:rsid w:val="00FA28A0"/>
    <w:rsid w:val="00FA2CBA"/>
    <w:rsid w:val="00FA3F3F"/>
    <w:rsid w:val="00FA4E6B"/>
    <w:rsid w:val="00FA5B73"/>
    <w:rsid w:val="00FA5CAF"/>
    <w:rsid w:val="00FA5E78"/>
    <w:rsid w:val="00FA668A"/>
    <w:rsid w:val="00FA6B94"/>
    <w:rsid w:val="00FA76B8"/>
    <w:rsid w:val="00FB02AC"/>
    <w:rsid w:val="00FB0446"/>
    <w:rsid w:val="00FB0522"/>
    <w:rsid w:val="00FB0DF6"/>
    <w:rsid w:val="00FB2044"/>
    <w:rsid w:val="00FB20DF"/>
    <w:rsid w:val="00FB24D3"/>
    <w:rsid w:val="00FB2DF0"/>
    <w:rsid w:val="00FB3093"/>
    <w:rsid w:val="00FB3F8B"/>
    <w:rsid w:val="00FB3FAD"/>
    <w:rsid w:val="00FB5192"/>
    <w:rsid w:val="00FB5CD9"/>
    <w:rsid w:val="00FC16B0"/>
    <w:rsid w:val="00FC1E60"/>
    <w:rsid w:val="00FC240A"/>
    <w:rsid w:val="00FC2EDA"/>
    <w:rsid w:val="00FC377A"/>
    <w:rsid w:val="00FC3F45"/>
    <w:rsid w:val="00FC3FF6"/>
    <w:rsid w:val="00FC41E4"/>
    <w:rsid w:val="00FC4F87"/>
    <w:rsid w:val="00FC55B3"/>
    <w:rsid w:val="00FC60E7"/>
    <w:rsid w:val="00FC63D6"/>
    <w:rsid w:val="00FD05B6"/>
    <w:rsid w:val="00FD0634"/>
    <w:rsid w:val="00FD106C"/>
    <w:rsid w:val="00FD15E8"/>
    <w:rsid w:val="00FD1944"/>
    <w:rsid w:val="00FD1A24"/>
    <w:rsid w:val="00FD2CC7"/>
    <w:rsid w:val="00FD3AE4"/>
    <w:rsid w:val="00FD4674"/>
    <w:rsid w:val="00FD48FD"/>
    <w:rsid w:val="00FD52F9"/>
    <w:rsid w:val="00FD5860"/>
    <w:rsid w:val="00FD6332"/>
    <w:rsid w:val="00FD6449"/>
    <w:rsid w:val="00FD67E6"/>
    <w:rsid w:val="00FD7F8F"/>
    <w:rsid w:val="00FE05AF"/>
    <w:rsid w:val="00FE17B5"/>
    <w:rsid w:val="00FE1A41"/>
    <w:rsid w:val="00FE1DB7"/>
    <w:rsid w:val="00FE1F7D"/>
    <w:rsid w:val="00FE1FDE"/>
    <w:rsid w:val="00FE204B"/>
    <w:rsid w:val="00FE2B9E"/>
    <w:rsid w:val="00FE3482"/>
    <w:rsid w:val="00FE3977"/>
    <w:rsid w:val="00FE3B60"/>
    <w:rsid w:val="00FE4430"/>
    <w:rsid w:val="00FE4EA7"/>
    <w:rsid w:val="00FE544D"/>
    <w:rsid w:val="00FE6171"/>
    <w:rsid w:val="00FE6617"/>
    <w:rsid w:val="00FE7461"/>
    <w:rsid w:val="00FE77F2"/>
    <w:rsid w:val="00FE7962"/>
    <w:rsid w:val="00FE7AB9"/>
    <w:rsid w:val="00FF07F5"/>
    <w:rsid w:val="00FF158B"/>
    <w:rsid w:val="00FF1687"/>
    <w:rsid w:val="00FF2536"/>
    <w:rsid w:val="00FF2920"/>
    <w:rsid w:val="00FF2BD0"/>
    <w:rsid w:val="00FF314D"/>
    <w:rsid w:val="00FF3662"/>
    <w:rsid w:val="00FF3AA3"/>
    <w:rsid w:val="00FF518E"/>
    <w:rsid w:val="00FF5C30"/>
    <w:rsid w:val="00FF6736"/>
    <w:rsid w:val="00FF6A6D"/>
    <w:rsid w:val="00FF6D53"/>
    <w:rsid w:val="00FF7E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40BE22"/>
  <w15:docId w15:val="{62B2CB3D-D8E0-469E-B2CE-D4EF30663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GB" w:eastAsia="en-GB" w:bidi="ar-SA"/>
      </w:rPr>
    </w:rPrDefault>
    <w:pPrDefault>
      <w:pPr>
        <w:spacing w:after="120" w:line="264"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uiPriority="35"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iPriority="0" w:unhideWhenUsed="1"/>
    <w:lsdException w:name="List 4" w:semiHidden="1" w:uiPriority="0" w:unhideWhenUsed="1"/>
    <w:lsdException w:name="List 5" w:semiHidden="1" w:uiPriority="0" w:unhideWhenUsed="1"/>
    <w:lsdException w:name="List Bullet 2" w:semiHidden="1"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iPriority="0"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0"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03120"/>
  </w:style>
  <w:style w:type="paragraph" w:styleId="Heading1">
    <w:name w:val="heading 1"/>
    <w:basedOn w:val="Normal"/>
    <w:next w:val="Normal"/>
    <w:link w:val="Heading1Char"/>
    <w:uiPriority w:val="9"/>
    <w:qFormat/>
    <w:rsid w:val="00C03120"/>
    <w:pPr>
      <w:keepNext/>
      <w:keepLines/>
      <w:numPr>
        <w:numId w:val="54"/>
      </w:numPr>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3120"/>
    <w:pPr>
      <w:keepNext/>
      <w:keepLines/>
      <w:numPr>
        <w:ilvl w:val="1"/>
        <w:numId w:val="54"/>
      </w:numPr>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C03120"/>
    <w:pPr>
      <w:keepNext/>
      <w:keepLines/>
      <w:numPr>
        <w:ilvl w:val="2"/>
        <w:numId w:val="54"/>
      </w:numPr>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unhideWhenUsed/>
    <w:qFormat/>
    <w:rsid w:val="00C03120"/>
    <w:pPr>
      <w:keepNext/>
      <w:keepLines/>
      <w:numPr>
        <w:ilvl w:val="3"/>
        <w:numId w:val="54"/>
      </w:numPr>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C03120"/>
    <w:pPr>
      <w:keepNext/>
      <w:keepLines/>
      <w:numPr>
        <w:ilvl w:val="4"/>
        <w:numId w:val="54"/>
      </w:numPr>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unhideWhenUsed/>
    <w:qFormat/>
    <w:rsid w:val="00C03120"/>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unhideWhenUsed/>
    <w:qFormat/>
    <w:rsid w:val="00C03120"/>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unhideWhenUsed/>
    <w:qFormat/>
    <w:rsid w:val="00C03120"/>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unhideWhenUsed/>
    <w:qFormat/>
    <w:rsid w:val="00C03120"/>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3120"/>
    <w:rPr>
      <w:rFonts w:asciiTheme="majorHAnsi" w:eastAsiaTheme="majorEastAsia" w:hAnsiTheme="majorHAnsi" w:cstheme="majorBidi"/>
      <w:color w:val="2E74B5" w:themeColor="accent1" w:themeShade="BF"/>
      <w:sz w:val="32"/>
      <w:szCs w:val="32"/>
    </w:rPr>
  </w:style>
  <w:style w:type="paragraph" w:customStyle="1" w:styleId="FAOAbstracttitle">
    <w:name w:val="FAO Abstract title"/>
    <w:basedOn w:val="Heading1"/>
    <w:autoRedefine/>
    <w:uiPriority w:val="99"/>
    <w:rsid w:val="00A058C3"/>
    <w:pPr>
      <w:overflowPunct w:val="0"/>
      <w:autoSpaceDE w:val="0"/>
      <w:autoSpaceDN w:val="0"/>
      <w:adjustRightInd w:val="0"/>
      <w:spacing w:before="160" w:after="120" w:line="240" w:lineRule="exact"/>
      <w:jc w:val="center"/>
      <w:textAlignment w:val="baseline"/>
      <w:outlineLvl w:val="9"/>
    </w:pPr>
    <w:rPr>
      <w:rFonts w:ascii="Times New Roman" w:hAnsi="Times New Roman" w:cs="Times New Roman"/>
      <w:bCs/>
      <w:caps/>
      <w:sz w:val="20"/>
      <w:szCs w:val="20"/>
    </w:rPr>
  </w:style>
  <w:style w:type="paragraph" w:customStyle="1" w:styleId="FAOSectSub-Subhead">
    <w:name w:val="FAO Sect Sub-Subhead"/>
    <w:basedOn w:val="Normal"/>
    <w:autoRedefine/>
    <w:uiPriority w:val="99"/>
    <w:rsid w:val="00A058C3"/>
    <w:pPr>
      <w:keepNext/>
      <w:keepLines/>
      <w:tabs>
        <w:tab w:val="left" w:pos="284"/>
      </w:tabs>
      <w:overflowPunct w:val="0"/>
      <w:autoSpaceDE w:val="0"/>
      <w:autoSpaceDN w:val="0"/>
      <w:adjustRightInd w:val="0"/>
      <w:spacing w:before="80"/>
      <w:ind w:left="567"/>
      <w:textAlignment w:val="baseline"/>
    </w:pPr>
    <w:rPr>
      <w:rFonts w:cs="Arial"/>
      <w:b/>
    </w:rPr>
  </w:style>
  <w:style w:type="paragraph" w:customStyle="1" w:styleId="FAOBibliography">
    <w:name w:val="FAO Bibliography"/>
    <w:basedOn w:val="Normal"/>
    <w:autoRedefine/>
    <w:uiPriority w:val="99"/>
    <w:rsid w:val="00A058C3"/>
    <w:pPr>
      <w:overflowPunct w:val="0"/>
      <w:autoSpaceDE w:val="0"/>
      <w:autoSpaceDN w:val="0"/>
      <w:adjustRightInd w:val="0"/>
      <w:spacing w:after="60"/>
      <w:jc w:val="center"/>
      <w:textAlignment w:val="baseline"/>
    </w:pPr>
    <w:rPr>
      <w:rFonts w:cs="Cordia New"/>
      <w:sz w:val="18"/>
      <w:szCs w:val="18"/>
    </w:rPr>
  </w:style>
  <w:style w:type="paragraph" w:customStyle="1" w:styleId="FAOText">
    <w:name w:val="FAO Text"/>
    <w:basedOn w:val="Normal"/>
    <w:autoRedefine/>
    <w:uiPriority w:val="99"/>
    <w:rsid w:val="00A058C3"/>
    <w:pPr>
      <w:widowControl w:val="0"/>
      <w:spacing w:before="100" w:after="100"/>
      <w:jc w:val="both"/>
    </w:pPr>
    <w:rPr>
      <w:lang w:eastAsia="en-US"/>
    </w:rPr>
  </w:style>
  <w:style w:type="paragraph" w:customStyle="1" w:styleId="FAOTitle">
    <w:name w:val="FAO Title"/>
    <w:basedOn w:val="FAOAbstracttitle"/>
    <w:autoRedefine/>
    <w:uiPriority w:val="99"/>
    <w:rsid w:val="00DC26BA"/>
    <w:pPr>
      <w:spacing w:before="0" w:after="0"/>
    </w:pPr>
    <w:rPr>
      <w:rFonts w:ascii="Times New Roman Bold" w:hAnsi="Times New Roman Bold" w:cs="Cordia New"/>
      <w:bCs w:val="0"/>
      <w:iCs/>
      <w:color w:val="000000" w:themeColor="text1"/>
      <w:sz w:val="24"/>
      <w:szCs w:val="24"/>
    </w:rPr>
  </w:style>
  <w:style w:type="paragraph" w:customStyle="1" w:styleId="FAOText-Abstract">
    <w:name w:val="FAO Text-Abstract"/>
    <w:basedOn w:val="FAOText"/>
    <w:autoRedefine/>
    <w:uiPriority w:val="99"/>
    <w:rsid w:val="00A058C3"/>
    <w:pPr>
      <w:widowControl/>
      <w:spacing w:before="0" w:after="0"/>
      <w:ind w:right="-6"/>
    </w:pPr>
    <w:rPr>
      <w:rFonts w:eastAsia="MS PMincho" w:cs="Cordia New"/>
      <w:bCs/>
      <w:i/>
      <w:iCs/>
      <w:color w:val="000000"/>
    </w:rPr>
  </w:style>
  <w:style w:type="paragraph" w:customStyle="1" w:styleId="FAOBulletlists">
    <w:name w:val="FAO Bullet lists"/>
    <w:basedOn w:val="BodyText"/>
    <w:next w:val="Normal"/>
    <w:autoRedefine/>
    <w:uiPriority w:val="99"/>
    <w:rsid w:val="00A058C3"/>
    <w:pPr>
      <w:tabs>
        <w:tab w:val="num" w:pos="360"/>
      </w:tabs>
      <w:ind w:left="360" w:hanging="360"/>
      <w:jc w:val="both"/>
    </w:pPr>
    <w:rPr>
      <w:lang w:eastAsia="en-US"/>
    </w:rPr>
  </w:style>
  <w:style w:type="paragraph" w:styleId="BodyText">
    <w:name w:val="Body Text"/>
    <w:aliases w:val="Body Text Char Char Char Char,Body Text Char Char,Body Text Char Char Char Char Char Char Char,Body Text Char Char Char Char Char Char Char Char Char Char Char Char Char Char Char Char Char Char Char,Body Text Char Char Char Char Char Char"/>
    <w:basedOn w:val="Normal"/>
    <w:link w:val="BodyTextChar"/>
    <w:uiPriority w:val="99"/>
    <w:rsid w:val="00A058C3"/>
  </w:style>
  <w:style w:type="character" w:customStyle="1" w:styleId="BodyTextChar">
    <w:name w:val="Body Text Char"/>
    <w:aliases w:val="Body Text Char Char Char Char Char,Body Text Char Char Char,Body Text Char Char Char Char Char Char Char Char,Body Text Char Char Char Char Char Char Char Char Char Char Char Char Char Char Char Char Char Char Char Char"/>
    <w:basedOn w:val="DefaultParagraphFont"/>
    <w:link w:val="BodyText"/>
    <w:uiPriority w:val="99"/>
    <w:rsid w:val="003D099A"/>
    <w:rPr>
      <w:rFonts w:eastAsia="Times New Roman"/>
      <w:sz w:val="22"/>
      <w:szCs w:val="22"/>
      <w:lang w:eastAsia="fr-FR"/>
    </w:rPr>
  </w:style>
  <w:style w:type="paragraph" w:customStyle="1" w:styleId="FAOIntroHeading">
    <w:name w:val="FAO Intro Heading"/>
    <w:basedOn w:val="Normal"/>
    <w:autoRedefine/>
    <w:uiPriority w:val="99"/>
    <w:rsid w:val="00A058C3"/>
    <w:pPr>
      <w:overflowPunct w:val="0"/>
      <w:autoSpaceDE w:val="0"/>
      <w:autoSpaceDN w:val="0"/>
      <w:adjustRightInd w:val="0"/>
      <w:spacing w:before="120"/>
      <w:textAlignment w:val="baseline"/>
    </w:pPr>
    <w:rPr>
      <w:b/>
      <w:bCs/>
      <w:caps/>
    </w:rPr>
  </w:style>
  <w:style w:type="paragraph" w:styleId="Header">
    <w:name w:val="header"/>
    <w:basedOn w:val="Normal"/>
    <w:link w:val="HeaderChar"/>
    <w:uiPriority w:val="99"/>
    <w:rsid w:val="00A058C3"/>
    <w:pPr>
      <w:tabs>
        <w:tab w:val="center" w:pos="4320"/>
        <w:tab w:val="right" w:pos="8640"/>
      </w:tabs>
    </w:pPr>
  </w:style>
  <w:style w:type="character" w:customStyle="1" w:styleId="HeaderChar">
    <w:name w:val="Header Char"/>
    <w:basedOn w:val="DefaultParagraphFont"/>
    <w:link w:val="Header"/>
    <w:uiPriority w:val="99"/>
    <w:rsid w:val="0014336C"/>
    <w:rPr>
      <w:rFonts w:eastAsia="Times New Roman"/>
      <w:sz w:val="22"/>
      <w:szCs w:val="22"/>
      <w:lang w:val="en-US" w:eastAsia="fr-FR"/>
    </w:rPr>
  </w:style>
  <w:style w:type="paragraph" w:styleId="Footer">
    <w:name w:val="footer"/>
    <w:basedOn w:val="Normal"/>
    <w:link w:val="FooterChar"/>
    <w:uiPriority w:val="99"/>
    <w:rsid w:val="00A058C3"/>
    <w:pPr>
      <w:tabs>
        <w:tab w:val="center" w:pos="4320"/>
        <w:tab w:val="right" w:pos="8640"/>
      </w:tabs>
    </w:pPr>
  </w:style>
  <w:style w:type="character" w:customStyle="1" w:styleId="FooterChar">
    <w:name w:val="Footer Char"/>
    <w:basedOn w:val="DefaultParagraphFont"/>
    <w:link w:val="Footer"/>
    <w:uiPriority w:val="99"/>
    <w:rsid w:val="0014336C"/>
    <w:rPr>
      <w:rFonts w:eastAsia="Times New Roman"/>
      <w:sz w:val="22"/>
      <w:szCs w:val="22"/>
      <w:lang w:val="en-US" w:eastAsia="fr-FR"/>
    </w:rPr>
  </w:style>
  <w:style w:type="character" w:styleId="PageNumber">
    <w:name w:val="page number"/>
    <w:basedOn w:val="DefaultParagraphFont"/>
    <w:rsid w:val="00A058C3"/>
  </w:style>
  <w:style w:type="paragraph" w:customStyle="1" w:styleId="IOTCHeading1">
    <w:name w:val="IOTC Heading 1"/>
    <w:basedOn w:val="Heading1"/>
    <w:uiPriority w:val="99"/>
    <w:rsid w:val="00A058C3"/>
    <w:pPr>
      <w:tabs>
        <w:tab w:val="num" w:pos="720"/>
      </w:tabs>
      <w:ind w:left="720"/>
    </w:pPr>
    <w:rPr>
      <w:rFonts w:ascii="Times New Roman" w:hAnsi="Times New Roman" w:cs="Times New Roman"/>
      <w:bCs/>
      <w:smallCaps/>
      <w:kern w:val="28"/>
      <w:sz w:val="28"/>
      <w:szCs w:val="22"/>
      <w:lang w:val="fr-FR"/>
    </w:rPr>
  </w:style>
  <w:style w:type="paragraph" w:customStyle="1" w:styleId="IOTCHeading2">
    <w:name w:val="IOTC Heading 2"/>
    <w:basedOn w:val="Heading2"/>
    <w:uiPriority w:val="99"/>
    <w:rsid w:val="00A058C3"/>
    <w:pPr>
      <w:spacing w:before="120"/>
    </w:pPr>
    <w:rPr>
      <w:rFonts w:ascii="Times New Roman" w:hAnsi="Times New Roman" w:cs="Times New Roman"/>
      <w:bCs/>
      <w:iCs/>
      <w:kern w:val="24"/>
      <w:sz w:val="24"/>
      <w:szCs w:val="22"/>
      <w:lang w:val="fr-FR"/>
    </w:rPr>
  </w:style>
  <w:style w:type="paragraph" w:styleId="TOC1">
    <w:name w:val="toc 1"/>
    <w:next w:val="Normal"/>
    <w:autoRedefine/>
    <w:uiPriority w:val="39"/>
    <w:rsid w:val="00BF1C84"/>
    <w:pPr>
      <w:spacing w:before="120"/>
    </w:pPr>
    <w:rPr>
      <w:rFonts w:eastAsia="Times New Roman" w:cstheme="minorHAnsi"/>
      <w:b/>
      <w:bCs/>
      <w:caps/>
      <w:lang w:val="en-US" w:eastAsia="fr-FR"/>
    </w:rPr>
  </w:style>
  <w:style w:type="paragraph" w:customStyle="1" w:styleId="IOTCListofParticantesCountryHeader">
    <w:name w:val="IOTC List of Particantes Country Header"/>
    <w:basedOn w:val="Normal"/>
    <w:rsid w:val="00A058C3"/>
    <w:pPr>
      <w:keepNext/>
      <w:keepLines/>
      <w:spacing w:before="120"/>
      <w:contextualSpacing/>
    </w:pPr>
    <w:rPr>
      <w:rFonts w:ascii="Times New Roman Bold" w:hAnsi="Times New Roman Bold"/>
      <w:b/>
      <w:smallCaps/>
      <w:noProof/>
    </w:rPr>
  </w:style>
  <w:style w:type="paragraph" w:styleId="TOC2">
    <w:name w:val="toc 2"/>
    <w:basedOn w:val="TOC1"/>
    <w:next w:val="Normal"/>
    <w:autoRedefine/>
    <w:uiPriority w:val="39"/>
    <w:rsid w:val="005F1E24"/>
    <w:pPr>
      <w:tabs>
        <w:tab w:val="left" w:pos="880"/>
        <w:tab w:val="right" w:leader="dot" w:pos="9026"/>
      </w:tabs>
      <w:spacing w:before="0" w:after="0"/>
      <w:ind w:left="900" w:hanging="680"/>
    </w:pPr>
    <w:rPr>
      <w:b w:val="0"/>
      <w:bCs w:val="0"/>
      <w:caps w:val="0"/>
      <w:smallCaps/>
    </w:rPr>
  </w:style>
  <w:style w:type="paragraph" w:customStyle="1" w:styleId="00Numberedparagraph">
    <w:name w:val="00 Numbered paragraph"/>
    <w:basedOn w:val="Normal"/>
    <w:rsid w:val="00FE1947"/>
    <w:pPr>
      <w:tabs>
        <w:tab w:val="num" w:pos="360"/>
      </w:tabs>
      <w:spacing w:before="120"/>
      <w:jc w:val="both"/>
    </w:pPr>
    <w:rPr>
      <w:lang w:eastAsia="en-US"/>
    </w:rPr>
  </w:style>
  <w:style w:type="paragraph" w:customStyle="1" w:styleId="IOTCReportNormalNumbered">
    <w:name w:val="IOTC Report Normal Numbered"/>
    <w:basedOn w:val="00Numberedparagraph"/>
    <w:rsid w:val="000C46BF"/>
    <w:pPr>
      <w:numPr>
        <w:numId w:val="1"/>
      </w:numPr>
    </w:pPr>
    <w:rPr>
      <w:snapToGrid w:val="0"/>
      <w:color w:val="000000"/>
      <w:sz w:val="22"/>
    </w:rPr>
  </w:style>
  <w:style w:type="paragraph" w:styleId="TOC3">
    <w:name w:val="toc 3"/>
    <w:basedOn w:val="Normal"/>
    <w:next w:val="Normal"/>
    <w:autoRedefine/>
    <w:uiPriority w:val="39"/>
    <w:rsid w:val="00A058C3"/>
    <w:pPr>
      <w:ind w:left="440"/>
    </w:pPr>
    <w:rPr>
      <w:rFonts w:cstheme="minorHAnsi"/>
      <w:i/>
      <w:iCs/>
    </w:rPr>
  </w:style>
  <w:style w:type="character" w:styleId="Hyperlink">
    <w:name w:val="Hyperlink"/>
    <w:basedOn w:val="DefaultParagraphFont"/>
    <w:uiPriority w:val="99"/>
    <w:rsid w:val="00A058C3"/>
    <w:rPr>
      <w:color w:val="0000FF"/>
      <w:u w:val="single"/>
    </w:rPr>
  </w:style>
  <w:style w:type="paragraph" w:customStyle="1" w:styleId="IOTCHeading3">
    <w:name w:val="IOTC Heading 3"/>
    <w:basedOn w:val="IOTCHeading2"/>
    <w:uiPriority w:val="99"/>
    <w:rsid w:val="00A058C3"/>
    <w:pPr>
      <w:spacing w:after="120"/>
      <w:ind w:left="360"/>
    </w:pPr>
    <w:rPr>
      <w:i/>
      <w:kern w:val="28"/>
      <w:sz w:val="22"/>
      <w:lang w:val="en-GB"/>
    </w:rPr>
  </w:style>
  <w:style w:type="character" w:customStyle="1" w:styleId="IOTC-NormalChar1">
    <w:name w:val="IOTC-Normal Char1"/>
    <w:basedOn w:val="DefaultParagraphFont"/>
    <w:rsid w:val="00A058C3"/>
    <w:rPr>
      <w:sz w:val="22"/>
      <w:szCs w:val="22"/>
      <w:lang w:val="en-US" w:eastAsia="fr-FR" w:bidi="ar-SA"/>
    </w:rPr>
  </w:style>
  <w:style w:type="paragraph" w:customStyle="1" w:styleId="IOTC-Normal">
    <w:name w:val="IOTC-Normal"/>
    <w:basedOn w:val="Normal"/>
    <w:uiPriority w:val="99"/>
    <w:rsid w:val="00A058C3"/>
    <w:pPr>
      <w:jc w:val="both"/>
    </w:pPr>
  </w:style>
  <w:style w:type="paragraph" w:customStyle="1" w:styleId="IOTC-normal0">
    <w:name w:val="IOTC-normal"/>
    <w:uiPriority w:val="99"/>
    <w:rsid w:val="00A058C3"/>
    <w:pPr>
      <w:tabs>
        <w:tab w:val="num" w:pos="360"/>
      </w:tabs>
      <w:ind w:left="216" w:hanging="216"/>
      <w:jc w:val="both"/>
    </w:pPr>
    <w:rPr>
      <w:rFonts w:eastAsia="Times New Roman"/>
      <w:sz w:val="22"/>
      <w:lang w:val="fr-FR" w:eastAsia="fr-FR"/>
    </w:rPr>
  </w:style>
  <w:style w:type="paragraph" w:customStyle="1" w:styleId="H1">
    <w:name w:val="H1"/>
    <w:basedOn w:val="Heading1"/>
    <w:next w:val="Normal"/>
    <w:rsid w:val="00A058C3"/>
    <w:pPr>
      <w:spacing w:before="180"/>
    </w:pPr>
    <w:rPr>
      <w:rFonts w:ascii="Times New Roman Bold" w:hAnsi="Times New Roman Bold" w:cs="Times New Roman"/>
      <w:bCs/>
      <w:smallCaps/>
      <w:kern w:val="28"/>
      <w:sz w:val="26"/>
      <w:szCs w:val="22"/>
    </w:rPr>
  </w:style>
  <w:style w:type="paragraph" w:customStyle="1" w:styleId="Appendix">
    <w:name w:val="Appendix"/>
    <w:basedOn w:val="Heading1"/>
    <w:next w:val="Normal"/>
    <w:uiPriority w:val="99"/>
    <w:rsid w:val="00A058C3"/>
    <w:pPr>
      <w:pageBreakBefore/>
      <w:spacing w:before="0" w:after="240"/>
      <w:jc w:val="center"/>
    </w:pPr>
    <w:rPr>
      <w:rFonts w:ascii="Times New Roman Bold" w:hAnsi="Times New Roman Bold" w:cs="Times New Roman"/>
      <w:bCs/>
      <w:smallCaps/>
      <w:sz w:val="28"/>
      <w:szCs w:val="22"/>
    </w:rPr>
  </w:style>
  <w:style w:type="paragraph" w:styleId="BodyText2">
    <w:name w:val="Body Text 2"/>
    <w:basedOn w:val="Normal"/>
    <w:uiPriority w:val="99"/>
    <w:rsid w:val="00A058C3"/>
    <w:pPr>
      <w:widowControl w:val="0"/>
    </w:pPr>
    <w:rPr>
      <w:sz w:val="28"/>
    </w:rPr>
  </w:style>
  <w:style w:type="paragraph" w:styleId="Title">
    <w:name w:val="Title"/>
    <w:basedOn w:val="Normal"/>
    <w:next w:val="Normal"/>
    <w:link w:val="TitleChar"/>
    <w:uiPriority w:val="10"/>
    <w:qFormat/>
    <w:rsid w:val="00C03120"/>
    <w:pPr>
      <w:spacing w:after="0" w:line="240" w:lineRule="auto"/>
      <w:contextualSpacing/>
    </w:pPr>
    <w:rPr>
      <w:rFonts w:asciiTheme="majorHAnsi" w:eastAsiaTheme="majorEastAsia" w:hAnsiTheme="majorHAnsi" w:cstheme="majorBidi"/>
      <w:color w:val="5B9BD5" w:themeColor="accent1"/>
      <w:spacing w:val="-10"/>
      <w:sz w:val="56"/>
      <w:szCs w:val="56"/>
    </w:rPr>
  </w:style>
  <w:style w:type="paragraph" w:customStyle="1" w:styleId="H2">
    <w:name w:val="H2"/>
    <w:basedOn w:val="Heading2"/>
    <w:next w:val="Normal"/>
    <w:rsid w:val="00A058C3"/>
    <w:pPr>
      <w:spacing w:before="100" w:beforeAutospacing="1" w:after="120"/>
    </w:pPr>
    <w:rPr>
      <w:rFonts w:ascii="Times New Roman Bold" w:hAnsi="Times New Roman Bold" w:cs="Times New Roman"/>
      <w:b/>
      <w:bCs/>
      <w:i/>
      <w:iCs/>
      <w:kern w:val="24"/>
      <w:sz w:val="24"/>
      <w:szCs w:val="22"/>
    </w:rPr>
  </w:style>
  <w:style w:type="character" w:customStyle="1" w:styleId="IOTC-normalChar">
    <w:name w:val="IOTC-normal Char"/>
    <w:basedOn w:val="DefaultParagraphFont"/>
    <w:rsid w:val="00A058C3"/>
    <w:rPr>
      <w:noProof w:val="0"/>
      <w:sz w:val="22"/>
      <w:lang w:val="fr-FR"/>
    </w:rPr>
  </w:style>
  <w:style w:type="paragraph" w:customStyle="1" w:styleId="IOTC-NormalChar0">
    <w:name w:val="IOTC-Normal Char"/>
    <w:basedOn w:val="Normal"/>
    <w:uiPriority w:val="99"/>
    <w:rsid w:val="00A058C3"/>
    <w:pPr>
      <w:spacing w:before="120"/>
      <w:jc w:val="both"/>
    </w:pPr>
  </w:style>
  <w:style w:type="character" w:customStyle="1" w:styleId="IOTC-NormalCharChar">
    <w:name w:val="IOTC-Normal Char Char"/>
    <w:basedOn w:val="DefaultParagraphFont"/>
    <w:rsid w:val="00A058C3"/>
    <w:rPr>
      <w:noProof w:val="0"/>
      <w:sz w:val="22"/>
      <w:lang w:val="en-US"/>
    </w:rPr>
  </w:style>
  <w:style w:type="paragraph" w:customStyle="1" w:styleId="IOTCAgendaH1">
    <w:name w:val="IOTC Agenda H1"/>
    <w:basedOn w:val="IOTCHeading1"/>
    <w:next w:val="IOTC-Normal"/>
    <w:uiPriority w:val="99"/>
    <w:rsid w:val="002258A5"/>
    <w:pPr>
      <w:numPr>
        <w:numId w:val="12"/>
      </w:numPr>
      <w:spacing w:after="60"/>
    </w:pPr>
    <w:rPr>
      <w:color w:val="000000" w:themeColor="text1"/>
      <w:kern w:val="32"/>
      <w:lang w:val="en-GB"/>
    </w:rPr>
  </w:style>
  <w:style w:type="paragraph" w:customStyle="1" w:styleId="IOTCAgendaH2">
    <w:name w:val="IOTC Agenda H2"/>
    <w:basedOn w:val="IOTCHeading2"/>
    <w:next w:val="IOTC-Normal"/>
    <w:autoRedefine/>
    <w:uiPriority w:val="99"/>
    <w:rsid w:val="00892C4A"/>
    <w:pPr>
      <w:numPr>
        <w:numId w:val="14"/>
      </w:numPr>
      <w:spacing w:after="60"/>
      <w:ind w:left="540" w:hanging="540"/>
      <w:jc w:val="both"/>
    </w:pPr>
    <w:rPr>
      <w:i/>
      <w:color w:val="000000" w:themeColor="text1"/>
      <w:kern w:val="0"/>
      <w:lang w:val="en-US"/>
    </w:rPr>
  </w:style>
  <w:style w:type="paragraph" w:customStyle="1" w:styleId="IOTCAgendaH3">
    <w:name w:val="IOTC Agenda H3"/>
    <w:basedOn w:val="IOTCAgendaH2"/>
    <w:autoRedefine/>
    <w:uiPriority w:val="99"/>
    <w:rsid w:val="00F91FC9"/>
    <w:pPr>
      <w:numPr>
        <w:ilvl w:val="2"/>
        <w:numId w:val="16"/>
      </w:numPr>
      <w:ind w:left="720" w:right="58" w:hanging="684"/>
      <w:outlineLvl w:val="2"/>
    </w:pPr>
    <w:rPr>
      <w:rFonts w:ascii="Times New Roman Bold" w:hAnsi="Times New Roman Bold"/>
      <w:b/>
      <w:i w:val="0"/>
      <w:sz w:val="22"/>
    </w:rPr>
  </w:style>
  <w:style w:type="paragraph" w:customStyle="1" w:styleId="IOTCReport-AppendixHeading1Char">
    <w:name w:val="IOTC Report - Appendix Heading 1 Char"/>
    <w:basedOn w:val="BodyText"/>
    <w:link w:val="IOTCReport-AppendixHeading1CharChar1"/>
    <w:rsid w:val="00AF0888"/>
    <w:pPr>
      <w:keepNext/>
      <w:spacing w:after="80"/>
      <w:ind w:firstLine="720"/>
      <w:jc w:val="center"/>
      <w:outlineLvl w:val="0"/>
    </w:pPr>
    <w:rPr>
      <w:rFonts w:ascii="Times New Roman Bold" w:eastAsia="SimSun" w:hAnsi="Times New Roman Bold"/>
      <w:b/>
      <w:smallCaps/>
      <w:sz w:val="24"/>
      <w:szCs w:val="24"/>
    </w:rPr>
  </w:style>
  <w:style w:type="character" w:customStyle="1" w:styleId="IOTCReport-AppendixHeading1CharChar1">
    <w:name w:val="IOTC Report - Appendix Heading 1 Char Char1"/>
    <w:basedOn w:val="BodyTextChar"/>
    <w:link w:val="IOTCReport-AppendixHeading1Char"/>
    <w:uiPriority w:val="99"/>
    <w:rsid w:val="00570D7D"/>
    <w:rPr>
      <w:rFonts w:ascii="Times New Roman Bold" w:eastAsia="SimSun" w:hAnsi="Times New Roman Bold"/>
      <w:b/>
      <w:smallCaps/>
      <w:sz w:val="24"/>
      <w:szCs w:val="24"/>
      <w:lang w:eastAsia="fr-FR"/>
    </w:rPr>
  </w:style>
  <w:style w:type="character" w:customStyle="1" w:styleId="IOTCReport-AppendixHeading1CharChar">
    <w:name w:val="IOTC Report - Appendix Heading 1 Char Char"/>
    <w:basedOn w:val="DefaultParagraphFont"/>
    <w:rsid w:val="00570D7D"/>
    <w:rPr>
      <w:sz w:val="26"/>
    </w:rPr>
  </w:style>
  <w:style w:type="paragraph" w:styleId="PlainText">
    <w:name w:val="Plain Text"/>
    <w:basedOn w:val="Normal"/>
    <w:link w:val="PlainTextChar"/>
    <w:uiPriority w:val="99"/>
    <w:rsid w:val="00A058C3"/>
    <w:pPr>
      <w:widowControl w:val="0"/>
      <w:jc w:val="both"/>
    </w:pPr>
    <w:rPr>
      <w:rFonts w:ascii="MS Mincho" w:eastAsia="MS Mincho" w:hAnsi="Courier New"/>
      <w:kern w:val="2"/>
      <w:sz w:val="21"/>
      <w:lang w:eastAsia="ja-JP"/>
    </w:rPr>
  </w:style>
  <w:style w:type="character" w:styleId="Strong">
    <w:name w:val="Strong"/>
    <w:basedOn w:val="DefaultParagraphFont"/>
    <w:uiPriority w:val="22"/>
    <w:qFormat/>
    <w:rsid w:val="00C03120"/>
    <w:rPr>
      <w:b/>
      <w:bCs/>
    </w:rPr>
  </w:style>
  <w:style w:type="paragraph" w:customStyle="1" w:styleId="plaintext11">
    <w:name w:val="plaintext11"/>
    <w:basedOn w:val="Normal"/>
    <w:rsid w:val="00A058C3"/>
    <w:pPr>
      <w:spacing w:before="100" w:beforeAutospacing="1" w:after="100" w:afterAutospacing="1"/>
    </w:pPr>
    <w:rPr>
      <w:rFonts w:ascii="Arial" w:eastAsia="Arial Unicode MS" w:hAnsi="Arial"/>
      <w:color w:val="000000"/>
      <w:sz w:val="17"/>
      <w:lang w:eastAsia="ja-JP"/>
    </w:rPr>
  </w:style>
  <w:style w:type="character" w:customStyle="1" w:styleId="subparttitle1">
    <w:name w:val="subparttitle1"/>
    <w:basedOn w:val="DefaultParagraphFont"/>
    <w:rsid w:val="00A058C3"/>
    <w:rPr>
      <w:rFonts w:ascii="Arial" w:hAnsi="Arial" w:hint="default"/>
      <w:b/>
      <w:color w:val="666666"/>
      <w:sz w:val="18"/>
    </w:rPr>
  </w:style>
  <w:style w:type="paragraph" w:styleId="NormalWeb">
    <w:name w:val="Normal (Web)"/>
    <w:basedOn w:val="Normal"/>
    <w:uiPriority w:val="99"/>
    <w:rsid w:val="00A058C3"/>
    <w:pPr>
      <w:spacing w:before="100" w:beforeAutospacing="1" w:after="100" w:afterAutospacing="1"/>
    </w:pPr>
    <w:rPr>
      <w:rFonts w:ascii="Arial Unicode MS" w:eastAsia="Arial Unicode MS" w:hAnsi="Arial Unicode MS"/>
      <w:color w:val="000000"/>
      <w:lang w:eastAsia="ja-JP"/>
    </w:rPr>
  </w:style>
  <w:style w:type="paragraph" w:styleId="BodyTextIndent">
    <w:name w:val="Body Text Indent"/>
    <w:basedOn w:val="Normal"/>
    <w:link w:val="BodyTextIndentChar"/>
    <w:uiPriority w:val="99"/>
    <w:rsid w:val="00A058C3"/>
    <w:pPr>
      <w:ind w:left="360"/>
    </w:pPr>
  </w:style>
  <w:style w:type="character" w:customStyle="1" w:styleId="BodyTextIndentChar">
    <w:name w:val="Body Text Indent Char"/>
    <w:basedOn w:val="DefaultParagraphFont"/>
    <w:link w:val="BodyTextIndent"/>
    <w:uiPriority w:val="99"/>
    <w:rsid w:val="003D099A"/>
    <w:rPr>
      <w:rFonts w:eastAsia="Times New Roman"/>
      <w:sz w:val="22"/>
      <w:szCs w:val="22"/>
      <w:lang w:val="en-US" w:eastAsia="fr-FR"/>
    </w:rPr>
  </w:style>
  <w:style w:type="paragraph" w:styleId="BodyTextIndent2">
    <w:name w:val="Body Text Indent 2"/>
    <w:basedOn w:val="Normal"/>
    <w:link w:val="BodyTextIndent2Char"/>
    <w:uiPriority w:val="99"/>
    <w:rsid w:val="00A058C3"/>
    <w:pPr>
      <w:spacing w:line="480" w:lineRule="auto"/>
      <w:ind w:left="360"/>
    </w:pPr>
  </w:style>
  <w:style w:type="character" w:customStyle="1" w:styleId="BodyTextIndent2Char">
    <w:name w:val="Body Text Indent 2 Char"/>
    <w:basedOn w:val="DefaultParagraphFont"/>
    <w:link w:val="BodyTextIndent2"/>
    <w:uiPriority w:val="99"/>
    <w:rsid w:val="003D099A"/>
    <w:rPr>
      <w:rFonts w:eastAsia="Times New Roman"/>
      <w:sz w:val="22"/>
      <w:szCs w:val="22"/>
      <w:lang w:val="en-US" w:eastAsia="fr-FR"/>
    </w:rPr>
  </w:style>
  <w:style w:type="character" w:customStyle="1" w:styleId="CharChar">
    <w:name w:val="Char Char"/>
    <w:basedOn w:val="DefaultParagraphFont"/>
    <w:rsid w:val="00A058C3"/>
    <w:rPr>
      <w:noProof w:val="0"/>
      <w:sz w:val="24"/>
      <w:lang w:val="en-US"/>
    </w:rPr>
  </w:style>
  <w:style w:type="paragraph" w:customStyle="1" w:styleId="Figurelegend">
    <w:name w:val="Figure legend"/>
    <w:basedOn w:val="Normal"/>
    <w:next w:val="Tableheading"/>
    <w:rsid w:val="00A058C3"/>
    <w:pPr>
      <w:spacing w:before="240"/>
      <w:jc w:val="center"/>
    </w:pPr>
    <w:rPr>
      <w:rFonts w:ascii="Verdana" w:hAnsi="Verdana"/>
      <w:b/>
    </w:rPr>
  </w:style>
  <w:style w:type="paragraph" w:customStyle="1" w:styleId="Tableheading">
    <w:name w:val="Table heading"/>
    <w:basedOn w:val="Normal"/>
    <w:next w:val="Figurelegend"/>
    <w:uiPriority w:val="99"/>
    <w:rsid w:val="00A058C3"/>
    <w:pPr>
      <w:keepNext/>
      <w:keepLines/>
      <w:spacing w:before="240"/>
      <w:jc w:val="center"/>
    </w:pPr>
    <w:rPr>
      <w:rFonts w:ascii="Verdana" w:hAnsi="Verdana"/>
      <w:b/>
    </w:rPr>
  </w:style>
  <w:style w:type="paragraph" w:customStyle="1" w:styleId="Abstracttext">
    <w:name w:val="Abstract text"/>
    <w:basedOn w:val="Normal"/>
    <w:uiPriority w:val="99"/>
    <w:rsid w:val="00A058C3"/>
    <w:pPr>
      <w:pBdr>
        <w:top w:val="single" w:sz="4" w:space="1" w:color="auto"/>
        <w:left w:val="single" w:sz="4" w:space="4" w:color="auto"/>
        <w:bottom w:val="single" w:sz="4" w:space="1" w:color="auto"/>
        <w:right w:val="single" w:sz="4" w:space="4" w:color="auto"/>
      </w:pBdr>
      <w:spacing w:before="240"/>
    </w:pPr>
    <w:rPr>
      <w:rFonts w:ascii="Verdana" w:hAnsi="Verdana"/>
      <w:i/>
    </w:rPr>
  </w:style>
  <w:style w:type="paragraph" w:customStyle="1" w:styleId="Abstracttitle">
    <w:name w:val="Abstract title"/>
    <w:basedOn w:val="Title"/>
    <w:uiPriority w:val="99"/>
    <w:rsid w:val="00A058C3"/>
    <w:pPr>
      <w:keepNext/>
      <w:spacing w:before="240"/>
    </w:pPr>
    <w:rPr>
      <w:b/>
      <w:i/>
      <w:caps/>
      <w:kern w:val="28"/>
      <w:sz w:val="22"/>
      <w:lang w:val="en-US"/>
    </w:rPr>
  </w:style>
  <w:style w:type="paragraph" w:customStyle="1" w:styleId="Bibliography1">
    <w:name w:val="Bibliography1"/>
    <w:basedOn w:val="Normal"/>
    <w:autoRedefine/>
    <w:rsid w:val="00A058C3"/>
    <w:pPr>
      <w:spacing w:before="240"/>
      <w:ind w:left="360" w:hanging="360"/>
    </w:pPr>
    <w:rPr>
      <w:rFonts w:ascii="Verdana" w:hAnsi="Verdana"/>
    </w:rPr>
  </w:style>
  <w:style w:type="paragraph" w:customStyle="1" w:styleId="Tablelegend">
    <w:name w:val="Table legend"/>
    <w:basedOn w:val="Normal"/>
    <w:rsid w:val="00A058C3"/>
    <w:pPr>
      <w:keepNext/>
      <w:jc w:val="center"/>
    </w:pPr>
    <w:rPr>
      <w:rFonts w:ascii="Verdana" w:hAnsi="Verdana"/>
      <w:b/>
    </w:rPr>
  </w:style>
  <w:style w:type="paragraph" w:customStyle="1" w:styleId="H3">
    <w:name w:val="H3"/>
    <w:basedOn w:val="H2"/>
    <w:next w:val="Normal"/>
    <w:rsid w:val="00A058C3"/>
    <w:pPr>
      <w:spacing w:before="60" w:beforeAutospacing="0"/>
      <w:contextualSpacing/>
      <w:outlineLvl w:val="0"/>
    </w:pPr>
    <w:rPr>
      <w:b w:val="0"/>
      <w:kern w:val="28"/>
      <w:sz w:val="22"/>
    </w:rPr>
  </w:style>
  <w:style w:type="paragraph" w:styleId="List">
    <w:name w:val="List"/>
    <w:basedOn w:val="Normal"/>
    <w:uiPriority w:val="99"/>
    <w:rsid w:val="00A058C3"/>
    <w:pPr>
      <w:tabs>
        <w:tab w:val="num" w:pos="360"/>
      </w:tabs>
      <w:spacing w:before="120"/>
      <w:ind w:left="1080" w:hanging="360"/>
      <w:jc w:val="both"/>
    </w:pPr>
    <w:rPr>
      <w:rFonts w:ascii="Verdana" w:hAnsi="Verdana"/>
    </w:rPr>
  </w:style>
  <w:style w:type="paragraph" w:customStyle="1" w:styleId="H4">
    <w:name w:val="H4"/>
    <w:basedOn w:val="Heading4"/>
    <w:next w:val="Normal"/>
    <w:rsid w:val="00A058C3"/>
    <w:rPr>
      <w:rFonts w:ascii="Verdana" w:hAnsi="Verdana"/>
      <w:i/>
    </w:rPr>
  </w:style>
  <w:style w:type="paragraph" w:customStyle="1" w:styleId="Author">
    <w:name w:val="Author"/>
    <w:basedOn w:val="Normal"/>
    <w:next w:val="Abstracttitle"/>
    <w:rsid w:val="00A058C3"/>
    <w:pPr>
      <w:pBdr>
        <w:bottom w:val="single" w:sz="4" w:space="1" w:color="auto"/>
      </w:pBdr>
      <w:spacing w:before="240"/>
      <w:jc w:val="center"/>
    </w:pPr>
    <w:rPr>
      <w:rFonts w:ascii="Verdana" w:hAnsi="Verdana"/>
      <w:b/>
    </w:rPr>
  </w:style>
  <w:style w:type="paragraph" w:customStyle="1" w:styleId="Tabletext">
    <w:name w:val="Table text"/>
    <w:basedOn w:val="Normal"/>
    <w:rsid w:val="00A058C3"/>
    <w:pPr>
      <w:keepNext/>
      <w:keepLines/>
    </w:pPr>
    <w:rPr>
      <w:rFonts w:ascii="Verdana" w:hAnsi="Verdana"/>
      <w:sz w:val="18"/>
    </w:rPr>
  </w:style>
  <w:style w:type="paragraph" w:customStyle="1" w:styleId="H5">
    <w:name w:val="H5"/>
    <w:basedOn w:val="Heading5"/>
    <w:next w:val="Normal"/>
    <w:rsid w:val="00A058C3"/>
    <w:rPr>
      <w:rFonts w:ascii="Verdana" w:hAnsi="Verdana"/>
      <w:b/>
      <w:sz w:val="20"/>
    </w:rPr>
  </w:style>
  <w:style w:type="paragraph" w:customStyle="1" w:styleId="NJF">
    <w:name w:val="NJF"/>
    <w:basedOn w:val="Normal"/>
    <w:rsid w:val="00A058C3"/>
    <w:pPr>
      <w:autoSpaceDE w:val="0"/>
      <w:autoSpaceDN w:val="0"/>
      <w:adjustRightInd w:val="0"/>
      <w:jc w:val="both"/>
    </w:pPr>
    <w:rPr>
      <w:rFonts w:ascii="Verdana" w:hAnsi="Verdana"/>
      <w:lang w:val="fr-FR"/>
    </w:rPr>
  </w:style>
  <w:style w:type="paragraph" w:customStyle="1" w:styleId="Partlst">
    <w:name w:val="Partlst"/>
    <w:basedOn w:val="Normal"/>
    <w:rsid w:val="00A058C3"/>
    <w:rPr>
      <w:rFonts w:ascii="Verdana" w:hAnsi="Verdana"/>
    </w:rPr>
  </w:style>
  <w:style w:type="paragraph" w:customStyle="1" w:styleId="IOTCListofParticipants">
    <w:name w:val="IOTC List of Participants"/>
    <w:basedOn w:val="Normal"/>
    <w:rsid w:val="00A058C3"/>
    <w:pPr>
      <w:keepLines/>
      <w:spacing w:before="120"/>
      <w:contextualSpacing/>
    </w:pPr>
    <w:rPr>
      <w:noProof/>
    </w:rPr>
  </w:style>
  <w:style w:type="paragraph" w:customStyle="1" w:styleId="IOTC-Resolution">
    <w:name w:val="IOTC-Resolution"/>
    <w:basedOn w:val="IOTC-Normal"/>
    <w:rsid w:val="00A058C3"/>
    <w:pPr>
      <w:jc w:val="center"/>
    </w:pPr>
    <w:rPr>
      <w:b/>
      <w:smallCaps/>
    </w:rPr>
  </w:style>
  <w:style w:type="paragraph" w:customStyle="1" w:styleId="IOTCResolution">
    <w:name w:val="IOTC Resolution"/>
    <w:basedOn w:val="IOTCHeading2"/>
    <w:rsid w:val="00A058C3"/>
    <w:pPr>
      <w:jc w:val="center"/>
    </w:pPr>
    <w:rPr>
      <w:i/>
      <w:smallCaps/>
    </w:rPr>
  </w:style>
  <w:style w:type="paragraph" w:customStyle="1" w:styleId="Norm">
    <w:name w:val="Norm"/>
    <w:basedOn w:val="Normal"/>
    <w:uiPriority w:val="99"/>
    <w:rsid w:val="00A058C3"/>
    <w:pPr>
      <w:jc w:val="both"/>
    </w:pPr>
    <w:rPr>
      <w:lang w:eastAsia="en-US"/>
    </w:rPr>
  </w:style>
  <w:style w:type="character" w:styleId="FollowedHyperlink">
    <w:name w:val="FollowedHyperlink"/>
    <w:basedOn w:val="DefaultParagraphFont"/>
    <w:uiPriority w:val="99"/>
    <w:rsid w:val="00A058C3"/>
    <w:rPr>
      <w:color w:val="800080"/>
      <w:u w:val="single"/>
    </w:rPr>
  </w:style>
  <w:style w:type="paragraph" w:customStyle="1" w:styleId="StyleIOTCNormalnumberedBefore12ptAfter12pt">
    <w:name w:val="Style IOTC Normal numbered + Before:  12 pt After:  12 pt"/>
    <w:basedOn w:val="Normal"/>
    <w:rsid w:val="00A058C3"/>
    <w:pPr>
      <w:tabs>
        <w:tab w:val="right" w:pos="432"/>
        <w:tab w:val="num" w:pos="720"/>
      </w:tabs>
      <w:ind w:left="720" w:hanging="360"/>
      <w:jc w:val="both"/>
    </w:pPr>
  </w:style>
  <w:style w:type="paragraph" w:customStyle="1" w:styleId="Text1">
    <w:name w:val="Text 1"/>
    <w:basedOn w:val="Normal"/>
    <w:rsid w:val="00A058C3"/>
    <w:pPr>
      <w:spacing w:after="240"/>
      <w:ind w:left="482"/>
      <w:jc w:val="both"/>
    </w:pPr>
    <w:rPr>
      <w:sz w:val="24"/>
      <w:lang w:eastAsia="en-US"/>
    </w:rPr>
  </w:style>
  <w:style w:type="paragraph" w:customStyle="1" w:styleId="NumPar1">
    <w:name w:val="NumPar 1"/>
    <w:basedOn w:val="Heading1"/>
    <w:next w:val="Text1"/>
    <w:rsid w:val="00A058C3"/>
    <w:pPr>
      <w:keepNext w:val="0"/>
      <w:tabs>
        <w:tab w:val="num" w:pos="480"/>
      </w:tabs>
      <w:spacing w:before="0" w:after="240"/>
      <w:ind w:left="480" w:hanging="480"/>
      <w:jc w:val="both"/>
      <w:outlineLvl w:val="9"/>
    </w:pPr>
    <w:rPr>
      <w:rFonts w:ascii="Times New Roman" w:hAnsi="Times New Roman" w:cs="Times New Roman"/>
      <w:b/>
      <w:bCs/>
      <w:sz w:val="24"/>
      <w:szCs w:val="20"/>
      <w:lang w:eastAsia="en-US"/>
    </w:rPr>
  </w:style>
  <w:style w:type="paragraph" w:customStyle="1" w:styleId="ListBullet1">
    <w:name w:val="List Bullet 1"/>
    <w:basedOn w:val="Text1"/>
    <w:rsid w:val="00A058C3"/>
    <w:pPr>
      <w:tabs>
        <w:tab w:val="num" w:pos="765"/>
      </w:tabs>
      <w:ind w:left="765" w:hanging="283"/>
    </w:pPr>
  </w:style>
  <w:style w:type="paragraph" w:customStyle="1" w:styleId="ListDash1">
    <w:name w:val="List Dash 1"/>
    <w:basedOn w:val="Text1"/>
    <w:rsid w:val="00A058C3"/>
    <w:pPr>
      <w:tabs>
        <w:tab w:val="num" w:pos="765"/>
      </w:tabs>
      <w:ind w:left="765" w:hanging="283"/>
    </w:pPr>
  </w:style>
  <w:style w:type="paragraph" w:customStyle="1" w:styleId="Text2">
    <w:name w:val="Text 2"/>
    <w:basedOn w:val="Normal"/>
    <w:rsid w:val="00A058C3"/>
    <w:pPr>
      <w:tabs>
        <w:tab w:val="left" w:pos="2302"/>
      </w:tabs>
      <w:overflowPunct w:val="0"/>
      <w:autoSpaceDE w:val="0"/>
      <w:autoSpaceDN w:val="0"/>
      <w:adjustRightInd w:val="0"/>
      <w:spacing w:after="240"/>
      <w:ind w:left="1202"/>
      <w:jc w:val="both"/>
      <w:textAlignment w:val="baseline"/>
    </w:pPr>
    <w:rPr>
      <w:rFonts w:eastAsia="MS Mincho"/>
      <w:sz w:val="24"/>
      <w:lang w:eastAsia="ja-JP"/>
    </w:rPr>
  </w:style>
  <w:style w:type="paragraph" w:customStyle="1" w:styleId="Resolutions">
    <w:name w:val="Resolutions"/>
    <w:basedOn w:val="IOTCReport-AppendixHeading1Char"/>
    <w:rsid w:val="00A058C3"/>
    <w:pPr>
      <w:ind w:firstLine="0"/>
      <w:outlineLvl w:val="2"/>
    </w:pPr>
    <w:rPr>
      <w:rFonts w:eastAsia="Times New Roman"/>
      <w:noProof/>
      <w:lang w:eastAsia="en-US"/>
    </w:rPr>
  </w:style>
  <w:style w:type="paragraph" w:customStyle="1" w:styleId="NumPar2">
    <w:name w:val="NumPar 2"/>
    <w:basedOn w:val="Heading2"/>
    <w:next w:val="Text2"/>
    <w:rsid w:val="00A058C3"/>
    <w:pPr>
      <w:keepNext w:val="0"/>
      <w:tabs>
        <w:tab w:val="num" w:pos="850"/>
      </w:tabs>
      <w:spacing w:before="0" w:after="240"/>
      <w:ind w:left="850" w:hanging="850"/>
      <w:jc w:val="both"/>
      <w:outlineLvl w:val="9"/>
    </w:pPr>
    <w:rPr>
      <w:rFonts w:ascii="Times New Roman" w:hAnsi="Times New Roman" w:cs="Times New Roman"/>
      <w:b/>
      <w:bCs/>
      <w:i/>
      <w:iCs/>
      <w:sz w:val="24"/>
      <w:szCs w:val="20"/>
      <w:lang w:eastAsia="en-US"/>
    </w:rPr>
  </w:style>
  <w:style w:type="paragraph" w:customStyle="1" w:styleId="NumPar3">
    <w:name w:val="NumPar 3"/>
    <w:basedOn w:val="Heading3"/>
    <w:next w:val="Normal"/>
    <w:rsid w:val="00A058C3"/>
    <w:pPr>
      <w:keepNext w:val="0"/>
      <w:tabs>
        <w:tab w:val="num" w:pos="850"/>
      </w:tabs>
      <w:spacing w:before="0" w:after="240"/>
      <w:ind w:left="850" w:hanging="850"/>
      <w:jc w:val="both"/>
      <w:outlineLvl w:val="9"/>
    </w:pPr>
    <w:rPr>
      <w:rFonts w:ascii="Times New Roman" w:hAnsi="Times New Roman"/>
      <w:b/>
      <w:szCs w:val="20"/>
      <w:lang w:eastAsia="en-US"/>
    </w:rPr>
  </w:style>
  <w:style w:type="paragraph" w:customStyle="1" w:styleId="NumPar4">
    <w:name w:val="NumPar 4"/>
    <w:basedOn w:val="Heading4"/>
    <w:next w:val="Normal"/>
    <w:rsid w:val="00A058C3"/>
    <w:pPr>
      <w:keepNext w:val="0"/>
      <w:tabs>
        <w:tab w:val="num" w:pos="850"/>
      </w:tabs>
      <w:spacing w:before="0" w:after="240"/>
      <w:ind w:left="850" w:hanging="850"/>
      <w:jc w:val="both"/>
      <w:outlineLvl w:val="9"/>
    </w:pPr>
    <w:rPr>
      <w:b/>
      <w:sz w:val="24"/>
      <w:szCs w:val="20"/>
      <w:lang w:eastAsia="en-US"/>
    </w:rPr>
  </w:style>
  <w:style w:type="paragraph" w:customStyle="1" w:styleId="ListDash">
    <w:name w:val="List Dash"/>
    <w:basedOn w:val="Normal"/>
    <w:rsid w:val="00A058C3"/>
    <w:pPr>
      <w:tabs>
        <w:tab w:val="num" w:pos="283"/>
      </w:tabs>
      <w:spacing w:after="240"/>
      <w:ind w:left="283" w:hanging="283"/>
      <w:jc w:val="both"/>
    </w:pPr>
    <w:rPr>
      <w:sz w:val="24"/>
      <w:lang w:eastAsia="en-US"/>
    </w:rPr>
  </w:style>
  <w:style w:type="paragraph" w:customStyle="1" w:styleId="PartTitle">
    <w:name w:val="PartTitle"/>
    <w:basedOn w:val="Normal"/>
    <w:next w:val="Normal"/>
    <w:rsid w:val="00A058C3"/>
    <w:pPr>
      <w:keepNext/>
      <w:pageBreakBefore/>
      <w:spacing w:after="480"/>
      <w:jc w:val="center"/>
    </w:pPr>
    <w:rPr>
      <w:rFonts w:eastAsia="MS Mincho"/>
      <w:b/>
      <w:sz w:val="36"/>
      <w:lang w:eastAsia="en-US"/>
    </w:rPr>
  </w:style>
  <w:style w:type="paragraph" w:customStyle="1" w:styleId="PP">
    <w:name w:val="PP"/>
    <w:basedOn w:val="Normal"/>
    <w:rsid w:val="00A058C3"/>
    <w:pPr>
      <w:spacing w:line="240" w:lineRule="atLeast"/>
      <w:jc w:val="both"/>
    </w:pPr>
  </w:style>
  <w:style w:type="character" w:customStyle="1" w:styleId="PPChar">
    <w:name w:val="PP Char"/>
    <w:basedOn w:val="DefaultParagraphFont"/>
    <w:rsid w:val="00A058C3"/>
    <w:rPr>
      <w:sz w:val="22"/>
      <w:szCs w:val="22"/>
      <w:lang w:val="en-GB" w:eastAsia="fr-FR" w:bidi="ar-SA"/>
    </w:rPr>
  </w:style>
  <w:style w:type="paragraph" w:customStyle="1" w:styleId="Style1">
    <w:name w:val="Style1"/>
    <w:basedOn w:val="IOTC-Normal"/>
    <w:rsid w:val="00A058C3"/>
  </w:style>
  <w:style w:type="character" w:styleId="HTMLAcronym">
    <w:name w:val="HTML Acronym"/>
    <w:basedOn w:val="DefaultParagraphFont"/>
    <w:uiPriority w:val="99"/>
    <w:unhideWhenUsed/>
    <w:rsid w:val="00DD486B"/>
  </w:style>
  <w:style w:type="paragraph" w:customStyle="1" w:styleId="IOTCNormalnumbered">
    <w:name w:val="IOTC Normal numbered"/>
    <w:basedOn w:val="Normal"/>
    <w:rsid w:val="00A058C3"/>
    <w:pPr>
      <w:tabs>
        <w:tab w:val="num" w:pos="864"/>
      </w:tabs>
      <w:ind w:left="864" w:hanging="144"/>
    </w:pPr>
  </w:style>
  <w:style w:type="paragraph" w:customStyle="1" w:styleId="IOTCReportNormalNumberedAnnex">
    <w:name w:val="IOTC Report Normal Numbered Annex"/>
    <w:uiPriority w:val="99"/>
    <w:rsid w:val="00A058C3"/>
    <w:rPr>
      <w:rFonts w:eastAsia="Times New Roman"/>
      <w:snapToGrid w:val="0"/>
      <w:sz w:val="22"/>
      <w:lang w:eastAsia="en-US"/>
    </w:rPr>
  </w:style>
  <w:style w:type="paragraph" w:customStyle="1" w:styleId="IOTC-Resolution-Numbered">
    <w:name w:val="IOTC-Resolution-Numbered"/>
    <w:rsid w:val="00A058C3"/>
    <w:pPr>
      <w:widowControl w:val="0"/>
      <w:tabs>
        <w:tab w:val="num" w:pos="720"/>
      </w:tabs>
      <w:ind w:left="720" w:hanging="360"/>
    </w:pPr>
    <w:rPr>
      <w:rFonts w:eastAsia="Times New Roman"/>
      <w:sz w:val="22"/>
      <w:szCs w:val="22"/>
      <w:lang w:val="en-AU" w:eastAsia="fr-FR"/>
    </w:rPr>
  </w:style>
  <w:style w:type="character" w:styleId="FootnoteReference">
    <w:name w:val="footnote reference"/>
    <w:basedOn w:val="DefaultParagraphFont"/>
    <w:rsid w:val="00A058C3"/>
    <w:rPr>
      <w:vertAlign w:val="superscript"/>
    </w:rPr>
  </w:style>
  <w:style w:type="paragraph" w:styleId="BalloonText">
    <w:name w:val="Balloon Text"/>
    <w:basedOn w:val="Normal"/>
    <w:link w:val="BalloonTextChar"/>
    <w:uiPriority w:val="99"/>
    <w:semiHidden/>
    <w:rsid w:val="00A058C3"/>
    <w:rPr>
      <w:rFonts w:ascii="Tahoma" w:hAnsi="Tahoma" w:cs="Tahoma"/>
      <w:sz w:val="16"/>
      <w:szCs w:val="16"/>
    </w:rPr>
  </w:style>
  <w:style w:type="character" w:customStyle="1" w:styleId="BalloonTextChar">
    <w:name w:val="Balloon Text Char"/>
    <w:basedOn w:val="DefaultParagraphFont"/>
    <w:link w:val="BalloonText"/>
    <w:uiPriority w:val="99"/>
    <w:semiHidden/>
    <w:rsid w:val="003D099A"/>
    <w:rPr>
      <w:rFonts w:ascii="Tahoma" w:eastAsia="Times New Roman" w:hAnsi="Tahoma" w:cs="Tahoma"/>
      <w:sz w:val="16"/>
      <w:szCs w:val="16"/>
      <w:lang w:eastAsia="fr-FR"/>
    </w:rPr>
  </w:style>
  <w:style w:type="paragraph" w:customStyle="1" w:styleId="hhh">
    <w:name w:val="hhh"/>
    <w:basedOn w:val="Normal"/>
    <w:uiPriority w:val="99"/>
    <w:rsid w:val="00A058C3"/>
    <w:pPr>
      <w:spacing w:before="180" w:line="360" w:lineRule="auto"/>
      <w:jc w:val="center"/>
    </w:pPr>
    <w:rPr>
      <w:rFonts w:ascii="Times New Roman (PCL6)" w:hAnsi="Times New Roman (PCL6)"/>
      <w:b/>
      <w:color w:val="000000"/>
      <w:sz w:val="32"/>
      <w:lang w:val="pt-BR" w:eastAsia="en-US"/>
    </w:rPr>
  </w:style>
  <w:style w:type="paragraph" w:styleId="FootnoteText">
    <w:name w:val="footnote text"/>
    <w:basedOn w:val="Normal"/>
    <w:link w:val="FootnoteTextChar"/>
    <w:uiPriority w:val="99"/>
    <w:rsid w:val="00A058C3"/>
    <w:pPr>
      <w:keepNext/>
      <w:keepLines/>
      <w:spacing w:before="120"/>
    </w:pPr>
    <w:rPr>
      <w:lang w:eastAsia="en-US"/>
    </w:rPr>
  </w:style>
  <w:style w:type="character" w:customStyle="1" w:styleId="FootnoteTextChar">
    <w:name w:val="Footnote Text Char"/>
    <w:basedOn w:val="DefaultParagraphFont"/>
    <w:link w:val="FootnoteText"/>
    <w:uiPriority w:val="99"/>
    <w:rsid w:val="0014336C"/>
    <w:rPr>
      <w:rFonts w:eastAsia="Times New Roman"/>
      <w:lang w:eastAsia="en-US"/>
    </w:rPr>
  </w:style>
  <w:style w:type="paragraph" w:styleId="ListBullet">
    <w:name w:val="List Bullet"/>
    <w:basedOn w:val="Normal"/>
    <w:autoRedefine/>
    <w:uiPriority w:val="99"/>
    <w:rsid w:val="00A058C3"/>
    <w:pPr>
      <w:spacing w:before="120"/>
      <w:ind w:left="360"/>
      <w:jc w:val="both"/>
    </w:pPr>
    <w:rPr>
      <w:lang w:eastAsia="en-US"/>
    </w:rPr>
  </w:style>
  <w:style w:type="paragraph" w:styleId="ListNumber">
    <w:name w:val="List Number"/>
    <w:basedOn w:val="Normal"/>
    <w:rsid w:val="00A058C3"/>
    <w:pPr>
      <w:tabs>
        <w:tab w:val="num" w:pos="360"/>
      </w:tabs>
      <w:spacing w:before="120"/>
      <w:ind w:left="360" w:hanging="360"/>
    </w:pPr>
    <w:rPr>
      <w:lang w:eastAsia="en-US"/>
    </w:rPr>
  </w:style>
  <w:style w:type="paragraph" w:customStyle="1" w:styleId="ListDash2">
    <w:name w:val="List Dash 2"/>
    <w:basedOn w:val="Normal"/>
    <w:rsid w:val="00A058C3"/>
    <w:pPr>
      <w:tabs>
        <w:tab w:val="num" w:pos="1485"/>
      </w:tabs>
      <w:spacing w:after="240"/>
      <w:ind w:left="1485" w:hanging="283"/>
      <w:jc w:val="both"/>
    </w:pPr>
    <w:rPr>
      <w:sz w:val="24"/>
      <w:lang w:eastAsia="en-US"/>
    </w:rPr>
  </w:style>
  <w:style w:type="paragraph" w:customStyle="1" w:styleId="NoteHead">
    <w:name w:val="NoteHead"/>
    <w:basedOn w:val="Normal"/>
    <w:next w:val="Normal"/>
    <w:rsid w:val="00A058C3"/>
    <w:pPr>
      <w:spacing w:before="720" w:after="720"/>
      <w:jc w:val="center"/>
    </w:pPr>
    <w:rPr>
      <w:b/>
      <w:smallCaps/>
      <w:sz w:val="24"/>
      <w:lang w:eastAsia="en-US"/>
    </w:rPr>
  </w:style>
  <w:style w:type="character" w:styleId="CommentReference">
    <w:name w:val="annotation reference"/>
    <w:basedOn w:val="DefaultParagraphFont"/>
    <w:uiPriority w:val="99"/>
    <w:rsid w:val="00A058C3"/>
    <w:rPr>
      <w:sz w:val="18"/>
    </w:rPr>
  </w:style>
  <w:style w:type="paragraph" w:styleId="CommentText">
    <w:name w:val="annotation text"/>
    <w:basedOn w:val="Normal"/>
    <w:link w:val="CommentTextChar"/>
    <w:uiPriority w:val="99"/>
    <w:rsid w:val="00A058C3"/>
    <w:rPr>
      <w:sz w:val="24"/>
      <w:szCs w:val="24"/>
    </w:rPr>
  </w:style>
  <w:style w:type="paragraph" w:styleId="CommentSubject">
    <w:name w:val="annotation subject"/>
    <w:basedOn w:val="CommentText"/>
    <w:next w:val="CommentText"/>
    <w:uiPriority w:val="99"/>
    <w:rsid w:val="00A058C3"/>
    <w:rPr>
      <w:sz w:val="22"/>
      <w:szCs w:val="22"/>
    </w:rPr>
  </w:style>
  <w:style w:type="paragraph" w:styleId="EnvelopeReturn">
    <w:name w:val="envelope return"/>
    <w:basedOn w:val="Normal"/>
    <w:rsid w:val="00A058C3"/>
    <w:pPr>
      <w:spacing w:before="120"/>
    </w:pPr>
    <w:rPr>
      <w:rFonts w:ascii="Arial" w:hAnsi="Arial"/>
      <w:i/>
      <w:sz w:val="18"/>
      <w:lang w:eastAsia="en-US"/>
    </w:rPr>
  </w:style>
  <w:style w:type="paragraph" w:customStyle="1" w:styleId="hh">
    <w:name w:val="hh"/>
    <w:rsid w:val="00A058C3"/>
    <w:pPr>
      <w:spacing w:line="720" w:lineRule="exact"/>
    </w:pPr>
    <w:rPr>
      <w:rFonts w:ascii="Bookman Old Style" w:eastAsia="Times New Roman" w:hAnsi="Bookman Old Style"/>
      <w:b/>
      <w:color w:val="000000"/>
      <w:sz w:val="72"/>
      <w:lang w:val="pt-BR" w:eastAsia="en-US"/>
    </w:rPr>
  </w:style>
  <w:style w:type="character" w:customStyle="1" w:styleId="MTEquationSection">
    <w:name w:val="MTEquationSection"/>
    <w:basedOn w:val="DefaultParagraphFont"/>
    <w:rsid w:val="00A058C3"/>
    <w:rPr>
      <w:vanish w:val="0"/>
      <w:color w:val="FF0000"/>
    </w:rPr>
  </w:style>
  <w:style w:type="paragraph" w:customStyle="1" w:styleId="font5">
    <w:name w:val="font5"/>
    <w:basedOn w:val="Normal"/>
    <w:rsid w:val="00A058C3"/>
    <w:pPr>
      <w:spacing w:before="100" w:beforeAutospacing="1" w:after="100" w:afterAutospacing="1"/>
    </w:pPr>
    <w:rPr>
      <w:rFonts w:ascii="Tahoma" w:hAnsi="Tahoma" w:cs="Tahoma"/>
      <w:color w:val="000000"/>
      <w:sz w:val="16"/>
      <w:szCs w:val="16"/>
      <w:lang w:eastAsia="en-US"/>
    </w:rPr>
  </w:style>
  <w:style w:type="paragraph" w:customStyle="1" w:styleId="font6">
    <w:name w:val="font6"/>
    <w:basedOn w:val="Normal"/>
    <w:rsid w:val="00A058C3"/>
    <w:pPr>
      <w:spacing w:before="100" w:beforeAutospacing="1" w:after="100" w:afterAutospacing="1"/>
    </w:pPr>
    <w:rPr>
      <w:rFonts w:ascii="Tahoma" w:hAnsi="Tahoma" w:cs="Tahoma"/>
      <w:b/>
      <w:bCs/>
      <w:color w:val="000000"/>
      <w:sz w:val="16"/>
      <w:szCs w:val="16"/>
      <w:lang w:eastAsia="en-US"/>
    </w:rPr>
  </w:style>
  <w:style w:type="paragraph" w:styleId="BlockText">
    <w:name w:val="Block Text"/>
    <w:basedOn w:val="Normal"/>
    <w:uiPriority w:val="99"/>
    <w:rsid w:val="00A058C3"/>
    <w:pPr>
      <w:spacing w:before="120"/>
      <w:ind w:left="1440" w:right="1440"/>
    </w:pPr>
    <w:rPr>
      <w:lang w:eastAsia="en-US"/>
    </w:rPr>
  </w:style>
  <w:style w:type="paragraph" w:styleId="BodyText3">
    <w:name w:val="Body Text 3"/>
    <w:basedOn w:val="Normal"/>
    <w:uiPriority w:val="99"/>
    <w:rsid w:val="00A058C3"/>
    <w:pPr>
      <w:spacing w:before="120"/>
    </w:pPr>
    <w:rPr>
      <w:sz w:val="16"/>
      <w:szCs w:val="16"/>
      <w:lang w:eastAsia="en-US"/>
    </w:rPr>
  </w:style>
  <w:style w:type="paragraph" w:styleId="BodyTextFirstIndent">
    <w:name w:val="Body Text First Indent"/>
    <w:basedOn w:val="BodyText"/>
    <w:link w:val="BodyTextFirstIndentChar"/>
    <w:uiPriority w:val="99"/>
    <w:rsid w:val="00A058C3"/>
    <w:pPr>
      <w:spacing w:before="120"/>
      <w:ind w:firstLine="210"/>
    </w:pPr>
    <w:rPr>
      <w:lang w:eastAsia="en-US"/>
    </w:rPr>
  </w:style>
  <w:style w:type="paragraph" w:styleId="BodyTextFirstIndent2">
    <w:name w:val="Body Text First Indent 2"/>
    <w:basedOn w:val="BodyTextIndent"/>
    <w:uiPriority w:val="99"/>
    <w:rsid w:val="00A058C3"/>
    <w:pPr>
      <w:spacing w:before="120" w:after="0"/>
      <w:ind w:left="283" w:firstLine="210"/>
    </w:pPr>
    <w:rPr>
      <w:lang w:eastAsia="en-US"/>
    </w:rPr>
  </w:style>
  <w:style w:type="paragraph" w:styleId="BodyTextIndent3">
    <w:name w:val="Body Text Indent 3"/>
    <w:basedOn w:val="Normal"/>
    <w:uiPriority w:val="99"/>
    <w:rsid w:val="00A058C3"/>
    <w:pPr>
      <w:spacing w:before="120"/>
      <w:ind w:left="283"/>
    </w:pPr>
    <w:rPr>
      <w:sz w:val="16"/>
      <w:szCs w:val="16"/>
      <w:lang w:eastAsia="en-US"/>
    </w:rPr>
  </w:style>
  <w:style w:type="paragraph" w:styleId="Closing">
    <w:name w:val="Closing"/>
    <w:basedOn w:val="Normal"/>
    <w:rsid w:val="00A058C3"/>
    <w:pPr>
      <w:spacing w:before="120"/>
      <w:ind w:left="4252"/>
    </w:pPr>
    <w:rPr>
      <w:lang w:eastAsia="en-US"/>
    </w:rPr>
  </w:style>
  <w:style w:type="paragraph" w:styleId="Date">
    <w:name w:val="Date"/>
    <w:basedOn w:val="Normal"/>
    <w:next w:val="Normal"/>
    <w:link w:val="DateChar"/>
    <w:uiPriority w:val="99"/>
    <w:rsid w:val="00A058C3"/>
    <w:pPr>
      <w:spacing w:before="120"/>
    </w:pPr>
    <w:rPr>
      <w:lang w:eastAsia="en-US"/>
    </w:rPr>
  </w:style>
  <w:style w:type="paragraph" w:styleId="E-mailSignature">
    <w:name w:val="E-mail Signature"/>
    <w:basedOn w:val="Normal"/>
    <w:rsid w:val="00A058C3"/>
    <w:pPr>
      <w:spacing w:before="120"/>
    </w:pPr>
    <w:rPr>
      <w:lang w:eastAsia="en-US"/>
    </w:rPr>
  </w:style>
  <w:style w:type="paragraph" w:styleId="EnvelopeAddress">
    <w:name w:val="envelope address"/>
    <w:basedOn w:val="Normal"/>
    <w:rsid w:val="00A058C3"/>
    <w:pPr>
      <w:framePr w:w="7920" w:h="1980" w:hRule="exact" w:hSpace="180" w:wrap="auto" w:hAnchor="page" w:xAlign="center" w:yAlign="bottom"/>
      <w:spacing w:before="120"/>
      <w:ind w:left="2880"/>
    </w:pPr>
    <w:rPr>
      <w:rFonts w:ascii="Arial" w:hAnsi="Arial" w:cs="Arial"/>
      <w:sz w:val="24"/>
      <w:szCs w:val="24"/>
      <w:lang w:eastAsia="en-US"/>
    </w:rPr>
  </w:style>
  <w:style w:type="paragraph" w:styleId="HTMLAddress">
    <w:name w:val="HTML Address"/>
    <w:basedOn w:val="Normal"/>
    <w:link w:val="HTMLAddressChar"/>
    <w:rsid w:val="00A058C3"/>
    <w:pPr>
      <w:spacing w:before="120"/>
    </w:pPr>
    <w:rPr>
      <w:i/>
      <w:iCs/>
      <w:lang w:eastAsia="en-US"/>
    </w:rPr>
  </w:style>
  <w:style w:type="paragraph" w:styleId="HTMLPreformatted">
    <w:name w:val="HTML Preformatted"/>
    <w:basedOn w:val="Normal"/>
    <w:link w:val="HTMLPreformattedChar"/>
    <w:rsid w:val="00A058C3"/>
    <w:pPr>
      <w:spacing w:before="120"/>
    </w:pPr>
    <w:rPr>
      <w:rFonts w:ascii="Courier New" w:hAnsi="Courier New" w:cs="Courier New"/>
      <w:lang w:eastAsia="en-US"/>
    </w:rPr>
  </w:style>
  <w:style w:type="paragraph" w:styleId="List2">
    <w:name w:val="List 2"/>
    <w:basedOn w:val="Normal"/>
    <w:uiPriority w:val="99"/>
    <w:rsid w:val="00A058C3"/>
    <w:pPr>
      <w:spacing w:before="120"/>
      <w:ind w:left="566" w:hanging="283"/>
    </w:pPr>
    <w:rPr>
      <w:lang w:eastAsia="en-US"/>
    </w:rPr>
  </w:style>
  <w:style w:type="paragraph" w:styleId="List3">
    <w:name w:val="List 3"/>
    <w:basedOn w:val="Normal"/>
    <w:rsid w:val="00A058C3"/>
    <w:pPr>
      <w:spacing w:before="120"/>
      <w:ind w:left="849" w:hanging="283"/>
    </w:pPr>
    <w:rPr>
      <w:lang w:eastAsia="en-US"/>
    </w:rPr>
  </w:style>
  <w:style w:type="paragraph" w:styleId="List4">
    <w:name w:val="List 4"/>
    <w:basedOn w:val="Normal"/>
    <w:rsid w:val="00A058C3"/>
    <w:pPr>
      <w:spacing w:before="120"/>
      <w:ind w:left="1132" w:hanging="283"/>
    </w:pPr>
    <w:rPr>
      <w:lang w:eastAsia="en-US"/>
    </w:rPr>
  </w:style>
  <w:style w:type="paragraph" w:styleId="List5">
    <w:name w:val="List 5"/>
    <w:basedOn w:val="Normal"/>
    <w:rsid w:val="00A058C3"/>
    <w:pPr>
      <w:spacing w:before="120"/>
      <w:ind w:left="1415" w:hanging="283"/>
    </w:pPr>
    <w:rPr>
      <w:lang w:eastAsia="en-US"/>
    </w:rPr>
  </w:style>
  <w:style w:type="paragraph" w:styleId="ListBullet2">
    <w:name w:val="List Bullet 2"/>
    <w:basedOn w:val="Normal"/>
    <w:autoRedefine/>
    <w:uiPriority w:val="99"/>
    <w:rsid w:val="00A058C3"/>
    <w:pPr>
      <w:tabs>
        <w:tab w:val="num" w:pos="1056"/>
      </w:tabs>
      <w:spacing w:before="120"/>
      <w:ind w:left="1056" w:hanging="360"/>
    </w:pPr>
    <w:rPr>
      <w:lang w:eastAsia="en-US"/>
    </w:rPr>
  </w:style>
  <w:style w:type="paragraph" w:styleId="ListBullet3">
    <w:name w:val="List Bullet 3"/>
    <w:basedOn w:val="Normal"/>
    <w:autoRedefine/>
    <w:rsid w:val="00A058C3"/>
    <w:pPr>
      <w:tabs>
        <w:tab w:val="num" w:pos="360"/>
      </w:tabs>
      <w:spacing w:before="120"/>
      <w:ind w:left="216" w:hanging="216"/>
    </w:pPr>
    <w:rPr>
      <w:lang w:eastAsia="en-US"/>
    </w:rPr>
  </w:style>
  <w:style w:type="paragraph" w:styleId="ListBullet4">
    <w:name w:val="List Bullet 4"/>
    <w:basedOn w:val="Normal"/>
    <w:autoRedefine/>
    <w:rsid w:val="00A058C3"/>
    <w:pPr>
      <w:tabs>
        <w:tab w:val="num" w:pos="288"/>
      </w:tabs>
      <w:spacing w:before="120"/>
      <w:ind w:left="288" w:hanging="288"/>
    </w:pPr>
    <w:rPr>
      <w:lang w:eastAsia="en-US"/>
    </w:rPr>
  </w:style>
  <w:style w:type="paragraph" w:styleId="ListBullet5">
    <w:name w:val="List Bullet 5"/>
    <w:basedOn w:val="Normal"/>
    <w:autoRedefine/>
    <w:rsid w:val="00A058C3"/>
    <w:pPr>
      <w:tabs>
        <w:tab w:val="num" w:pos="360"/>
      </w:tabs>
      <w:spacing w:before="120"/>
      <w:ind w:left="360" w:hanging="360"/>
    </w:pPr>
    <w:rPr>
      <w:lang w:eastAsia="en-US"/>
    </w:rPr>
  </w:style>
  <w:style w:type="paragraph" w:styleId="ListContinue">
    <w:name w:val="List Continue"/>
    <w:basedOn w:val="Normal"/>
    <w:rsid w:val="00A058C3"/>
    <w:pPr>
      <w:spacing w:before="120"/>
      <w:ind w:left="283"/>
    </w:pPr>
    <w:rPr>
      <w:lang w:eastAsia="en-US"/>
    </w:rPr>
  </w:style>
  <w:style w:type="paragraph" w:styleId="ListContinue2">
    <w:name w:val="List Continue 2"/>
    <w:basedOn w:val="Normal"/>
    <w:rsid w:val="00A058C3"/>
    <w:pPr>
      <w:spacing w:before="120"/>
      <w:ind w:left="566"/>
    </w:pPr>
    <w:rPr>
      <w:lang w:eastAsia="en-US"/>
    </w:rPr>
  </w:style>
  <w:style w:type="paragraph" w:styleId="ListContinue3">
    <w:name w:val="List Continue 3"/>
    <w:basedOn w:val="Normal"/>
    <w:rsid w:val="00A058C3"/>
    <w:pPr>
      <w:spacing w:before="120"/>
      <w:ind w:left="849"/>
    </w:pPr>
    <w:rPr>
      <w:lang w:eastAsia="en-US"/>
    </w:rPr>
  </w:style>
  <w:style w:type="paragraph" w:styleId="ListContinue4">
    <w:name w:val="List Continue 4"/>
    <w:basedOn w:val="Normal"/>
    <w:rsid w:val="00A058C3"/>
    <w:pPr>
      <w:spacing w:before="120"/>
      <w:ind w:left="1132"/>
    </w:pPr>
    <w:rPr>
      <w:lang w:eastAsia="en-US"/>
    </w:rPr>
  </w:style>
  <w:style w:type="paragraph" w:styleId="ListContinue5">
    <w:name w:val="List Continue 5"/>
    <w:basedOn w:val="Normal"/>
    <w:rsid w:val="00A058C3"/>
    <w:pPr>
      <w:spacing w:before="120"/>
      <w:ind w:left="1415"/>
    </w:pPr>
    <w:rPr>
      <w:lang w:eastAsia="en-US"/>
    </w:rPr>
  </w:style>
  <w:style w:type="paragraph" w:styleId="ListNumber2">
    <w:name w:val="List Number 2"/>
    <w:basedOn w:val="Normal"/>
    <w:rsid w:val="00A058C3"/>
    <w:pPr>
      <w:tabs>
        <w:tab w:val="num" w:pos="765"/>
      </w:tabs>
      <w:spacing w:before="120"/>
      <w:ind w:left="765" w:hanging="283"/>
    </w:pPr>
    <w:rPr>
      <w:lang w:eastAsia="en-US"/>
    </w:rPr>
  </w:style>
  <w:style w:type="paragraph" w:styleId="ListNumber3">
    <w:name w:val="List Number 3"/>
    <w:basedOn w:val="Normal"/>
    <w:rsid w:val="00A058C3"/>
    <w:pPr>
      <w:tabs>
        <w:tab w:val="num" w:pos="283"/>
      </w:tabs>
      <w:spacing w:before="120"/>
      <w:ind w:left="283" w:hanging="283"/>
    </w:pPr>
    <w:rPr>
      <w:lang w:eastAsia="en-US"/>
    </w:rPr>
  </w:style>
  <w:style w:type="paragraph" w:styleId="ListNumber4">
    <w:name w:val="List Number 4"/>
    <w:basedOn w:val="Normal"/>
    <w:rsid w:val="00A058C3"/>
    <w:pPr>
      <w:tabs>
        <w:tab w:val="num" w:pos="720"/>
      </w:tabs>
      <w:spacing w:before="120"/>
      <w:ind w:left="720" w:hanging="360"/>
    </w:pPr>
    <w:rPr>
      <w:lang w:eastAsia="en-US"/>
    </w:rPr>
  </w:style>
  <w:style w:type="paragraph" w:styleId="ListNumber5">
    <w:name w:val="List Number 5"/>
    <w:basedOn w:val="Normal"/>
    <w:rsid w:val="00A058C3"/>
    <w:pPr>
      <w:tabs>
        <w:tab w:val="num" w:pos="1911"/>
      </w:tabs>
      <w:spacing w:before="120"/>
      <w:ind w:left="1911" w:hanging="709"/>
    </w:pPr>
    <w:rPr>
      <w:lang w:eastAsia="en-US"/>
    </w:rPr>
  </w:style>
  <w:style w:type="paragraph" w:styleId="MessageHeader">
    <w:name w:val="Message Header"/>
    <w:basedOn w:val="Normal"/>
    <w:rsid w:val="00A058C3"/>
    <w:pPr>
      <w:pBdr>
        <w:top w:val="single" w:sz="6" w:space="1" w:color="auto"/>
        <w:left w:val="single" w:sz="6" w:space="1" w:color="auto"/>
        <w:bottom w:val="single" w:sz="6" w:space="1" w:color="auto"/>
        <w:right w:val="single" w:sz="6" w:space="1" w:color="auto"/>
      </w:pBdr>
      <w:shd w:val="pct20" w:color="auto" w:fill="auto"/>
      <w:spacing w:before="120"/>
      <w:ind w:left="1134" w:hanging="1134"/>
    </w:pPr>
    <w:rPr>
      <w:rFonts w:ascii="Arial" w:hAnsi="Arial" w:cs="Arial"/>
      <w:sz w:val="24"/>
      <w:szCs w:val="24"/>
      <w:lang w:eastAsia="en-US"/>
    </w:rPr>
  </w:style>
  <w:style w:type="paragraph" w:styleId="NormalIndent">
    <w:name w:val="Normal Indent"/>
    <w:basedOn w:val="Normal"/>
    <w:uiPriority w:val="99"/>
    <w:rsid w:val="00A058C3"/>
    <w:pPr>
      <w:spacing w:before="120"/>
      <w:ind w:left="720"/>
    </w:pPr>
    <w:rPr>
      <w:lang w:eastAsia="en-US"/>
    </w:rPr>
  </w:style>
  <w:style w:type="paragraph" w:styleId="NoteHeading">
    <w:name w:val="Note Heading"/>
    <w:basedOn w:val="Normal"/>
    <w:next w:val="Normal"/>
    <w:rsid w:val="00A058C3"/>
    <w:pPr>
      <w:spacing w:before="120"/>
    </w:pPr>
    <w:rPr>
      <w:lang w:eastAsia="en-US"/>
    </w:rPr>
  </w:style>
  <w:style w:type="paragraph" w:styleId="Salutation">
    <w:name w:val="Salutation"/>
    <w:basedOn w:val="Normal"/>
    <w:next w:val="Normal"/>
    <w:link w:val="SalutationChar"/>
    <w:rsid w:val="00A058C3"/>
    <w:pPr>
      <w:spacing w:before="120"/>
    </w:pPr>
    <w:rPr>
      <w:lang w:eastAsia="en-US"/>
    </w:rPr>
  </w:style>
  <w:style w:type="paragraph" w:styleId="Signature">
    <w:name w:val="Signature"/>
    <w:basedOn w:val="Normal"/>
    <w:link w:val="SignatureChar"/>
    <w:rsid w:val="00A058C3"/>
    <w:pPr>
      <w:spacing w:before="120"/>
      <w:ind w:left="4252"/>
    </w:pPr>
    <w:rPr>
      <w:lang w:eastAsia="en-US"/>
    </w:rPr>
  </w:style>
  <w:style w:type="paragraph" w:styleId="Subtitle">
    <w:name w:val="Subtitle"/>
    <w:basedOn w:val="Normal"/>
    <w:next w:val="Normal"/>
    <w:link w:val="SubtitleChar"/>
    <w:uiPriority w:val="11"/>
    <w:qFormat/>
    <w:rsid w:val="00C03120"/>
    <w:pPr>
      <w:numPr>
        <w:ilvl w:val="1"/>
      </w:numPr>
      <w:spacing w:line="240" w:lineRule="auto"/>
    </w:pPr>
    <w:rPr>
      <w:rFonts w:asciiTheme="majorHAnsi" w:eastAsiaTheme="majorEastAsia" w:hAnsiTheme="majorHAnsi" w:cstheme="majorBidi"/>
      <w:sz w:val="24"/>
      <w:szCs w:val="24"/>
    </w:rPr>
  </w:style>
  <w:style w:type="character" w:styleId="HTMLCode">
    <w:name w:val="HTML Code"/>
    <w:basedOn w:val="DefaultParagraphFont"/>
    <w:rsid w:val="00A058C3"/>
    <w:rPr>
      <w:rFonts w:ascii="Courier New" w:eastAsia="Times New Roman" w:hAnsi="Courier New" w:cs="Courier New"/>
      <w:sz w:val="20"/>
      <w:szCs w:val="20"/>
    </w:rPr>
  </w:style>
  <w:style w:type="character" w:customStyle="1" w:styleId="BodyText2Char">
    <w:name w:val="Body Text 2 Char"/>
    <w:basedOn w:val="DefaultParagraphFont"/>
    <w:uiPriority w:val="99"/>
    <w:rsid w:val="00A058C3"/>
    <w:rPr>
      <w:sz w:val="22"/>
      <w:lang w:val="en-GB" w:eastAsia="en-US" w:bidi="ar-SA"/>
    </w:rPr>
  </w:style>
  <w:style w:type="paragraph" w:customStyle="1" w:styleId="iotcreportnormalnumbered0">
    <w:name w:val="iotcreportnormalnumbered"/>
    <w:basedOn w:val="Normal"/>
    <w:rsid w:val="00A058C3"/>
    <w:pPr>
      <w:snapToGrid w:val="0"/>
      <w:spacing w:before="120"/>
      <w:jc w:val="both"/>
    </w:pPr>
    <w:rPr>
      <w:rFonts w:ascii="Arial" w:hAnsi="Arial" w:cs="Arial"/>
      <w:lang w:eastAsia="en-US"/>
    </w:rPr>
  </w:style>
  <w:style w:type="paragraph" w:customStyle="1" w:styleId="00Preparedby">
    <w:name w:val="00 Prepared by"/>
    <w:basedOn w:val="Normal"/>
    <w:rsid w:val="00FE1947"/>
    <w:pPr>
      <w:pBdr>
        <w:bottom w:val="single" w:sz="4" w:space="1" w:color="auto"/>
      </w:pBdr>
      <w:jc w:val="right"/>
    </w:pPr>
    <w:rPr>
      <w:b/>
      <w:lang w:eastAsia="en-US"/>
    </w:rPr>
  </w:style>
  <w:style w:type="paragraph" w:styleId="TOC4">
    <w:name w:val="toc 4"/>
    <w:basedOn w:val="Normal"/>
    <w:next w:val="Normal"/>
    <w:autoRedefine/>
    <w:uiPriority w:val="99"/>
    <w:rsid w:val="00B771C8"/>
    <w:pPr>
      <w:ind w:left="660"/>
    </w:pPr>
    <w:rPr>
      <w:rFonts w:cstheme="minorHAnsi"/>
      <w:sz w:val="18"/>
      <w:szCs w:val="18"/>
    </w:rPr>
  </w:style>
  <w:style w:type="paragraph" w:customStyle="1" w:styleId="ColorfulList-Accent11">
    <w:name w:val="Colorful List - Accent 11"/>
    <w:basedOn w:val="Normal"/>
    <w:uiPriority w:val="34"/>
    <w:rsid w:val="00A76F66"/>
    <w:pPr>
      <w:spacing w:after="200" w:line="276" w:lineRule="auto"/>
      <w:ind w:left="720"/>
      <w:contextualSpacing/>
    </w:pPr>
    <w:rPr>
      <w:rFonts w:ascii="Calibri" w:eastAsia="Calibri" w:hAnsi="Calibri"/>
      <w:lang w:eastAsia="en-US"/>
    </w:rPr>
  </w:style>
  <w:style w:type="paragraph" w:customStyle="1" w:styleId="Annexe">
    <w:name w:val="Annexe"/>
    <w:basedOn w:val="Norm"/>
    <w:rsid w:val="00276B5D"/>
    <w:pPr>
      <w:pBdr>
        <w:bottom w:val="single" w:sz="4" w:space="1" w:color="auto"/>
      </w:pBdr>
      <w:jc w:val="center"/>
    </w:pPr>
    <w:rPr>
      <w:rFonts w:ascii="Times New Roman Bold" w:eastAsia="SimSun" w:hAnsi="Times New Roman Bold"/>
      <w:b/>
      <w:smallCaps/>
      <w:color w:val="000000"/>
      <w:sz w:val="26"/>
      <w:lang w:val="fr-FR" w:eastAsia="fr-FR"/>
    </w:rPr>
  </w:style>
  <w:style w:type="character" w:customStyle="1" w:styleId="Char">
    <w:name w:val="Char"/>
    <w:basedOn w:val="DefaultParagraphFont"/>
    <w:rsid w:val="00DF5C69"/>
    <w:rPr>
      <w:rFonts w:ascii="Arial" w:eastAsia="Times New Roman" w:hAnsi="Arial" w:cs="Arial"/>
      <w:b/>
      <w:bCs/>
      <w:kern w:val="32"/>
      <w:sz w:val="32"/>
      <w:szCs w:val="32"/>
      <w:lang w:val="en-US" w:eastAsia="fr-FR"/>
    </w:rPr>
  </w:style>
  <w:style w:type="character" w:customStyle="1" w:styleId="apple-style-span">
    <w:name w:val="apple-style-span"/>
    <w:basedOn w:val="DefaultParagraphFont"/>
    <w:rsid w:val="00CC4A1A"/>
  </w:style>
  <w:style w:type="paragraph" w:customStyle="1" w:styleId="Conventionlist">
    <w:name w:val="Convention list"/>
    <w:basedOn w:val="Normal"/>
    <w:rsid w:val="00E77734"/>
    <w:pPr>
      <w:tabs>
        <w:tab w:val="num" w:pos="360"/>
      </w:tabs>
      <w:spacing w:before="120"/>
      <w:ind w:left="360" w:hanging="360"/>
      <w:jc w:val="both"/>
    </w:pPr>
    <w:rPr>
      <w:rFonts w:ascii="Garamond" w:hAnsi="Garamond"/>
      <w:noProof/>
      <w:lang w:eastAsia="en-US"/>
    </w:rPr>
  </w:style>
  <w:style w:type="paragraph" w:customStyle="1" w:styleId="Default">
    <w:name w:val="Default"/>
    <w:rsid w:val="0000462D"/>
    <w:pPr>
      <w:autoSpaceDE w:val="0"/>
      <w:autoSpaceDN w:val="0"/>
      <w:adjustRightInd w:val="0"/>
    </w:pPr>
    <w:rPr>
      <w:rFonts w:eastAsia="Times New Roman"/>
      <w:color w:val="000000"/>
      <w:sz w:val="24"/>
      <w:szCs w:val="24"/>
      <w:lang w:val="en-US" w:eastAsia="en-US"/>
    </w:rPr>
  </w:style>
  <w:style w:type="paragraph" w:customStyle="1" w:styleId="ColorfulShading-Accent11">
    <w:name w:val="Colorful Shading - Accent 11"/>
    <w:hidden/>
    <w:uiPriority w:val="99"/>
    <w:semiHidden/>
    <w:rsid w:val="00B7084C"/>
    <w:rPr>
      <w:rFonts w:eastAsia="Times New Roman"/>
      <w:sz w:val="22"/>
      <w:szCs w:val="22"/>
      <w:lang w:val="en-US" w:eastAsia="fr-FR"/>
    </w:rPr>
  </w:style>
  <w:style w:type="paragraph" w:customStyle="1" w:styleId="CM11">
    <w:name w:val="CM11"/>
    <w:basedOn w:val="Normal"/>
    <w:next w:val="Normal"/>
    <w:uiPriority w:val="99"/>
    <w:rsid w:val="00D16656"/>
    <w:pPr>
      <w:widowControl w:val="0"/>
      <w:autoSpaceDE w:val="0"/>
      <w:autoSpaceDN w:val="0"/>
      <w:adjustRightInd w:val="0"/>
      <w:spacing w:after="233"/>
    </w:pPr>
    <w:rPr>
      <w:rFonts w:ascii="Bookman Old Style" w:hAnsi="Bookman Old Style"/>
      <w:sz w:val="24"/>
      <w:szCs w:val="24"/>
    </w:rPr>
  </w:style>
  <w:style w:type="paragraph" w:customStyle="1" w:styleId="ColorfulShading-Accent12">
    <w:name w:val="Colorful Shading - Accent 12"/>
    <w:hidden/>
    <w:uiPriority w:val="99"/>
    <w:semiHidden/>
    <w:rsid w:val="0059633B"/>
    <w:rPr>
      <w:rFonts w:eastAsia="Times New Roman"/>
      <w:sz w:val="22"/>
      <w:szCs w:val="22"/>
      <w:lang w:val="en-US" w:eastAsia="fr-FR"/>
    </w:rPr>
  </w:style>
  <w:style w:type="paragraph" w:customStyle="1" w:styleId="NoSpacing1">
    <w:name w:val="No Spacing1"/>
    <w:uiPriority w:val="1"/>
    <w:rsid w:val="00A71122"/>
    <w:rPr>
      <w:rFonts w:ascii="Calibri" w:eastAsia="Calibri" w:hAnsi="Calibri"/>
      <w:sz w:val="22"/>
      <w:szCs w:val="22"/>
      <w:lang w:val="en-US" w:eastAsia="en-US"/>
    </w:rPr>
  </w:style>
  <w:style w:type="paragraph" w:customStyle="1" w:styleId="IOTCAnnextoAppendix">
    <w:name w:val="IOTC Annex to Appendix"/>
    <w:basedOn w:val="IOTCReport-AppendixHeading1Char"/>
    <w:link w:val="IOTCAnnextoAppendixChar"/>
    <w:rsid w:val="00570D7D"/>
  </w:style>
  <w:style w:type="character" w:customStyle="1" w:styleId="IOTCAnnextoAppendixChar">
    <w:name w:val="IOTC Annex to Appendix Char"/>
    <w:basedOn w:val="IOTCReport-AppendixHeading1CharChar1"/>
    <w:link w:val="IOTCAnnextoAppendix"/>
    <w:rsid w:val="00570D7D"/>
    <w:rPr>
      <w:rFonts w:ascii="Times New Roman Bold" w:eastAsia="SimSun" w:hAnsi="Times New Roman Bold"/>
      <w:b/>
      <w:smallCaps/>
      <w:sz w:val="24"/>
      <w:szCs w:val="24"/>
      <w:lang w:eastAsia="fr-FR"/>
    </w:rPr>
  </w:style>
  <w:style w:type="paragraph" w:customStyle="1" w:styleId="Bibliography10">
    <w:name w:val="Bibliography1"/>
    <w:basedOn w:val="Normal"/>
    <w:autoRedefine/>
    <w:rsid w:val="00D26471"/>
    <w:pPr>
      <w:spacing w:before="240"/>
      <w:ind w:left="360" w:hanging="360"/>
    </w:pPr>
    <w:rPr>
      <w:rFonts w:ascii="Verdana" w:hAnsi="Verdana"/>
    </w:rPr>
  </w:style>
  <w:style w:type="paragraph" w:customStyle="1" w:styleId="IOTCAppendixHeading1">
    <w:name w:val="IOTC Appendix Heading 1"/>
    <w:basedOn w:val="IOTCHeading1"/>
    <w:rsid w:val="001216FD"/>
    <w:pPr>
      <w:tabs>
        <w:tab w:val="clear" w:pos="720"/>
        <w:tab w:val="left" w:pos="600"/>
      </w:tabs>
      <w:spacing w:before="120" w:after="120"/>
      <w:ind w:left="0" w:firstLine="0"/>
      <w:jc w:val="center"/>
    </w:pPr>
    <w:rPr>
      <w:rFonts w:eastAsia="SimSun"/>
      <w:szCs w:val="26"/>
    </w:rPr>
  </w:style>
  <w:style w:type="paragraph" w:customStyle="1" w:styleId="ColorfulList-Accent12">
    <w:name w:val="Colorful List - Accent 12"/>
    <w:aliases w:val="Rev2"/>
    <w:basedOn w:val="Normal"/>
    <w:rsid w:val="00693350"/>
    <w:pPr>
      <w:ind w:left="720"/>
    </w:pPr>
  </w:style>
  <w:style w:type="paragraph" w:customStyle="1" w:styleId="Annex">
    <w:name w:val="Annex"/>
    <w:uiPriority w:val="99"/>
    <w:rsid w:val="00693350"/>
    <w:pPr>
      <w:spacing w:before="240" w:after="60"/>
      <w:jc w:val="center"/>
    </w:pPr>
    <w:rPr>
      <w:rFonts w:ascii="Times New Roman Bold" w:eastAsia="SimSun" w:hAnsi="Times New Roman Bold"/>
      <w:b/>
      <w:bCs/>
      <w:smallCaps/>
      <w:sz w:val="28"/>
      <w:szCs w:val="28"/>
      <w:lang w:val="fr-FR" w:eastAsia="en-US"/>
    </w:rPr>
  </w:style>
  <w:style w:type="paragraph" w:customStyle="1" w:styleId="People">
    <w:name w:val="People"/>
    <w:basedOn w:val="Normal"/>
    <w:rsid w:val="00A77DD5"/>
    <w:pPr>
      <w:keepNext/>
      <w:keepLines/>
      <w:ind w:left="284"/>
    </w:pPr>
    <w:rPr>
      <w:rFonts w:eastAsia="SimSun" w:cs="Times"/>
      <w:szCs w:val="28"/>
      <w:lang w:eastAsia="zh-CN"/>
    </w:rPr>
  </w:style>
  <w:style w:type="paragraph" w:customStyle="1" w:styleId="Country">
    <w:name w:val="Country"/>
    <w:basedOn w:val="Normal"/>
    <w:next w:val="Normal"/>
    <w:rsid w:val="00DF1F10"/>
    <w:pPr>
      <w:keepNext/>
      <w:keepLines/>
    </w:pPr>
    <w:rPr>
      <w:rFonts w:ascii="Times" w:eastAsia="SimSun" w:hAnsi="Times" w:cs="Times"/>
      <w:b/>
      <w:bCs/>
      <w:caps/>
      <w:szCs w:val="32"/>
      <w:lang w:eastAsia="zh-CN"/>
    </w:rPr>
  </w:style>
  <w:style w:type="character" w:styleId="HTMLTypewriter">
    <w:name w:val="HTML Typewriter"/>
    <w:basedOn w:val="DefaultParagraphFont"/>
    <w:rsid w:val="00253964"/>
    <w:rPr>
      <w:rFonts w:ascii="Courier New" w:eastAsia="Times New Roman" w:hAnsi="Courier New" w:cs="Courier New"/>
      <w:sz w:val="20"/>
      <w:szCs w:val="20"/>
    </w:rPr>
  </w:style>
  <w:style w:type="paragraph" w:customStyle="1" w:styleId="Sansinterligne">
    <w:name w:val="Sans interligne"/>
    <w:uiPriority w:val="1"/>
    <w:rsid w:val="00112DBE"/>
    <w:rPr>
      <w:rFonts w:eastAsia="Times New Roman"/>
      <w:sz w:val="22"/>
      <w:szCs w:val="22"/>
      <w:lang w:val="en-US" w:eastAsia="fr-FR"/>
    </w:rPr>
  </w:style>
  <w:style w:type="paragraph" w:customStyle="1" w:styleId="PR3">
    <w:name w:val="PR 3"/>
    <w:basedOn w:val="Normal"/>
    <w:link w:val="PR3Char"/>
    <w:rsid w:val="0037191D"/>
    <w:pPr>
      <w:spacing w:before="120" w:after="60"/>
    </w:pPr>
    <w:rPr>
      <w:rFonts w:ascii="Arial Narrow" w:eastAsia="Calibri" w:hAnsi="Arial Narrow"/>
      <w:b/>
      <w:color w:val="000000"/>
      <w:sz w:val="24"/>
      <w:lang w:eastAsia="en-US"/>
    </w:rPr>
  </w:style>
  <w:style w:type="character" w:customStyle="1" w:styleId="PR3Char">
    <w:name w:val="PR 3 Char"/>
    <w:basedOn w:val="DefaultParagraphFont"/>
    <w:link w:val="PR3"/>
    <w:rsid w:val="0037191D"/>
    <w:rPr>
      <w:rFonts w:ascii="Arial Narrow" w:eastAsia="Calibri" w:hAnsi="Arial Narrow"/>
      <w:b/>
      <w:color w:val="000000"/>
      <w:sz w:val="24"/>
      <w:szCs w:val="22"/>
      <w:lang w:val="en-US" w:eastAsia="en-US"/>
    </w:rPr>
  </w:style>
  <w:style w:type="table" w:styleId="TableGrid">
    <w:name w:val="Table Grid"/>
    <w:basedOn w:val="TableNormal"/>
    <w:uiPriority w:val="39"/>
    <w:rsid w:val="001855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R1">
    <w:name w:val="PR 1"/>
    <w:basedOn w:val="Normal"/>
    <w:rsid w:val="006D3D05"/>
    <w:pPr>
      <w:spacing w:before="240" w:after="240"/>
      <w:jc w:val="both"/>
    </w:pPr>
    <w:rPr>
      <w:rFonts w:ascii="Arial" w:eastAsia="Calibri" w:hAnsi="Arial" w:cs="Arial"/>
      <w:b/>
      <w:sz w:val="28"/>
      <w:lang w:eastAsia="en-US"/>
    </w:rPr>
  </w:style>
  <w:style w:type="paragraph" w:customStyle="1" w:styleId="CM18">
    <w:name w:val="CM18"/>
    <w:basedOn w:val="Normal"/>
    <w:next w:val="Normal"/>
    <w:rsid w:val="006D3D05"/>
    <w:pPr>
      <w:widowControl w:val="0"/>
      <w:autoSpaceDE w:val="0"/>
      <w:autoSpaceDN w:val="0"/>
      <w:adjustRightInd w:val="0"/>
      <w:spacing w:after="133"/>
    </w:pPr>
    <w:rPr>
      <w:rFonts w:eastAsia="SimSun"/>
      <w:sz w:val="24"/>
      <w:szCs w:val="24"/>
      <w:lang w:val="en-AU" w:eastAsia="zh-CN"/>
    </w:rPr>
  </w:style>
  <w:style w:type="paragraph" w:customStyle="1" w:styleId="CM19">
    <w:name w:val="CM19"/>
    <w:basedOn w:val="Default"/>
    <w:next w:val="Default"/>
    <w:rsid w:val="006D3D05"/>
    <w:pPr>
      <w:widowControl w:val="0"/>
      <w:spacing w:after="205"/>
    </w:pPr>
    <w:rPr>
      <w:rFonts w:eastAsia="SimSun"/>
      <w:color w:val="auto"/>
      <w:lang w:val="en-AU" w:eastAsia="zh-CN"/>
    </w:rPr>
  </w:style>
  <w:style w:type="paragraph" w:customStyle="1" w:styleId="CM20">
    <w:name w:val="CM20"/>
    <w:basedOn w:val="Default"/>
    <w:next w:val="Default"/>
    <w:rsid w:val="006D3D05"/>
    <w:pPr>
      <w:widowControl w:val="0"/>
      <w:spacing w:after="538"/>
    </w:pPr>
    <w:rPr>
      <w:rFonts w:eastAsia="SimSun"/>
      <w:color w:val="auto"/>
      <w:lang w:val="en-AU" w:eastAsia="zh-CN"/>
    </w:rPr>
  </w:style>
  <w:style w:type="paragraph" w:customStyle="1" w:styleId="CM16">
    <w:name w:val="CM16"/>
    <w:basedOn w:val="Default"/>
    <w:next w:val="Default"/>
    <w:rsid w:val="006D3D05"/>
    <w:pPr>
      <w:widowControl w:val="0"/>
      <w:spacing w:line="256" w:lineRule="atLeast"/>
    </w:pPr>
    <w:rPr>
      <w:rFonts w:eastAsia="SimSun"/>
      <w:color w:val="auto"/>
      <w:lang w:val="en-AU" w:eastAsia="zh-CN"/>
    </w:rPr>
  </w:style>
  <w:style w:type="paragraph" w:customStyle="1" w:styleId="CM17">
    <w:name w:val="CM17"/>
    <w:basedOn w:val="Default"/>
    <w:next w:val="Default"/>
    <w:rsid w:val="006D3D05"/>
    <w:pPr>
      <w:widowControl w:val="0"/>
      <w:spacing w:line="256" w:lineRule="atLeast"/>
    </w:pPr>
    <w:rPr>
      <w:rFonts w:eastAsia="SimSun"/>
      <w:color w:val="auto"/>
      <w:lang w:val="en-AU" w:eastAsia="zh-CN"/>
    </w:rPr>
  </w:style>
  <w:style w:type="paragraph" w:customStyle="1" w:styleId="DocTitle">
    <w:name w:val="DocTitle"/>
    <w:basedOn w:val="Country"/>
    <w:rsid w:val="00E36A94"/>
    <w:pPr>
      <w:jc w:val="center"/>
    </w:pPr>
  </w:style>
  <w:style w:type="paragraph" w:styleId="Caption">
    <w:name w:val="caption"/>
    <w:basedOn w:val="Normal"/>
    <w:next w:val="Normal"/>
    <w:uiPriority w:val="35"/>
    <w:unhideWhenUsed/>
    <w:qFormat/>
    <w:rsid w:val="00C03120"/>
    <w:pPr>
      <w:spacing w:line="240" w:lineRule="auto"/>
    </w:pPr>
    <w:rPr>
      <w:b/>
      <w:bCs/>
      <w:smallCaps/>
      <w:color w:val="595959" w:themeColor="text1" w:themeTint="A6"/>
      <w:spacing w:val="6"/>
    </w:rPr>
  </w:style>
  <w:style w:type="paragraph" w:styleId="DocumentMap">
    <w:name w:val="Document Map"/>
    <w:basedOn w:val="Normal"/>
    <w:link w:val="DocumentMapChar"/>
    <w:unhideWhenUsed/>
    <w:rsid w:val="009D468C"/>
    <w:rPr>
      <w:rFonts w:ascii="Tahoma" w:hAnsi="Tahoma" w:cs="Tahoma"/>
      <w:sz w:val="16"/>
      <w:szCs w:val="16"/>
    </w:rPr>
  </w:style>
  <w:style w:type="character" w:customStyle="1" w:styleId="DocumentMapChar">
    <w:name w:val="Document Map Char"/>
    <w:basedOn w:val="DefaultParagraphFont"/>
    <w:link w:val="DocumentMap"/>
    <w:rsid w:val="009D468C"/>
    <w:rPr>
      <w:rFonts w:ascii="Tahoma" w:eastAsia="Times New Roman" w:hAnsi="Tahoma" w:cs="Tahoma"/>
      <w:sz w:val="16"/>
      <w:szCs w:val="16"/>
      <w:lang w:val="en-US" w:eastAsia="fr-FR"/>
    </w:rPr>
  </w:style>
  <w:style w:type="paragraph" w:styleId="EndnoteText">
    <w:name w:val="endnote text"/>
    <w:basedOn w:val="Normal"/>
    <w:link w:val="EndnoteTextChar"/>
    <w:unhideWhenUsed/>
    <w:rsid w:val="009D468C"/>
  </w:style>
  <w:style w:type="character" w:customStyle="1" w:styleId="EndnoteTextChar">
    <w:name w:val="Endnote Text Char"/>
    <w:basedOn w:val="DefaultParagraphFont"/>
    <w:link w:val="EndnoteText"/>
    <w:rsid w:val="009D468C"/>
    <w:rPr>
      <w:rFonts w:eastAsia="Times New Roman"/>
      <w:lang w:val="en-US" w:eastAsia="fr-FR"/>
    </w:rPr>
  </w:style>
  <w:style w:type="paragraph" w:styleId="Index1">
    <w:name w:val="index 1"/>
    <w:basedOn w:val="Normal"/>
    <w:next w:val="Normal"/>
    <w:autoRedefine/>
    <w:unhideWhenUsed/>
    <w:rsid w:val="009D468C"/>
    <w:pPr>
      <w:ind w:left="220" w:hanging="220"/>
    </w:pPr>
  </w:style>
  <w:style w:type="paragraph" w:styleId="Index2">
    <w:name w:val="index 2"/>
    <w:basedOn w:val="Normal"/>
    <w:next w:val="Normal"/>
    <w:autoRedefine/>
    <w:unhideWhenUsed/>
    <w:rsid w:val="009D468C"/>
    <w:pPr>
      <w:ind w:left="440" w:hanging="220"/>
    </w:pPr>
  </w:style>
  <w:style w:type="paragraph" w:styleId="Index3">
    <w:name w:val="index 3"/>
    <w:basedOn w:val="Normal"/>
    <w:next w:val="Normal"/>
    <w:autoRedefine/>
    <w:unhideWhenUsed/>
    <w:rsid w:val="009D468C"/>
    <w:pPr>
      <w:ind w:left="660" w:hanging="220"/>
    </w:pPr>
  </w:style>
  <w:style w:type="paragraph" w:styleId="Index4">
    <w:name w:val="index 4"/>
    <w:basedOn w:val="Normal"/>
    <w:next w:val="Normal"/>
    <w:autoRedefine/>
    <w:unhideWhenUsed/>
    <w:rsid w:val="009D468C"/>
    <w:pPr>
      <w:ind w:left="880" w:hanging="220"/>
    </w:pPr>
  </w:style>
  <w:style w:type="paragraph" w:styleId="Index5">
    <w:name w:val="index 5"/>
    <w:basedOn w:val="Normal"/>
    <w:next w:val="Normal"/>
    <w:autoRedefine/>
    <w:unhideWhenUsed/>
    <w:rsid w:val="009D468C"/>
    <w:pPr>
      <w:ind w:left="1100" w:hanging="220"/>
    </w:pPr>
  </w:style>
  <w:style w:type="paragraph" w:styleId="Index6">
    <w:name w:val="index 6"/>
    <w:basedOn w:val="Normal"/>
    <w:next w:val="Normal"/>
    <w:autoRedefine/>
    <w:unhideWhenUsed/>
    <w:rsid w:val="009D468C"/>
    <w:pPr>
      <w:ind w:left="1320" w:hanging="220"/>
    </w:pPr>
  </w:style>
  <w:style w:type="paragraph" w:styleId="Index7">
    <w:name w:val="index 7"/>
    <w:basedOn w:val="Normal"/>
    <w:next w:val="Normal"/>
    <w:autoRedefine/>
    <w:unhideWhenUsed/>
    <w:rsid w:val="009D468C"/>
    <w:pPr>
      <w:ind w:left="1540" w:hanging="220"/>
    </w:pPr>
  </w:style>
  <w:style w:type="paragraph" w:styleId="Index8">
    <w:name w:val="index 8"/>
    <w:basedOn w:val="Normal"/>
    <w:next w:val="Normal"/>
    <w:autoRedefine/>
    <w:unhideWhenUsed/>
    <w:rsid w:val="009D468C"/>
    <w:pPr>
      <w:ind w:left="1760" w:hanging="220"/>
    </w:pPr>
  </w:style>
  <w:style w:type="paragraph" w:styleId="Index9">
    <w:name w:val="index 9"/>
    <w:basedOn w:val="Normal"/>
    <w:next w:val="Normal"/>
    <w:autoRedefine/>
    <w:unhideWhenUsed/>
    <w:rsid w:val="009D468C"/>
    <w:pPr>
      <w:ind w:left="1980" w:hanging="220"/>
    </w:pPr>
  </w:style>
  <w:style w:type="paragraph" w:styleId="IndexHeading">
    <w:name w:val="index heading"/>
    <w:basedOn w:val="Normal"/>
    <w:next w:val="Index1"/>
    <w:unhideWhenUsed/>
    <w:rsid w:val="009D468C"/>
    <w:rPr>
      <w:rFonts w:ascii="Cambria" w:hAnsi="Cambria"/>
      <w:b/>
      <w:bCs/>
    </w:rPr>
  </w:style>
  <w:style w:type="paragraph" w:customStyle="1" w:styleId="LightShading-Accent21">
    <w:name w:val="Light Shading - Accent 21"/>
    <w:basedOn w:val="Normal"/>
    <w:next w:val="Normal"/>
    <w:link w:val="LightShading-Accent2Char"/>
    <w:uiPriority w:val="30"/>
    <w:rsid w:val="009D468C"/>
    <w:pPr>
      <w:pBdr>
        <w:bottom w:val="single" w:sz="4" w:space="4" w:color="4F81BD"/>
      </w:pBdr>
      <w:spacing w:before="200" w:after="280"/>
      <w:ind w:left="936" w:right="936"/>
    </w:pPr>
    <w:rPr>
      <w:b/>
      <w:bCs/>
      <w:i/>
      <w:iCs/>
      <w:color w:val="4F81BD"/>
    </w:rPr>
  </w:style>
  <w:style w:type="character" w:customStyle="1" w:styleId="LightShading-Accent2Char">
    <w:name w:val="Light Shading - Accent 2 Char"/>
    <w:basedOn w:val="DefaultParagraphFont"/>
    <w:link w:val="LightShading-Accent21"/>
    <w:uiPriority w:val="30"/>
    <w:rsid w:val="009D468C"/>
    <w:rPr>
      <w:rFonts w:eastAsia="Times New Roman"/>
      <w:b/>
      <w:bCs/>
      <w:i/>
      <w:iCs/>
      <w:color w:val="4F81BD"/>
      <w:sz w:val="22"/>
      <w:szCs w:val="22"/>
      <w:lang w:val="en-US" w:eastAsia="fr-FR"/>
    </w:rPr>
  </w:style>
  <w:style w:type="paragraph" w:styleId="MacroText">
    <w:name w:val="macro"/>
    <w:link w:val="MacroTextChar"/>
    <w:unhideWhenUsed/>
    <w:rsid w:val="009D468C"/>
    <w:pPr>
      <w:tabs>
        <w:tab w:val="left" w:pos="480"/>
        <w:tab w:val="left" w:pos="960"/>
        <w:tab w:val="left" w:pos="1440"/>
        <w:tab w:val="left" w:pos="1920"/>
        <w:tab w:val="left" w:pos="2400"/>
        <w:tab w:val="left" w:pos="2880"/>
        <w:tab w:val="left" w:pos="3360"/>
        <w:tab w:val="left" w:pos="3840"/>
        <w:tab w:val="left" w:pos="4320"/>
      </w:tabs>
      <w:spacing w:before="60" w:after="80"/>
    </w:pPr>
    <w:rPr>
      <w:rFonts w:ascii="Courier New" w:eastAsia="Times New Roman" w:hAnsi="Courier New" w:cs="Courier New"/>
      <w:lang w:val="en-US" w:eastAsia="fr-FR"/>
    </w:rPr>
  </w:style>
  <w:style w:type="character" w:customStyle="1" w:styleId="MacroTextChar">
    <w:name w:val="Macro Text Char"/>
    <w:basedOn w:val="DefaultParagraphFont"/>
    <w:link w:val="MacroText"/>
    <w:rsid w:val="009D468C"/>
    <w:rPr>
      <w:rFonts w:ascii="Courier New" w:eastAsia="Times New Roman" w:hAnsi="Courier New" w:cs="Courier New"/>
      <w:lang w:val="en-US" w:eastAsia="fr-FR" w:bidi="ar-SA"/>
    </w:rPr>
  </w:style>
  <w:style w:type="paragraph" w:customStyle="1" w:styleId="ColorfulGrid-Accent11">
    <w:name w:val="Colorful Grid - Accent 11"/>
    <w:basedOn w:val="Normal"/>
    <w:next w:val="Normal"/>
    <w:link w:val="ColorfulGrid-Accent1Char"/>
    <w:uiPriority w:val="29"/>
    <w:rsid w:val="009D468C"/>
    <w:rPr>
      <w:i/>
      <w:iCs/>
      <w:color w:val="000000"/>
    </w:rPr>
  </w:style>
  <w:style w:type="character" w:customStyle="1" w:styleId="ColorfulGrid-Accent1Char">
    <w:name w:val="Colorful Grid - Accent 1 Char"/>
    <w:basedOn w:val="DefaultParagraphFont"/>
    <w:link w:val="ColorfulGrid-Accent11"/>
    <w:uiPriority w:val="29"/>
    <w:rsid w:val="009D468C"/>
    <w:rPr>
      <w:rFonts w:eastAsia="Times New Roman"/>
      <w:i/>
      <w:iCs/>
      <w:color w:val="000000"/>
      <w:sz w:val="22"/>
      <w:szCs w:val="22"/>
      <w:lang w:val="en-US" w:eastAsia="fr-FR"/>
    </w:rPr>
  </w:style>
  <w:style w:type="paragraph" w:styleId="TableofAuthorities">
    <w:name w:val="table of authorities"/>
    <w:basedOn w:val="Normal"/>
    <w:next w:val="Normal"/>
    <w:unhideWhenUsed/>
    <w:rsid w:val="009D468C"/>
    <w:pPr>
      <w:ind w:left="220" w:hanging="220"/>
    </w:pPr>
  </w:style>
  <w:style w:type="paragraph" w:styleId="TableofFigures">
    <w:name w:val="table of figures"/>
    <w:basedOn w:val="Normal"/>
    <w:next w:val="Normal"/>
    <w:uiPriority w:val="99"/>
    <w:unhideWhenUsed/>
    <w:rsid w:val="009D468C"/>
  </w:style>
  <w:style w:type="paragraph" w:styleId="TOAHeading">
    <w:name w:val="toa heading"/>
    <w:basedOn w:val="Normal"/>
    <w:next w:val="Normal"/>
    <w:unhideWhenUsed/>
    <w:rsid w:val="009D468C"/>
    <w:pPr>
      <w:spacing w:before="120"/>
    </w:pPr>
    <w:rPr>
      <w:rFonts w:ascii="Cambria" w:hAnsi="Cambria"/>
      <w:b/>
      <w:bCs/>
      <w:sz w:val="24"/>
      <w:szCs w:val="24"/>
    </w:rPr>
  </w:style>
  <w:style w:type="paragraph" w:styleId="TOC5">
    <w:name w:val="toc 5"/>
    <w:basedOn w:val="Normal"/>
    <w:next w:val="Normal"/>
    <w:autoRedefine/>
    <w:uiPriority w:val="99"/>
    <w:unhideWhenUsed/>
    <w:rsid w:val="009D468C"/>
    <w:pPr>
      <w:ind w:left="880"/>
    </w:pPr>
    <w:rPr>
      <w:rFonts w:cstheme="minorHAnsi"/>
      <w:sz w:val="18"/>
      <w:szCs w:val="18"/>
    </w:rPr>
  </w:style>
  <w:style w:type="paragraph" w:styleId="TOC6">
    <w:name w:val="toc 6"/>
    <w:basedOn w:val="Normal"/>
    <w:next w:val="Normal"/>
    <w:autoRedefine/>
    <w:uiPriority w:val="99"/>
    <w:unhideWhenUsed/>
    <w:rsid w:val="009D468C"/>
    <w:pPr>
      <w:ind w:left="1100"/>
    </w:pPr>
    <w:rPr>
      <w:rFonts w:cstheme="minorHAnsi"/>
      <w:sz w:val="18"/>
      <w:szCs w:val="18"/>
    </w:rPr>
  </w:style>
  <w:style w:type="paragraph" w:styleId="TOC7">
    <w:name w:val="toc 7"/>
    <w:basedOn w:val="Normal"/>
    <w:next w:val="Normal"/>
    <w:autoRedefine/>
    <w:uiPriority w:val="99"/>
    <w:unhideWhenUsed/>
    <w:rsid w:val="009D468C"/>
    <w:pPr>
      <w:ind w:left="1320"/>
    </w:pPr>
    <w:rPr>
      <w:rFonts w:cstheme="minorHAnsi"/>
      <w:sz w:val="18"/>
      <w:szCs w:val="18"/>
    </w:rPr>
  </w:style>
  <w:style w:type="paragraph" w:styleId="TOC8">
    <w:name w:val="toc 8"/>
    <w:basedOn w:val="Normal"/>
    <w:next w:val="Normal"/>
    <w:autoRedefine/>
    <w:uiPriority w:val="99"/>
    <w:unhideWhenUsed/>
    <w:rsid w:val="009D468C"/>
    <w:pPr>
      <w:ind w:left="1540"/>
    </w:pPr>
    <w:rPr>
      <w:rFonts w:cstheme="minorHAnsi"/>
      <w:sz w:val="18"/>
      <w:szCs w:val="18"/>
    </w:rPr>
  </w:style>
  <w:style w:type="paragraph" w:styleId="TOC9">
    <w:name w:val="toc 9"/>
    <w:basedOn w:val="Normal"/>
    <w:next w:val="Normal"/>
    <w:autoRedefine/>
    <w:uiPriority w:val="99"/>
    <w:unhideWhenUsed/>
    <w:rsid w:val="009D468C"/>
    <w:pPr>
      <w:ind w:left="1760"/>
    </w:pPr>
    <w:rPr>
      <w:rFonts w:cstheme="minorHAnsi"/>
      <w:sz w:val="18"/>
      <w:szCs w:val="18"/>
    </w:rPr>
  </w:style>
  <w:style w:type="paragraph" w:customStyle="1" w:styleId="TOCHeading1">
    <w:name w:val="TOC Heading1"/>
    <w:basedOn w:val="Heading1"/>
    <w:next w:val="Normal"/>
    <w:unhideWhenUsed/>
    <w:rsid w:val="009D468C"/>
    <w:pPr>
      <w:outlineLvl w:val="9"/>
    </w:pPr>
    <w:rPr>
      <w:rFonts w:ascii="Cambria" w:hAnsi="Cambria" w:cs="Times New Roman"/>
    </w:rPr>
  </w:style>
  <w:style w:type="numbering" w:customStyle="1" w:styleId="NoList1">
    <w:name w:val="No List1"/>
    <w:next w:val="NoList"/>
    <w:uiPriority w:val="99"/>
    <w:semiHidden/>
    <w:unhideWhenUsed/>
    <w:rsid w:val="00FB5192"/>
  </w:style>
  <w:style w:type="paragraph" w:customStyle="1" w:styleId="Arabic">
    <w:name w:val="Arabic"/>
    <w:basedOn w:val="Normal"/>
    <w:autoRedefine/>
    <w:rsid w:val="00FB5192"/>
    <w:rPr>
      <w:rFonts w:eastAsia="SimSun"/>
      <w:sz w:val="24"/>
      <w:szCs w:val="24"/>
      <w:lang w:eastAsia="zh-CN"/>
    </w:rPr>
  </w:style>
  <w:style w:type="paragraph" w:customStyle="1" w:styleId="Role">
    <w:name w:val="Role"/>
    <w:basedOn w:val="Normal"/>
    <w:next w:val="People"/>
    <w:rsid w:val="00FB5192"/>
    <w:pPr>
      <w:keepNext/>
      <w:keepLines/>
    </w:pPr>
    <w:rPr>
      <w:rFonts w:eastAsia="SimSun"/>
      <w:lang w:eastAsia="zh-CN"/>
    </w:rPr>
  </w:style>
  <w:style w:type="paragraph" w:customStyle="1" w:styleId="PeopleAra">
    <w:name w:val="PeopleAra"/>
    <w:basedOn w:val="People"/>
    <w:rsid w:val="00FB5192"/>
    <w:pPr>
      <w:spacing w:line="199" w:lineRule="auto"/>
    </w:pPr>
    <w:rPr>
      <w:rFonts w:cs="Times New Roman"/>
      <w:szCs w:val="22"/>
    </w:rPr>
  </w:style>
  <w:style w:type="paragraph" w:styleId="ListParagraph">
    <w:name w:val="List Paragraph"/>
    <w:basedOn w:val="Normal"/>
    <w:uiPriority w:val="34"/>
    <w:qFormat/>
    <w:rsid w:val="009A2793"/>
    <w:pPr>
      <w:ind w:left="720"/>
      <w:contextualSpacing/>
    </w:pPr>
  </w:style>
  <w:style w:type="character" w:customStyle="1" w:styleId="Heading2Char">
    <w:name w:val="Heading 2 Char"/>
    <w:basedOn w:val="DefaultParagraphFont"/>
    <w:link w:val="Heading2"/>
    <w:uiPriority w:val="9"/>
    <w:rsid w:val="00C03120"/>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C03120"/>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rsid w:val="00C03120"/>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C03120"/>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rsid w:val="00C03120"/>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rsid w:val="00C03120"/>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rsid w:val="00C03120"/>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rsid w:val="00C03120"/>
    <w:rPr>
      <w:rFonts w:asciiTheme="majorHAnsi" w:eastAsiaTheme="majorEastAsia" w:hAnsiTheme="majorHAnsi" w:cstheme="majorBidi"/>
      <w:b/>
      <w:bCs/>
      <w:i/>
      <w:iCs/>
      <w:color w:val="44546A" w:themeColor="text2"/>
    </w:rPr>
  </w:style>
  <w:style w:type="table" w:customStyle="1" w:styleId="TableauNorm">
    <w:name w:val="Tableau Norm"/>
    <w:uiPriority w:val="99"/>
    <w:semiHidden/>
    <w:rsid w:val="00322533"/>
    <w:rPr>
      <w:rFonts w:ascii="Calibri" w:eastAsia="Calibri" w:hAnsi="Calibri"/>
      <w:lang w:val="fr-FR" w:eastAsia="en-US"/>
    </w:rPr>
    <w:tblPr>
      <w:tblInd w:w="0" w:type="dxa"/>
      <w:tblCellMar>
        <w:top w:w="0" w:type="dxa"/>
        <w:left w:w="108" w:type="dxa"/>
        <w:bottom w:w="0" w:type="dxa"/>
        <w:right w:w="108" w:type="dxa"/>
      </w:tblCellMar>
    </w:tblPr>
  </w:style>
  <w:style w:type="paragraph" w:customStyle="1" w:styleId="En-tt">
    <w:name w:val="En-t_t"/>
    <w:basedOn w:val="Normal"/>
    <w:uiPriority w:val="99"/>
    <w:rsid w:val="00322533"/>
    <w:pPr>
      <w:tabs>
        <w:tab w:val="center" w:pos="4680"/>
        <w:tab w:val="right" w:pos="9360"/>
      </w:tabs>
    </w:pPr>
    <w:rPr>
      <w:rFonts w:ascii="Calibri" w:hAnsi="Calibri"/>
    </w:rPr>
  </w:style>
  <w:style w:type="character" w:customStyle="1" w:styleId="HeaderChar1">
    <w:name w:val="Header Char1"/>
    <w:basedOn w:val="DefaultParagraphFont"/>
    <w:uiPriority w:val="99"/>
    <w:semiHidden/>
    <w:rsid w:val="00322533"/>
    <w:rPr>
      <w:rFonts w:ascii="Times New Roman" w:hAnsi="Times New Roman" w:cs="Times New Roman"/>
      <w:lang w:eastAsia="fr-FR"/>
    </w:rPr>
  </w:style>
  <w:style w:type="paragraph" w:customStyle="1" w:styleId="Corpsde">
    <w:name w:val="Corps de"/>
    <w:basedOn w:val="Normal"/>
    <w:uiPriority w:val="99"/>
    <w:rsid w:val="00322533"/>
  </w:style>
  <w:style w:type="character" w:customStyle="1" w:styleId="CommentTextChar">
    <w:name w:val="Comment Text Char"/>
    <w:basedOn w:val="DefaultParagraphFont"/>
    <w:link w:val="CommentText"/>
    <w:uiPriority w:val="99"/>
    <w:rsid w:val="00322533"/>
    <w:rPr>
      <w:rFonts w:eastAsia="Times New Roman"/>
      <w:sz w:val="24"/>
      <w:szCs w:val="24"/>
      <w:lang w:val="en-US" w:eastAsia="fr-FR"/>
    </w:rPr>
  </w:style>
  <w:style w:type="paragraph" w:customStyle="1" w:styleId="Objetducommentai">
    <w:name w:val="Objet du commentai"/>
    <w:basedOn w:val="CommentText"/>
    <w:next w:val="CommentText"/>
    <w:uiPriority w:val="99"/>
    <w:semiHidden/>
    <w:rsid w:val="00322533"/>
    <w:rPr>
      <w:b/>
      <w:bCs/>
      <w:sz w:val="20"/>
      <w:szCs w:val="20"/>
    </w:rPr>
  </w:style>
  <w:style w:type="character" w:customStyle="1" w:styleId="CommentSubjectChar">
    <w:name w:val="Comment Subject Char"/>
    <w:basedOn w:val="CommentTextChar"/>
    <w:uiPriority w:val="99"/>
    <w:rsid w:val="00322533"/>
    <w:rPr>
      <w:rFonts w:eastAsia="Times New Roman"/>
      <w:b/>
      <w:bCs/>
      <w:sz w:val="24"/>
      <w:szCs w:val="24"/>
      <w:lang w:val="en-US" w:eastAsia="fr-FR"/>
    </w:rPr>
  </w:style>
  <w:style w:type="paragraph" w:customStyle="1" w:styleId="Textedebul">
    <w:name w:val="Texte de bul"/>
    <w:basedOn w:val="Normal"/>
    <w:uiPriority w:val="99"/>
    <w:semiHidden/>
    <w:rsid w:val="00322533"/>
    <w:rPr>
      <w:rFonts w:ascii="Tahoma" w:hAnsi="Tahoma" w:cs="Tahoma"/>
      <w:sz w:val="16"/>
      <w:szCs w:val="16"/>
    </w:rPr>
  </w:style>
  <w:style w:type="paragraph" w:customStyle="1" w:styleId="Piedd">
    <w:name w:val="Pied d"/>
    <w:basedOn w:val="Normal"/>
    <w:uiPriority w:val="99"/>
    <w:rsid w:val="00322533"/>
    <w:pPr>
      <w:tabs>
        <w:tab w:val="center" w:pos="4536"/>
        <w:tab w:val="right" w:pos="9072"/>
      </w:tabs>
    </w:pPr>
  </w:style>
  <w:style w:type="paragraph" w:customStyle="1" w:styleId="Adresseexpdit">
    <w:name w:val="Adresse exp_dit"/>
    <w:basedOn w:val="Normal"/>
    <w:uiPriority w:val="99"/>
    <w:rsid w:val="00322533"/>
    <w:pPr>
      <w:spacing w:before="120"/>
    </w:pPr>
    <w:rPr>
      <w:rFonts w:ascii="Arial" w:hAnsi="Arial"/>
      <w:i/>
      <w:sz w:val="18"/>
      <w:lang w:eastAsia="en-US"/>
    </w:rPr>
  </w:style>
  <w:style w:type="paragraph" w:customStyle="1" w:styleId="Notedebasd">
    <w:name w:val="Note de bas d"/>
    <w:basedOn w:val="Normal"/>
    <w:uiPriority w:val="99"/>
    <w:rsid w:val="00322533"/>
    <w:pPr>
      <w:keepNext/>
      <w:keepLines/>
      <w:spacing w:before="120"/>
    </w:pPr>
    <w:rPr>
      <w:lang w:eastAsia="en-US"/>
    </w:rPr>
  </w:style>
  <w:style w:type="character" w:customStyle="1" w:styleId="Marquenotebasde">
    <w:name w:val="Marque note bas de"/>
    <w:basedOn w:val="DefaultParagraphFont"/>
    <w:uiPriority w:val="99"/>
    <w:rsid w:val="00322533"/>
    <w:rPr>
      <w:rFonts w:cs="Times New Roman"/>
      <w:vertAlign w:val="superscript"/>
    </w:rPr>
  </w:style>
  <w:style w:type="character" w:customStyle="1" w:styleId="PlainTextChar">
    <w:name w:val="Plain Text Char"/>
    <w:basedOn w:val="DefaultParagraphFont"/>
    <w:link w:val="PlainText"/>
    <w:uiPriority w:val="99"/>
    <w:rsid w:val="00322533"/>
    <w:rPr>
      <w:rFonts w:ascii="MS Mincho" w:hAnsi="Courier New"/>
      <w:kern w:val="2"/>
      <w:sz w:val="21"/>
      <w:szCs w:val="22"/>
      <w:lang w:val="en-US" w:eastAsia="ja-JP"/>
    </w:rPr>
  </w:style>
  <w:style w:type="paragraph" w:customStyle="1" w:styleId="Normalcen">
    <w:name w:val="Normal cen"/>
    <w:basedOn w:val="Normal"/>
    <w:uiPriority w:val="99"/>
    <w:rsid w:val="00322533"/>
    <w:pPr>
      <w:spacing w:before="120"/>
      <w:ind w:left="1440" w:right="1440"/>
    </w:pPr>
    <w:rPr>
      <w:lang w:eastAsia="en-US"/>
    </w:rPr>
  </w:style>
  <w:style w:type="paragraph" w:customStyle="1" w:styleId="Corpsdete">
    <w:name w:val="Corps de te"/>
    <w:basedOn w:val="Normal"/>
    <w:uiPriority w:val="99"/>
    <w:rsid w:val="00322533"/>
    <w:pPr>
      <w:spacing w:before="120" w:line="480" w:lineRule="auto"/>
    </w:pPr>
    <w:rPr>
      <w:lang w:eastAsia="en-US"/>
    </w:rPr>
  </w:style>
  <w:style w:type="paragraph" w:customStyle="1" w:styleId="Corpsdete1">
    <w:name w:val="Corps de te1"/>
    <w:basedOn w:val="Normal"/>
    <w:uiPriority w:val="99"/>
    <w:rsid w:val="00322533"/>
    <w:pPr>
      <w:spacing w:before="120"/>
    </w:pPr>
    <w:rPr>
      <w:sz w:val="16"/>
      <w:szCs w:val="16"/>
      <w:lang w:eastAsia="en-US"/>
    </w:rPr>
  </w:style>
  <w:style w:type="character" w:customStyle="1" w:styleId="BodyText3Char">
    <w:name w:val="Body Text 3 Char"/>
    <w:basedOn w:val="DefaultParagraphFont"/>
    <w:uiPriority w:val="99"/>
    <w:rsid w:val="00322533"/>
    <w:rPr>
      <w:rFonts w:ascii="Times New Roman" w:hAnsi="Times New Roman" w:cs="Times New Roman"/>
      <w:sz w:val="16"/>
      <w:lang w:val="en-GB"/>
    </w:rPr>
  </w:style>
  <w:style w:type="character" w:customStyle="1" w:styleId="BodyTextChar1">
    <w:name w:val="Body Text Char1"/>
    <w:basedOn w:val="DefaultParagraphFont"/>
    <w:uiPriority w:val="99"/>
    <w:semiHidden/>
    <w:rsid w:val="00322533"/>
    <w:rPr>
      <w:rFonts w:ascii="Times New Roman" w:eastAsia="Times New Roman" w:hAnsi="Times New Roman"/>
      <w:sz w:val="22"/>
      <w:szCs w:val="22"/>
      <w:lang w:val="en-US" w:eastAsia="fr-FR"/>
    </w:rPr>
  </w:style>
  <w:style w:type="character" w:customStyle="1" w:styleId="BodyTextFirstIndentChar">
    <w:name w:val="Body Text First Indent Char"/>
    <w:basedOn w:val="BodyTextChar"/>
    <w:link w:val="BodyTextFirstIndent"/>
    <w:uiPriority w:val="99"/>
    <w:rsid w:val="00322533"/>
    <w:rPr>
      <w:rFonts w:eastAsia="Times New Roman"/>
      <w:sz w:val="22"/>
      <w:szCs w:val="22"/>
      <w:lang w:eastAsia="en-US"/>
    </w:rPr>
  </w:style>
  <w:style w:type="paragraph" w:customStyle="1" w:styleId="Retraitcorpset1reli">
    <w:name w:val="Retrait corps et 1_re li"/>
    <w:basedOn w:val="BodyTextIndent"/>
    <w:uiPriority w:val="99"/>
    <w:rsid w:val="00322533"/>
    <w:pPr>
      <w:spacing w:before="120" w:after="0"/>
      <w:ind w:left="283" w:firstLine="210"/>
    </w:pPr>
    <w:rPr>
      <w:lang w:eastAsia="en-US"/>
    </w:rPr>
  </w:style>
  <w:style w:type="character" w:customStyle="1" w:styleId="BodyTextFirstIndent2Char">
    <w:name w:val="Body Text First Indent 2 Char"/>
    <w:basedOn w:val="BodyTextIndentChar"/>
    <w:uiPriority w:val="99"/>
    <w:rsid w:val="00322533"/>
    <w:rPr>
      <w:rFonts w:ascii="Times New Roman" w:eastAsia="Times New Roman" w:hAnsi="Times New Roman" w:cs="Times New Roman"/>
      <w:i/>
      <w:spacing w:val="-3"/>
      <w:sz w:val="20"/>
      <w:szCs w:val="22"/>
      <w:lang w:val="en-GB" w:eastAsia="fr-FR"/>
    </w:rPr>
  </w:style>
  <w:style w:type="paragraph" w:customStyle="1" w:styleId="Retraitcorpsdet">
    <w:name w:val="Retrait corps de t"/>
    <w:basedOn w:val="Normal"/>
    <w:uiPriority w:val="99"/>
    <w:rsid w:val="00322533"/>
    <w:pPr>
      <w:spacing w:before="120" w:line="480" w:lineRule="auto"/>
      <w:ind w:left="283"/>
    </w:pPr>
    <w:rPr>
      <w:lang w:eastAsia="en-US"/>
    </w:rPr>
  </w:style>
  <w:style w:type="paragraph" w:customStyle="1" w:styleId="Retraitcorpsdet1">
    <w:name w:val="Retrait corps de t1"/>
    <w:basedOn w:val="Normal"/>
    <w:uiPriority w:val="99"/>
    <w:rsid w:val="00322533"/>
    <w:pPr>
      <w:spacing w:before="120"/>
      <w:ind w:left="283"/>
    </w:pPr>
    <w:rPr>
      <w:sz w:val="16"/>
      <w:szCs w:val="16"/>
      <w:lang w:eastAsia="en-US"/>
    </w:rPr>
  </w:style>
  <w:style w:type="character" w:customStyle="1" w:styleId="BodyTextIndent3Char">
    <w:name w:val="Body Text Indent 3 Char"/>
    <w:basedOn w:val="DefaultParagraphFont"/>
    <w:uiPriority w:val="99"/>
    <w:rsid w:val="00322533"/>
    <w:rPr>
      <w:rFonts w:ascii="Times New Roman" w:hAnsi="Times New Roman" w:cs="Times New Roman"/>
      <w:sz w:val="16"/>
      <w:lang w:val="en-GB"/>
    </w:rPr>
  </w:style>
  <w:style w:type="paragraph" w:customStyle="1" w:styleId="Formule">
    <w:name w:val="Formule"/>
    <w:basedOn w:val="Normal"/>
    <w:uiPriority w:val="99"/>
    <w:rsid w:val="00322533"/>
    <w:pPr>
      <w:spacing w:before="120"/>
      <w:ind w:left="4252"/>
    </w:pPr>
    <w:rPr>
      <w:lang w:eastAsia="en-US"/>
    </w:rPr>
  </w:style>
  <w:style w:type="character" w:customStyle="1" w:styleId="ClosingChar">
    <w:name w:val="Closing Char"/>
    <w:basedOn w:val="DefaultParagraphFont"/>
    <w:rsid w:val="00322533"/>
    <w:rPr>
      <w:rFonts w:ascii="Times New Roman" w:hAnsi="Times New Roman" w:cs="Times New Roman"/>
      <w:sz w:val="20"/>
      <w:lang w:val="en-GB"/>
    </w:rPr>
  </w:style>
  <w:style w:type="character" w:customStyle="1" w:styleId="DateChar">
    <w:name w:val="Date Char"/>
    <w:basedOn w:val="DefaultParagraphFont"/>
    <w:link w:val="Date"/>
    <w:uiPriority w:val="99"/>
    <w:rsid w:val="00322533"/>
    <w:rPr>
      <w:rFonts w:eastAsia="Times New Roman"/>
      <w:sz w:val="22"/>
      <w:lang w:eastAsia="en-US"/>
    </w:rPr>
  </w:style>
  <w:style w:type="paragraph" w:customStyle="1" w:styleId="Explorateur">
    <w:name w:val="Explorateur"/>
    <w:basedOn w:val="Normal"/>
    <w:uiPriority w:val="99"/>
    <w:rsid w:val="00322533"/>
    <w:pPr>
      <w:shd w:val="clear" w:color="auto" w:fill="000080"/>
      <w:spacing w:before="120"/>
    </w:pPr>
    <w:rPr>
      <w:rFonts w:ascii="Tahoma" w:hAnsi="Tahoma" w:cs="Tahoma"/>
      <w:lang w:eastAsia="en-US"/>
    </w:rPr>
  </w:style>
  <w:style w:type="paragraph" w:customStyle="1" w:styleId="Signaturelectr">
    <w:name w:val="Signature _lectr"/>
    <w:basedOn w:val="Normal"/>
    <w:uiPriority w:val="99"/>
    <w:rsid w:val="00322533"/>
    <w:pPr>
      <w:spacing w:before="120"/>
    </w:pPr>
    <w:rPr>
      <w:lang w:eastAsia="en-US"/>
    </w:rPr>
  </w:style>
  <w:style w:type="character" w:customStyle="1" w:styleId="E-mailSignatureChar">
    <w:name w:val="E-mail Signature Char"/>
    <w:basedOn w:val="DefaultParagraphFont"/>
    <w:rsid w:val="00322533"/>
    <w:rPr>
      <w:rFonts w:ascii="Times New Roman" w:hAnsi="Times New Roman" w:cs="Times New Roman"/>
      <w:sz w:val="20"/>
      <w:lang w:val="en-GB"/>
    </w:rPr>
  </w:style>
  <w:style w:type="paragraph" w:customStyle="1" w:styleId="Adressedestinat">
    <w:name w:val="Adresse destinat"/>
    <w:basedOn w:val="Normal"/>
    <w:uiPriority w:val="99"/>
    <w:rsid w:val="00322533"/>
    <w:pPr>
      <w:framePr w:w="7920" w:h="1980" w:hRule="exact" w:hSpace="180" w:wrap="auto" w:hAnchor="page" w:xAlign="center" w:yAlign="bottom"/>
      <w:spacing w:before="120"/>
      <w:ind w:left="2880"/>
    </w:pPr>
    <w:rPr>
      <w:rFonts w:ascii="Arial" w:hAnsi="Arial" w:cs="Arial"/>
      <w:sz w:val="24"/>
      <w:szCs w:val="24"/>
      <w:lang w:eastAsia="en-US"/>
    </w:rPr>
  </w:style>
  <w:style w:type="character" w:customStyle="1" w:styleId="HTMLAddressChar">
    <w:name w:val="HTML Address Char"/>
    <w:basedOn w:val="DefaultParagraphFont"/>
    <w:link w:val="HTMLAddress"/>
    <w:rsid w:val="00322533"/>
    <w:rPr>
      <w:rFonts w:eastAsia="Times New Roman"/>
      <w:i/>
      <w:iCs/>
      <w:sz w:val="22"/>
      <w:lang w:eastAsia="en-US"/>
    </w:rPr>
  </w:style>
  <w:style w:type="character" w:customStyle="1" w:styleId="HTMLPreformattedChar">
    <w:name w:val="HTML Preformatted Char"/>
    <w:basedOn w:val="DefaultParagraphFont"/>
    <w:link w:val="HTMLPreformatted"/>
    <w:rsid w:val="00322533"/>
    <w:rPr>
      <w:rFonts w:ascii="Courier New" w:eastAsia="Times New Roman" w:hAnsi="Courier New" w:cs="Courier New"/>
      <w:lang w:eastAsia="en-US"/>
    </w:rPr>
  </w:style>
  <w:style w:type="paragraph" w:customStyle="1" w:styleId="Liste1">
    <w:name w:val="Liste1"/>
    <w:basedOn w:val="Normal"/>
    <w:uiPriority w:val="99"/>
    <w:rsid w:val="00322533"/>
    <w:pPr>
      <w:spacing w:before="120"/>
      <w:ind w:left="566" w:hanging="283"/>
    </w:pPr>
    <w:rPr>
      <w:lang w:eastAsia="en-US"/>
    </w:rPr>
  </w:style>
  <w:style w:type="paragraph" w:customStyle="1" w:styleId="Liste7">
    <w:name w:val="Liste 7"/>
    <w:basedOn w:val="Normal"/>
    <w:uiPriority w:val="99"/>
    <w:rsid w:val="00322533"/>
    <w:pPr>
      <w:spacing w:before="120"/>
      <w:ind w:left="849" w:hanging="283"/>
    </w:pPr>
    <w:rPr>
      <w:lang w:eastAsia="en-US"/>
    </w:rPr>
  </w:style>
  <w:style w:type="paragraph" w:customStyle="1" w:styleId="Liste6">
    <w:name w:val="Liste 6"/>
    <w:basedOn w:val="Normal"/>
    <w:uiPriority w:val="99"/>
    <w:rsid w:val="00322533"/>
    <w:pPr>
      <w:spacing w:before="120"/>
      <w:ind w:left="1132" w:hanging="283"/>
    </w:pPr>
    <w:rPr>
      <w:lang w:eastAsia="en-US"/>
    </w:rPr>
  </w:style>
  <w:style w:type="paragraph" w:customStyle="1" w:styleId="Liste10">
    <w:name w:val="Liste 1"/>
    <w:basedOn w:val="Normal"/>
    <w:uiPriority w:val="99"/>
    <w:rsid w:val="00322533"/>
    <w:pPr>
      <w:spacing w:before="120"/>
      <w:ind w:left="1415" w:hanging="283"/>
    </w:pPr>
    <w:rPr>
      <w:lang w:eastAsia="en-US"/>
    </w:rPr>
  </w:style>
  <w:style w:type="paragraph" w:customStyle="1" w:styleId="Listepuc">
    <w:name w:val="Liste ˆ puc"/>
    <w:basedOn w:val="Normal"/>
    <w:uiPriority w:val="99"/>
    <w:rsid w:val="00322533"/>
    <w:pPr>
      <w:tabs>
        <w:tab w:val="num" w:pos="1080"/>
      </w:tabs>
      <w:spacing w:before="120"/>
      <w:ind w:left="720"/>
    </w:pPr>
    <w:rPr>
      <w:lang w:eastAsia="en-US"/>
    </w:rPr>
  </w:style>
  <w:style w:type="paragraph" w:customStyle="1" w:styleId="Listecontinu">
    <w:name w:val="Liste continu"/>
    <w:basedOn w:val="Normal"/>
    <w:uiPriority w:val="99"/>
    <w:rsid w:val="00322533"/>
    <w:pPr>
      <w:spacing w:before="120"/>
      <w:ind w:left="283"/>
    </w:pPr>
    <w:rPr>
      <w:lang w:eastAsia="en-US"/>
    </w:rPr>
  </w:style>
  <w:style w:type="paragraph" w:customStyle="1" w:styleId="Listecontinue1">
    <w:name w:val="Liste continue1"/>
    <w:basedOn w:val="Normal"/>
    <w:uiPriority w:val="99"/>
    <w:rsid w:val="00322533"/>
    <w:pPr>
      <w:spacing w:before="120"/>
      <w:ind w:left="566"/>
    </w:pPr>
    <w:rPr>
      <w:lang w:eastAsia="en-US"/>
    </w:rPr>
  </w:style>
  <w:style w:type="paragraph" w:customStyle="1" w:styleId="Listecontinue7">
    <w:name w:val="Liste continue 7"/>
    <w:basedOn w:val="Normal"/>
    <w:uiPriority w:val="99"/>
    <w:rsid w:val="00322533"/>
    <w:pPr>
      <w:spacing w:before="120"/>
      <w:ind w:left="849"/>
    </w:pPr>
    <w:rPr>
      <w:lang w:eastAsia="en-US"/>
    </w:rPr>
  </w:style>
  <w:style w:type="paragraph" w:customStyle="1" w:styleId="Listecontinue6">
    <w:name w:val="Liste continue 6"/>
    <w:basedOn w:val="Normal"/>
    <w:uiPriority w:val="99"/>
    <w:rsid w:val="00322533"/>
    <w:pPr>
      <w:spacing w:before="120"/>
      <w:ind w:left="1132"/>
    </w:pPr>
    <w:rPr>
      <w:lang w:eastAsia="en-US"/>
    </w:rPr>
  </w:style>
  <w:style w:type="paragraph" w:customStyle="1" w:styleId="Listecontinue10">
    <w:name w:val="Liste continue 1"/>
    <w:basedOn w:val="Normal"/>
    <w:uiPriority w:val="99"/>
    <w:rsid w:val="00322533"/>
    <w:pPr>
      <w:spacing w:before="120"/>
      <w:ind w:left="1415"/>
    </w:pPr>
    <w:rPr>
      <w:lang w:eastAsia="en-US"/>
    </w:rPr>
  </w:style>
  <w:style w:type="paragraph" w:customStyle="1" w:styleId="Listenum">
    <w:name w:val="Liste ˆ num"/>
    <w:basedOn w:val="Normal"/>
    <w:uiPriority w:val="99"/>
    <w:rsid w:val="00322533"/>
    <w:pPr>
      <w:tabs>
        <w:tab w:val="num" w:pos="1080"/>
      </w:tabs>
      <w:spacing w:before="120"/>
      <w:ind w:left="720"/>
    </w:pPr>
    <w:rPr>
      <w:lang w:eastAsia="en-US"/>
    </w:rPr>
  </w:style>
  <w:style w:type="paragraph" w:customStyle="1" w:styleId="Listenumr">
    <w:name w:val="Liste ˆ num_r"/>
    <w:basedOn w:val="Normal"/>
    <w:uiPriority w:val="99"/>
    <w:rsid w:val="00322533"/>
    <w:pPr>
      <w:tabs>
        <w:tab w:val="num" w:pos="1080"/>
      </w:tabs>
      <w:spacing w:before="120"/>
      <w:ind w:left="720"/>
    </w:pPr>
    <w:rPr>
      <w:lang w:eastAsia="en-US"/>
    </w:rPr>
  </w:style>
  <w:style w:type="paragraph" w:customStyle="1" w:styleId="Listenumr3">
    <w:name w:val="Liste ˆ num_r3"/>
    <w:basedOn w:val="Normal"/>
    <w:uiPriority w:val="99"/>
    <w:rsid w:val="00322533"/>
    <w:pPr>
      <w:tabs>
        <w:tab w:val="num" w:pos="360"/>
      </w:tabs>
      <w:spacing w:before="120"/>
    </w:pPr>
    <w:rPr>
      <w:lang w:eastAsia="en-US"/>
    </w:rPr>
  </w:style>
  <w:style w:type="paragraph" w:customStyle="1" w:styleId="Listenumr2">
    <w:name w:val="Liste ˆ num_r2"/>
    <w:basedOn w:val="Normal"/>
    <w:uiPriority w:val="99"/>
    <w:rsid w:val="00322533"/>
    <w:pPr>
      <w:tabs>
        <w:tab w:val="num" w:pos="720"/>
      </w:tabs>
      <w:spacing w:before="120"/>
      <w:ind w:left="720" w:hanging="360"/>
    </w:pPr>
    <w:rPr>
      <w:lang w:eastAsia="en-US"/>
    </w:rPr>
  </w:style>
  <w:style w:type="paragraph" w:customStyle="1" w:styleId="Listenumr1">
    <w:name w:val="Liste ˆ num_r1"/>
    <w:basedOn w:val="Normal"/>
    <w:uiPriority w:val="99"/>
    <w:rsid w:val="00322533"/>
    <w:pPr>
      <w:tabs>
        <w:tab w:val="num" w:pos="1209"/>
      </w:tabs>
      <w:spacing w:before="120"/>
      <w:ind w:left="1209" w:hanging="360"/>
    </w:pPr>
    <w:rPr>
      <w:lang w:eastAsia="en-US"/>
    </w:rPr>
  </w:style>
  <w:style w:type="paragraph" w:customStyle="1" w:styleId="Texte">
    <w:name w:val="Texte"/>
    <w:uiPriority w:val="99"/>
    <w:rsid w:val="00322533"/>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lang w:eastAsia="en-US"/>
    </w:rPr>
  </w:style>
  <w:style w:type="paragraph" w:customStyle="1" w:styleId="En-ttedemes">
    <w:name w:val="En-t_te de mes"/>
    <w:basedOn w:val="Normal"/>
    <w:uiPriority w:val="99"/>
    <w:rsid w:val="00322533"/>
    <w:pPr>
      <w:pBdr>
        <w:top w:val="single" w:sz="6" w:space="1" w:color="auto"/>
        <w:left w:val="single" w:sz="6" w:space="1" w:color="auto"/>
        <w:bottom w:val="single" w:sz="6" w:space="1" w:color="auto"/>
        <w:right w:val="single" w:sz="6" w:space="1" w:color="auto"/>
      </w:pBdr>
      <w:shd w:val="pct20" w:color="auto" w:fill="auto"/>
      <w:spacing w:before="120"/>
      <w:ind w:left="1134" w:hanging="1134"/>
    </w:pPr>
    <w:rPr>
      <w:rFonts w:ascii="Arial" w:hAnsi="Arial" w:cs="Arial"/>
      <w:sz w:val="24"/>
      <w:szCs w:val="24"/>
      <w:lang w:eastAsia="en-US"/>
    </w:rPr>
  </w:style>
  <w:style w:type="character" w:customStyle="1" w:styleId="MessageHeaderChar">
    <w:name w:val="Message Header Char"/>
    <w:basedOn w:val="DefaultParagraphFont"/>
    <w:rsid w:val="00322533"/>
    <w:rPr>
      <w:rFonts w:ascii="Arial" w:hAnsi="Arial" w:cs="Arial"/>
      <w:sz w:val="24"/>
      <w:shd w:val="pct20" w:color="auto" w:fill="auto"/>
      <w:lang w:val="en-GB"/>
    </w:rPr>
  </w:style>
  <w:style w:type="paragraph" w:customStyle="1" w:styleId="Retraitnorma">
    <w:name w:val="Retrait norma"/>
    <w:basedOn w:val="Normal"/>
    <w:uiPriority w:val="99"/>
    <w:rsid w:val="00322533"/>
    <w:pPr>
      <w:spacing w:before="120"/>
      <w:ind w:left="720"/>
    </w:pPr>
    <w:rPr>
      <w:lang w:eastAsia="en-US"/>
    </w:rPr>
  </w:style>
  <w:style w:type="paragraph" w:customStyle="1" w:styleId="Titredenot">
    <w:name w:val="Titre de not"/>
    <w:basedOn w:val="Normal"/>
    <w:next w:val="Normal"/>
    <w:uiPriority w:val="99"/>
    <w:rsid w:val="00322533"/>
    <w:pPr>
      <w:spacing w:before="120"/>
    </w:pPr>
    <w:rPr>
      <w:lang w:eastAsia="en-US"/>
    </w:rPr>
  </w:style>
  <w:style w:type="character" w:customStyle="1" w:styleId="NoteHeadingChar">
    <w:name w:val="Note Heading Char"/>
    <w:basedOn w:val="DefaultParagraphFont"/>
    <w:rsid w:val="00322533"/>
    <w:rPr>
      <w:rFonts w:ascii="Times New Roman" w:hAnsi="Times New Roman" w:cs="Times New Roman"/>
      <w:sz w:val="20"/>
      <w:lang w:val="en-GB"/>
    </w:rPr>
  </w:style>
  <w:style w:type="character" w:customStyle="1" w:styleId="SalutationChar">
    <w:name w:val="Salutation Char"/>
    <w:basedOn w:val="DefaultParagraphFont"/>
    <w:link w:val="Salutation"/>
    <w:rsid w:val="00322533"/>
    <w:rPr>
      <w:rFonts w:eastAsia="Times New Roman"/>
      <w:sz w:val="22"/>
      <w:lang w:eastAsia="en-US"/>
    </w:rPr>
  </w:style>
  <w:style w:type="character" w:customStyle="1" w:styleId="SignatureChar">
    <w:name w:val="Signature Char"/>
    <w:basedOn w:val="DefaultParagraphFont"/>
    <w:link w:val="Signature"/>
    <w:rsid w:val="00322533"/>
    <w:rPr>
      <w:rFonts w:eastAsia="Times New Roman"/>
      <w:sz w:val="22"/>
      <w:lang w:eastAsia="en-US"/>
    </w:rPr>
  </w:style>
  <w:style w:type="paragraph" w:customStyle="1" w:styleId="Sous-tit">
    <w:name w:val="Sous-tit"/>
    <w:basedOn w:val="Normal"/>
    <w:uiPriority w:val="99"/>
    <w:rsid w:val="00322533"/>
    <w:pPr>
      <w:spacing w:before="120" w:after="60"/>
      <w:jc w:val="center"/>
      <w:outlineLvl w:val="1"/>
    </w:pPr>
    <w:rPr>
      <w:rFonts w:ascii="Arial" w:hAnsi="Arial" w:cs="Arial"/>
      <w:sz w:val="24"/>
      <w:szCs w:val="24"/>
      <w:lang w:eastAsia="en-US"/>
    </w:rPr>
  </w:style>
  <w:style w:type="character" w:customStyle="1" w:styleId="SubtitleChar">
    <w:name w:val="Subtitle Char"/>
    <w:basedOn w:val="DefaultParagraphFont"/>
    <w:link w:val="Subtitle"/>
    <w:uiPriority w:val="11"/>
    <w:rsid w:val="00C03120"/>
    <w:rPr>
      <w:rFonts w:asciiTheme="majorHAnsi" w:eastAsiaTheme="majorEastAsia" w:hAnsiTheme="majorHAnsi" w:cstheme="majorBidi"/>
      <w:sz w:val="24"/>
      <w:szCs w:val="24"/>
    </w:rPr>
  </w:style>
  <w:style w:type="paragraph" w:customStyle="1" w:styleId="Tabledesillust">
    <w:name w:val="Table des illust"/>
    <w:basedOn w:val="Normal"/>
    <w:next w:val="Normal"/>
    <w:uiPriority w:val="99"/>
    <w:rsid w:val="00322533"/>
    <w:pPr>
      <w:spacing w:before="120"/>
      <w:ind w:left="440" w:hanging="440"/>
    </w:pPr>
    <w:rPr>
      <w:lang w:eastAsia="en-US"/>
    </w:rPr>
  </w:style>
  <w:style w:type="character" w:customStyle="1" w:styleId="TitleChar">
    <w:name w:val="Title Char"/>
    <w:basedOn w:val="DefaultParagraphFont"/>
    <w:link w:val="Title"/>
    <w:uiPriority w:val="10"/>
    <w:rsid w:val="00C03120"/>
    <w:rPr>
      <w:rFonts w:asciiTheme="majorHAnsi" w:eastAsiaTheme="majorEastAsia" w:hAnsiTheme="majorHAnsi" w:cstheme="majorBidi"/>
      <w:color w:val="5B9BD5" w:themeColor="accent1"/>
      <w:spacing w:val="-10"/>
      <w:sz w:val="56"/>
      <w:szCs w:val="56"/>
    </w:rPr>
  </w:style>
  <w:style w:type="paragraph" w:customStyle="1" w:styleId="Titredeta">
    <w:name w:val="Titre de ta"/>
    <w:basedOn w:val="Normal"/>
    <w:next w:val="Normal"/>
    <w:uiPriority w:val="99"/>
    <w:rsid w:val="00322533"/>
    <w:pPr>
      <w:spacing w:before="120"/>
    </w:pPr>
    <w:rPr>
      <w:rFonts w:ascii="Arial" w:hAnsi="Arial" w:cs="Arial"/>
      <w:b/>
      <w:bCs/>
      <w:sz w:val="24"/>
      <w:szCs w:val="24"/>
      <w:lang w:eastAsia="en-US"/>
    </w:rPr>
  </w:style>
  <w:style w:type="character" w:customStyle="1" w:styleId="Numrodep">
    <w:name w:val="Num_ro de p"/>
    <w:basedOn w:val="DefaultParagraphFont"/>
    <w:uiPriority w:val="99"/>
    <w:rsid w:val="00322533"/>
    <w:rPr>
      <w:rFonts w:cs="Times New Roman"/>
    </w:rPr>
  </w:style>
  <w:style w:type="character" w:customStyle="1" w:styleId="Lienhype">
    <w:name w:val="Lien hype"/>
    <w:basedOn w:val="DefaultParagraphFont"/>
    <w:uiPriority w:val="99"/>
    <w:rsid w:val="00322533"/>
    <w:rPr>
      <w:rFonts w:cs="Times New Roman"/>
      <w:color w:val="0000FF"/>
      <w:u w:val="single"/>
    </w:rPr>
  </w:style>
  <w:style w:type="character" w:customStyle="1" w:styleId="Lienhypertextes">
    <w:name w:val="Lien hypertexte s"/>
    <w:basedOn w:val="DefaultParagraphFont"/>
    <w:uiPriority w:val="99"/>
    <w:rsid w:val="00322533"/>
    <w:rPr>
      <w:rFonts w:cs="Times New Roman"/>
      <w:color w:val="800080"/>
      <w:u w:val="single"/>
    </w:rPr>
  </w:style>
  <w:style w:type="table" w:customStyle="1" w:styleId="TableGrid1">
    <w:name w:val="Table Grid1"/>
    <w:basedOn w:val="TableauNorm"/>
    <w:next w:val="TableGrid"/>
    <w:rsid w:val="00322533"/>
    <w:rPr>
      <w:rFonts w:ascii="Times New Roman" w:eastAsia="Times New Roman" w:hAnsi="Times New Roman"/>
      <w:lang w:eastAsia="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85">
    <w:name w:val="xl85"/>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rPr>
  </w:style>
  <w:style w:type="paragraph" w:customStyle="1" w:styleId="xl86">
    <w:name w:val="xl86"/>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87">
    <w:name w:val="xl87"/>
    <w:basedOn w:val="Normal"/>
    <w:uiPriority w:val="99"/>
    <w:rsid w:val="00322533"/>
    <w:pPr>
      <w:pBdr>
        <w:top w:val="single" w:sz="4" w:space="0" w:color="auto"/>
        <w:left w:val="double" w:sz="6" w:space="0" w:color="auto"/>
        <w:bottom w:val="single" w:sz="4" w:space="0" w:color="auto"/>
        <w:right w:val="single" w:sz="4" w:space="0" w:color="auto"/>
      </w:pBdr>
      <w:spacing w:before="100" w:beforeAutospacing="1" w:after="100" w:afterAutospacing="1"/>
    </w:pPr>
    <w:rPr>
      <w:sz w:val="24"/>
      <w:szCs w:val="24"/>
    </w:rPr>
  </w:style>
  <w:style w:type="paragraph" w:customStyle="1" w:styleId="xl88">
    <w:name w:val="xl88"/>
    <w:basedOn w:val="Normal"/>
    <w:uiPriority w:val="99"/>
    <w:rsid w:val="00322533"/>
    <w:pPr>
      <w:pBdr>
        <w:top w:val="single" w:sz="4" w:space="0" w:color="auto"/>
        <w:left w:val="single" w:sz="8" w:space="0" w:color="auto"/>
        <w:bottom w:val="single" w:sz="4" w:space="0" w:color="auto"/>
        <w:right w:val="single" w:sz="4" w:space="0" w:color="auto"/>
      </w:pBdr>
      <w:spacing w:before="100" w:beforeAutospacing="1" w:after="100" w:afterAutospacing="1"/>
    </w:pPr>
    <w:rPr>
      <w:sz w:val="24"/>
      <w:szCs w:val="24"/>
    </w:rPr>
  </w:style>
  <w:style w:type="paragraph" w:customStyle="1" w:styleId="xl89">
    <w:name w:val="xl89"/>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pPr>
    <w:rPr>
      <w:sz w:val="24"/>
      <w:szCs w:val="24"/>
    </w:rPr>
  </w:style>
  <w:style w:type="paragraph" w:customStyle="1" w:styleId="xl90">
    <w:name w:val="xl90"/>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91">
    <w:name w:val="xl91"/>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rPr>
  </w:style>
  <w:style w:type="paragraph" w:customStyle="1" w:styleId="xl92">
    <w:name w:val="xl92"/>
    <w:basedOn w:val="Normal"/>
    <w:uiPriority w:val="99"/>
    <w:rsid w:val="00322533"/>
    <w:pPr>
      <w:pBdr>
        <w:bottom w:val="single" w:sz="4" w:space="0" w:color="auto"/>
      </w:pBdr>
      <w:spacing w:before="100" w:beforeAutospacing="1" w:after="100" w:afterAutospacing="1"/>
      <w:jc w:val="center"/>
    </w:pPr>
    <w:rPr>
      <w:sz w:val="24"/>
      <w:szCs w:val="24"/>
    </w:rPr>
  </w:style>
  <w:style w:type="paragraph" w:customStyle="1" w:styleId="xl93">
    <w:name w:val="xl93"/>
    <w:basedOn w:val="Normal"/>
    <w:uiPriority w:val="99"/>
    <w:rsid w:val="00322533"/>
    <w:pPr>
      <w:pBdr>
        <w:top w:val="single" w:sz="4" w:space="0" w:color="auto"/>
        <w:left w:val="single" w:sz="4" w:space="0" w:color="auto"/>
        <w:bottom w:val="single" w:sz="4" w:space="0" w:color="auto"/>
        <w:right w:val="double" w:sz="6" w:space="0" w:color="auto"/>
      </w:pBdr>
      <w:spacing w:before="100" w:beforeAutospacing="1" w:after="100" w:afterAutospacing="1"/>
    </w:pPr>
    <w:rPr>
      <w:sz w:val="24"/>
      <w:szCs w:val="24"/>
    </w:rPr>
  </w:style>
  <w:style w:type="paragraph" w:customStyle="1" w:styleId="xl94">
    <w:name w:val="xl94"/>
    <w:basedOn w:val="Normal"/>
    <w:uiPriority w:val="99"/>
    <w:rsid w:val="00322533"/>
    <w:pPr>
      <w:pBdr>
        <w:top w:val="single" w:sz="4" w:space="0" w:color="auto"/>
        <w:left w:val="double" w:sz="6" w:space="0" w:color="auto"/>
        <w:bottom w:val="single" w:sz="4" w:space="0" w:color="auto"/>
        <w:right w:val="single" w:sz="4" w:space="0" w:color="auto"/>
      </w:pBdr>
      <w:spacing w:before="100" w:beforeAutospacing="1" w:after="100" w:afterAutospacing="1"/>
    </w:pPr>
    <w:rPr>
      <w:sz w:val="24"/>
      <w:szCs w:val="24"/>
    </w:rPr>
  </w:style>
  <w:style w:type="paragraph" w:customStyle="1" w:styleId="xl95">
    <w:name w:val="xl95"/>
    <w:basedOn w:val="Normal"/>
    <w:uiPriority w:val="99"/>
    <w:rsid w:val="00322533"/>
    <w:pPr>
      <w:pBdr>
        <w:top w:val="single" w:sz="4" w:space="0" w:color="auto"/>
        <w:left w:val="single" w:sz="8" w:space="0" w:color="auto"/>
        <w:bottom w:val="single" w:sz="4" w:space="0" w:color="auto"/>
        <w:right w:val="single" w:sz="8" w:space="0" w:color="auto"/>
      </w:pBdr>
      <w:spacing w:before="100" w:beforeAutospacing="1" w:after="100" w:afterAutospacing="1"/>
      <w:jc w:val="center"/>
    </w:pPr>
    <w:rPr>
      <w:sz w:val="24"/>
      <w:szCs w:val="24"/>
    </w:rPr>
  </w:style>
  <w:style w:type="paragraph" w:customStyle="1" w:styleId="xl96">
    <w:name w:val="xl96"/>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pPr>
    <w:rPr>
      <w:sz w:val="24"/>
      <w:szCs w:val="24"/>
    </w:rPr>
  </w:style>
  <w:style w:type="paragraph" w:customStyle="1" w:styleId="xl97">
    <w:name w:val="xl97"/>
    <w:basedOn w:val="Normal"/>
    <w:uiPriority w:val="99"/>
    <w:rsid w:val="00322533"/>
    <w:pPr>
      <w:pBdr>
        <w:top w:val="single" w:sz="4" w:space="0" w:color="auto"/>
        <w:left w:val="single" w:sz="8" w:space="0" w:color="auto"/>
        <w:bottom w:val="single" w:sz="4" w:space="0" w:color="auto"/>
        <w:right w:val="single" w:sz="4" w:space="0" w:color="auto"/>
      </w:pBdr>
      <w:spacing w:before="100" w:beforeAutospacing="1" w:after="100" w:afterAutospacing="1"/>
    </w:pPr>
    <w:rPr>
      <w:sz w:val="24"/>
      <w:szCs w:val="24"/>
    </w:rPr>
  </w:style>
  <w:style w:type="paragraph" w:customStyle="1" w:styleId="xl98">
    <w:name w:val="xl98"/>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jc w:val="center"/>
    </w:pPr>
    <w:rPr>
      <w:sz w:val="24"/>
      <w:szCs w:val="24"/>
    </w:rPr>
  </w:style>
  <w:style w:type="paragraph" w:customStyle="1" w:styleId="xl99">
    <w:name w:val="xl99"/>
    <w:basedOn w:val="Normal"/>
    <w:uiPriority w:val="99"/>
    <w:rsid w:val="00322533"/>
    <w:pPr>
      <w:pBdr>
        <w:top w:val="single" w:sz="4" w:space="0" w:color="auto"/>
        <w:left w:val="double" w:sz="6" w:space="0" w:color="auto"/>
        <w:bottom w:val="single" w:sz="4" w:space="0" w:color="auto"/>
        <w:right w:val="single" w:sz="8" w:space="0" w:color="auto"/>
      </w:pBdr>
      <w:spacing w:before="100" w:beforeAutospacing="1" w:after="100" w:afterAutospacing="1"/>
      <w:jc w:val="center"/>
    </w:pPr>
    <w:rPr>
      <w:sz w:val="24"/>
      <w:szCs w:val="24"/>
    </w:rPr>
  </w:style>
  <w:style w:type="paragraph" w:customStyle="1" w:styleId="xl100">
    <w:name w:val="xl100"/>
    <w:basedOn w:val="Normal"/>
    <w:uiPriority w:val="99"/>
    <w:rsid w:val="00322533"/>
    <w:pPr>
      <w:pBdr>
        <w:top w:val="single" w:sz="4" w:space="0" w:color="auto"/>
        <w:left w:val="single" w:sz="8" w:space="0" w:color="auto"/>
      </w:pBdr>
      <w:spacing w:before="100" w:beforeAutospacing="1" w:after="100" w:afterAutospacing="1"/>
      <w:jc w:val="center"/>
    </w:pPr>
    <w:rPr>
      <w:sz w:val="24"/>
      <w:szCs w:val="24"/>
    </w:rPr>
  </w:style>
  <w:style w:type="paragraph" w:customStyle="1" w:styleId="xl101">
    <w:name w:val="xl101"/>
    <w:basedOn w:val="Normal"/>
    <w:uiPriority w:val="99"/>
    <w:rsid w:val="00322533"/>
    <w:pPr>
      <w:pBdr>
        <w:top w:val="single" w:sz="4" w:space="0" w:color="auto"/>
      </w:pBdr>
      <w:spacing w:before="100" w:beforeAutospacing="1" w:after="100" w:afterAutospacing="1"/>
      <w:jc w:val="center"/>
    </w:pPr>
    <w:rPr>
      <w:sz w:val="24"/>
      <w:szCs w:val="24"/>
    </w:rPr>
  </w:style>
  <w:style w:type="paragraph" w:customStyle="1" w:styleId="xl102">
    <w:name w:val="xl102"/>
    <w:basedOn w:val="Normal"/>
    <w:uiPriority w:val="99"/>
    <w:rsid w:val="00322533"/>
    <w:pPr>
      <w:pBdr>
        <w:top w:val="single" w:sz="4" w:space="0" w:color="auto"/>
        <w:right w:val="double" w:sz="6" w:space="0" w:color="auto"/>
      </w:pBdr>
      <w:spacing w:before="100" w:beforeAutospacing="1" w:after="100" w:afterAutospacing="1"/>
      <w:jc w:val="center"/>
    </w:pPr>
    <w:rPr>
      <w:sz w:val="24"/>
      <w:szCs w:val="24"/>
    </w:rPr>
  </w:style>
  <w:style w:type="paragraph" w:customStyle="1" w:styleId="xl103">
    <w:name w:val="xl103"/>
    <w:basedOn w:val="Normal"/>
    <w:uiPriority w:val="99"/>
    <w:rsid w:val="00322533"/>
    <w:pPr>
      <w:pBdr>
        <w:left w:val="single" w:sz="8" w:space="0" w:color="auto"/>
        <w:bottom w:val="single" w:sz="4" w:space="0" w:color="auto"/>
      </w:pBdr>
      <w:spacing w:before="100" w:beforeAutospacing="1" w:after="100" w:afterAutospacing="1"/>
      <w:jc w:val="center"/>
    </w:pPr>
    <w:rPr>
      <w:sz w:val="24"/>
      <w:szCs w:val="24"/>
    </w:rPr>
  </w:style>
  <w:style w:type="paragraph" w:customStyle="1" w:styleId="xl104">
    <w:name w:val="xl104"/>
    <w:basedOn w:val="Normal"/>
    <w:uiPriority w:val="99"/>
    <w:rsid w:val="00322533"/>
    <w:pPr>
      <w:pBdr>
        <w:bottom w:val="single" w:sz="4" w:space="0" w:color="auto"/>
        <w:right w:val="double" w:sz="6" w:space="0" w:color="auto"/>
      </w:pBdr>
      <w:spacing w:before="100" w:beforeAutospacing="1" w:after="100" w:afterAutospacing="1"/>
      <w:jc w:val="center"/>
    </w:pPr>
    <w:rPr>
      <w:sz w:val="24"/>
      <w:szCs w:val="24"/>
    </w:rPr>
  </w:style>
  <w:style w:type="paragraph" w:customStyle="1" w:styleId="xl105">
    <w:name w:val="xl105"/>
    <w:basedOn w:val="Normal"/>
    <w:uiPriority w:val="99"/>
    <w:rsid w:val="00322533"/>
    <w:pPr>
      <w:pBdr>
        <w:top w:val="single" w:sz="4" w:space="0" w:color="auto"/>
        <w:right w:val="single" w:sz="4" w:space="0" w:color="auto"/>
      </w:pBdr>
      <w:spacing w:before="100" w:beforeAutospacing="1" w:after="100" w:afterAutospacing="1"/>
      <w:jc w:val="center"/>
    </w:pPr>
    <w:rPr>
      <w:sz w:val="24"/>
      <w:szCs w:val="24"/>
    </w:rPr>
  </w:style>
  <w:style w:type="paragraph" w:customStyle="1" w:styleId="xl106">
    <w:name w:val="xl106"/>
    <w:basedOn w:val="Normal"/>
    <w:uiPriority w:val="99"/>
    <w:rsid w:val="00322533"/>
    <w:pPr>
      <w:pBdr>
        <w:bottom w:val="single" w:sz="4" w:space="0" w:color="auto"/>
        <w:right w:val="single" w:sz="4" w:space="0" w:color="auto"/>
      </w:pBdr>
      <w:spacing w:before="100" w:beforeAutospacing="1" w:after="100" w:afterAutospacing="1"/>
      <w:jc w:val="center"/>
    </w:pPr>
    <w:rPr>
      <w:sz w:val="24"/>
      <w:szCs w:val="24"/>
    </w:rPr>
  </w:style>
  <w:style w:type="paragraph" w:customStyle="1" w:styleId="xl107">
    <w:name w:val="xl107"/>
    <w:basedOn w:val="Normal"/>
    <w:uiPriority w:val="99"/>
    <w:rsid w:val="00322533"/>
    <w:pPr>
      <w:pBdr>
        <w:top w:val="single" w:sz="4" w:space="0" w:color="auto"/>
        <w:left w:val="single" w:sz="4" w:space="0" w:color="auto"/>
        <w:bottom w:val="single" w:sz="4" w:space="0" w:color="auto"/>
        <w:right w:val="single" w:sz="8" w:space="0" w:color="auto"/>
      </w:pBdr>
      <w:spacing w:before="100" w:beforeAutospacing="1" w:after="100" w:afterAutospacing="1"/>
    </w:pPr>
    <w:rPr>
      <w:sz w:val="24"/>
      <w:szCs w:val="24"/>
    </w:rPr>
  </w:style>
  <w:style w:type="paragraph" w:customStyle="1" w:styleId="xl108">
    <w:name w:val="xl108"/>
    <w:basedOn w:val="Normal"/>
    <w:uiPriority w:val="99"/>
    <w:rsid w:val="00322533"/>
    <w:pPr>
      <w:pBdr>
        <w:top w:val="single" w:sz="4" w:space="0" w:color="auto"/>
        <w:left w:val="single" w:sz="8" w:space="0" w:color="auto"/>
        <w:bottom w:val="single" w:sz="4" w:space="0" w:color="auto"/>
        <w:right w:val="single" w:sz="4" w:space="0" w:color="auto"/>
      </w:pBdr>
      <w:spacing w:before="100" w:beforeAutospacing="1" w:after="100" w:afterAutospacing="1"/>
    </w:pPr>
    <w:rPr>
      <w:sz w:val="24"/>
      <w:szCs w:val="24"/>
    </w:rPr>
  </w:style>
  <w:style w:type="paragraph" w:customStyle="1" w:styleId="xl109">
    <w:name w:val="xl109"/>
    <w:basedOn w:val="Normal"/>
    <w:uiPriority w:val="99"/>
    <w:rsid w:val="00322533"/>
    <w:pPr>
      <w:pBdr>
        <w:top w:val="single" w:sz="4" w:space="0" w:color="auto"/>
        <w:left w:val="double" w:sz="6" w:space="0" w:color="auto"/>
        <w:bottom w:val="single" w:sz="4" w:space="0" w:color="auto"/>
        <w:right w:val="single" w:sz="4" w:space="0" w:color="auto"/>
      </w:pBdr>
      <w:spacing w:before="100" w:beforeAutospacing="1" w:after="100" w:afterAutospacing="1"/>
    </w:pPr>
    <w:rPr>
      <w:sz w:val="24"/>
      <w:szCs w:val="24"/>
    </w:rPr>
  </w:style>
  <w:style w:type="paragraph" w:customStyle="1" w:styleId="xl110">
    <w:name w:val="xl110"/>
    <w:basedOn w:val="Normal"/>
    <w:uiPriority w:val="99"/>
    <w:rsid w:val="00322533"/>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1">
    <w:name w:val="xl111"/>
    <w:basedOn w:val="Normal"/>
    <w:uiPriority w:val="99"/>
    <w:rsid w:val="00322533"/>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2">
    <w:name w:val="xl112"/>
    <w:basedOn w:val="Normal"/>
    <w:uiPriority w:val="99"/>
    <w:rsid w:val="00322533"/>
    <w:pPr>
      <w:pBdr>
        <w:top w:val="single" w:sz="4" w:space="0" w:color="auto"/>
        <w:left w:val="single" w:sz="4" w:space="0" w:color="auto"/>
        <w:bottom w:val="single" w:sz="4" w:space="0" w:color="auto"/>
        <w:right w:val="single" w:sz="8" w:space="0" w:color="auto"/>
      </w:pBdr>
      <w:shd w:val="clear" w:color="000000" w:fill="D8D8D8"/>
      <w:spacing w:before="100" w:beforeAutospacing="1" w:after="100" w:afterAutospacing="1"/>
    </w:pPr>
    <w:rPr>
      <w:sz w:val="24"/>
      <w:szCs w:val="24"/>
    </w:rPr>
  </w:style>
  <w:style w:type="paragraph" w:customStyle="1" w:styleId="xl113">
    <w:name w:val="xl113"/>
    <w:basedOn w:val="Normal"/>
    <w:uiPriority w:val="99"/>
    <w:rsid w:val="00322533"/>
    <w:pPr>
      <w:pBdr>
        <w:top w:val="single" w:sz="4" w:space="0" w:color="auto"/>
        <w:left w:val="single" w:sz="8"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4">
    <w:name w:val="xl114"/>
    <w:basedOn w:val="Normal"/>
    <w:uiPriority w:val="99"/>
    <w:rsid w:val="00322533"/>
    <w:pPr>
      <w:pBdr>
        <w:top w:val="single" w:sz="4" w:space="0" w:color="auto"/>
        <w:left w:val="double" w:sz="6"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15">
    <w:name w:val="xl115"/>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jc w:val="right"/>
    </w:pPr>
    <w:rPr>
      <w:sz w:val="24"/>
      <w:szCs w:val="24"/>
    </w:rPr>
  </w:style>
  <w:style w:type="paragraph" w:customStyle="1" w:styleId="xl116">
    <w:name w:val="xl116"/>
    <w:basedOn w:val="Normal"/>
    <w:uiPriority w:val="99"/>
    <w:rsid w:val="00322533"/>
    <w:pPr>
      <w:pBdr>
        <w:top w:val="single" w:sz="4" w:space="0" w:color="auto"/>
        <w:left w:val="single" w:sz="4" w:space="0" w:color="auto"/>
        <w:bottom w:val="single" w:sz="4" w:space="0" w:color="auto"/>
        <w:right w:val="single" w:sz="4" w:space="0" w:color="auto"/>
      </w:pBdr>
      <w:shd w:val="clear" w:color="000000" w:fill="D8D8D8"/>
      <w:spacing w:before="100" w:beforeAutospacing="1" w:after="100" w:afterAutospacing="1"/>
      <w:jc w:val="right"/>
    </w:pPr>
    <w:rPr>
      <w:sz w:val="24"/>
      <w:szCs w:val="24"/>
    </w:rPr>
  </w:style>
  <w:style w:type="paragraph" w:customStyle="1" w:styleId="xl117">
    <w:name w:val="xl117"/>
    <w:basedOn w:val="Normal"/>
    <w:uiPriority w:val="99"/>
    <w:rsid w:val="00322533"/>
    <w:pPr>
      <w:pBdr>
        <w:top w:val="single" w:sz="4" w:space="0" w:color="auto"/>
        <w:left w:val="single" w:sz="4" w:space="0" w:color="auto"/>
        <w:bottom w:val="single" w:sz="4" w:space="0" w:color="auto"/>
        <w:right w:val="single" w:sz="4" w:space="0" w:color="auto"/>
      </w:pBdr>
      <w:spacing w:before="100" w:beforeAutospacing="1" w:after="100" w:afterAutospacing="1"/>
      <w:jc w:val="right"/>
    </w:pPr>
    <w:rPr>
      <w:sz w:val="24"/>
      <w:szCs w:val="24"/>
    </w:rPr>
  </w:style>
  <w:style w:type="paragraph" w:customStyle="1" w:styleId="xl118">
    <w:name w:val="xl118"/>
    <w:basedOn w:val="Normal"/>
    <w:uiPriority w:val="99"/>
    <w:rsid w:val="00322533"/>
    <w:pPr>
      <w:pBdr>
        <w:top w:val="single" w:sz="4" w:space="0" w:color="auto"/>
        <w:left w:val="single" w:sz="4" w:space="0" w:color="auto"/>
        <w:bottom w:val="single" w:sz="4" w:space="0" w:color="auto"/>
        <w:right w:val="single" w:sz="8" w:space="0" w:color="auto"/>
      </w:pBdr>
      <w:shd w:val="clear" w:color="000000" w:fill="D8D8D8"/>
      <w:spacing w:before="100" w:beforeAutospacing="1" w:after="100" w:afterAutospacing="1"/>
    </w:pPr>
    <w:rPr>
      <w:sz w:val="24"/>
      <w:szCs w:val="24"/>
    </w:rPr>
  </w:style>
  <w:style w:type="paragraph" w:customStyle="1" w:styleId="xl119">
    <w:name w:val="xl119"/>
    <w:basedOn w:val="Normal"/>
    <w:uiPriority w:val="99"/>
    <w:rsid w:val="00322533"/>
    <w:pPr>
      <w:pBdr>
        <w:top w:val="single" w:sz="4" w:space="0" w:color="auto"/>
        <w:left w:val="single" w:sz="8" w:space="0" w:color="auto"/>
        <w:bottom w:val="single" w:sz="4" w:space="0" w:color="auto"/>
        <w:right w:val="single" w:sz="4" w:space="0" w:color="auto"/>
      </w:pBdr>
      <w:shd w:val="clear" w:color="000000" w:fill="D8D8D8"/>
      <w:spacing w:before="100" w:beforeAutospacing="1" w:after="100" w:afterAutospacing="1"/>
    </w:pPr>
    <w:rPr>
      <w:sz w:val="24"/>
      <w:szCs w:val="24"/>
    </w:rPr>
  </w:style>
  <w:style w:type="paragraph" w:customStyle="1" w:styleId="xl120">
    <w:name w:val="xl120"/>
    <w:basedOn w:val="Normal"/>
    <w:uiPriority w:val="99"/>
    <w:rsid w:val="00322533"/>
    <w:pPr>
      <w:pBdr>
        <w:top w:val="single" w:sz="4" w:space="0" w:color="auto"/>
        <w:left w:val="double" w:sz="6" w:space="0" w:color="auto"/>
        <w:bottom w:val="single" w:sz="4" w:space="0" w:color="auto"/>
        <w:right w:val="single" w:sz="4" w:space="0" w:color="auto"/>
      </w:pBdr>
      <w:shd w:val="clear" w:color="000000" w:fill="D8D8D8"/>
      <w:spacing w:before="100" w:beforeAutospacing="1" w:after="100" w:afterAutospacing="1"/>
    </w:pPr>
    <w:rPr>
      <w:sz w:val="24"/>
      <w:szCs w:val="24"/>
    </w:rPr>
  </w:style>
  <w:style w:type="character" w:customStyle="1" w:styleId="Marquedenotede">
    <w:name w:val="Marque de note de"/>
    <w:basedOn w:val="DefaultParagraphFont"/>
    <w:uiPriority w:val="99"/>
    <w:rsid w:val="00322533"/>
    <w:rPr>
      <w:rFonts w:cs="Times New Roman"/>
      <w:vertAlign w:val="superscript"/>
    </w:rPr>
  </w:style>
  <w:style w:type="paragraph" w:customStyle="1" w:styleId="CM13">
    <w:name w:val="CM13"/>
    <w:basedOn w:val="Normal"/>
    <w:next w:val="Normal"/>
    <w:uiPriority w:val="99"/>
    <w:rsid w:val="00322533"/>
    <w:pPr>
      <w:widowControl w:val="0"/>
      <w:autoSpaceDE w:val="0"/>
      <w:autoSpaceDN w:val="0"/>
      <w:adjustRightInd w:val="0"/>
      <w:spacing w:after="443"/>
    </w:pPr>
    <w:rPr>
      <w:rFonts w:ascii="Bookman Old Style" w:hAnsi="Bookman Old Style"/>
      <w:sz w:val="24"/>
      <w:szCs w:val="24"/>
    </w:rPr>
  </w:style>
  <w:style w:type="paragraph" w:customStyle="1" w:styleId="CM15">
    <w:name w:val="CM15"/>
    <w:basedOn w:val="Default"/>
    <w:next w:val="Default"/>
    <w:uiPriority w:val="99"/>
    <w:rsid w:val="00322533"/>
    <w:pPr>
      <w:widowControl w:val="0"/>
      <w:spacing w:after="115"/>
    </w:pPr>
    <w:rPr>
      <w:rFonts w:ascii="Bookman Old Style" w:hAnsi="Bookman Old Style"/>
      <w:color w:val="auto"/>
      <w:lang w:val="en-GB" w:eastAsia="en-GB"/>
    </w:rPr>
  </w:style>
  <w:style w:type="character" w:customStyle="1" w:styleId="FootnoteTextChar1">
    <w:name w:val="Footnote Text Char1"/>
    <w:basedOn w:val="DefaultParagraphFont"/>
    <w:uiPriority w:val="99"/>
    <w:semiHidden/>
    <w:rsid w:val="00322533"/>
    <w:rPr>
      <w:rFonts w:ascii="Times New Roman" w:eastAsia="Times New Roman" w:hAnsi="Times New Roman"/>
      <w:sz w:val="24"/>
      <w:szCs w:val="24"/>
      <w:lang w:val="en-US" w:eastAsia="fr-FR"/>
    </w:rPr>
  </w:style>
  <w:style w:type="character" w:customStyle="1" w:styleId="HeaderChar2">
    <w:name w:val="Header Char2"/>
    <w:basedOn w:val="DefaultParagraphFont"/>
    <w:uiPriority w:val="99"/>
    <w:semiHidden/>
    <w:rsid w:val="00322533"/>
    <w:rPr>
      <w:rFonts w:ascii="Times New Roman" w:eastAsia="Times New Roman" w:hAnsi="Times New Roman"/>
      <w:sz w:val="22"/>
      <w:szCs w:val="22"/>
      <w:lang w:val="en-US" w:eastAsia="fr-FR"/>
    </w:rPr>
  </w:style>
  <w:style w:type="character" w:customStyle="1" w:styleId="FooterChar1">
    <w:name w:val="Footer Char1"/>
    <w:basedOn w:val="DefaultParagraphFont"/>
    <w:uiPriority w:val="99"/>
    <w:semiHidden/>
    <w:rsid w:val="00322533"/>
    <w:rPr>
      <w:rFonts w:ascii="Times New Roman" w:eastAsia="Times New Roman" w:hAnsi="Times New Roman"/>
      <w:sz w:val="22"/>
      <w:szCs w:val="22"/>
      <w:lang w:val="en-US" w:eastAsia="fr-FR"/>
    </w:rPr>
  </w:style>
  <w:style w:type="numbering" w:customStyle="1" w:styleId="NoList2">
    <w:name w:val="No List2"/>
    <w:next w:val="NoList"/>
    <w:uiPriority w:val="99"/>
    <w:semiHidden/>
    <w:unhideWhenUsed/>
    <w:rsid w:val="000B2CDA"/>
  </w:style>
  <w:style w:type="table" w:customStyle="1" w:styleId="TableGrid2">
    <w:name w:val="Table Grid2"/>
    <w:basedOn w:val="TableNormal"/>
    <w:next w:val="TableGrid"/>
    <w:rsid w:val="000B2C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frenceple1">
    <w:name w:val="Référence pâle1"/>
    <w:basedOn w:val="DefaultParagraphFont"/>
    <w:uiPriority w:val="31"/>
    <w:rsid w:val="000B2CDA"/>
    <w:rPr>
      <w:smallCaps/>
      <w:color w:val="C0504D"/>
      <w:u w:val="single"/>
    </w:rPr>
  </w:style>
  <w:style w:type="character" w:customStyle="1" w:styleId="Rfrenceintense1">
    <w:name w:val="Référence intense1"/>
    <w:basedOn w:val="DefaultParagraphFont"/>
    <w:uiPriority w:val="32"/>
    <w:rsid w:val="000B2CDA"/>
    <w:rPr>
      <w:b/>
      <w:bCs/>
      <w:smallCaps/>
      <w:color w:val="C0504D"/>
      <w:spacing w:val="5"/>
      <w:u w:val="single"/>
    </w:rPr>
  </w:style>
  <w:style w:type="character" w:customStyle="1" w:styleId="Titredulivre1">
    <w:name w:val="Titre du livre1"/>
    <w:basedOn w:val="DefaultParagraphFont"/>
    <w:uiPriority w:val="33"/>
    <w:rsid w:val="000B2CDA"/>
    <w:rPr>
      <w:b/>
      <w:bCs/>
      <w:smallCaps/>
      <w:spacing w:val="5"/>
    </w:rPr>
  </w:style>
  <w:style w:type="paragraph" w:customStyle="1" w:styleId="CM7">
    <w:name w:val="CM7"/>
    <w:basedOn w:val="Default"/>
    <w:next w:val="Default"/>
    <w:uiPriority w:val="99"/>
    <w:rsid w:val="000B2CDA"/>
    <w:pPr>
      <w:widowControl w:val="0"/>
      <w:spacing w:line="276" w:lineRule="atLeast"/>
    </w:pPr>
    <w:rPr>
      <w:rFonts w:ascii="PMEGME+TimesNewRoman" w:hAnsi="PMEGME+TimesNewRoman"/>
      <w:color w:val="auto"/>
      <w:lang w:val="fr-FR" w:eastAsia="fr-FR"/>
    </w:rPr>
  </w:style>
  <w:style w:type="paragraph" w:customStyle="1" w:styleId="CM1">
    <w:name w:val="CM1"/>
    <w:basedOn w:val="Default"/>
    <w:next w:val="Default"/>
    <w:rsid w:val="000B2CDA"/>
    <w:pPr>
      <w:widowControl w:val="0"/>
    </w:pPr>
    <w:rPr>
      <w:rFonts w:ascii="PMEGME+TimesNewRoman" w:hAnsi="PMEGME+TimesNewRoman"/>
      <w:color w:val="auto"/>
      <w:lang w:val="fr-FR" w:eastAsia="fr-FR"/>
    </w:rPr>
  </w:style>
  <w:style w:type="paragraph" w:customStyle="1" w:styleId="CM8">
    <w:name w:val="CM8"/>
    <w:basedOn w:val="Default"/>
    <w:next w:val="Default"/>
    <w:uiPriority w:val="99"/>
    <w:rsid w:val="000B2CDA"/>
    <w:pPr>
      <w:widowControl w:val="0"/>
      <w:spacing w:before="240"/>
      <w:jc w:val="center"/>
    </w:pPr>
    <w:rPr>
      <w:b/>
      <w:i/>
      <w:u w:val="single"/>
      <w:lang w:val="fr-FR" w:eastAsia="fr-FR"/>
    </w:rPr>
  </w:style>
  <w:style w:type="paragraph" w:customStyle="1" w:styleId="CM2">
    <w:name w:val="CM2"/>
    <w:basedOn w:val="Default"/>
    <w:next w:val="Default"/>
    <w:rsid w:val="000B2CDA"/>
    <w:pPr>
      <w:widowControl w:val="0"/>
      <w:spacing w:line="276" w:lineRule="atLeast"/>
    </w:pPr>
    <w:rPr>
      <w:rFonts w:ascii="PMEGME+TimesNewRoman" w:hAnsi="PMEGME+TimesNewRoman"/>
      <w:color w:val="auto"/>
      <w:lang w:val="fr-FR" w:eastAsia="fr-FR"/>
    </w:rPr>
  </w:style>
  <w:style w:type="paragraph" w:customStyle="1" w:styleId="CM9">
    <w:name w:val="CM9"/>
    <w:basedOn w:val="Default"/>
    <w:next w:val="Default"/>
    <w:uiPriority w:val="99"/>
    <w:rsid w:val="000B2CDA"/>
    <w:pPr>
      <w:widowControl w:val="0"/>
      <w:spacing w:after="275"/>
    </w:pPr>
    <w:rPr>
      <w:rFonts w:ascii="PMEGME+TimesNewRoman" w:hAnsi="PMEGME+TimesNewRoman"/>
      <w:color w:val="auto"/>
      <w:lang w:val="fr-FR" w:eastAsia="fr-FR"/>
    </w:rPr>
  </w:style>
  <w:style w:type="paragraph" w:customStyle="1" w:styleId="CM3">
    <w:name w:val="CM3"/>
    <w:basedOn w:val="Default"/>
    <w:next w:val="Default"/>
    <w:uiPriority w:val="99"/>
    <w:rsid w:val="000B2CDA"/>
    <w:pPr>
      <w:widowControl w:val="0"/>
      <w:spacing w:line="276" w:lineRule="atLeast"/>
    </w:pPr>
    <w:rPr>
      <w:rFonts w:ascii="PMEGME+TimesNewRoman" w:hAnsi="PMEGME+TimesNewRoman"/>
      <w:color w:val="auto"/>
      <w:lang w:val="fr-FR" w:eastAsia="fr-FR"/>
    </w:rPr>
  </w:style>
  <w:style w:type="paragraph" w:customStyle="1" w:styleId="CM4">
    <w:name w:val="CM4"/>
    <w:basedOn w:val="Default"/>
    <w:next w:val="Default"/>
    <w:uiPriority w:val="99"/>
    <w:rsid w:val="000B2CDA"/>
    <w:pPr>
      <w:widowControl w:val="0"/>
    </w:pPr>
    <w:rPr>
      <w:rFonts w:ascii="PMEGME+TimesNewRoman" w:hAnsi="PMEGME+TimesNewRoman"/>
      <w:color w:val="auto"/>
      <w:lang w:val="fr-FR" w:eastAsia="fr-FR"/>
    </w:rPr>
  </w:style>
  <w:style w:type="paragraph" w:customStyle="1" w:styleId="CM5">
    <w:name w:val="CM5"/>
    <w:basedOn w:val="Default"/>
    <w:next w:val="Default"/>
    <w:uiPriority w:val="99"/>
    <w:rsid w:val="000B2CDA"/>
    <w:pPr>
      <w:widowControl w:val="0"/>
      <w:spacing w:line="186" w:lineRule="atLeast"/>
    </w:pPr>
    <w:rPr>
      <w:rFonts w:ascii="PMEGME+TimesNewRoman" w:hAnsi="PMEGME+TimesNewRoman"/>
      <w:color w:val="auto"/>
      <w:lang w:val="fr-FR" w:eastAsia="fr-FR"/>
    </w:rPr>
  </w:style>
  <w:style w:type="paragraph" w:customStyle="1" w:styleId="CM6">
    <w:name w:val="CM6"/>
    <w:basedOn w:val="Default"/>
    <w:next w:val="Default"/>
    <w:rsid w:val="000B2CDA"/>
    <w:pPr>
      <w:widowControl w:val="0"/>
      <w:spacing w:line="368" w:lineRule="atLeast"/>
    </w:pPr>
    <w:rPr>
      <w:rFonts w:ascii="PMEGME+TimesNewRoman" w:hAnsi="PMEGME+TimesNewRoman"/>
      <w:color w:val="auto"/>
      <w:lang w:val="fr-FR" w:eastAsia="fr-FR"/>
    </w:rPr>
  </w:style>
  <w:style w:type="paragraph" w:customStyle="1" w:styleId="CM10">
    <w:name w:val="CM10"/>
    <w:basedOn w:val="Default"/>
    <w:next w:val="Default"/>
    <w:rsid w:val="000B2CDA"/>
    <w:pPr>
      <w:widowControl w:val="0"/>
      <w:spacing w:after="375"/>
    </w:pPr>
    <w:rPr>
      <w:rFonts w:ascii="PMEGME+TimesNewRoman" w:hAnsi="PMEGME+TimesNewRoman"/>
      <w:color w:val="auto"/>
      <w:lang w:val="fr-FR" w:eastAsia="fr-FR"/>
    </w:rPr>
  </w:style>
  <w:style w:type="numbering" w:customStyle="1" w:styleId="NoList11">
    <w:name w:val="No List11"/>
    <w:next w:val="NoList"/>
    <w:semiHidden/>
    <w:unhideWhenUsed/>
    <w:rsid w:val="000B2CDA"/>
  </w:style>
  <w:style w:type="paragraph" w:customStyle="1" w:styleId="Text3">
    <w:name w:val="Text 3"/>
    <w:basedOn w:val="Normal"/>
    <w:rsid w:val="000B2CDA"/>
    <w:pPr>
      <w:spacing w:before="120"/>
      <w:ind w:left="850"/>
      <w:jc w:val="both"/>
    </w:pPr>
    <w:rPr>
      <w:sz w:val="24"/>
      <w:szCs w:val="24"/>
      <w:lang w:eastAsia="de-DE"/>
    </w:rPr>
  </w:style>
  <w:style w:type="paragraph" w:customStyle="1" w:styleId="Text4">
    <w:name w:val="Text 4"/>
    <w:basedOn w:val="Normal"/>
    <w:rsid w:val="000B2CDA"/>
    <w:pPr>
      <w:spacing w:before="120"/>
      <w:ind w:left="850"/>
      <w:jc w:val="both"/>
    </w:pPr>
    <w:rPr>
      <w:sz w:val="24"/>
      <w:szCs w:val="24"/>
      <w:lang w:eastAsia="de-DE"/>
    </w:rPr>
  </w:style>
  <w:style w:type="paragraph" w:customStyle="1" w:styleId="HeaderLandscape">
    <w:name w:val="HeaderLandscape"/>
    <w:basedOn w:val="Normal"/>
    <w:rsid w:val="000B2CDA"/>
    <w:pPr>
      <w:tabs>
        <w:tab w:val="right" w:pos="14003"/>
      </w:tabs>
      <w:spacing w:before="120"/>
      <w:jc w:val="both"/>
    </w:pPr>
    <w:rPr>
      <w:sz w:val="24"/>
      <w:szCs w:val="24"/>
      <w:lang w:eastAsia="de-DE"/>
    </w:rPr>
  </w:style>
  <w:style w:type="paragraph" w:customStyle="1" w:styleId="FooterLandscape">
    <w:name w:val="FooterLandscape"/>
    <w:basedOn w:val="Normal"/>
    <w:rsid w:val="000B2CDA"/>
    <w:pPr>
      <w:tabs>
        <w:tab w:val="center" w:pos="7285"/>
        <w:tab w:val="center" w:pos="10913"/>
        <w:tab w:val="right" w:pos="15137"/>
      </w:tabs>
      <w:spacing w:before="360"/>
      <w:ind w:left="-567" w:right="-567"/>
    </w:pPr>
    <w:rPr>
      <w:sz w:val="24"/>
      <w:szCs w:val="24"/>
      <w:lang w:eastAsia="de-DE"/>
    </w:rPr>
  </w:style>
  <w:style w:type="paragraph" w:customStyle="1" w:styleId="NormalCentered">
    <w:name w:val="Normal Centered"/>
    <w:basedOn w:val="Normal"/>
    <w:rsid w:val="000B2CDA"/>
    <w:pPr>
      <w:spacing w:before="120"/>
      <w:jc w:val="center"/>
    </w:pPr>
    <w:rPr>
      <w:sz w:val="24"/>
      <w:szCs w:val="24"/>
      <w:lang w:eastAsia="de-DE"/>
    </w:rPr>
  </w:style>
  <w:style w:type="paragraph" w:customStyle="1" w:styleId="NormalLeft">
    <w:name w:val="Normal Left"/>
    <w:basedOn w:val="Normal"/>
    <w:rsid w:val="000B2CDA"/>
    <w:pPr>
      <w:spacing w:before="120"/>
    </w:pPr>
    <w:rPr>
      <w:sz w:val="24"/>
      <w:szCs w:val="24"/>
      <w:lang w:eastAsia="de-DE"/>
    </w:rPr>
  </w:style>
  <w:style w:type="paragraph" w:customStyle="1" w:styleId="NormalRight">
    <w:name w:val="Normal Right"/>
    <w:basedOn w:val="Normal"/>
    <w:rsid w:val="000B2CDA"/>
    <w:pPr>
      <w:spacing w:before="120"/>
      <w:jc w:val="right"/>
    </w:pPr>
    <w:rPr>
      <w:sz w:val="24"/>
      <w:szCs w:val="24"/>
      <w:lang w:eastAsia="de-DE"/>
    </w:rPr>
  </w:style>
  <w:style w:type="paragraph" w:customStyle="1" w:styleId="QuotedText">
    <w:name w:val="Quoted Text"/>
    <w:basedOn w:val="Normal"/>
    <w:rsid w:val="000B2CDA"/>
    <w:pPr>
      <w:spacing w:before="120"/>
      <w:ind w:left="1417"/>
      <w:jc w:val="both"/>
    </w:pPr>
    <w:rPr>
      <w:sz w:val="24"/>
      <w:szCs w:val="24"/>
      <w:lang w:eastAsia="de-DE"/>
    </w:rPr>
  </w:style>
  <w:style w:type="paragraph" w:customStyle="1" w:styleId="Point0">
    <w:name w:val="Point 0"/>
    <w:basedOn w:val="Normal"/>
    <w:rsid w:val="000B2CDA"/>
    <w:pPr>
      <w:spacing w:before="120"/>
      <w:ind w:left="850" w:hanging="850"/>
      <w:jc w:val="both"/>
    </w:pPr>
    <w:rPr>
      <w:sz w:val="24"/>
      <w:szCs w:val="24"/>
      <w:lang w:eastAsia="de-DE"/>
    </w:rPr>
  </w:style>
  <w:style w:type="paragraph" w:customStyle="1" w:styleId="Point1">
    <w:name w:val="Point 1"/>
    <w:basedOn w:val="Normal"/>
    <w:rsid w:val="000B2CDA"/>
    <w:pPr>
      <w:spacing w:before="120"/>
      <w:ind w:left="1417" w:hanging="567"/>
      <w:jc w:val="both"/>
    </w:pPr>
    <w:rPr>
      <w:sz w:val="24"/>
      <w:szCs w:val="24"/>
      <w:lang w:eastAsia="de-DE"/>
    </w:rPr>
  </w:style>
  <w:style w:type="paragraph" w:customStyle="1" w:styleId="Point2">
    <w:name w:val="Point 2"/>
    <w:basedOn w:val="Normal"/>
    <w:rsid w:val="000B2CDA"/>
    <w:pPr>
      <w:spacing w:before="120"/>
      <w:ind w:left="1984" w:hanging="567"/>
      <w:jc w:val="both"/>
    </w:pPr>
    <w:rPr>
      <w:sz w:val="24"/>
      <w:szCs w:val="24"/>
      <w:lang w:eastAsia="de-DE"/>
    </w:rPr>
  </w:style>
  <w:style w:type="paragraph" w:customStyle="1" w:styleId="Point3">
    <w:name w:val="Point 3"/>
    <w:basedOn w:val="Normal"/>
    <w:rsid w:val="000B2CDA"/>
    <w:pPr>
      <w:spacing w:before="120"/>
      <w:ind w:left="2551" w:hanging="567"/>
      <w:jc w:val="both"/>
    </w:pPr>
    <w:rPr>
      <w:sz w:val="24"/>
      <w:szCs w:val="24"/>
      <w:lang w:eastAsia="de-DE"/>
    </w:rPr>
  </w:style>
  <w:style w:type="paragraph" w:customStyle="1" w:styleId="Point4">
    <w:name w:val="Point 4"/>
    <w:basedOn w:val="Normal"/>
    <w:rsid w:val="000B2CDA"/>
    <w:pPr>
      <w:spacing w:before="120"/>
      <w:ind w:left="3118" w:hanging="567"/>
      <w:jc w:val="both"/>
    </w:pPr>
    <w:rPr>
      <w:sz w:val="24"/>
      <w:szCs w:val="24"/>
      <w:lang w:eastAsia="de-DE"/>
    </w:rPr>
  </w:style>
  <w:style w:type="paragraph" w:customStyle="1" w:styleId="Tiret0">
    <w:name w:val="Tiret 0"/>
    <w:basedOn w:val="Point0"/>
    <w:rsid w:val="000B2CDA"/>
    <w:pPr>
      <w:numPr>
        <w:numId w:val="9"/>
      </w:numPr>
    </w:pPr>
  </w:style>
  <w:style w:type="paragraph" w:customStyle="1" w:styleId="Tiret1">
    <w:name w:val="Tiret 1"/>
    <w:basedOn w:val="Point1"/>
    <w:rsid w:val="000B2CDA"/>
    <w:pPr>
      <w:numPr>
        <w:numId w:val="8"/>
      </w:numPr>
    </w:pPr>
  </w:style>
  <w:style w:type="paragraph" w:customStyle="1" w:styleId="Tiret2">
    <w:name w:val="Tiret 2"/>
    <w:basedOn w:val="Point2"/>
    <w:rsid w:val="000B2CDA"/>
    <w:pPr>
      <w:numPr>
        <w:numId w:val="7"/>
      </w:numPr>
    </w:pPr>
  </w:style>
  <w:style w:type="paragraph" w:customStyle="1" w:styleId="Tiret3">
    <w:name w:val="Tiret 3"/>
    <w:basedOn w:val="Point3"/>
    <w:rsid w:val="000B2CDA"/>
    <w:pPr>
      <w:numPr>
        <w:numId w:val="6"/>
      </w:numPr>
    </w:pPr>
  </w:style>
  <w:style w:type="paragraph" w:customStyle="1" w:styleId="Tiret4">
    <w:name w:val="Tiret 4"/>
    <w:basedOn w:val="Point4"/>
    <w:rsid w:val="000B2CDA"/>
    <w:pPr>
      <w:numPr>
        <w:numId w:val="5"/>
      </w:numPr>
    </w:pPr>
  </w:style>
  <w:style w:type="paragraph" w:customStyle="1" w:styleId="PointDouble0">
    <w:name w:val="PointDouble 0"/>
    <w:basedOn w:val="Normal"/>
    <w:rsid w:val="000B2CDA"/>
    <w:pPr>
      <w:tabs>
        <w:tab w:val="left" w:pos="850"/>
      </w:tabs>
      <w:spacing w:before="120"/>
      <w:ind w:left="1417" w:hanging="1417"/>
      <w:jc w:val="both"/>
    </w:pPr>
    <w:rPr>
      <w:sz w:val="24"/>
      <w:szCs w:val="24"/>
      <w:lang w:eastAsia="de-DE"/>
    </w:rPr>
  </w:style>
  <w:style w:type="paragraph" w:customStyle="1" w:styleId="PointDouble1">
    <w:name w:val="PointDouble 1"/>
    <w:basedOn w:val="Normal"/>
    <w:rsid w:val="000B2CDA"/>
    <w:pPr>
      <w:tabs>
        <w:tab w:val="left" w:pos="1417"/>
      </w:tabs>
      <w:spacing w:before="120"/>
      <w:ind w:left="1984" w:hanging="1134"/>
      <w:jc w:val="both"/>
    </w:pPr>
    <w:rPr>
      <w:sz w:val="24"/>
      <w:szCs w:val="24"/>
      <w:lang w:eastAsia="de-DE"/>
    </w:rPr>
  </w:style>
  <w:style w:type="paragraph" w:customStyle="1" w:styleId="PointDouble2">
    <w:name w:val="PointDouble 2"/>
    <w:basedOn w:val="Normal"/>
    <w:rsid w:val="000B2CDA"/>
    <w:pPr>
      <w:tabs>
        <w:tab w:val="left" w:pos="1984"/>
      </w:tabs>
      <w:spacing w:before="120"/>
      <w:ind w:left="2551" w:hanging="1134"/>
      <w:jc w:val="both"/>
    </w:pPr>
    <w:rPr>
      <w:sz w:val="24"/>
      <w:szCs w:val="24"/>
      <w:lang w:eastAsia="de-DE"/>
    </w:rPr>
  </w:style>
  <w:style w:type="paragraph" w:customStyle="1" w:styleId="PointDouble3">
    <w:name w:val="PointDouble 3"/>
    <w:basedOn w:val="Normal"/>
    <w:rsid w:val="000B2CDA"/>
    <w:pPr>
      <w:tabs>
        <w:tab w:val="left" w:pos="2551"/>
      </w:tabs>
      <w:spacing w:before="120"/>
      <w:ind w:left="3118" w:hanging="1134"/>
      <w:jc w:val="both"/>
    </w:pPr>
    <w:rPr>
      <w:sz w:val="24"/>
      <w:szCs w:val="24"/>
      <w:lang w:eastAsia="de-DE"/>
    </w:rPr>
  </w:style>
  <w:style w:type="paragraph" w:customStyle="1" w:styleId="PointDouble4">
    <w:name w:val="PointDouble 4"/>
    <w:basedOn w:val="Normal"/>
    <w:rsid w:val="000B2CDA"/>
    <w:pPr>
      <w:tabs>
        <w:tab w:val="left" w:pos="3118"/>
      </w:tabs>
      <w:spacing w:before="120"/>
      <w:ind w:left="3685" w:hanging="1134"/>
      <w:jc w:val="both"/>
    </w:pPr>
    <w:rPr>
      <w:sz w:val="24"/>
      <w:szCs w:val="24"/>
      <w:lang w:eastAsia="de-DE"/>
    </w:rPr>
  </w:style>
  <w:style w:type="paragraph" w:customStyle="1" w:styleId="PointTriple0">
    <w:name w:val="PointTriple 0"/>
    <w:basedOn w:val="Normal"/>
    <w:rsid w:val="000B2CDA"/>
    <w:pPr>
      <w:tabs>
        <w:tab w:val="left" w:pos="850"/>
        <w:tab w:val="left" w:pos="1417"/>
      </w:tabs>
      <w:spacing w:before="120"/>
      <w:ind w:left="1984" w:hanging="1984"/>
      <w:jc w:val="both"/>
    </w:pPr>
    <w:rPr>
      <w:sz w:val="24"/>
      <w:szCs w:val="24"/>
      <w:lang w:eastAsia="de-DE"/>
    </w:rPr>
  </w:style>
  <w:style w:type="paragraph" w:customStyle="1" w:styleId="PointTriple1">
    <w:name w:val="PointTriple 1"/>
    <w:basedOn w:val="Normal"/>
    <w:rsid w:val="000B2CDA"/>
    <w:pPr>
      <w:tabs>
        <w:tab w:val="left" w:pos="1417"/>
        <w:tab w:val="left" w:pos="1984"/>
      </w:tabs>
      <w:spacing w:before="120"/>
      <w:ind w:left="2551" w:hanging="1701"/>
      <w:jc w:val="both"/>
    </w:pPr>
    <w:rPr>
      <w:sz w:val="24"/>
      <w:szCs w:val="24"/>
      <w:lang w:eastAsia="de-DE"/>
    </w:rPr>
  </w:style>
  <w:style w:type="paragraph" w:customStyle="1" w:styleId="PointTriple2">
    <w:name w:val="PointTriple 2"/>
    <w:basedOn w:val="Normal"/>
    <w:rsid w:val="000B2CDA"/>
    <w:pPr>
      <w:tabs>
        <w:tab w:val="left" w:pos="1984"/>
        <w:tab w:val="left" w:pos="2551"/>
      </w:tabs>
      <w:spacing w:before="120"/>
      <w:ind w:left="3118" w:hanging="1701"/>
      <w:jc w:val="both"/>
    </w:pPr>
    <w:rPr>
      <w:sz w:val="24"/>
      <w:szCs w:val="24"/>
      <w:lang w:eastAsia="de-DE"/>
    </w:rPr>
  </w:style>
  <w:style w:type="paragraph" w:customStyle="1" w:styleId="PointTriple3">
    <w:name w:val="PointTriple 3"/>
    <w:basedOn w:val="Normal"/>
    <w:rsid w:val="000B2CDA"/>
    <w:pPr>
      <w:tabs>
        <w:tab w:val="left" w:pos="2551"/>
        <w:tab w:val="left" w:pos="3118"/>
      </w:tabs>
      <w:spacing w:before="120"/>
      <w:ind w:left="3685" w:hanging="1701"/>
      <w:jc w:val="both"/>
    </w:pPr>
    <w:rPr>
      <w:sz w:val="24"/>
      <w:szCs w:val="24"/>
      <w:lang w:eastAsia="de-DE"/>
    </w:rPr>
  </w:style>
  <w:style w:type="paragraph" w:customStyle="1" w:styleId="PointTriple4">
    <w:name w:val="PointTriple 4"/>
    <w:basedOn w:val="Normal"/>
    <w:rsid w:val="000B2CDA"/>
    <w:pPr>
      <w:tabs>
        <w:tab w:val="left" w:pos="3118"/>
        <w:tab w:val="left" w:pos="3685"/>
      </w:tabs>
      <w:spacing w:before="120"/>
      <w:ind w:left="4252" w:hanging="1701"/>
      <w:jc w:val="both"/>
    </w:pPr>
    <w:rPr>
      <w:sz w:val="24"/>
      <w:szCs w:val="24"/>
      <w:lang w:eastAsia="de-DE"/>
    </w:rPr>
  </w:style>
  <w:style w:type="paragraph" w:customStyle="1" w:styleId="ManualNumPar1">
    <w:name w:val="Manual NumPar 1"/>
    <w:basedOn w:val="Normal"/>
    <w:next w:val="Text1"/>
    <w:rsid w:val="000B2CDA"/>
    <w:pPr>
      <w:spacing w:before="120"/>
      <w:ind w:left="850" w:hanging="850"/>
      <w:jc w:val="both"/>
    </w:pPr>
    <w:rPr>
      <w:sz w:val="24"/>
      <w:szCs w:val="24"/>
      <w:lang w:eastAsia="de-DE"/>
    </w:rPr>
  </w:style>
  <w:style w:type="paragraph" w:customStyle="1" w:styleId="ManualNumPar2">
    <w:name w:val="Manual NumPar 2"/>
    <w:basedOn w:val="Normal"/>
    <w:next w:val="Text2"/>
    <w:rsid w:val="000B2CDA"/>
    <w:pPr>
      <w:spacing w:before="120"/>
      <w:ind w:left="850" w:hanging="850"/>
      <w:jc w:val="both"/>
    </w:pPr>
    <w:rPr>
      <w:sz w:val="24"/>
      <w:szCs w:val="24"/>
      <w:lang w:eastAsia="de-DE"/>
    </w:rPr>
  </w:style>
  <w:style w:type="paragraph" w:customStyle="1" w:styleId="ManualNumPar3">
    <w:name w:val="Manual NumPar 3"/>
    <w:basedOn w:val="Normal"/>
    <w:next w:val="Text3"/>
    <w:rsid w:val="000B2CDA"/>
    <w:pPr>
      <w:spacing w:before="120"/>
      <w:ind w:left="850" w:hanging="850"/>
      <w:jc w:val="both"/>
    </w:pPr>
    <w:rPr>
      <w:sz w:val="24"/>
      <w:szCs w:val="24"/>
      <w:lang w:eastAsia="de-DE"/>
    </w:rPr>
  </w:style>
  <w:style w:type="paragraph" w:customStyle="1" w:styleId="ManualNumPar4">
    <w:name w:val="Manual NumPar 4"/>
    <w:basedOn w:val="Normal"/>
    <w:next w:val="Text4"/>
    <w:rsid w:val="000B2CDA"/>
    <w:pPr>
      <w:spacing w:before="120"/>
      <w:ind w:left="850" w:hanging="850"/>
      <w:jc w:val="both"/>
    </w:pPr>
    <w:rPr>
      <w:sz w:val="24"/>
      <w:szCs w:val="24"/>
      <w:lang w:eastAsia="de-DE"/>
    </w:rPr>
  </w:style>
  <w:style w:type="paragraph" w:customStyle="1" w:styleId="QuotedNumPar">
    <w:name w:val="Quoted NumPar"/>
    <w:basedOn w:val="Normal"/>
    <w:rsid w:val="000B2CDA"/>
    <w:pPr>
      <w:spacing w:before="120"/>
      <w:ind w:left="1417" w:hanging="567"/>
      <w:jc w:val="both"/>
    </w:pPr>
    <w:rPr>
      <w:sz w:val="24"/>
      <w:szCs w:val="24"/>
      <w:lang w:eastAsia="de-DE"/>
    </w:rPr>
  </w:style>
  <w:style w:type="paragraph" w:customStyle="1" w:styleId="ManualHeading1">
    <w:name w:val="Manual Heading 1"/>
    <w:basedOn w:val="Normal"/>
    <w:next w:val="Text1"/>
    <w:rsid w:val="000B2CDA"/>
    <w:pPr>
      <w:keepNext/>
      <w:tabs>
        <w:tab w:val="left" w:pos="850"/>
      </w:tabs>
      <w:spacing w:before="360"/>
      <w:ind w:left="850" w:hanging="850"/>
      <w:jc w:val="both"/>
      <w:outlineLvl w:val="0"/>
    </w:pPr>
    <w:rPr>
      <w:b/>
      <w:smallCaps/>
      <w:sz w:val="24"/>
      <w:szCs w:val="24"/>
      <w:lang w:eastAsia="de-DE"/>
    </w:rPr>
  </w:style>
  <w:style w:type="paragraph" w:customStyle="1" w:styleId="ManualHeading2">
    <w:name w:val="Manual Heading 2"/>
    <w:basedOn w:val="Normal"/>
    <w:next w:val="Text2"/>
    <w:rsid w:val="000B2CDA"/>
    <w:pPr>
      <w:keepNext/>
      <w:tabs>
        <w:tab w:val="left" w:pos="850"/>
      </w:tabs>
      <w:spacing w:before="120"/>
      <w:ind w:left="850" w:hanging="850"/>
      <w:jc w:val="both"/>
      <w:outlineLvl w:val="1"/>
    </w:pPr>
    <w:rPr>
      <w:b/>
      <w:sz w:val="24"/>
      <w:szCs w:val="24"/>
      <w:lang w:eastAsia="de-DE"/>
    </w:rPr>
  </w:style>
  <w:style w:type="paragraph" w:customStyle="1" w:styleId="ManualHeading3">
    <w:name w:val="Manual Heading 3"/>
    <w:basedOn w:val="Normal"/>
    <w:next w:val="Text3"/>
    <w:rsid w:val="000B2CDA"/>
    <w:pPr>
      <w:keepNext/>
      <w:tabs>
        <w:tab w:val="left" w:pos="850"/>
      </w:tabs>
      <w:spacing w:before="120"/>
      <w:ind w:left="850" w:hanging="850"/>
      <w:jc w:val="both"/>
      <w:outlineLvl w:val="2"/>
    </w:pPr>
    <w:rPr>
      <w:i/>
      <w:sz w:val="24"/>
      <w:szCs w:val="24"/>
      <w:lang w:eastAsia="de-DE"/>
    </w:rPr>
  </w:style>
  <w:style w:type="paragraph" w:customStyle="1" w:styleId="ManualHeading4">
    <w:name w:val="Manual Heading 4"/>
    <w:basedOn w:val="Normal"/>
    <w:next w:val="Text4"/>
    <w:rsid w:val="000B2CDA"/>
    <w:pPr>
      <w:keepNext/>
      <w:tabs>
        <w:tab w:val="left" w:pos="850"/>
      </w:tabs>
      <w:spacing w:before="120"/>
      <w:ind w:left="850" w:hanging="850"/>
      <w:jc w:val="both"/>
      <w:outlineLvl w:val="3"/>
    </w:pPr>
    <w:rPr>
      <w:sz w:val="24"/>
      <w:szCs w:val="24"/>
      <w:lang w:eastAsia="de-DE"/>
    </w:rPr>
  </w:style>
  <w:style w:type="paragraph" w:customStyle="1" w:styleId="ChapterTitle">
    <w:name w:val="ChapterTitle"/>
    <w:basedOn w:val="Normal"/>
    <w:next w:val="Normal"/>
    <w:rsid w:val="000B2CDA"/>
    <w:pPr>
      <w:keepNext/>
      <w:spacing w:before="120" w:after="360"/>
      <w:jc w:val="center"/>
    </w:pPr>
    <w:rPr>
      <w:b/>
      <w:sz w:val="32"/>
      <w:szCs w:val="24"/>
      <w:lang w:eastAsia="de-DE"/>
    </w:rPr>
  </w:style>
  <w:style w:type="paragraph" w:customStyle="1" w:styleId="SectionTitle">
    <w:name w:val="SectionTitle"/>
    <w:basedOn w:val="Normal"/>
    <w:next w:val="Heading1"/>
    <w:rsid w:val="000B2CDA"/>
    <w:pPr>
      <w:keepNext/>
      <w:spacing w:before="120" w:after="360"/>
      <w:jc w:val="center"/>
    </w:pPr>
    <w:rPr>
      <w:b/>
      <w:smallCaps/>
      <w:sz w:val="28"/>
      <w:szCs w:val="24"/>
      <w:lang w:eastAsia="de-DE"/>
    </w:rPr>
  </w:style>
  <w:style w:type="paragraph" w:customStyle="1" w:styleId="ListDash3">
    <w:name w:val="List Dash 3"/>
    <w:basedOn w:val="Normal"/>
    <w:rsid w:val="000B2CDA"/>
    <w:pPr>
      <w:numPr>
        <w:numId w:val="4"/>
      </w:numPr>
      <w:spacing w:before="120"/>
      <w:jc w:val="both"/>
    </w:pPr>
    <w:rPr>
      <w:sz w:val="24"/>
      <w:szCs w:val="24"/>
      <w:lang w:eastAsia="de-DE"/>
    </w:rPr>
  </w:style>
  <w:style w:type="paragraph" w:customStyle="1" w:styleId="ListDash4">
    <w:name w:val="List Dash 4"/>
    <w:basedOn w:val="Normal"/>
    <w:rsid w:val="000B2CDA"/>
    <w:pPr>
      <w:numPr>
        <w:numId w:val="3"/>
      </w:numPr>
      <w:spacing w:before="120"/>
      <w:jc w:val="both"/>
    </w:pPr>
    <w:rPr>
      <w:sz w:val="24"/>
      <w:szCs w:val="24"/>
      <w:lang w:eastAsia="de-DE"/>
    </w:rPr>
  </w:style>
  <w:style w:type="paragraph" w:customStyle="1" w:styleId="ListNumber1">
    <w:name w:val="List Number 1"/>
    <w:basedOn w:val="Text1"/>
    <w:rsid w:val="000B2CDA"/>
    <w:pPr>
      <w:numPr>
        <w:numId w:val="2"/>
      </w:numPr>
      <w:spacing w:before="120" w:after="120"/>
    </w:pPr>
    <w:rPr>
      <w:szCs w:val="24"/>
      <w:lang w:eastAsia="de-DE"/>
    </w:rPr>
  </w:style>
  <w:style w:type="paragraph" w:customStyle="1" w:styleId="ListNumberLevel2">
    <w:name w:val="List Number (Level 2)"/>
    <w:basedOn w:val="Normal"/>
    <w:rsid w:val="000B2CDA"/>
    <w:pPr>
      <w:tabs>
        <w:tab w:val="num" w:pos="1417"/>
      </w:tabs>
      <w:spacing w:before="120"/>
      <w:ind w:left="1417" w:hanging="708"/>
      <w:jc w:val="both"/>
    </w:pPr>
    <w:rPr>
      <w:sz w:val="24"/>
      <w:szCs w:val="24"/>
      <w:lang w:eastAsia="de-DE"/>
    </w:rPr>
  </w:style>
  <w:style w:type="paragraph" w:customStyle="1" w:styleId="ListNumber1Level2">
    <w:name w:val="List Number 1 (Level 2)"/>
    <w:basedOn w:val="Text1"/>
    <w:rsid w:val="000B2CDA"/>
    <w:pPr>
      <w:numPr>
        <w:ilvl w:val="1"/>
        <w:numId w:val="2"/>
      </w:numPr>
      <w:spacing w:before="120" w:after="120"/>
    </w:pPr>
    <w:rPr>
      <w:szCs w:val="24"/>
      <w:lang w:eastAsia="de-DE"/>
    </w:rPr>
  </w:style>
  <w:style w:type="paragraph" w:customStyle="1" w:styleId="ListNumber2Level2">
    <w:name w:val="List Number 2 (Level 2)"/>
    <w:basedOn w:val="Text2"/>
    <w:rsid w:val="000B2CDA"/>
    <w:pPr>
      <w:tabs>
        <w:tab w:val="clear" w:pos="2302"/>
        <w:tab w:val="num" w:pos="2268"/>
      </w:tabs>
      <w:overflowPunct/>
      <w:autoSpaceDE/>
      <w:autoSpaceDN/>
      <w:adjustRightInd/>
      <w:spacing w:before="120" w:after="120"/>
      <w:ind w:left="2268" w:hanging="708"/>
      <w:textAlignment w:val="auto"/>
    </w:pPr>
    <w:rPr>
      <w:rFonts w:eastAsia="Times New Roman"/>
      <w:szCs w:val="24"/>
      <w:lang w:eastAsia="de-DE"/>
    </w:rPr>
  </w:style>
  <w:style w:type="paragraph" w:customStyle="1" w:styleId="ListNumber3Level2">
    <w:name w:val="List Number 3 (Level 2)"/>
    <w:basedOn w:val="Text3"/>
    <w:rsid w:val="000B2CDA"/>
    <w:pPr>
      <w:tabs>
        <w:tab w:val="num" w:pos="2268"/>
      </w:tabs>
      <w:ind w:left="2268" w:hanging="708"/>
    </w:pPr>
  </w:style>
  <w:style w:type="paragraph" w:customStyle="1" w:styleId="ListNumber4Level2">
    <w:name w:val="List Number 4 (Level 2)"/>
    <w:basedOn w:val="Text4"/>
    <w:rsid w:val="000B2CDA"/>
    <w:pPr>
      <w:tabs>
        <w:tab w:val="num" w:pos="2268"/>
      </w:tabs>
      <w:ind w:left="2268" w:hanging="708"/>
    </w:pPr>
  </w:style>
  <w:style w:type="paragraph" w:customStyle="1" w:styleId="ListNumberLevel3">
    <w:name w:val="List Number (Level 3)"/>
    <w:basedOn w:val="Normal"/>
    <w:rsid w:val="000B2CDA"/>
    <w:pPr>
      <w:tabs>
        <w:tab w:val="num" w:pos="2126"/>
      </w:tabs>
      <w:spacing w:before="120"/>
      <w:ind w:left="2126" w:hanging="709"/>
      <w:jc w:val="both"/>
    </w:pPr>
    <w:rPr>
      <w:sz w:val="24"/>
      <w:szCs w:val="24"/>
      <w:lang w:eastAsia="de-DE"/>
    </w:rPr>
  </w:style>
  <w:style w:type="paragraph" w:customStyle="1" w:styleId="ListNumber1Level3">
    <w:name w:val="List Number 1 (Level 3)"/>
    <w:basedOn w:val="Text1"/>
    <w:rsid w:val="000B2CDA"/>
    <w:pPr>
      <w:numPr>
        <w:ilvl w:val="2"/>
        <w:numId w:val="2"/>
      </w:numPr>
      <w:spacing w:before="120" w:after="120"/>
    </w:pPr>
    <w:rPr>
      <w:szCs w:val="24"/>
      <w:lang w:eastAsia="de-DE"/>
    </w:rPr>
  </w:style>
  <w:style w:type="paragraph" w:customStyle="1" w:styleId="ListNumber2Level3">
    <w:name w:val="List Number 2 (Level 3)"/>
    <w:basedOn w:val="Text2"/>
    <w:rsid w:val="000B2CDA"/>
    <w:pPr>
      <w:tabs>
        <w:tab w:val="clear" w:pos="2302"/>
        <w:tab w:val="num" w:pos="2977"/>
      </w:tabs>
      <w:overflowPunct/>
      <w:autoSpaceDE/>
      <w:autoSpaceDN/>
      <w:adjustRightInd/>
      <w:spacing w:before="120" w:after="120"/>
      <w:ind w:left="2977" w:hanging="709"/>
      <w:textAlignment w:val="auto"/>
    </w:pPr>
    <w:rPr>
      <w:rFonts w:eastAsia="Times New Roman"/>
      <w:szCs w:val="24"/>
      <w:lang w:eastAsia="de-DE"/>
    </w:rPr>
  </w:style>
  <w:style w:type="paragraph" w:customStyle="1" w:styleId="ListNumber3Level3">
    <w:name w:val="List Number 3 (Level 3)"/>
    <w:basedOn w:val="Text3"/>
    <w:rsid w:val="000B2CDA"/>
    <w:pPr>
      <w:tabs>
        <w:tab w:val="num" w:pos="2977"/>
      </w:tabs>
      <w:ind w:left="2977" w:hanging="709"/>
    </w:pPr>
  </w:style>
  <w:style w:type="paragraph" w:customStyle="1" w:styleId="ListNumber4Level3">
    <w:name w:val="List Number 4 (Level 3)"/>
    <w:basedOn w:val="Text4"/>
    <w:rsid w:val="000B2CDA"/>
    <w:pPr>
      <w:tabs>
        <w:tab w:val="num" w:pos="2977"/>
      </w:tabs>
      <w:ind w:left="2977" w:hanging="709"/>
    </w:pPr>
  </w:style>
  <w:style w:type="paragraph" w:customStyle="1" w:styleId="ListNumberLevel4">
    <w:name w:val="List Number (Level 4)"/>
    <w:basedOn w:val="Normal"/>
    <w:rsid w:val="000B2CDA"/>
    <w:pPr>
      <w:tabs>
        <w:tab w:val="num" w:pos="2835"/>
      </w:tabs>
      <w:spacing w:before="120"/>
      <w:ind w:left="2835" w:hanging="709"/>
      <w:jc w:val="both"/>
    </w:pPr>
    <w:rPr>
      <w:sz w:val="24"/>
      <w:szCs w:val="24"/>
      <w:lang w:eastAsia="de-DE"/>
    </w:rPr>
  </w:style>
  <w:style w:type="paragraph" w:customStyle="1" w:styleId="ListNumber1Level4">
    <w:name w:val="List Number 1 (Level 4)"/>
    <w:basedOn w:val="Text1"/>
    <w:rsid w:val="000B2CDA"/>
    <w:pPr>
      <w:numPr>
        <w:ilvl w:val="3"/>
        <w:numId w:val="2"/>
      </w:numPr>
      <w:spacing w:before="120" w:after="120"/>
    </w:pPr>
    <w:rPr>
      <w:szCs w:val="24"/>
      <w:lang w:eastAsia="de-DE"/>
    </w:rPr>
  </w:style>
  <w:style w:type="paragraph" w:customStyle="1" w:styleId="ListNumber2Level4">
    <w:name w:val="List Number 2 (Level 4)"/>
    <w:basedOn w:val="Text2"/>
    <w:rsid w:val="000B2CDA"/>
    <w:pPr>
      <w:tabs>
        <w:tab w:val="clear" w:pos="2302"/>
        <w:tab w:val="num" w:pos="3686"/>
      </w:tabs>
      <w:overflowPunct/>
      <w:autoSpaceDE/>
      <w:autoSpaceDN/>
      <w:adjustRightInd/>
      <w:spacing w:before="120" w:after="120"/>
      <w:ind w:left="3686" w:hanging="709"/>
      <w:textAlignment w:val="auto"/>
    </w:pPr>
    <w:rPr>
      <w:rFonts w:eastAsia="Times New Roman"/>
      <w:szCs w:val="24"/>
      <w:lang w:eastAsia="de-DE"/>
    </w:rPr>
  </w:style>
  <w:style w:type="paragraph" w:customStyle="1" w:styleId="ListNumber3Level4">
    <w:name w:val="List Number 3 (Level 4)"/>
    <w:basedOn w:val="Text3"/>
    <w:rsid w:val="000B2CDA"/>
    <w:pPr>
      <w:tabs>
        <w:tab w:val="num" w:pos="3686"/>
      </w:tabs>
      <w:ind w:left="3686" w:hanging="709"/>
    </w:pPr>
  </w:style>
  <w:style w:type="paragraph" w:customStyle="1" w:styleId="ListNumber4Level4">
    <w:name w:val="List Number 4 (Level 4)"/>
    <w:basedOn w:val="Text4"/>
    <w:rsid w:val="000B2CDA"/>
    <w:pPr>
      <w:tabs>
        <w:tab w:val="num" w:pos="3686"/>
      </w:tabs>
      <w:ind w:left="3686" w:hanging="709"/>
    </w:pPr>
  </w:style>
  <w:style w:type="paragraph" w:customStyle="1" w:styleId="TableTitle">
    <w:name w:val="Table Title"/>
    <w:basedOn w:val="Normal"/>
    <w:next w:val="Normal"/>
    <w:rsid w:val="000B2CDA"/>
    <w:pPr>
      <w:spacing w:before="120"/>
      <w:jc w:val="center"/>
    </w:pPr>
    <w:rPr>
      <w:b/>
      <w:sz w:val="24"/>
      <w:szCs w:val="24"/>
      <w:lang w:eastAsia="de-DE"/>
    </w:rPr>
  </w:style>
  <w:style w:type="character" w:customStyle="1" w:styleId="Marker">
    <w:name w:val="Marker"/>
    <w:basedOn w:val="DefaultParagraphFont"/>
    <w:rsid w:val="000B2CDA"/>
    <w:rPr>
      <w:rFonts w:cs="Times New Roman"/>
      <w:color w:val="0000FF"/>
    </w:rPr>
  </w:style>
  <w:style w:type="character" w:customStyle="1" w:styleId="Marker1">
    <w:name w:val="Marker1"/>
    <w:basedOn w:val="DefaultParagraphFont"/>
    <w:rsid w:val="000B2CDA"/>
    <w:rPr>
      <w:rFonts w:cs="Times New Roman"/>
      <w:color w:val="008000"/>
    </w:rPr>
  </w:style>
  <w:style w:type="character" w:customStyle="1" w:styleId="Marker2">
    <w:name w:val="Marker2"/>
    <w:basedOn w:val="DefaultParagraphFont"/>
    <w:rsid w:val="000B2CDA"/>
    <w:rPr>
      <w:rFonts w:cs="Times New Roman"/>
      <w:color w:val="FF0000"/>
    </w:rPr>
  </w:style>
  <w:style w:type="paragraph" w:customStyle="1" w:styleId="Annexetitreacte">
    <w:name w:val="Annexe titre (acte)"/>
    <w:basedOn w:val="Normal"/>
    <w:next w:val="Normal"/>
    <w:rsid w:val="000B2CDA"/>
    <w:pPr>
      <w:spacing w:before="120"/>
      <w:jc w:val="center"/>
    </w:pPr>
    <w:rPr>
      <w:b/>
      <w:sz w:val="24"/>
      <w:szCs w:val="24"/>
      <w:u w:val="single"/>
      <w:lang w:eastAsia="de-DE"/>
    </w:rPr>
  </w:style>
  <w:style w:type="paragraph" w:customStyle="1" w:styleId="Annexetitreexposglobal">
    <w:name w:val="Annexe titre (exposé global)"/>
    <w:basedOn w:val="Normal"/>
    <w:next w:val="Normal"/>
    <w:rsid w:val="000B2CDA"/>
    <w:pPr>
      <w:spacing w:before="120"/>
      <w:jc w:val="center"/>
    </w:pPr>
    <w:rPr>
      <w:b/>
      <w:sz w:val="24"/>
      <w:szCs w:val="24"/>
      <w:u w:val="single"/>
      <w:lang w:eastAsia="de-DE"/>
    </w:rPr>
  </w:style>
  <w:style w:type="paragraph" w:customStyle="1" w:styleId="Annexetitreexpos">
    <w:name w:val="Annexe titre (exposé)"/>
    <w:basedOn w:val="Normal"/>
    <w:next w:val="Normal"/>
    <w:rsid w:val="000B2CDA"/>
    <w:pPr>
      <w:spacing w:before="120"/>
      <w:jc w:val="center"/>
    </w:pPr>
    <w:rPr>
      <w:b/>
      <w:sz w:val="24"/>
      <w:szCs w:val="24"/>
      <w:u w:val="single"/>
      <w:lang w:eastAsia="de-DE"/>
    </w:rPr>
  </w:style>
  <w:style w:type="paragraph" w:customStyle="1" w:styleId="Annexetitrefichefinacte">
    <w:name w:val="Annexe titre (fiche fin. acte)"/>
    <w:basedOn w:val="Normal"/>
    <w:next w:val="Normal"/>
    <w:rsid w:val="000B2CDA"/>
    <w:pPr>
      <w:spacing w:before="120"/>
      <w:jc w:val="center"/>
    </w:pPr>
    <w:rPr>
      <w:b/>
      <w:sz w:val="24"/>
      <w:szCs w:val="24"/>
      <w:u w:val="single"/>
      <w:lang w:eastAsia="de-DE"/>
    </w:rPr>
  </w:style>
  <w:style w:type="paragraph" w:customStyle="1" w:styleId="Annexetitrefichefinglobale">
    <w:name w:val="Annexe titre (fiche fin. globale)"/>
    <w:basedOn w:val="Normal"/>
    <w:next w:val="Normal"/>
    <w:rsid w:val="000B2CDA"/>
    <w:pPr>
      <w:spacing w:before="120"/>
      <w:jc w:val="center"/>
    </w:pPr>
    <w:rPr>
      <w:b/>
      <w:sz w:val="24"/>
      <w:szCs w:val="24"/>
      <w:u w:val="single"/>
      <w:lang w:eastAsia="de-DE"/>
    </w:rPr>
  </w:style>
  <w:style w:type="paragraph" w:customStyle="1" w:styleId="Annexetitreglobale">
    <w:name w:val="Annexe titre (globale)"/>
    <w:basedOn w:val="Normal"/>
    <w:next w:val="Normal"/>
    <w:rsid w:val="000B2CDA"/>
    <w:pPr>
      <w:spacing w:before="120"/>
      <w:jc w:val="center"/>
    </w:pPr>
    <w:rPr>
      <w:b/>
      <w:sz w:val="24"/>
      <w:szCs w:val="24"/>
      <w:u w:val="single"/>
      <w:lang w:eastAsia="de-DE"/>
    </w:rPr>
  </w:style>
  <w:style w:type="paragraph" w:customStyle="1" w:styleId="Applicationdirecte">
    <w:name w:val="Application directe"/>
    <w:basedOn w:val="Normal"/>
    <w:next w:val="Fait"/>
    <w:rsid w:val="000B2CDA"/>
    <w:pPr>
      <w:spacing w:before="480"/>
      <w:jc w:val="both"/>
    </w:pPr>
    <w:rPr>
      <w:sz w:val="24"/>
      <w:szCs w:val="24"/>
      <w:lang w:eastAsia="de-DE"/>
    </w:rPr>
  </w:style>
  <w:style w:type="paragraph" w:customStyle="1" w:styleId="Fait">
    <w:name w:val="Fait à"/>
    <w:basedOn w:val="Normal"/>
    <w:next w:val="Institutionquisigne"/>
    <w:rsid w:val="000B2CDA"/>
    <w:pPr>
      <w:keepNext/>
      <w:spacing w:before="120"/>
      <w:jc w:val="both"/>
    </w:pPr>
    <w:rPr>
      <w:sz w:val="24"/>
      <w:szCs w:val="24"/>
      <w:lang w:eastAsia="de-DE"/>
    </w:rPr>
  </w:style>
  <w:style w:type="paragraph" w:customStyle="1" w:styleId="Institutionquisigne">
    <w:name w:val="Institution qui signe"/>
    <w:basedOn w:val="Normal"/>
    <w:next w:val="Personnequisigne"/>
    <w:rsid w:val="000B2CDA"/>
    <w:pPr>
      <w:keepNext/>
      <w:tabs>
        <w:tab w:val="left" w:pos="4252"/>
      </w:tabs>
      <w:spacing w:before="720"/>
      <w:jc w:val="both"/>
    </w:pPr>
    <w:rPr>
      <w:i/>
      <w:sz w:val="24"/>
      <w:szCs w:val="24"/>
      <w:lang w:eastAsia="de-DE"/>
    </w:rPr>
  </w:style>
  <w:style w:type="paragraph" w:customStyle="1" w:styleId="Personnequisigne">
    <w:name w:val="Personne qui signe"/>
    <w:basedOn w:val="Normal"/>
    <w:next w:val="Institutionquisigne"/>
    <w:rsid w:val="000B2CDA"/>
    <w:pPr>
      <w:tabs>
        <w:tab w:val="left" w:pos="4252"/>
      </w:tabs>
    </w:pPr>
    <w:rPr>
      <w:i/>
      <w:sz w:val="24"/>
      <w:szCs w:val="24"/>
      <w:lang w:eastAsia="de-DE"/>
    </w:rPr>
  </w:style>
  <w:style w:type="paragraph" w:customStyle="1" w:styleId="Avertissementtitre">
    <w:name w:val="Avertissement titre"/>
    <w:basedOn w:val="Normal"/>
    <w:next w:val="Normal"/>
    <w:rsid w:val="000B2CDA"/>
    <w:pPr>
      <w:keepNext/>
      <w:spacing w:before="480"/>
      <w:jc w:val="both"/>
    </w:pPr>
    <w:rPr>
      <w:sz w:val="24"/>
      <w:szCs w:val="24"/>
      <w:u w:val="single"/>
      <w:lang w:eastAsia="de-DE"/>
    </w:rPr>
  </w:style>
  <w:style w:type="paragraph" w:customStyle="1" w:styleId="Confidence">
    <w:name w:val="Confidence"/>
    <w:basedOn w:val="Normal"/>
    <w:next w:val="Normal"/>
    <w:rsid w:val="000B2CDA"/>
    <w:pPr>
      <w:spacing w:before="360"/>
      <w:jc w:val="center"/>
    </w:pPr>
    <w:rPr>
      <w:sz w:val="24"/>
      <w:szCs w:val="24"/>
      <w:lang w:eastAsia="de-DE"/>
    </w:rPr>
  </w:style>
  <w:style w:type="paragraph" w:customStyle="1" w:styleId="Confidentialit">
    <w:name w:val="Confidentialité"/>
    <w:basedOn w:val="Normal"/>
    <w:next w:val="Statut"/>
    <w:rsid w:val="000B2CDA"/>
    <w:pPr>
      <w:spacing w:before="240" w:after="240"/>
      <w:ind w:left="5103"/>
      <w:jc w:val="both"/>
    </w:pPr>
    <w:rPr>
      <w:sz w:val="24"/>
      <w:szCs w:val="24"/>
      <w:u w:val="single"/>
      <w:lang w:eastAsia="de-DE"/>
    </w:rPr>
  </w:style>
  <w:style w:type="paragraph" w:customStyle="1" w:styleId="Statut">
    <w:name w:val="Statut"/>
    <w:basedOn w:val="Normal"/>
    <w:next w:val="Typedudocument"/>
    <w:rsid w:val="000B2CDA"/>
    <w:pPr>
      <w:spacing w:before="360"/>
      <w:jc w:val="center"/>
    </w:pPr>
    <w:rPr>
      <w:sz w:val="24"/>
      <w:szCs w:val="24"/>
      <w:lang w:eastAsia="de-DE"/>
    </w:rPr>
  </w:style>
  <w:style w:type="paragraph" w:customStyle="1" w:styleId="Typedudocument">
    <w:name w:val="Type du document"/>
    <w:basedOn w:val="Normal"/>
    <w:next w:val="Datedadoption"/>
    <w:rsid w:val="000B2CDA"/>
    <w:pPr>
      <w:spacing w:before="360"/>
      <w:jc w:val="center"/>
    </w:pPr>
    <w:rPr>
      <w:b/>
      <w:sz w:val="24"/>
      <w:szCs w:val="24"/>
      <w:lang w:eastAsia="de-DE"/>
    </w:rPr>
  </w:style>
  <w:style w:type="paragraph" w:customStyle="1" w:styleId="Datedadoption">
    <w:name w:val="Date d'adoption"/>
    <w:basedOn w:val="Normal"/>
    <w:next w:val="Titreobjet"/>
    <w:rsid w:val="000B2CDA"/>
    <w:pPr>
      <w:spacing w:before="360"/>
      <w:jc w:val="center"/>
    </w:pPr>
    <w:rPr>
      <w:b/>
      <w:sz w:val="24"/>
      <w:szCs w:val="24"/>
      <w:lang w:eastAsia="de-DE"/>
    </w:rPr>
  </w:style>
  <w:style w:type="paragraph" w:customStyle="1" w:styleId="Titreobjet">
    <w:name w:val="Titre objet"/>
    <w:basedOn w:val="Normal"/>
    <w:next w:val="Sous-titreobjet"/>
    <w:rsid w:val="000B2CDA"/>
    <w:pPr>
      <w:spacing w:before="360" w:after="360"/>
      <w:jc w:val="center"/>
    </w:pPr>
    <w:rPr>
      <w:b/>
      <w:sz w:val="24"/>
      <w:szCs w:val="24"/>
      <w:lang w:eastAsia="de-DE"/>
    </w:rPr>
  </w:style>
  <w:style w:type="paragraph" w:customStyle="1" w:styleId="Sous-titreobjet">
    <w:name w:val="Sous-titre objet"/>
    <w:basedOn w:val="Normal"/>
    <w:rsid w:val="000B2CDA"/>
    <w:pPr>
      <w:jc w:val="center"/>
    </w:pPr>
    <w:rPr>
      <w:b/>
      <w:sz w:val="24"/>
      <w:szCs w:val="24"/>
      <w:lang w:eastAsia="de-DE"/>
    </w:rPr>
  </w:style>
  <w:style w:type="paragraph" w:customStyle="1" w:styleId="Considrant">
    <w:name w:val="Considérant"/>
    <w:basedOn w:val="Normal"/>
    <w:rsid w:val="000B2CDA"/>
    <w:pPr>
      <w:numPr>
        <w:numId w:val="10"/>
      </w:numPr>
      <w:spacing w:before="120"/>
      <w:jc w:val="both"/>
    </w:pPr>
    <w:rPr>
      <w:sz w:val="24"/>
      <w:szCs w:val="24"/>
      <w:lang w:eastAsia="de-DE"/>
    </w:rPr>
  </w:style>
  <w:style w:type="paragraph" w:customStyle="1" w:styleId="Corrigendum">
    <w:name w:val="Corrigendum"/>
    <w:basedOn w:val="Normal"/>
    <w:next w:val="Normal"/>
    <w:rsid w:val="000B2CDA"/>
    <w:pPr>
      <w:spacing w:after="240"/>
    </w:pPr>
    <w:rPr>
      <w:sz w:val="24"/>
      <w:szCs w:val="24"/>
      <w:lang w:eastAsia="de-DE"/>
    </w:rPr>
  </w:style>
  <w:style w:type="paragraph" w:customStyle="1" w:styleId="Emission">
    <w:name w:val="Emission"/>
    <w:basedOn w:val="Normal"/>
    <w:next w:val="Rfrenceinstitutionelle"/>
    <w:rsid w:val="000B2CDA"/>
    <w:pPr>
      <w:ind w:left="5103"/>
    </w:pPr>
    <w:rPr>
      <w:sz w:val="24"/>
      <w:szCs w:val="24"/>
      <w:lang w:eastAsia="de-DE"/>
    </w:rPr>
  </w:style>
  <w:style w:type="paragraph" w:customStyle="1" w:styleId="Rfrenceinstitutionelle">
    <w:name w:val="Référence institutionelle"/>
    <w:basedOn w:val="Normal"/>
    <w:next w:val="Statut"/>
    <w:rsid w:val="000B2CDA"/>
    <w:pPr>
      <w:spacing w:after="240"/>
      <w:ind w:left="5103"/>
    </w:pPr>
    <w:rPr>
      <w:sz w:val="24"/>
      <w:szCs w:val="24"/>
      <w:lang w:eastAsia="de-DE"/>
    </w:rPr>
  </w:style>
  <w:style w:type="paragraph" w:customStyle="1" w:styleId="Exposdesmotifstitre">
    <w:name w:val="Exposé des motifs titre"/>
    <w:basedOn w:val="Normal"/>
    <w:next w:val="Normal"/>
    <w:rsid w:val="000B2CDA"/>
    <w:pPr>
      <w:spacing w:before="120"/>
      <w:jc w:val="center"/>
    </w:pPr>
    <w:rPr>
      <w:b/>
      <w:sz w:val="24"/>
      <w:szCs w:val="24"/>
      <w:u w:val="single"/>
      <w:lang w:eastAsia="de-DE"/>
    </w:rPr>
  </w:style>
  <w:style w:type="paragraph" w:customStyle="1" w:styleId="Exposdesmotifstitreglobal">
    <w:name w:val="Exposé des motifs titre (global)"/>
    <w:basedOn w:val="Normal"/>
    <w:next w:val="Normal"/>
    <w:rsid w:val="000B2CDA"/>
    <w:pPr>
      <w:spacing w:before="120"/>
      <w:jc w:val="center"/>
    </w:pPr>
    <w:rPr>
      <w:b/>
      <w:sz w:val="24"/>
      <w:szCs w:val="24"/>
      <w:u w:val="single"/>
      <w:lang w:eastAsia="de-DE"/>
    </w:rPr>
  </w:style>
  <w:style w:type="paragraph" w:customStyle="1" w:styleId="Formuledadoption">
    <w:name w:val="Formule d'adoption"/>
    <w:basedOn w:val="Normal"/>
    <w:next w:val="Titrearticle"/>
    <w:rsid w:val="000B2CDA"/>
    <w:pPr>
      <w:keepNext/>
      <w:spacing w:before="120"/>
      <w:jc w:val="both"/>
    </w:pPr>
    <w:rPr>
      <w:sz w:val="24"/>
      <w:szCs w:val="24"/>
      <w:lang w:eastAsia="de-DE"/>
    </w:rPr>
  </w:style>
  <w:style w:type="paragraph" w:customStyle="1" w:styleId="Titrearticle">
    <w:name w:val="Titre article"/>
    <w:basedOn w:val="Normal"/>
    <w:next w:val="Normal"/>
    <w:rsid w:val="000B2CDA"/>
    <w:pPr>
      <w:keepNext/>
      <w:spacing w:before="360"/>
      <w:jc w:val="center"/>
    </w:pPr>
    <w:rPr>
      <w:i/>
      <w:sz w:val="24"/>
      <w:szCs w:val="24"/>
      <w:lang w:eastAsia="de-DE"/>
    </w:rPr>
  </w:style>
  <w:style w:type="paragraph" w:customStyle="1" w:styleId="Institutionquiagit">
    <w:name w:val="Institution qui agit"/>
    <w:basedOn w:val="Normal"/>
    <w:next w:val="Normal"/>
    <w:rsid w:val="000B2CDA"/>
    <w:pPr>
      <w:keepNext/>
      <w:spacing w:before="600"/>
      <w:jc w:val="both"/>
    </w:pPr>
    <w:rPr>
      <w:sz w:val="24"/>
      <w:szCs w:val="24"/>
      <w:lang w:eastAsia="de-DE"/>
    </w:rPr>
  </w:style>
  <w:style w:type="paragraph" w:customStyle="1" w:styleId="Langue">
    <w:name w:val="Langue"/>
    <w:basedOn w:val="Normal"/>
    <w:next w:val="Rfrenceinterne"/>
    <w:rsid w:val="000B2CDA"/>
    <w:pPr>
      <w:spacing w:after="600"/>
      <w:jc w:val="center"/>
    </w:pPr>
    <w:rPr>
      <w:b/>
      <w:caps/>
      <w:sz w:val="24"/>
      <w:szCs w:val="24"/>
      <w:lang w:eastAsia="de-DE"/>
    </w:rPr>
  </w:style>
  <w:style w:type="paragraph" w:customStyle="1" w:styleId="Rfrenceinterne">
    <w:name w:val="Référence interne"/>
    <w:basedOn w:val="Normal"/>
    <w:next w:val="Nomdelinstitution"/>
    <w:rsid w:val="000B2CDA"/>
    <w:pPr>
      <w:spacing w:after="600"/>
      <w:jc w:val="center"/>
    </w:pPr>
    <w:rPr>
      <w:b/>
      <w:sz w:val="24"/>
      <w:szCs w:val="24"/>
      <w:lang w:eastAsia="de-DE"/>
    </w:rPr>
  </w:style>
  <w:style w:type="paragraph" w:customStyle="1" w:styleId="Nomdelinstitution">
    <w:name w:val="Nom de l'institution"/>
    <w:basedOn w:val="Normal"/>
    <w:next w:val="Emission"/>
    <w:rsid w:val="000B2CDA"/>
    <w:rPr>
      <w:rFonts w:ascii="Arial" w:hAnsi="Arial" w:cs="Arial"/>
      <w:sz w:val="24"/>
      <w:szCs w:val="24"/>
      <w:lang w:eastAsia="de-DE"/>
    </w:rPr>
  </w:style>
  <w:style w:type="paragraph" w:customStyle="1" w:styleId="Langueoriginale">
    <w:name w:val="Langue originale"/>
    <w:basedOn w:val="Normal"/>
    <w:next w:val="Phrasefinale"/>
    <w:rsid w:val="000B2CDA"/>
    <w:pPr>
      <w:spacing w:before="360"/>
      <w:jc w:val="center"/>
    </w:pPr>
    <w:rPr>
      <w:caps/>
      <w:sz w:val="24"/>
      <w:szCs w:val="24"/>
      <w:lang w:eastAsia="de-DE"/>
    </w:rPr>
  </w:style>
  <w:style w:type="paragraph" w:customStyle="1" w:styleId="Phrasefinale">
    <w:name w:val="Phrase finale"/>
    <w:basedOn w:val="Normal"/>
    <w:next w:val="Normal"/>
    <w:rsid w:val="000B2CDA"/>
    <w:pPr>
      <w:spacing w:before="360"/>
      <w:jc w:val="center"/>
    </w:pPr>
    <w:rPr>
      <w:sz w:val="24"/>
      <w:szCs w:val="24"/>
      <w:lang w:eastAsia="de-DE"/>
    </w:rPr>
  </w:style>
  <w:style w:type="paragraph" w:customStyle="1" w:styleId="ManualConsidrant">
    <w:name w:val="Manual Considérant"/>
    <w:basedOn w:val="Normal"/>
    <w:rsid w:val="000B2CDA"/>
    <w:pPr>
      <w:spacing w:before="120"/>
      <w:ind w:left="709" w:hanging="709"/>
      <w:jc w:val="both"/>
    </w:pPr>
    <w:rPr>
      <w:sz w:val="24"/>
      <w:szCs w:val="24"/>
      <w:lang w:eastAsia="de-DE"/>
    </w:rPr>
  </w:style>
  <w:style w:type="paragraph" w:customStyle="1" w:styleId="Prliminairetitre">
    <w:name w:val="Préliminaire titre"/>
    <w:basedOn w:val="Normal"/>
    <w:next w:val="Normal"/>
    <w:rsid w:val="000B2CDA"/>
    <w:pPr>
      <w:spacing w:before="360" w:after="360"/>
      <w:jc w:val="center"/>
    </w:pPr>
    <w:rPr>
      <w:b/>
      <w:sz w:val="24"/>
      <w:szCs w:val="24"/>
      <w:lang w:eastAsia="de-DE"/>
    </w:rPr>
  </w:style>
  <w:style w:type="paragraph" w:customStyle="1" w:styleId="Prliminairetype">
    <w:name w:val="Préliminaire type"/>
    <w:basedOn w:val="Normal"/>
    <w:next w:val="Normal"/>
    <w:rsid w:val="000B2CDA"/>
    <w:pPr>
      <w:spacing w:before="360"/>
      <w:jc w:val="center"/>
    </w:pPr>
    <w:rPr>
      <w:b/>
      <w:sz w:val="24"/>
      <w:szCs w:val="24"/>
      <w:lang w:eastAsia="de-DE"/>
    </w:rPr>
  </w:style>
  <w:style w:type="paragraph" w:customStyle="1" w:styleId="Rfrenceinterinstitutionelle">
    <w:name w:val="Référence interinstitutionelle"/>
    <w:basedOn w:val="Normal"/>
    <w:next w:val="Statut"/>
    <w:rsid w:val="000B2CDA"/>
    <w:pPr>
      <w:ind w:left="5103"/>
    </w:pPr>
    <w:rPr>
      <w:sz w:val="24"/>
      <w:szCs w:val="24"/>
      <w:lang w:eastAsia="de-DE"/>
    </w:rPr>
  </w:style>
  <w:style w:type="paragraph" w:customStyle="1" w:styleId="Rfrenceinterinstitutionelleprliminaire">
    <w:name w:val="Référence interinstitutionelle (préliminaire)"/>
    <w:basedOn w:val="Normal"/>
    <w:next w:val="Normal"/>
    <w:rsid w:val="000B2CDA"/>
    <w:pPr>
      <w:ind w:left="5103"/>
    </w:pPr>
    <w:rPr>
      <w:sz w:val="24"/>
      <w:szCs w:val="24"/>
      <w:lang w:eastAsia="de-DE"/>
    </w:rPr>
  </w:style>
  <w:style w:type="paragraph" w:customStyle="1" w:styleId="Sous-titreobjetprliminaire">
    <w:name w:val="Sous-titre objet (préliminaire)"/>
    <w:basedOn w:val="Normal"/>
    <w:rsid w:val="000B2CDA"/>
    <w:pPr>
      <w:jc w:val="center"/>
    </w:pPr>
    <w:rPr>
      <w:b/>
      <w:sz w:val="24"/>
      <w:szCs w:val="24"/>
      <w:lang w:eastAsia="de-DE"/>
    </w:rPr>
  </w:style>
  <w:style w:type="paragraph" w:customStyle="1" w:styleId="Statutprliminaire">
    <w:name w:val="Statut (préliminaire)"/>
    <w:basedOn w:val="Normal"/>
    <w:next w:val="Normal"/>
    <w:rsid w:val="000B2CDA"/>
    <w:pPr>
      <w:spacing w:before="360"/>
      <w:jc w:val="center"/>
    </w:pPr>
    <w:rPr>
      <w:sz w:val="24"/>
      <w:szCs w:val="24"/>
      <w:lang w:eastAsia="de-DE"/>
    </w:rPr>
  </w:style>
  <w:style w:type="paragraph" w:customStyle="1" w:styleId="Titreobjetprliminaire">
    <w:name w:val="Titre objet (préliminaire)"/>
    <w:basedOn w:val="Normal"/>
    <w:next w:val="Normal"/>
    <w:rsid w:val="000B2CDA"/>
    <w:pPr>
      <w:spacing w:before="360" w:after="360"/>
      <w:jc w:val="center"/>
    </w:pPr>
    <w:rPr>
      <w:b/>
      <w:sz w:val="24"/>
      <w:szCs w:val="24"/>
      <w:lang w:eastAsia="de-DE"/>
    </w:rPr>
  </w:style>
  <w:style w:type="paragraph" w:customStyle="1" w:styleId="Typedudocumentprliminaire">
    <w:name w:val="Type du document (préliminaire)"/>
    <w:basedOn w:val="Normal"/>
    <w:next w:val="Normal"/>
    <w:rsid w:val="000B2CDA"/>
    <w:pPr>
      <w:spacing w:before="360"/>
      <w:jc w:val="center"/>
    </w:pPr>
    <w:rPr>
      <w:b/>
      <w:sz w:val="24"/>
      <w:szCs w:val="24"/>
      <w:lang w:eastAsia="de-DE"/>
    </w:rPr>
  </w:style>
  <w:style w:type="character" w:customStyle="1" w:styleId="Added">
    <w:name w:val="Added"/>
    <w:basedOn w:val="DefaultParagraphFont"/>
    <w:rsid w:val="000B2CDA"/>
    <w:rPr>
      <w:rFonts w:cs="Times New Roman"/>
      <w:b/>
      <w:u w:val="single"/>
    </w:rPr>
  </w:style>
  <w:style w:type="character" w:customStyle="1" w:styleId="Deleted">
    <w:name w:val="Deleted"/>
    <w:basedOn w:val="DefaultParagraphFont"/>
    <w:rsid w:val="000B2CDA"/>
    <w:rPr>
      <w:rFonts w:cs="Times New Roman"/>
      <w:strike/>
    </w:rPr>
  </w:style>
  <w:style w:type="paragraph" w:customStyle="1" w:styleId="Address">
    <w:name w:val="Address"/>
    <w:basedOn w:val="Normal"/>
    <w:next w:val="Normal"/>
    <w:rsid w:val="000B2CDA"/>
    <w:pPr>
      <w:keepLines/>
      <w:spacing w:before="120" w:line="360" w:lineRule="auto"/>
      <w:ind w:left="3402"/>
    </w:pPr>
    <w:rPr>
      <w:sz w:val="24"/>
      <w:szCs w:val="24"/>
      <w:lang w:eastAsia="de-DE"/>
    </w:rPr>
  </w:style>
  <w:style w:type="paragraph" w:customStyle="1" w:styleId="Fichefinancirestandardtitre">
    <w:name w:val="Fiche financière (standard) titre"/>
    <w:basedOn w:val="Normal"/>
    <w:next w:val="Normal"/>
    <w:rsid w:val="000B2CDA"/>
    <w:pPr>
      <w:spacing w:before="120"/>
      <w:jc w:val="center"/>
    </w:pPr>
    <w:rPr>
      <w:b/>
      <w:sz w:val="24"/>
      <w:szCs w:val="24"/>
      <w:u w:val="single"/>
      <w:lang w:eastAsia="de-DE"/>
    </w:rPr>
  </w:style>
  <w:style w:type="paragraph" w:customStyle="1" w:styleId="Fichefinancirestandardtitreacte">
    <w:name w:val="Fiche financière (standard) titre (acte)"/>
    <w:basedOn w:val="Normal"/>
    <w:next w:val="Normal"/>
    <w:rsid w:val="000B2CDA"/>
    <w:pPr>
      <w:spacing w:before="120"/>
      <w:jc w:val="center"/>
    </w:pPr>
    <w:rPr>
      <w:b/>
      <w:sz w:val="24"/>
      <w:szCs w:val="24"/>
      <w:u w:val="single"/>
      <w:lang w:eastAsia="de-DE"/>
    </w:rPr>
  </w:style>
  <w:style w:type="paragraph" w:customStyle="1" w:styleId="Fichefinanciretravailtitre">
    <w:name w:val="Fiche financière (travail) titre"/>
    <w:basedOn w:val="Normal"/>
    <w:next w:val="Normal"/>
    <w:rsid w:val="000B2CDA"/>
    <w:pPr>
      <w:spacing w:before="120"/>
      <w:jc w:val="center"/>
    </w:pPr>
    <w:rPr>
      <w:b/>
      <w:sz w:val="24"/>
      <w:szCs w:val="24"/>
      <w:u w:val="single"/>
      <w:lang w:eastAsia="de-DE"/>
    </w:rPr>
  </w:style>
  <w:style w:type="paragraph" w:customStyle="1" w:styleId="Fichefinanciretravailtitreacte">
    <w:name w:val="Fiche financière (travail) titre (acte)"/>
    <w:basedOn w:val="Normal"/>
    <w:next w:val="Normal"/>
    <w:rsid w:val="000B2CDA"/>
    <w:pPr>
      <w:spacing w:before="120"/>
      <w:jc w:val="center"/>
    </w:pPr>
    <w:rPr>
      <w:b/>
      <w:sz w:val="24"/>
      <w:szCs w:val="24"/>
      <w:u w:val="single"/>
      <w:lang w:eastAsia="de-DE"/>
    </w:rPr>
  </w:style>
  <w:style w:type="paragraph" w:customStyle="1" w:styleId="Fichefinancireattributiontitre">
    <w:name w:val="Fiche financière (attribution) titre"/>
    <w:basedOn w:val="Normal"/>
    <w:next w:val="Normal"/>
    <w:rsid w:val="000B2CDA"/>
    <w:pPr>
      <w:spacing w:before="120"/>
      <w:jc w:val="center"/>
    </w:pPr>
    <w:rPr>
      <w:b/>
      <w:sz w:val="24"/>
      <w:szCs w:val="24"/>
      <w:u w:val="single"/>
      <w:lang w:eastAsia="de-DE"/>
    </w:rPr>
  </w:style>
  <w:style w:type="paragraph" w:customStyle="1" w:styleId="Fichefinancireattributiontitreacte">
    <w:name w:val="Fiche financière (attribution) titre (acte)"/>
    <w:basedOn w:val="Normal"/>
    <w:next w:val="Normal"/>
    <w:rsid w:val="000B2CDA"/>
    <w:pPr>
      <w:spacing w:before="120"/>
      <w:jc w:val="center"/>
    </w:pPr>
    <w:rPr>
      <w:b/>
      <w:sz w:val="24"/>
      <w:szCs w:val="24"/>
      <w:u w:val="single"/>
      <w:lang w:eastAsia="de-DE"/>
    </w:rPr>
  </w:style>
  <w:style w:type="paragraph" w:customStyle="1" w:styleId="Objetexterne">
    <w:name w:val="Objet externe"/>
    <w:basedOn w:val="Normal"/>
    <w:next w:val="Normal"/>
    <w:rsid w:val="000B2CDA"/>
    <w:pPr>
      <w:spacing w:before="120"/>
      <w:jc w:val="both"/>
    </w:pPr>
    <w:rPr>
      <w:i/>
      <w:caps/>
      <w:sz w:val="24"/>
      <w:szCs w:val="24"/>
      <w:lang w:eastAsia="de-DE"/>
    </w:rPr>
  </w:style>
  <w:style w:type="paragraph" w:customStyle="1" w:styleId="Style2">
    <w:name w:val="Style2"/>
    <w:basedOn w:val="Normal"/>
    <w:autoRedefine/>
    <w:rsid w:val="000B2CDA"/>
    <w:pPr>
      <w:jc w:val="both"/>
    </w:pPr>
    <w:rPr>
      <w:b/>
      <w:bCs/>
      <w:sz w:val="24"/>
      <w:szCs w:val="24"/>
    </w:rPr>
  </w:style>
  <w:style w:type="paragraph" w:customStyle="1" w:styleId="Style4">
    <w:name w:val="Style4"/>
    <w:basedOn w:val="FootnoteText"/>
    <w:autoRedefine/>
    <w:rsid w:val="000B2CDA"/>
    <w:pPr>
      <w:keepNext w:val="0"/>
      <w:keepLines w:val="0"/>
      <w:spacing w:before="0"/>
      <w:jc w:val="both"/>
    </w:pPr>
    <w:rPr>
      <w:sz w:val="18"/>
      <w:szCs w:val="18"/>
      <w:lang w:eastAsia="en-GB"/>
    </w:rPr>
  </w:style>
  <w:style w:type="paragraph" w:customStyle="1" w:styleId="Style3">
    <w:name w:val="Style3"/>
    <w:basedOn w:val="FootnoteText"/>
    <w:rsid w:val="000B2CDA"/>
    <w:pPr>
      <w:keepNext w:val="0"/>
      <w:keepLines w:val="0"/>
      <w:spacing w:before="0"/>
      <w:jc w:val="both"/>
    </w:pPr>
    <w:rPr>
      <w:b/>
      <w:bCs/>
      <w:sz w:val="18"/>
      <w:szCs w:val="18"/>
      <w:lang w:eastAsia="en-GB"/>
    </w:rPr>
  </w:style>
  <w:style w:type="paragraph" w:customStyle="1" w:styleId="Style5">
    <w:name w:val="Style5"/>
    <w:basedOn w:val="FootnoteText"/>
    <w:autoRedefine/>
    <w:rsid w:val="000B2CDA"/>
    <w:pPr>
      <w:keepNext w:val="0"/>
      <w:keepLines w:val="0"/>
      <w:spacing w:before="0"/>
      <w:jc w:val="both"/>
    </w:pPr>
    <w:rPr>
      <w:b/>
      <w:bCs/>
      <w:sz w:val="18"/>
      <w:szCs w:val="18"/>
      <w:lang w:val="en-US" w:eastAsia="en-GB"/>
    </w:rPr>
  </w:style>
  <w:style w:type="character" w:customStyle="1" w:styleId="Style">
    <w:name w:val="Style"/>
    <w:basedOn w:val="FootnoteReference"/>
    <w:rsid w:val="000B2CDA"/>
    <w:rPr>
      <w:rFonts w:ascii="Verdana" w:hAnsi="Verdana" w:cs="Verdana"/>
      <w:sz w:val="18"/>
      <w:szCs w:val="18"/>
      <w:vertAlign w:val="superscript"/>
    </w:rPr>
  </w:style>
  <w:style w:type="paragraph" w:customStyle="1" w:styleId="Style6">
    <w:name w:val="Style6"/>
    <w:basedOn w:val="Normal"/>
    <w:autoRedefine/>
    <w:rsid w:val="000B2CDA"/>
    <w:rPr>
      <w:b/>
      <w:bCs/>
      <w:sz w:val="24"/>
      <w:szCs w:val="24"/>
    </w:rPr>
  </w:style>
  <w:style w:type="paragraph" w:customStyle="1" w:styleId="Style7">
    <w:name w:val="Style7"/>
    <w:basedOn w:val="Normal"/>
    <w:autoRedefine/>
    <w:rsid w:val="000B2CDA"/>
  </w:style>
  <w:style w:type="paragraph" w:customStyle="1" w:styleId="Style8">
    <w:name w:val="Style8"/>
    <w:basedOn w:val="Normal"/>
    <w:autoRedefine/>
    <w:rsid w:val="000B2CDA"/>
  </w:style>
  <w:style w:type="paragraph" w:customStyle="1" w:styleId="Style9">
    <w:name w:val="Style9"/>
    <w:basedOn w:val="Normal"/>
    <w:next w:val="Style1"/>
    <w:autoRedefine/>
    <w:rsid w:val="000B2CDA"/>
    <w:rPr>
      <w:sz w:val="24"/>
      <w:szCs w:val="24"/>
    </w:rPr>
  </w:style>
  <w:style w:type="paragraph" w:customStyle="1" w:styleId="Style10">
    <w:name w:val="Style10"/>
    <w:basedOn w:val="Normal"/>
    <w:autoRedefine/>
    <w:rsid w:val="000B2CDA"/>
    <w:rPr>
      <w:sz w:val="24"/>
      <w:szCs w:val="24"/>
    </w:rPr>
  </w:style>
  <w:style w:type="table" w:styleId="TableElegant">
    <w:name w:val="Table Elegant"/>
    <w:basedOn w:val="TableNormal"/>
    <w:rsid w:val="000B2CDA"/>
    <w:rPr>
      <w:rFonts w:eastAsia="Times New Roman"/>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Theme">
    <w:name w:val="Table Theme"/>
    <w:basedOn w:val="TableNormal"/>
    <w:rsid w:val="000B2C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rsid w:val="000B2CDA"/>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1-Accent21">
    <w:name w:val="Medium Grid 1 - Accent 21"/>
    <w:basedOn w:val="Normal"/>
    <w:uiPriority w:val="72"/>
    <w:rsid w:val="000B2CDA"/>
    <w:pPr>
      <w:spacing w:before="120"/>
      <w:ind w:left="720"/>
      <w:contextualSpacing/>
    </w:pPr>
    <w:rPr>
      <w:rFonts w:eastAsia="MS Mincho"/>
      <w:sz w:val="24"/>
      <w:szCs w:val="24"/>
      <w:lang w:eastAsia="ja-JP"/>
    </w:rPr>
  </w:style>
  <w:style w:type="character" w:styleId="EndnoteReference">
    <w:name w:val="endnote reference"/>
    <w:basedOn w:val="DefaultParagraphFont"/>
    <w:rsid w:val="000B2CDA"/>
    <w:rPr>
      <w:vertAlign w:val="superscript"/>
    </w:rPr>
  </w:style>
  <w:style w:type="numbering" w:customStyle="1" w:styleId="NoList3">
    <w:name w:val="No List3"/>
    <w:next w:val="NoList"/>
    <w:uiPriority w:val="99"/>
    <w:semiHidden/>
    <w:rsid w:val="00A424D8"/>
  </w:style>
  <w:style w:type="paragraph" w:customStyle="1" w:styleId="SourceCode">
    <w:name w:val="Source Code"/>
    <w:basedOn w:val="BodyText2"/>
    <w:rsid w:val="00A424D8"/>
    <w:pPr>
      <w:widowControl/>
      <w:suppressAutoHyphens/>
      <w:ind w:left="720"/>
      <w:jc w:val="both"/>
    </w:pPr>
    <w:rPr>
      <w:rFonts w:ascii="Courier New" w:hAnsi="Courier New" w:cs="Courier New"/>
      <w:b/>
      <w:bCs/>
      <w:noProof/>
      <w:color w:val="333399"/>
      <w:sz w:val="18"/>
      <w:szCs w:val="24"/>
      <w:lang w:eastAsia="en-US"/>
    </w:rPr>
  </w:style>
  <w:style w:type="paragraph" w:customStyle="1" w:styleId="AppendixHeading1">
    <w:name w:val="Appendix Heading 1"/>
    <w:basedOn w:val="Heading1"/>
    <w:next w:val="Normal"/>
    <w:rsid w:val="00A424D8"/>
    <w:pPr>
      <w:pageBreakBefore/>
      <w:spacing w:before="0" w:after="120"/>
      <w:jc w:val="center"/>
    </w:pPr>
    <w:rPr>
      <w:rFonts w:ascii="Times New Roman Bold" w:hAnsi="Times New Roman Bold" w:cs="Times New Roman"/>
      <w:noProof/>
      <w:sz w:val="24"/>
      <w:szCs w:val="20"/>
      <w:lang w:eastAsia="en-US"/>
    </w:rPr>
  </w:style>
  <w:style w:type="paragraph" w:customStyle="1" w:styleId="IOTCReportNormal">
    <w:name w:val="IOTC Report Normal"/>
    <w:autoRedefine/>
    <w:rsid w:val="00A424D8"/>
    <w:pPr>
      <w:spacing w:before="60" w:after="60"/>
      <w:jc w:val="both"/>
    </w:pPr>
    <w:rPr>
      <w:rFonts w:eastAsia="Times New Roman"/>
      <w:noProof/>
      <w:sz w:val="22"/>
      <w:szCs w:val="22"/>
      <w:lang w:eastAsia="en-US"/>
    </w:rPr>
  </w:style>
  <w:style w:type="paragraph" w:customStyle="1" w:styleId="IOTCReport-AppendixHeading1">
    <w:name w:val="IOTC Report - Appendix Heading 1"/>
    <w:basedOn w:val="BodyText"/>
    <w:rsid w:val="00A424D8"/>
    <w:pPr>
      <w:keepNext/>
      <w:spacing w:before="240" w:after="240"/>
      <w:jc w:val="center"/>
    </w:pPr>
    <w:rPr>
      <w:rFonts w:ascii="Times New Roman Bold" w:hAnsi="Times New Roman Bold"/>
      <w:b/>
      <w:smallCaps/>
      <w:noProof/>
      <w:sz w:val="26"/>
      <w:lang w:eastAsia="en-US"/>
    </w:rPr>
  </w:style>
  <w:style w:type="paragraph" w:customStyle="1" w:styleId="IOTCReport-AppendixHeading2">
    <w:name w:val="IOTC Report - Appendix Heading 2"/>
    <w:basedOn w:val="IOTCReport-AppendixHeading1"/>
    <w:rsid w:val="00A424D8"/>
    <w:pPr>
      <w:keepLines/>
      <w:spacing w:before="200" w:after="120"/>
      <w:jc w:val="left"/>
    </w:pPr>
    <w:rPr>
      <w:noProof w:val="0"/>
      <w:snapToGrid w:val="0"/>
      <w:sz w:val="22"/>
    </w:rPr>
  </w:style>
  <w:style w:type="paragraph" w:customStyle="1" w:styleId="NN">
    <w:name w:val="NN"/>
    <w:basedOn w:val="Normal"/>
    <w:autoRedefine/>
    <w:rsid w:val="00A424D8"/>
    <w:pPr>
      <w:widowControl w:val="0"/>
      <w:spacing w:before="120"/>
      <w:jc w:val="both"/>
    </w:pPr>
    <w:rPr>
      <w:rFonts w:ascii="Arial" w:hAnsi="Arial" w:cs="Arial"/>
      <w:bCs/>
      <w:i/>
      <w:kern w:val="2"/>
      <w:sz w:val="18"/>
      <w:szCs w:val="18"/>
      <w:lang w:eastAsia="en-US"/>
    </w:rPr>
  </w:style>
  <w:style w:type="paragraph" w:customStyle="1" w:styleId="1AutoList1">
    <w:name w:val="1AutoList1"/>
    <w:rsid w:val="00A424D8"/>
    <w:pPr>
      <w:widowControl w:val="0"/>
      <w:tabs>
        <w:tab w:val="left" w:pos="720"/>
      </w:tabs>
      <w:autoSpaceDE w:val="0"/>
      <w:autoSpaceDN w:val="0"/>
      <w:adjustRightInd w:val="0"/>
      <w:ind w:left="720" w:hanging="720"/>
      <w:jc w:val="both"/>
    </w:pPr>
    <w:rPr>
      <w:sz w:val="24"/>
      <w:lang w:val="en-US" w:eastAsia="ja-JP"/>
    </w:rPr>
  </w:style>
  <w:style w:type="paragraph" w:customStyle="1" w:styleId="Toto">
    <w:name w:val="Toto"/>
    <w:basedOn w:val="IOTCReport-AppendixHeading1"/>
    <w:rsid w:val="00A424D8"/>
  </w:style>
  <w:style w:type="table" w:customStyle="1" w:styleId="TableGrid3">
    <w:name w:val="Table Grid3"/>
    <w:basedOn w:val="TableNormal"/>
    <w:next w:val="TableGrid"/>
    <w:rsid w:val="00A424D8"/>
    <w:pPr>
      <w:spacing w:after="240"/>
      <w:jc w:val="both"/>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Resolutions14pt">
    <w:name w:val="Style Resolutions + 14 pt"/>
    <w:basedOn w:val="Resolutions"/>
    <w:rsid w:val="00A424D8"/>
    <w:rPr>
      <w:bCs/>
      <w:sz w:val="28"/>
    </w:rPr>
  </w:style>
  <w:style w:type="paragraph" w:customStyle="1" w:styleId="StyleIOTCReportNormalBold">
    <w:name w:val="Style IOTC Report Normal + Bold"/>
    <w:basedOn w:val="IOTCReportNormal"/>
    <w:autoRedefine/>
    <w:rsid w:val="00A424D8"/>
    <w:pPr>
      <w:jc w:val="left"/>
    </w:pPr>
    <w:rPr>
      <w:bCs/>
      <w:sz w:val="20"/>
      <w:szCs w:val="20"/>
    </w:rPr>
  </w:style>
  <w:style w:type="paragraph" w:customStyle="1" w:styleId="StyleIOTCReport-AppendixHeading2Before6ptAfter0pt">
    <w:name w:val="Style IOTC Report - Appendix Heading 2 + Before:  6 pt After:  0 pt"/>
    <w:basedOn w:val="IOTCReport-AppendixHeading2"/>
    <w:autoRedefine/>
    <w:rsid w:val="00A424D8"/>
    <w:pPr>
      <w:spacing w:before="120"/>
    </w:pPr>
    <w:rPr>
      <w:bCs/>
    </w:rPr>
  </w:style>
  <w:style w:type="paragraph" w:customStyle="1" w:styleId="StyleIOTCReportNormalAllcaps">
    <w:name w:val="Style IOTC Report Normal + All caps"/>
    <w:basedOn w:val="IOTCReportNormal"/>
    <w:rsid w:val="00A424D8"/>
    <w:rPr>
      <w:caps/>
    </w:rPr>
  </w:style>
  <w:style w:type="paragraph" w:customStyle="1" w:styleId="StyleIOTCReportNormalAllcaps1">
    <w:name w:val="Style IOTC Report Normal + All caps1"/>
    <w:basedOn w:val="IOTCReportNormal"/>
    <w:next w:val="StyleIOTCReportNormalAllcaps"/>
    <w:rsid w:val="00A424D8"/>
    <w:rPr>
      <w:caps/>
    </w:rPr>
  </w:style>
  <w:style w:type="paragraph" w:customStyle="1" w:styleId="StyleIOTCReportNormalBackground1Allcaps">
    <w:name w:val="Style IOTC Report Normal + Background 1 All caps"/>
    <w:basedOn w:val="IOTCReportNormal"/>
    <w:autoRedefine/>
    <w:rsid w:val="00A424D8"/>
    <w:rPr>
      <w:caps/>
      <w:color w:val="BFBFBF"/>
    </w:rPr>
  </w:style>
  <w:style w:type="paragraph" w:customStyle="1" w:styleId="StyleIOTCReportNormal11ptAllcaps">
    <w:name w:val="Style IOTC Report Normal + 11 pt All caps"/>
    <w:basedOn w:val="IOTCReportNormal"/>
    <w:autoRedefine/>
    <w:rsid w:val="00A424D8"/>
    <w:rPr>
      <w:rFonts w:ascii="Times New Roman Bold" w:hAnsi="Times New Roman Bold"/>
      <w:b/>
    </w:rPr>
  </w:style>
  <w:style w:type="character" w:customStyle="1" w:styleId="CommentTextChar1">
    <w:name w:val="Comment Text Char1"/>
    <w:basedOn w:val="DefaultParagraphFont"/>
    <w:rsid w:val="00A424D8"/>
    <w:rPr>
      <w:lang w:val="en-GB"/>
    </w:rPr>
  </w:style>
  <w:style w:type="numbering" w:customStyle="1" w:styleId="NoList12">
    <w:name w:val="No List12"/>
    <w:next w:val="NoList"/>
    <w:semiHidden/>
    <w:unhideWhenUsed/>
    <w:rsid w:val="00A424D8"/>
  </w:style>
  <w:style w:type="table" w:customStyle="1" w:styleId="TableGrid12">
    <w:name w:val="Table Grid12"/>
    <w:basedOn w:val="TableNormal"/>
    <w:next w:val="TableGrid"/>
    <w:rsid w:val="00A424D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solutionsAnnex">
    <w:name w:val="Resolutions Annex"/>
    <w:rsid w:val="00A424D8"/>
    <w:pPr>
      <w:jc w:val="center"/>
    </w:pPr>
    <w:rPr>
      <w:rFonts w:ascii="Times New Roman Bold" w:eastAsia="Times New Roman" w:hAnsi="Times New Roman Bold"/>
      <w:b/>
      <w:smallCaps/>
      <w:noProof/>
      <w:snapToGrid w:val="0"/>
      <w:sz w:val="26"/>
      <w:szCs w:val="24"/>
      <w:lang w:eastAsia="en-US"/>
    </w:rPr>
  </w:style>
  <w:style w:type="paragraph" w:customStyle="1" w:styleId="ESText">
    <w:name w:val="ES Text"/>
    <w:basedOn w:val="Normal"/>
    <w:link w:val="ESTextChar"/>
    <w:uiPriority w:val="99"/>
    <w:rsid w:val="00372FAD"/>
    <w:pPr>
      <w:spacing w:before="120"/>
      <w:jc w:val="both"/>
    </w:pPr>
    <w:rPr>
      <w:szCs w:val="24"/>
    </w:rPr>
  </w:style>
  <w:style w:type="character" w:customStyle="1" w:styleId="ESTextChar">
    <w:name w:val="ES Text Char"/>
    <w:basedOn w:val="DefaultParagraphFont"/>
    <w:link w:val="ESText"/>
    <w:uiPriority w:val="99"/>
    <w:rsid w:val="00372FAD"/>
    <w:rPr>
      <w:rFonts w:eastAsia="Times New Roman"/>
      <w:sz w:val="22"/>
      <w:szCs w:val="24"/>
      <w:lang w:eastAsia="fr-FR"/>
    </w:rPr>
  </w:style>
  <w:style w:type="table" w:customStyle="1" w:styleId="TableGrid4">
    <w:name w:val="Table Grid4"/>
    <w:basedOn w:val="TableNormal"/>
    <w:next w:val="TableGrid"/>
    <w:uiPriority w:val="59"/>
    <w:rsid w:val="006A7F12"/>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0">
    <w:name w:val="Char"/>
    <w:basedOn w:val="Normal"/>
    <w:rsid w:val="00392973"/>
    <w:rPr>
      <w:rFonts w:ascii="Arial" w:hAnsi="Arial" w:cs="Arial"/>
      <w:lang w:val="en-AU" w:eastAsia="en-US"/>
    </w:rPr>
  </w:style>
  <w:style w:type="paragraph" w:customStyle="1" w:styleId="NoteLevel11">
    <w:name w:val="Note Level 11"/>
    <w:basedOn w:val="Normal"/>
    <w:rsid w:val="00D42E5F"/>
    <w:pPr>
      <w:keepNext/>
      <w:numPr>
        <w:numId w:val="11"/>
      </w:numPr>
      <w:spacing w:after="60" w:line="260" w:lineRule="exact"/>
      <w:outlineLvl w:val="0"/>
    </w:pPr>
    <w:rPr>
      <w:rFonts w:ascii="Helvetica" w:eastAsia="MS Gothic" w:hAnsi="Helvetica"/>
      <w:color w:val="000000"/>
      <w:sz w:val="18"/>
      <w:szCs w:val="24"/>
      <w:lang w:val="en-AU" w:eastAsia="en-US"/>
    </w:rPr>
  </w:style>
  <w:style w:type="paragraph" w:customStyle="1" w:styleId="VersoPage">
    <w:name w:val="Verso Page"/>
    <w:basedOn w:val="Normal"/>
    <w:rsid w:val="00D42E5F"/>
    <w:pPr>
      <w:spacing w:after="60" w:line="260" w:lineRule="exact"/>
      <w:ind w:right="4536"/>
    </w:pPr>
    <w:rPr>
      <w:color w:val="000000"/>
      <w:sz w:val="18"/>
      <w:szCs w:val="24"/>
      <w:lang w:val="en-AU" w:eastAsia="en-US"/>
    </w:rPr>
  </w:style>
  <w:style w:type="paragraph" w:customStyle="1" w:styleId="BRSVERSOPAGE">
    <w:name w:val="BRS VERSO PAGE"/>
    <w:basedOn w:val="Normal"/>
    <w:rsid w:val="00D42E5F"/>
    <w:pPr>
      <w:ind w:right="3776"/>
    </w:pPr>
    <w:rPr>
      <w:sz w:val="19"/>
      <w:lang w:val="en-AU" w:eastAsia="en-US"/>
    </w:rPr>
  </w:style>
  <w:style w:type="paragraph" w:styleId="TOCHeading">
    <w:name w:val="TOC Heading"/>
    <w:basedOn w:val="Heading1"/>
    <w:next w:val="Normal"/>
    <w:uiPriority w:val="39"/>
    <w:unhideWhenUsed/>
    <w:qFormat/>
    <w:rsid w:val="00C03120"/>
    <w:pPr>
      <w:outlineLvl w:val="9"/>
    </w:pPr>
  </w:style>
  <w:style w:type="paragraph" w:styleId="NoSpacing">
    <w:name w:val="No Spacing"/>
    <w:uiPriority w:val="1"/>
    <w:qFormat/>
    <w:rsid w:val="00C03120"/>
    <w:pPr>
      <w:spacing w:after="0" w:line="240" w:lineRule="auto"/>
    </w:pPr>
  </w:style>
  <w:style w:type="paragraph" w:customStyle="1" w:styleId="AnnexTitle">
    <w:name w:val="Annex Title"/>
    <w:basedOn w:val="Normal"/>
    <w:next w:val="Normal"/>
    <w:uiPriority w:val="99"/>
    <w:rsid w:val="00224C06"/>
    <w:pPr>
      <w:spacing w:after="300"/>
      <w:contextualSpacing/>
      <w:jc w:val="center"/>
    </w:pPr>
    <w:rPr>
      <w:rFonts w:ascii="Times New Roman Bold" w:eastAsia="MS Mincho" w:hAnsi="Times New Roman Bold"/>
      <w:b/>
      <w:bCs/>
      <w:smallCaps/>
      <w:sz w:val="28"/>
      <w:szCs w:val="28"/>
      <w:lang w:val="fr-FR" w:eastAsia="en-US"/>
    </w:rPr>
  </w:style>
  <w:style w:type="paragraph" w:styleId="Revision">
    <w:name w:val="Revision"/>
    <w:hidden/>
    <w:uiPriority w:val="99"/>
    <w:semiHidden/>
    <w:rsid w:val="007E02CD"/>
    <w:rPr>
      <w:rFonts w:eastAsia="Times New Roman"/>
      <w:sz w:val="22"/>
      <w:szCs w:val="22"/>
      <w:lang w:val="en-US" w:eastAsia="fr-FR"/>
    </w:rPr>
  </w:style>
  <w:style w:type="paragraph" w:customStyle="1" w:styleId="Body">
    <w:name w:val="Body"/>
    <w:autoRedefine/>
    <w:uiPriority w:val="99"/>
    <w:rsid w:val="000825BD"/>
    <w:pPr>
      <w:numPr>
        <w:numId w:val="13"/>
      </w:numPr>
      <w:jc w:val="both"/>
    </w:pPr>
    <w:rPr>
      <w:rFonts w:eastAsia="?????? Pro W3"/>
      <w:color w:val="000000"/>
      <w:sz w:val="22"/>
      <w:szCs w:val="22"/>
      <w:lang w:val="en-US" w:eastAsia="en-US"/>
    </w:rPr>
  </w:style>
  <w:style w:type="table" w:customStyle="1" w:styleId="TableGrid5">
    <w:name w:val="Table Grid5"/>
    <w:basedOn w:val="TableNormal"/>
    <w:next w:val="TableGrid"/>
    <w:uiPriority w:val="59"/>
    <w:rsid w:val="00AA501C"/>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59"/>
    <w:rsid w:val="00AA501C"/>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
    <w:name w:val="No List4"/>
    <w:next w:val="NoList"/>
    <w:semiHidden/>
    <w:rsid w:val="00825BDD"/>
  </w:style>
  <w:style w:type="paragraph" w:customStyle="1" w:styleId="FootnoteCharChar">
    <w:name w:val="Footnote Char Char"/>
    <w:basedOn w:val="BodyText"/>
    <w:link w:val="FootnoteCharCharChar"/>
    <w:rsid w:val="00825BDD"/>
    <w:pPr>
      <w:jc w:val="both"/>
    </w:pPr>
    <w:rPr>
      <w:rFonts w:eastAsia="SimSun"/>
      <w:iCs/>
      <w:sz w:val="18"/>
      <w:lang w:eastAsia="en-US"/>
    </w:rPr>
  </w:style>
  <w:style w:type="character" w:customStyle="1" w:styleId="FootnoteCharCharChar">
    <w:name w:val="Footnote Char Char Char"/>
    <w:link w:val="FootnoteCharChar"/>
    <w:rsid w:val="00825BDD"/>
    <w:rPr>
      <w:rFonts w:eastAsia="SimSun"/>
      <w:iCs/>
      <w:sz w:val="18"/>
      <w:lang w:eastAsia="en-US"/>
    </w:rPr>
  </w:style>
  <w:style w:type="table" w:customStyle="1" w:styleId="TableGrid6">
    <w:name w:val="Table Grid6"/>
    <w:basedOn w:val="TableNormal"/>
    <w:next w:val="TableGrid"/>
    <w:rsid w:val="00825BDD"/>
    <w:rPr>
      <w:rFonts w:eastAsia="SimSun"/>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AOAddress">
    <w:name w:val="FAO Address"/>
    <w:basedOn w:val="Normal"/>
    <w:autoRedefine/>
    <w:uiPriority w:val="99"/>
    <w:rsid w:val="00825BDD"/>
    <w:pPr>
      <w:keepNext/>
      <w:keepLines/>
      <w:overflowPunct w:val="0"/>
      <w:autoSpaceDE w:val="0"/>
      <w:autoSpaceDN w:val="0"/>
      <w:adjustRightInd w:val="0"/>
      <w:spacing w:before="100" w:after="100"/>
      <w:jc w:val="center"/>
      <w:textAlignment w:val="baseline"/>
    </w:pPr>
    <w:rPr>
      <w:rFonts w:cs="Cordia New"/>
      <w:i/>
    </w:rPr>
  </w:style>
  <w:style w:type="paragraph" w:customStyle="1" w:styleId="FootnoteCharCharCharChar">
    <w:name w:val="Footnote Char Char Char Char"/>
    <w:basedOn w:val="BodyText"/>
    <w:link w:val="FootnoteCharCharCharCharChar"/>
    <w:uiPriority w:val="99"/>
    <w:rsid w:val="00825BDD"/>
    <w:pPr>
      <w:jc w:val="both"/>
    </w:pPr>
    <w:rPr>
      <w:rFonts w:eastAsia="SimSun"/>
      <w:iCs/>
      <w:sz w:val="18"/>
      <w:szCs w:val="24"/>
      <w:lang w:eastAsia="en-US"/>
    </w:rPr>
  </w:style>
  <w:style w:type="character" w:customStyle="1" w:styleId="FootnoteCharCharCharCharChar">
    <w:name w:val="Footnote Char Char Char Char Char"/>
    <w:link w:val="FootnoteCharCharCharChar"/>
    <w:rsid w:val="00825BDD"/>
    <w:rPr>
      <w:rFonts w:eastAsia="SimSun"/>
      <w:iCs/>
      <w:sz w:val="18"/>
      <w:szCs w:val="24"/>
      <w:lang w:eastAsia="en-US"/>
    </w:rPr>
  </w:style>
  <w:style w:type="paragraph" w:customStyle="1" w:styleId="NormalFont">
    <w:name w:val="NormalFont"/>
    <w:basedOn w:val="Normal"/>
    <w:uiPriority w:val="99"/>
    <w:rsid w:val="00825BDD"/>
    <w:rPr>
      <w:szCs w:val="24"/>
      <w:lang w:eastAsia="en-US"/>
    </w:rPr>
  </w:style>
  <w:style w:type="paragraph" w:customStyle="1" w:styleId="MainHeading">
    <w:name w:val="MainHeading"/>
    <w:basedOn w:val="Heading2"/>
    <w:uiPriority w:val="99"/>
    <w:rsid w:val="00825BDD"/>
    <w:pPr>
      <w:spacing w:after="120"/>
      <w:jc w:val="both"/>
    </w:pPr>
    <w:rPr>
      <w:rFonts w:ascii="Courier New" w:hAnsi="Courier New" w:cs="Times New Roman"/>
      <w:bCs/>
      <w:i/>
      <w:iCs/>
      <w:smallCaps/>
      <w:sz w:val="32"/>
      <w:lang w:eastAsia="en-US"/>
    </w:rPr>
  </w:style>
  <w:style w:type="table" w:customStyle="1" w:styleId="TableGrid56">
    <w:name w:val="Table Grid56"/>
    <w:basedOn w:val="TableNormal"/>
    <w:next w:val="TableGrid"/>
    <w:uiPriority w:val="59"/>
    <w:rsid w:val="00A54F1C"/>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5">
    <w:name w:val="Table Grid65"/>
    <w:basedOn w:val="TableNormal"/>
    <w:next w:val="TableGrid"/>
    <w:uiPriority w:val="59"/>
    <w:rsid w:val="00A54F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4">
    <w:name w:val="Table Grid74"/>
    <w:basedOn w:val="TableNormal"/>
    <w:next w:val="TableGrid"/>
    <w:uiPriority w:val="59"/>
    <w:rsid w:val="00A54F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7">
    <w:name w:val="Table Grid57"/>
    <w:basedOn w:val="TableNormal"/>
    <w:next w:val="TableGrid"/>
    <w:uiPriority w:val="59"/>
    <w:rsid w:val="00A54F1C"/>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6">
    <w:name w:val="Table Grid66"/>
    <w:basedOn w:val="TableNormal"/>
    <w:next w:val="TableGrid"/>
    <w:uiPriority w:val="59"/>
    <w:rsid w:val="00A54F1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8">
    <w:name w:val="Table Grid58"/>
    <w:basedOn w:val="TableNormal"/>
    <w:next w:val="TableGrid"/>
    <w:uiPriority w:val="59"/>
    <w:rsid w:val="00AA5E7D"/>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7">
    <w:name w:val="Table Grid67"/>
    <w:basedOn w:val="TableNormal"/>
    <w:next w:val="TableGrid"/>
    <w:uiPriority w:val="59"/>
    <w:rsid w:val="00AA5E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9">
    <w:name w:val="Table Grid59"/>
    <w:basedOn w:val="TableNormal"/>
    <w:next w:val="TableGrid"/>
    <w:uiPriority w:val="59"/>
    <w:rsid w:val="00AA5E7D"/>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8">
    <w:name w:val="Table Grid68"/>
    <w:basedOn w:val="TableNormal"/>
    <w:next w:val="TableGrid"/>
    <w:uiPriority w:val="59"/>
    <w:rsid w:val="00AA5E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9">
    <w:name w:val="Table Grid69"/>
    <w:basedOn w:val="TableNormal"/>
    <w:next w:val="TableGrid"/>
    <w:uiPriority w:val="59"/>
    <w:rsid w:val="00AA5E7D"/>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2E7E13"/>
    <w:pPr>
      <w:ind w:left="720" w:hanging="432"/>
      <w:jc w:val="both"/>
    </w:pPr>
    <w:rPr>
      <w:rFonts w:eastAsiaTheme="minorHAnsi"/>
      <w:sz w:val="22"/>
      <w:szCs w:val="22"/>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8">
    <w:name w:val="Table Grid8"/>
    <w:basedOn w:val="TableNormal"/>
    <w:next w:val="TableGrid"/>
    <w:uiPriority w:val="59"/>
    <w:rsid w:val="00296C34"/>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9">
    <w:name w:val="Table Grid9"/>
    <w:basedOn w:val="TableNormal"/>
    <w:next w:val="TableGrid"/>
    <w:uiPriority w:val="59"/>
    <w:rsid w:val="000E0A4D"/>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0">
    <w:name w:val="Table Grid10"/>
    <w:basedOn w:val="TableNormal"/>
    <w:next w:val="TableGrid"/>
    <w:uiPriority w:val="59"/>
    <w:rsid w:val="009F60E0"/>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5">
    <w:name w:val="Table Grid25"/>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next w:val="TableGrid"/>
    <w:uiPriority w:val="59"/>
    <w:rsid w:val="005E3108"/>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next w:val="TableGrid"/>
    <w:uiPriority w:val="59"/>
    <w:rsid w:val="005A6A5C"/>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OTCSubheading20">
    <w:name w:val="IOTC Subheading 2"/>
    <w:basedOn w:val="Heading2"/>
    <w:rsid w:val="00273EAD"/>
    <w:rPr>
      <w:rFonts w:ascii="Times New Roman" w:hAnsi="Times New Roman"/>
      <w:sz w:val="22"/>
    </w:rPr>
  </w:style>
  <w:style w:type="paragraph" w:customStyle="1" w:styleId="Style11">
    <w:name w:val="Style11"/>
    <w:basedOn w:val="IOTCSubheading20"/>
    <w:rsid w:val="00273EAD"/>
    <w:pPr>
      <w:spacing w:before="120"/>
    </w:pPr>
  </w:style>
  <w:style w:type="paragraph" w:customStyle="1" w:styleId="IOTCsubheading2">
    <w:name w:val="IOTC subheading 2"/>
    <w:next w:val="TOC2"/>
    <w:rsid w:val="002E7640"/>
    <w:pPr>
      <w:numPr>
        <w:ilvl w:val="1"/>
        <w:numId w:val="12"/>
      </w:numPr>
      <w:tabs>
        <w:tab w:val="num" w:pos="720"/>
      </w:tabs>
      <w:spacing w:before="60"/>
      <w:ind w:left="0" w:firstLine="0"/>
    </w:pPr>
    <w:rPr>
      <w:rFonts w:eastAsia="Times New Roman" w:cs="Arial"/>
      <w:b/>
      <w:bCs/>
      <w:i/>
      <w:iCs/>
      <w:color w:val="000000" w:themeColor="text1"/>
      <w:sz w:val="22"/>
      <w:szCs w:val="28"/>
      <w:lang w:val="en-US" w:eastAsia="fr-FR"/>
    </w:rPr>
  </w:style>
  <w:style w:type="table" w:customStyle="1" w:styleId="TableGrid3152">
    <w:name w:val="Table Grid3152"/>
    <w:basedOn w:val="TableNormal"/>
    <w:next w:val="TableGrid"/>
    <w:uiPriority w:val="59"/>
    <w:rsid w:val="00DB178B"/>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next w:val="TableGrid"/>
    <w:uiPriority w:val="59"/>
    <w:rsid w:val="00DB178B"/>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0">
    <w:name w:val="Table Grid30"/>
    <w:basedOn w:val="TableNormal"/>
    <w:next w:val="TableGrid"/>
    <w:rsid w:val="0017388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0">
    <w:name w:val="Table Grid310"/>
    <w:basedOn w:val="TableNormal"/>
    <w:next w:val="TableGrid"/>
    <w:uiPriority w:val="59"/>
    <w:rsid w:val="005062E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13">
    <w:name w:val="Table Grid13"/>
    <w:basedOn w:val="TableNormal"/>
    <w:next w:val="TableGrid"/>
    <w:uiPriority w:val="59"/>
    <w:rsid w:val="00CA0EA8"/>
    <w:pPr>
      <w:ind w:left="720" w:hanging="432"/>
      <w:jc w:val="both"/>
    </w:pPr>
    <w:rPr>
      <w:rFonts w:ascii="Calibri" w:eastAsia="Calibri" w:hAnsi="Calibri"/>
      <w:sz w:val="22"/>
      <w:szCs w:val="22"/>
      <w:lang w:val="en-US"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Emphasis">
    <w:name w:val="Emphasis"/>
    <w:basedOn w:val="DefaultParagraphFont"/>
    <w:uiPriority w:val="20"/>
    <w:qFormat/>
    <w:rsid w:val="00C03120"/>
    <w:rPr>
      <w:i/>
      <w:iCs/>
    </w:rPr>
  </w:style>
  <w:style w:type="character" w:customStyle="1" w:styleId="BalloonTextChar1">
    <w:name w:val="Balloon Text Char1"/>
    <w:aliases w:val="Char Char1"/>
    <w:basedOn w:val="DefaultParagraphFont"/>
    <w:uiPriority w:val="99"/>
    <w:semiHidden/>
    <w:rsid w:val="00EF1696"/>
    <w:rPr>
      <w:rFonts w:ascii="Tahoma" w:hAnsi="Tahoma" w:cs="Tahoma"/>
      <w:sz w:val="16"/>
      <w:szCs w:val="16"/>
      <w:lang w:val="en-US" w:eastAsia="ar-SA"/>
    </w:rPr>
  </w:style>
  <w:style w:type="paragraph" w:customStyle="1" w:styleId="Heading">
    <w:name w:val="Heading"/>
    <w:basedOn w:val="Normal"/>
    <w:next w:val="BodyText"/>
    <w:uiPriority w:val="99"/>
    <w:rsid w:val="00EF1696"/>
    <w:pPr>
      <w:keepNext/>
      <w:suppressAutoHyphens/>
      <w:spacing w:before="240"/>
      <w:ind w:firstLine="300"/>
      <w:jc w:val="both"/>
    </w:pPr>
    <w:rPr>
      <w:rFonts w:ascii="Nimbus Sans L" w:hAnsi="Nimbus Sans L" w:cs="DejaVu Sans"/>
      <w:sz w:val="28"/>
      <w:szCs w:val="28"/>
      <w:lang w:eastAsia="ar-SA"/>
    </w:rPr>
  </w:style>
  <w:style w:type="paragraph" w:customStyle="1" w:styleId="Index">
    <w:name w:val="Index"/>
    <w:basedOn w:val="Normal"/>
    <w:uiPriority w:val="99"/>
    <w:rsid w:val="00EF1696"/>
    <w:pPr>
      <w:suppressLineNumbers/>
      <w:suppressAutoHyphens/>
      <w:spacing w:after="90"/>
      <w:ind w:firstLine="300"/>
      <w:jc w:val="both"/>
    </w:pPr>
    <w:rPr>
      <w:rFonts w:eastAsia="MS Mincho"/>
      <w:szCs w:val="24"/>
      <w:lang w:eastAsia="ar-SA"/>
    </w:rPr>
  </w:style>
  <w:style w:type="paragraph" w:customStyle="1" w:styleId="iotcreport-subappendix1">
    <w:name w:val="iotc report - sub appendix 1"/>
    <w:basedOn w:val="Normal"/>
    <w:uiPriority w:val="99"/>
    <w:rsid w:val="00EF1696"/>
    <w:pPr>
      <w:keepNext/>
      <w:suppressAutoHyphens/>
      <w:ind w:firstLine="300"/>
      <w:jc w:val="center"/>
    </w:pPr>
    <w:rPr>
      <w:rFonts w:ascii="Times New Roman Bold" w:eastAsia="MS Mincho" w:hAnsi="Times New Roman Bold"/>
      <w:b/>
      <w:smallCaps/>
      <w:lang w:eastAsia="ar-SA"/>
    </w:rPr>
  </w:style>
  <w:style w:type="paragraph" w:customStyle="1" w:styleId="Agendaitems">
    <w:name w:val="Agenda items"/>
    <w:basedOn w:val="Normal"/>
    <w:uiPriority w:val="99"/>
    <w:rsid w:val="00EF1696"/>
    <w:pPr>
      <w:tabs>
        <w:tab w:val="left" w:pos="360"/>
      </w:tabs>
      <w:suppressAutoHyphens/>
      <w:ind w:left="-288"/>
      <w:jc w:val="both"/>
    </w:pPr>
    <w:rPr>
      <w:rFonts w:eastAsia="MS Mincho"/>
      <w:lang w:eastAsia="ar-SA"/>
    </w:rPr>
  </w:style>
  <w:style w:type="paragraph" w:customStyle="1" w:styleId="TableNumbered">
    <w:name w:val="Table Numbered"/>
    <w:basedOn w:val="Normal"/>
    <w:uiPriority w:val="99"/>
    <w:rsid w:val="00EF1696"/>
    <w:pPr>
      <w:suppressAutoHyphens/>
      <w:spacing w:after="90"/>
      <w:jc w:val="both"/>
    </w:pPr>
    <w:rPr>
      <w:rFonts w:eastAsia="MS Mincho"/>
      <w:szCs w:val="24"/>
      <w:lang w:eastAsia="ar-SA"/>
    </w:rPr>
  </w:style>
  <w:style w:type="paragraph" w:customStyle="1" w:styleId="FAOFigurecaption">
    <w:name w:val="FAO Figure caption"/>
    <w:basedOn w:val="Normal"/>
    <w:uiPriority w:val="99"/>
    <w:rsid w:val="00EF1696"/>
    <w:pPr>
      <w:suppressAutoHyphens/>
      <w:overflowPunct w:val="0"/>
      <w:autoSpaceDE w:val="0"/>
      <w:spacing w:before="20" w:after="20"/>
      <w:ind w:firstLine="300"/>
      <w:jc w:val="center"/>
    </w:pPr>
    <w:rPr>
      <w:rFonts w:eastAsia="MS Mincho" w:cs="Cordia New"/>
      <w:i/>
      <w:sz w:val="18"/>
      <w:szCs w:val="18"/>
      <w:lang w:eastAsia="ar-SA"/>
    </w:rPr>
  </w:style>
  <w:style w:type="paragraph" w:customStyle="1" w:styleId="Normal1">
    <w:name w:val="Normal1"/>
    <w:basedOn w:val="Normal"/>
    <w:uiPriority w:val="99"/>
    <w:rsid w:val="00EF1696"/>
    <w:pPr>
      <w:suppressAutoHyphens/>
      <w:spacing w:after="90"/>
      <w:ind w:firstLine="300"/>
      <w:jc w:val="both"/>
    </w:pPr>
    <w:rPr>
      <w:rFonts w:ascii="Arial" w:eastAsia="MS Mincho" w:hAnsi="Arial" w:cs="Arial"/>
      <w:lang w:eastAsia="ar-SA"/>
    </w:rPr>
  </w:style>
  <w:style w:type="paragraph" w:customStyle="1" w:styleId="Figurecaption">
    <w:name w:val="Figure caption"/>
    <w:basedOn w:val="Normal"/>
    <w:uiPriority w:val="99"/>
    <w:rsid w:val="00EF1696"/>
    <w:pPr>
      <w:suppressAutoHyphens/>
      <w:spacing w:before="90" w:after="300"/>
      <w:ind w:left="570" w:right="570"/>
      <w:jc w:val="both"/>
    </w:pPr>
    <w:rPr>
      <w:rFonts w:ascii="Arial" w:eastAsia="MS Mincho" w:hAnsi="Arial" w:cs="Arial"/>
      <w:lang w:eastAsia="ar-SA"/>
    </w:rPr>
  </w:style>
  <w:style w:type="paragraph" w:customStyle="1" w:styleId="TableContents">
    <w:name w:val="Table Contents"/>
    <w:basedOn w:val="BodyText"/>
    <w:uiPriority w:val="99"/>
    <w:rsid w:val="00EF1696"/>
    <w:pPr>
      <w:widowControl w:val="0"/>
      <w:suppressLineNumbers/>
      <w:suppressAutoHyphens/>
    </w:pPr>
    <w:rPr>
      <w:sz w:val="24"/>
      <w:lang w:eastAsia="ar-SA"/>
    </w:rPr>
  </w:style>
  <w:style w:type="paragraph" w:customStyle="1" w:styleId="TableHeading0">
    <w:name w:val="Table Heading"/>
    <w:basedOn w:val="TableContents"/>
    <w:uiPriority w:val="99"/>
    <w:rsid w:val="00EF1696"/>
    <w:pPr>
      <w:jc w:val="center"/>
    </w:pPr>
    <w:rPr>
      <w:b/>
      <w:bCs/>
      <w:i/>
      <w:iCs/>
    </w:rPr>
  </w:style>
  <w:style w:type="paragraph" w:customStyle="1" w:styleId="WW-Default">
    <w:name w:val="WW-Default"/>
    <w:uiPriority w:val="99"/>
    <w:rsid w:val="00EF1696"/>
    <w:pPr>
      <w:suppressAutoHyphens/>
      <w:autoSpaceDE w:val="0"/>
    </w:pPr>
    <w:rPr>
      <w:rFonts w:ascii="Century" w:eastAsia="PMingLiU" w:hAnsi="Century" w:cs="Century"/>
      <w:color w:val="000000"/>
      <w:sz w:val="24"/>
      <w:szCs w:val="24"/>
      <w:lang w:val="en-US" w:eastAsia="ar-SA"/>
    </w:rPr>
  </w:style>
  <w:style w:type="paragraph" w:customStyle="1" w:styleId="a">
    <w:name w:val=".."/>
    <w:basedOn w:val="WW-Default"/>
    <w:next w:val="WW-Default"/>
    <w:uiPriority w:val="99"/>
    <w:rsid w:val="00EF1696"/>
    <w:rPr>
      <w:rFonts w:cs="Times New Roman"/>
      <w:color w:val="auto"/>
    </w:rPr>
  </w:style>
  <w:style w:type="paragraph" w:customStyle="1" w:styleId="xl22">
    <w:name w:val="xl22"/>
    <w:basedOn w:val="Normal"/>
    <w:uiPriority w:val="99"/>
    <w:rsid w:val="00EF1696"/>
    <w:pPr>
      <w:suppressAutoHyphens/>
      <w:spacing w:before="280" w:after="280"/>
    </w:pPr>
    <w:rPr>
      <w:rFonts w:eastAsia="MS Mincho"/>
      <w:b/>
      <w:bCs/>
      <w:sz w:val="24"/>
      <w:szCs w:val="24"/>
      <w:lang w:eastAsia="ar-SA"/>
    </w:rPr>
  </w:style>
  <w:style w:type="paragraph" w:customStyle="1" w:styleId="xl24">
    <w:name w:val="xl24"/>
    <w:basedOn w:val="Normal"/>
    <w:uiPriority w:val="99"/>
    <w:rsid w:val="00EF1696"/>
    <w:pPr>
      <w:shd w:val="clear" w:color="auto" w:fill="FFFF00"/>
      <w:suppressAutoHyphens/>
      <w:spacing w:before="280" w:after="280"/>
    </w:pPr>
    <w:rPr>
      <w:rFonts w:eastAsia="MS Mincho"/>
      <w:sz w:val="24"/>
      <w:szCs w:val="24"/>
      <w:lang w:eastAsia="ar-SA"/>
    </w:rPr>
  </w:style>
  <w:style w:type="paragraph" w:customStyle="1" w:styleId="Table">
    <w:name w:val="Table"/>
    <w:basedOn w:val="Caption"/>
    <w:uiPriority w:val="99"/>
    <w:rsid w:val="00EF1696"/>
    <w:pPr>
      <w:widowControl w:val="0"/>
      <w:suppressLineNumbers/>
      <w:suppressAutoHyphens/>
      <w:spacing w:before="120"/>
    </w:pPr>
    <w:rPr>
      <w:rFonts w:ascii="Nimbus Roman No9 L" w:hAnsi="Nimbus Roman No9 L"/>
      <w:b w:val="0"/>
      <w:bCs w:val="0"/>
      <w:i/>
      <w:iCs/>
      <w:sz w:val="24"/>
      <w:szCs w:val="24"/>
      <w:lang w:val="es-ES_tradnl" w:eastAsia="ar-SA"/>
    </w:rPr>
  </w:style>
  <w:style w:type="paragraph" w:customStyle="1" w:styleId="AppendixHeading2">
    <w:name w:val="AppendixHeading 2"/>
    <w:basedOn w:val="Heading2"/>
    <w:uiPriority w:val="99"/>
    <w:rsid w:val="00EF1696"/>
    <w:pPr>
      <w:numPr>
        <w:ilvl w:val="0"/>
        <w:numId w:val="0"/>
      </w:numPr>
      <w:suppressAutoHyphens/>
      <w:spacing w:before="60" w:after="120"/>
      <w:ind w:left="851" w:hanging="539"/>
    </w:pPr>
    <w:rPr>
      <w:rFonts w:cs="Times New Roman"/>
      <w:bCs/>
      <w:i/>
      <w:iCs/>
      <w:smallCaps/>
      <w:sz w:val="24"/>
      <w:szCs w:val="24"/>
      <w:lang w:eastAsia="ar-SA"/>
    </w:rPr>
  </w:style>
  <w:style w:type="paragraph" w:customStyle="1" w:styleId="Framecontents">
    <w:name w:val="Frame contents"/>
    <w:basedOn w:val="BodyText"/>
    <w:uiPriority w:val="99"/>
    <w:rsid w:val="00EF1696"/>
    <w:pPr>
      <w:suppressAutoHyphens/>
      <w:ind w:firstLine="300"/>
      <w:jc w:val="both"/>
    </w:pPr>
    <w:rPr>
      <w:rFonts w:eastAsia="SimSun"/>
      <w:szCs w:val="24"/>
      <w:lang w:eastAsia="ar-SA"/>
    </w:rPr>
  </w:style>
  <w:style w:type="paragraph" w:customStyle="1" w:styleId="Contents10">
    <w:name w:val="Contents 10"/>
    <w:basedOn w:val="Index"/>
    <w:uiPriority w:val="99"/>
    <w:rsid w:val="00EF1696"/>
    <w:pPr>
      <w:tabs>
        <w:tab w:val="right" w:leader="dot" w:pos="9637"/>
      </w:tabs>
      <w:ind w:left="2547" w:firstLine="0"/>
    </w:pPr>
  </w:style>
  <w:style w:type="paragraph" w:customStyle="1" w:styleId="IOTCReportsTemplate-Heading1">
    <w:name w:val="IOTC Reports Template - Heading 1"/>
    <w:basedOn w:val="Heading1"/>
    <w:uiPriority w:val="99"/>
    <w:rsid w:val="00EF1696"/>
    <w:pPr>
      <w:numPr>
        <w:numId w:val="0"/>
      </w:numPr>
      <w:jc w:val="both"/>
    </w:pPr>
    <w:rPr>
      <w:rFonts w:ascii="Times New Roman Bold" w:eastAsia="MS Mincho" w:hAnsi="Times New Roman Bold" w:cs="Times New Roman"/>
      <w:smallCaps/>
      <w:sz w:val="28"/>
      <w:szCs w:val="28"/>
      <w:lang w:eastAsia="en-US"/>
    </w:rPr>
  </w:style>
  <w:style w:type="paragraph" w:customStyle="1" w:styleId="IOTCReportsTemplates-SubHeading1">
    <w:name w:val="IOTC Reports Templates - SubHeading 1"/>
    <w:basedOn w:val="Normal"/>
    <w:autoRedefine/>
    <w:uiPriority w:val="99"/>
    <w:rsid w:val="00EF1696"/>
    <w:pPr>
      <w:spacing w:after="90"/>
      <w:ind w:firstLine="300"/>
      <w:jc w:val="both"/>
    </w:pPr>
    <w:rPr>
      <w:rFonts w:ascii="Arial" w:eastAsia="MS Mincho" w:hAnsi="Arial" w:cs="Arial"/>
      <w:lang w:eastAsia="en-US"/>
    </w:rPr>
  </w:style>
  <w:style w:type="paragraph" w:customStyle="1" w:styleId="IOTCReportsTemplatesHeading2">
    <w:name w:val="IOTC Reports Templates Heading 2"/>
    <w:basedOn w:val="Heading2"/>
    <w:uiPriority w:val="99"/>
    <w:rsid w:val="00EF1696"/>
    <w:pPr>
      <w:numPr>
        <w:ilvl w:val="0"/>
        <w:numId w:val="0"/>
      </w:numPr>
    </w:pPr>
    <w:rPr>
      <w:rFonts w:eastAsia="MS Mincho"/>
      <w:b/>
      <w:sz w:val="22"/>
      <w:szCs w:val="22"/>
      <w:lang w:eastAsia="en-US"/>
    </w:rPr>
  </w:style>
  <w:style w:type="paragraph" w:customStyle="1" w:styleId="IOTCReportsTemplates-SubHeading10">
    <w:name w:val="IOTC Reports Templates-SubHeading 1"/>
    <w:basedOn w:val="Normal"/>
    <w:uiPriority w:val="99"/>
    <w:rsid w:val="00EF1696"/>
    <w:pPr>
      <w:spacing w:after="90"/>
      <w:ind w:firstLine="300"/>
      <w:jc w:val="both"/>
    </w:pPr>
    <w:rPr>
      <w:rFonts w:ascii="Arial" w:eastAsia="MS Mincho" w:hAnsi="Arial" w:cs="Arial"/>
      <w:lang w:eastAsia="en-US"/>
    </w:rPr>
  </w:style>
  <w:style w:type="paragraph" w:customStyle="1" w:styleId="IOTCReportsHeading1">
    <w:name w:val="IOTC Reports Heading 1"/>
    <w:basedOn w:val="Heading1"/>
    <w:uiPriority w:val="99"/>
    <w:rsid w:val="00EF1696"/>
    <w:pPr>
      <w:shd w:val="clear" w:color="auto" w:fill="FFFFFF"/>
      <w:tabs>
        <w:tab w:val="left" w:pos="426"/>
        <w:tab w:val="num" w:pos="720"/>
      </w:tabs>
      <w:suppressAutoHyphens/>
      <w:ind w:left="426" w:hanging="426"/>
      <w:jc w:val="both"/>
    </w:pPr>
    <w:rPr>
      <w:rFonts w:ascii="Times New Roman Bold" w:eastAsia="MS Mincho" w:hAnsi="Times New Roman Bold" w:cs="Times New Roman"/>
      <w:smallCaps/>
      <w:kern w:val="28"/>
      <w:sz w:val="28"/>
      <w:szCs w:val="28"/>
      <w:lang w:eastAsia="ar-SA"/>
    </w:rPr>
  </w:style>
  <w:style w:type="paragraph" w:customStyle="1" w:styleId="IOTCreportsHeading2">
    <w:name w:val="IOTC reports Heading 2"/>
    <w:basedOn w:val="Heading2"/>
    <w:autoRedefine/>
    <w:uiPriority w:val="99"/>
    <w:rsid w:val="00EF1696"/>
    <w:pPr>
      <w:tabs>
        <w:tab w:val="num" w:pos="-709"/>
        <w:tab w:val="left" w:pos="567"/>
        <w:tab w:val="num" w:pos="652"/>
      </w:tabs>
      <w:suppressAutoHyphens/>
      <w:ind w:left="426" w:hanging="426"/>
    </w:pPr>
    <w:rPr>
      <w:rFonts w:eastAsia="MS Mincho"/>
      <w:b/>
      <w:sz w:val="22"/>
      <w:szCs w:val="22"/>
      <w:lang w:eastAsia="ar-SA"/>
    </w:rPr>
  </w:style>
  <w:style w:type="paragraph" w:customStyle="1" w:styleId="IOTCReportsMainText">
    <w:name w:val="IOTC Reports Main Text"/>
    <w:basedOn w:val="Normal"/>
    <w:uiPriority w:val="99"/>
    <w:rsid w:val="00EF1696"/>
    <w:pPr>
      <w:numPr>
        <w:numId w:val="17"/>
      </w:numPr>
      <w:tabs>
        <w:tab w:val="left" w:pos="-1418"/>
      </w:tabs>
      <w:suppressAutoHyphens/>
      <w:jc w:val="both"/>
    </w:pPr>
    <w:rPr>
      <w:rFonts w:eastAsia="MS Mincho"/>
      <w:szCs w:val="24"/>
      <w:lang w:eastAsia="ar-SA"/>
    </w:rPr>
  </w:style>
  <w:style w:type="paragraph" w:customStyle="1" w:styleId="IOTCReportTablesCaptions">
    <w:name w:val="IOTC Report Tables Captions"/>
    <w:basedOn w:val="Normal"/>
    <w:autoRedefine/>
    <w:uiPriority w:val="99"/>
    <w:rsid w:val="00EF1696"/>
    <w:pPr>
      <w:tabs>
        <w:tab w:val="left" w:pos="360"/>
      </w:tabs>
      <w:suppressAutoHyphens/>
      <w:ind w:firstLine="300"/>
      <w:jc w:val="center"/>
    </w:pPr>
    <w:rPr>
      <w:rFonts w:eastAsia="MS Mincho"/>
      <w:b/>
      <w:i/>
      <w:sz w:val="16"/>
      <w:szCs w:val="16"/>
      <w:lang w:eastAsia="ar-SA"/>
    </w:rPr>
  </w:style>
  <w:style w:type="paragraph" w:customStyle="1" w:styleId="IOTCReportsSubHeading1">
    <w:name w:val="IOTC Reports Sub Heading 1"/>
    <w:basedOn w:val="Heading3"/>
    <w:autoRedefine/>
    <w:uiPriority w:val="99"/>
    <w:rsid w:val="00EF1696"/>
    <w:pPr>
      <w:numPr>
        <w:ilvl w:val="0"/>
        <w:numId w:val="0"/>
      </w:numPr>
      <w:suppressAutoHyphens/>
      <w:jc w:val="both"/>
    </w:pPr>
    <w:rPr>
      <w:rFonts w:eastAsia="MS Mincho" w:cs="Arial"/>
      <w:b/>
      <w:bCs/>
      <w:smallCaps/>
      <w:sz w:val="22"/>
      <w:lang w:eastAsia="ar-SA"/>
    </w:rPr>
  </w:style>
  <w:style w:type="paragraph" w:customStyle="1" w:styleId="IOTCReportsFiguresCaptions">
    <w:name w:val="IOTC Reports Figures Captions"/>
    <w:basedOn w:val="Normal"/>
    <w:autoRedefine/>
    <w:uiPriority w:val="99"/>
    <w:rsid w:val="00EF1696"/>
    <w:pPr>
      <w:suppressAutoHyphens/>
      <w:spacing w:after="90"/>
      <w:ind w:firstLine="300"/>
      <w:jc w:val="center"/>
    </w:pPr>
    <w:rPr>
      <w:rFonts w:eastAsia="DFKai-SB"/>
      <w:b/>
      <w:i/>
      <w:color w:val="000000"/>
      <w:sz w:val="16"/>
      <w:szCs w:val="16"/>
      <w:lang w:eastAsia="ar-SA"/>
    </w:rPr>
  </w:style>
  <w:style w:type="paragraph" w:customStyle="1" w:styleId="IOTCReportsSubHeading2">
    <w:name w:val="IOTC Reports Sub Heading 2"/>
    <w:basedOn w:val="Heading3"/>
    <w:autoRedefine/>
    <w:uiPriority w:val="99"/>
    <w:rsid w:val="00EF1696"/>
    <w:pPr>
      <w:widowControl w:val="0"/>
      <w:numPr>
        <w:ilvl w:val="0"/>
        <w:numId w:val="0"/>
      </w:numPr>
      <w:tabs>
        <w:tab w:val="left" w:pos="0"/>
      </w:tabs>
      <w:suppressAutoHyphens/>
      <w:spacing w:after="120"/>
    </w:pPr>
    <w:rPr>
      <w:rFonts w:eastAsia="MS Mincho" w:cs="Arial"/>
      <w:b/>
      <w:bCs/>
      <w:smallCaps/>
      <w:sz w:val="22"/>
      <w:lang w:eastAsia="ar-SA"/>
    </w:rPr>
  </w:style>
  <w:style w:type="paragraph" w:customStyle="1" w:styleId="IOTCReportsSubHeading3">
    <w:name w:val="IOTC Reports Sub Heading 3"/>
    <w:basedOn w:val="Heading3"/>
    <w:autoRedefine/>
    <w:uiPriority w:val="99"/>
    <w:rsid w:val="00EF1696"/>
    <w:pPr>
      <w:widowControl w:val="0"/>
      <w:numPr>
        <w:ilvl w:val="0"/>
        <w:numId w:val="0"/>
      </w:numPr>
      <w:tabs>
        <w:tab w:val="left" w:pos="0"/>
      </w:tabs>
      <w:suppressAutoHyphens/>
      <w:spacing w:after="120"/>
    </w:pPr>
    <w:rPr>
      <w:rFonts w:eastAsia="MS Mincho" w:cs="Arial"/>
      <w:b/>
      <w:bCs/>
      <w:smallCaps/>
      <w:sz w:val="22"/>
      <w:lang w:eastAsia="ar-SA"/>
    </w:rPr>
  </w:style>
  <w:style w:type="paragraph" w:customStyle="1" w:styleId="NP">
    <w:name w:val="NP"/>
    <w:basedOn w:val="Normal"/>
    <w:uiPriority w:val="99"/>
    <w:rsid w:val="00EF1696"/>
    <w:pPr>
      <w:spacing w:line="240" w:lineRule="atLeast"/>
      <w:ind w:firstLine="284"/>
      <w:jc w:val="both"/>
    </w:pPr>
    <w:rPr>
      <w:rFonts w:ascii="Arial" w:hAnsi="Arial"/>
      <w:lang w:eastAsia="es-ES"/>
    </w:rPr>
  </w:style>
  <w:style w:type="paragraph" w:customStyle="1" w:styleId="IOTCFigureCaption">
    <w:name w:val="IOTC Figure Caption"/>
    <w:basedOn w:val="Normal"/>
    <w:uiPriority w:val="99"/>
    <w:rsid w:val="00EF1696"/>
    <w:pPr>
      <w:spacing w:before="60"/>
      <w:jc w:val="center"/>
    </w:pPr>
    <w:rPr>
      <w:i/>
      <w:iCs/>
    </w:rPr>
  </w:style>
  <w:style w:type="paragraph" w:customStyle="1" w:styleId="AppendixSubtitle">
    <w:name w:val="AppendixSubtitle"/>
    <w:basedOn w:val="Heading1"/>
    <w:uiPriority w:val="99"/>
    <w:rsid w:val="00EF1696"/>
    <w:pPr>
      <w:numPr>
        <w:numId w:val="0"/>
      </w:numPr>
      <w:spacing w:before="120" w:after="180"/>
      <w:ind w:left="567" w:hanging="567"/>
      <w:jc w:val="center"/>
    </w:pPr>
    <w:rPr>
      <w:rFonts w:cs="Times New Roman"/>
      <w:bCs/>
      <w:sz w:val="26"/>
    </w:rPr>
  </w:style>
  <w:style w:type="paragraph" w:customStyle="1" w:styleId="a0">
    <w:name w:val="รายการย่อหน้า"/>
    <w:basedOn w:val="Normal"/>
    <w:uiPriority w:val="99"/>
    <w:rsid w:val="00EF1696"/>
    <w:pPr>
      <w:spacing w:after="200" w:line="276" w:lineRule="auto"/>
      <w:ind w:left="720"/>
    </w:pPr>
    <w:rPr>
      <w:rFonts w:ascii="Calibri" w:hAnsi="Calibri" w:cs="Angsana New"/>
      <w:szCs w:val="28"/>
      <w:lang w:eastAsia="en-US" w:bidi="th-TH"/>
    </w:rPr>
  </w:style>
  <w:style w:type="paragraph" w:customStyle="1" w:styleId="xl39">
    <w:name w:val="xl39"/>
    <w:basedOn w:val="Normal"/>
    <w:uiPriority w:val="99"/>
    <w:rsid w:val="00EF1696"/>
    <w:pPr>
      <w:spacing w:before="100" w:beforeAutospacing="1" w:after="100" w:afterAutospacing="1"/>
    </w:pPr>
    <w:rPr>
      <w:rFonts w:ascii="Arial" w:hAnsi="Arial" w:cs="Arial"/>
      <w:b/>
      <w:bCs/>
      <w:sz w:val="24"/>
      <w:szCs w:val="24"/>
      <w:lang w:eastAsia="en-US"/>
    </w:rPr>
  </w:style>
  <w:style w:type="paragraph" w:customStyle="1" w:styleId="p8">
    <w:name w:val="p8"/>
    <w:basedOn w:val="Normal"/>
    <w:uiPriority w:val="99"/>
    <w:rsid w:val="00EF1696"/>
    <w:pPr>
      <w:widowControl w:val="0"/>
      <w:tabs>
        <w:tab w:val="left" w:pos="720"/>
      </w:tabs>
      <w:spacing w:line="280" w:lineRule="atLeast"/>
    </w:pPr>
    <w:rPr>
      <w:lang w:eastAsia="en-US"/>
    </w:rPr>
  </w:style>
  <w:style w:type="paragraph" w:customStyle="1" w:styleId="NormalParagraphStyle">
    <w:name w:val="NormalParagraphStyle"/>
    <w:basedOn w:val="Normal"/>
    <w:uiPriority w:val="99"/>
    <w:rsid w:val="00EF1696"/>
    <w:pPr>
      <w:autoSpaceDE w:val="0"/>
      <w:autoSpaceDN w:val="0"/>
      <w:adjustRightInd w:val="0"/>
      <w:spacing w:line="288" w:lineRule="auto"/>
    </w:pPr>
    <w:rPr>
      <w:rFonts w:eastAsia="Calibri"/>
      <w:color w:val="000000"/>
      <w:sz w:val="24"/>
      <w:szCs w:val="24"/>
      <w:lang w:eastAsia="en-US"/>
    </w:rPr>
  </w:style>
  <w:style w:type="paragraph" w:customStyle="1" w:styleId="graphcap">
    <w:name w:val="graphcap"/>
    <w:basedOn w:val="Normal"/>
    <w:uiPriority w:val="99"/>
    <w:rsid w:val="00EF1696"/>
    <w:pPr>
      <w:overflowPunct w:val="0"/>
      <w:autoSpaceDE w:val="0"/>
      <w:autoSpaceDN w:val="0"/>
      <w:adjustRightInd w:val="0"/>
    </w:pPr>
    <w:rPr>
      <w:b/>
      <w:u w:val="single"/>
      <w:lang w:eastAsia="en-US"/>
    </w:rPr>
  </w:style>
  <w:style w:type="character" w:customStyle="1" w:styleId="WW8Num5z0">
    <w:name w:val="WW8Num5z0"/>
    <w:rsid w:val="00EF1696"/>
    <w:rPr>
      <w:rFonts w:ascii="Symbol" w:hAnsi="Symbol" w:hint="default"/>
    </w:rPr>
  </w:style>
  <w:style w:type="character" w:customStyle="1" w:styleId="WW8Num6z0">
    <w:name w:val="WW8Num6z0"/>
    <w:rsid w:val="00EF1696"/>
    <w:rPr>
      <w:rFonts w:ascii="Symbol" w:hAnsi="Symbol" w:hint="default"/>
    </w:rPr>
  </w:style>
  <w:style w:type="character" w:customStyle="1" w:styleId="WW8Num7z0">
    <w:name w:val="WW8Num7z0"/>
    <w:rsid w:val="00EF1696"/>
    <w:rPr>
      <w:rFonts w:ascii="Symbol" w:hAnsi="Symbol" w:hint="default"/>
    </w:rPr>
  </w:style>
  <w:style w:type="character" w:customStyle="1" w:styleId="WW8Num10z0">
    <w:name w:val="WW8Num10z0"/>
    <w:rsid w:val="00EF1696"/>
    <w:rPr>
      <w:rFonts w:ascii="Symbol" w:hAnsi="Symbol" w:hint="default"/>
      <w:sz w:val="16"/>
    </w:rPr>
  </w:style>
  <w:style w:type="character" w:customStyle="1" w:styleId="WW8Num10z1">
    <w:name w:val="WW8Num10z1"/>
    <w:rsid w:val="00EF1696"/>
    <w:rPr>
      <w:rFonts w:ascii="Courier New" w:hAnsi="Courier New" w:cs="Courier New" w:hint="default"/>
    </w:rPr>
  </w:style>
  <w:style w:type="character" w:customStyle="1" w:styleId="WW8Num10z2">
    <w:name w:val="WW8Num10z2"/>
    <w:rsid w:val="00EF1696"/>
    <w:rPr>
      <w:rFonts w:ascii="Wingdings" w:hAnsi="Wingdings" w:hint="default"/>
    </w:rPr>
  </w:style>
  <w:style w:type="character" w:customStyle="1" w:styleId="WW8Num10z3">
    <w:name w:val="WW8Num10z3"/>
    <w:rsid w:val="00EF1696"/>
    <w:rPr>
      <w:rFonts w:ascii="Symbol" w:hAnsi="Symbol" w:hint="default"/>
    </w:rPr>
  </w:style>
  <w:style w:type="character" w:customStyle="1" w:styleId="WW8Num11z1">
    <w:name w:val="WW8Num11z1"/>
    <w:rsid w:val="00EF1696"/>
    <w:rPr>
      <w:rFonts w:ascii="Symbol" w:hAnsi="Symbol" w:hint="default"/>
      <w:sz w:val="16"/>
    </w:rPr>
  </w:style>
  <w:style w:type="character" w:customStyle="1" w:styleId="WW8Num13z0">
    <w:name w:val="WW8Num13z0"/>
    <w:rsid w:val="00EF1696"/>
    <w:rPr>
      <w:rFonts w:ascii="Symbol" w:hAnsi="Symbol" w:hint="default"/>
      <w:sz w:val="16"/>
    </w:rPr>
  </w:style>
  <w:style w:type="character" w:customStyle="1" w:styleId="WW8Num13z1">
    <w:name w:val="WW8Num13z1"/>
    <w:rsid w:val="00EF1696"/>
    <w:rPr>
      <w:rFonts w:ascii="Courier New" w:hAnsi="Courier New" w:cs="Courier New" w:hint="default"/>
    </w:rPr>
  </w:style>
  <w:style w:type="character" w:customStyle="1" w:styleId="WW8Num13z2">
    <w:name w:val="WW8Num13z2"/>
    <w:rsid w:val="00EF1696"/>
    <w:rPr>
      <w:rFonts w:ascii="Wingdings" w:hAnsi="Wingdings" w:hint="default"/>
    </w:rPr>
  </w:style>
  <w:style w:type="character" w:customStyle="1" w:styleId="WW8Num13z3">
    <w:name w:val="WW8Num13z3"/>
    <w:rsid w:val="00EF1696"/>
    <w:rPr>
      <w:rFonts w:ascii="Symbol" w:hAnsi="Symbol" w:hint="default"/>
    </w:rPr>
  </w:style>
  <w:style w:type="character" w:customStyle="1" w:styleId="WW8Num15z0">
    <w:name w:val="WW8Num15z0"/>
    <w:rsid w:val="00EF1696"/>
    <w:rPr>
      <w:rFonts w:ascii="Symbol" w:hAnsi="Symbol" w:hint="default"/>
      <w:sz w:val="16"/>
    </w:rPr>
  </w:style>
  <w:style w:type="character" w:customStyle="1" w:styleId="WW8Num15z1">
    <w:name w:val="WW8Num15z1"/>
    <w:rsid w:val="00EF1696"/>
    <w:rPr>
      <w:rFonts w:ascii="Courier New" w:hAnsi="Courier New" w:cs="Courier New" w:hint="default"/>
    </w:rPr>
  </w:style>
  <w:style w:type="character" w:customStyle="1" w:styleId="WW8Num15z2">
    <w:name w:val="WW8Num15z2"/>
    <w:rsid w:val="00EF1696"/>
    <w:rPr>
      <w:rFonts w:ascii="Wingdings" w:hAnsi="Wingdings" w:hint="default"/>
    </w:rPr>
  </w:style>
  <w:style w:type="character" w:customStyle="1" w:styleId="WW8Num15z3">
    <w:name w:val="WW8Num15z3"/>
    <w:rsid w:val="00EF1696"/>
    <w:rPr>
      <w:rFonts w:ascii="Symbol" w:hAnsi="Symbol" w:hint="default"/>
    </w:rPr>
  </w:style>
  <w:style w:type="character" w:customStyle="1" w:styleId="WW8Num16z1">
    <w:name w:val="WW8Num16z1"/>
    <w:rsid w:val="00EF1696"/>
    <w:rPr>
      <w:rFonts w:ascii="Courier New" w:hAnsi="Courier New" w:cs="Courier New" w:hint="default"/>
    </w:rPr>
  </w:style>
  <w:style w:type="character" w:customStyle="1" w:styleId="WW8Num18z1">
    <w:name w:val="WW8Num18z1"/>
    <w:rsid w:val="00EF1696"/>
    <w:rPr>
      <w:rFonts w:ascii="Symbol" w:hAnsi="Symbol" w:hint="default"/>
      <w:sz w:val="16"/>
    </w:rPr>
  </w:style>
  <w:style w:type="character" w:customStyle="1" w:styleId="WW8Num20z1">
    <w:name w:val="WW8Num20z1"/>
    <w:rsid w:val="00EF1696"/>
    <w:rPr>
      <w:rFonts w:ascii="Symbol" w:hAnsi="Symbol" w:hint="default"/>
      <w:sz w:val="16"/>
    </w:rPr>
  </w:style>
  <w:style w:type="character" w:customStyle="1" w:styleId="WW8Num21z0">
    <w:name w:val="WW8Num21z0"/>
    <w:rsid w:val="00EF1696"/>
    <w:rPr>
      <w:rFonts w:ascii="Symbol" w:hAnsi="Symbol" w:hint="default"/>
    </w:rPr>
  </w:style>
  <w:style w:type="character" w:customStyle="1" w:styleId="WW8Num21z1">
    <w:name w:val="WW8Num21z1"/>
    <w:rsid w:val="00EF1696"/>
    <w:rPr>
      <w:rFonts w:ascii="Courier New" w:hAnsi="Courier New" w:cs="Courier New" w:hint="default"/>
    </w:rPr>
  </w:style>
  <w:style w:type="character" w:customStyle="1" w:styleId="WW8Num21z2">
    <w:name w:val="WW8Num21z2"/>
    <w:rsid w:val="00EF1696"/>
    <w:rPr>
      <w:rFonts w:ascii="Wingdings" w:hAnsi="Wingdings" w:hint="default"/>
    </w:rPr>
  </w:style>
  <w:style w:type="character" w:customStyle="1" w:styleId="WW8Num22z1">
    <w:name w:val="WW8Num22z1"/>
    <w:rsid w:val="00EF1696"/>
    <w:rPr>
      <w:rFonts w:ascii="Symbol" w:hAnsi="Symbol" w:hint="default"/>
      <w:sz w:val="16"/>
    </w:rPr>
  </w:style>
  <w:style w:type="character" w:customStyle="1" w:styleId="WW8Num27z0">
    <w:name w:val="WW8Num27z0"/>
    <w:rsid w:val="00EF1696"/>
  </w:style>
  <w:style w:type="character" w:customStyle="1" w:styleId="WW8Num28z0">
    <w:name w:val="WW8Num28z0"/>
    <w:rsid w:val="00EF1696"/>
  </w:style>
  <w:style w:type="character" w:customStyle="1" w:styleId="WW8Num32z1">
    <w:name w:val="WW8Num32z1"/>
    <w:rsid w:val="00EF1696"/>
    <w:rPr>
      <w:rFonts w:ascii="Symbol" w:hAnsi="Symbol" w:hint="default"/>
      <w:sz w:val="16"/>
    </w:rPr>
  </w:style>
  <w:style w:type="character" w:customStyle="1" w:styleId="WW8Num33z0">
    <w:name w:val="WW8Num33z0"/>
    <w:rsid w:val="00EF1696"/>
    <w:rPr>
      <w:rFonts w:ascii="Symbol" w:hAnsi="Symbol" w:hint="default"/>
    </w:rPr>
  </w:style>
  <w:style w:type="character" w:customStyle="1" w:styleId="WW8Num33z1">
    <w:name w:val="WW8Num33z1"/>
    <w:rsid w:val="00EF1696"/>
    <w:rPr>
      <w:rFonts w:ascii="Courier New" w:hAnsi="Courier New" w:cs="Courier New" w:hint="default"/>
    </w:rPr>
  </w:style>
  <w:style w:type="character" w:customStyle="1" w:styleId="WW8Num33z2">
    <w:name w:val="WW8Num33z2"/>
    <w:rsid w:val="00EF1696"/>
    <w:rPr>
      <w:rFonts w:ascii="Wingdings" w:hAnsi="Wingdings" w:hint="default"/>
    </w:rPr>
  </w:style>
  <w:style w:type="character" w:customStyle="1" w:styleId="WW8Num34z0">
    <w:name w:val="WW8Num34z0"/>
    <w:rsid w:val="00EF1696"/>
    <w:rPr>
      <w:rFonts w:ascii="Symbol" w:hAnsi="Symbol" w:hint="default"/>
    </w:rPr>
  </w:style>
  <w:style w:type="character" w:customStyle="1" w:styleId="DefaultParagraphFont1">
    <w:name w:val="Default Paragraph Font1"/>
    <w:rsid w:val="00EF1696"/>
  </w:style>
  <w:style w:type="character" w:customStyle="1" w:styleId="FootnoteCharacters">
    <w:name w:val="Footnote Characters"/>
    <w:rsid w:val="00EF1696"/>
    <w:rPr>
      <w:rFonts w:ascii="Times New Roman" w:hAnsi="Times New Roman" w:cs="Times New Roman" w:hint="default"/>
      <w:vertAlign w:val="superscript"/>
    </w:rPr>
  </w:style>
  <w:style w:type="character" w:customStyle="1" w:styleId="StyleLatin12pt">
    <w:name w:val="Style (Latin) 12 pt"/>
    <w:rsid w:val="00EF1696"/>
    <w:rPr>
      <w:rFonts w:ascii="Times New Roman" w:hAnsi="Times New Roman" w:cs="Times New Roman" w:hint="default"/>
      <w:sz w:val="24"/>
    </w:rPr>
  </w:style>
  <w:style w:type="character" w:customStyle="1" w:styleId="IOTCbullets">
    <w:name w:val="IOTC bullets"/>
    <w:rsid w:val="00EF1696"/>
    <w:rPr>
      <w:rFonts w:ascii="SimSun" w:eastAsia="SimSun" w:hAnsi="SimSun" w:cs="Times New Roman" w:hint="eastAsia"/>
      <w:sz w:val="24"/>
      <w:szCs w:val="24"/>
      <w:lang w:val="en-GB" w:eastAsia="ar-SA" w:bidi="ar-SA"/>
    </w:rPr>
  </w:style>
  <w:style w:type="character" w:customStyle="1" w:styleId="WW-FootnoteCharacters">
    <w:name w:val="WW-Footnote Characters"/>
    <w:rsid w:val="00EF1696"/>
  </w:style>
  <w:style w:type="character" w:customStyle="1" w:styleId="EndnoteCharacters">
    <w:name w:val="Endnote Characters"/>
    <w:rsid w:val="00EF1696"/>
  </w:style>
  <w:style w:type="character" w:customStyle="1" w:styleId="Heading3Char1">
    <w:name w:val="Heading 3 Char1"/>
    <w:semiHidden/>
    <w:locked/>
    <w:rsid w:val="00EF1696"/>
    <w:rPr>
      <w:rFonts w:ascii="Arial" w:hAnsi="Arial" w:cs="Arial"/>
      <w:b/>
      <w:bCs/>
      <w:smallCaps/>
      <w:sz w:val="22"/>
      <w:szCs w:val="22"/>
      <w:lang w:eastAsia="ar-SA"/>
    </w:rPr>
  </w:style>
  <w:style w:type="character" w:customStyle="1" w:styleId="personname">
    <w:name w:val="person_name"/>
    <w:rsid w:val="00EF1696"/>
    <w:rPr>
      <w:rFonts w:ascii="Times New Roman" w:hAnsi="Times New Roman" w:cs="Times New Roman" w:hint="default"/>
    </w:rPr>
  </w:style>
  <w:style w:type="character" w:customStyle="1" w:styleId="yshortcuts">
    <w:name w:val="yshortcuts"/>
    <w:basedOn w:val="DefaultParagraphFont"/>
    <w:rsid w:val="00EF1696"/>
  </w:style>
  <w:style w:type="character" w:customStyle="1" w:styleId="sheader5">
    <w:name w:val="sheader5"/>
    <w:rsid w:val="00EF1696"/>
  </w:style>
  <w:style w:type="table" w:customStyle="1" w:styleId="PlainTable11">
    <w:name w:val="Plain Table 11"/>
    <w:basedOn w:val="TableNormal"/>
    <w:uiPriority w:val="41"/>
    <w:rsid w:val="00E9318A"/>
    <w:rPr>
      <w:rFonts w:eastAsia="Times New Roman"/>
      <w:sz w:val="22"/>
      <w:szCs w:val="22"/>
      <w:lang w:val="en-N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customStyle="1" w:styleId="3">
    <w:name w:val="表格格線3"/>
    <w:basedOn w:val="TableNormal"/>
    <w:next w:val="TableGrid"/>
    <w:uiPriority w:val="59"/>
    <w:rsid w:val="00E9318A"/>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表格格線4"/>
    <w:basedOn w:val="TableNormal"/>
    <w:next w:val="TableGrid"/>
    <w:uiPriority w:val="59"/>
    <w:rsid w:val="00E9318A"/>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E9318A"/>
    <w:pPr>
      <w:spacing w:line="276" w:lineRule="auto"/>
      <w:jc w:val="center"/>
    </w:pPr>
    <w:rPr>
      <w:rFonts w:ascii="Times New Roman" w:hAnsi="Times New Roman" w:cs="Times New Roman"/>
      <w:noProof/>
      <w:sz w:val="22"/>
      <w:lang w:eastAsia="en-US"/>
    </w:rPr>
  </w:style>
  <w:style w:type="character" w:customStyle="1" w:styleId="EndNoteBibliographyTitleChar">
    <w:name w:val="EndNote Bibliography Title Char"/>
    <w:basedOn w:val="DefaultParagraphFont"/>
    <w:link w:val="EndNoteBibliographyTitle"/>
    <w:locked/>
    <w:rsid w:val="00E9318A"/>
    <w:rPr>
      <w:rFonts w:ascii="Times New Roman" w:hAnsi="Times New Roman" w:cs="Times New Roman"/>
      <w:noProof/>
      <w:sz w:val="22"/>
      <w:lang w:eastAsia="en-US"/>
    </w:rPr>
  </w:style>
  <w:style w:type="paragraph" w:customStyle="1" w:styleId="EndNoteBibliography">
    <w:name w:val="EndNote Bibliography"/>
    <w:basedOn w:val="Normal"/>
    <w:link w:val="EndNoteBibliographyChar"/>
    <w:rsid w:val="00E9318A"/>
    <w:pPr>
      <w:spacing w:after="200" w:line="240" w:lineRule="auto"/>
    </w:pPr>
    <w:rPr>
      <w:rFonts w:ascii="Times New Roman" w:hAnsi="Times New Roman" w:cs="Times New Roman"/>
      <w:noProof/>
      <w:sz w:val="22"/>
      <w:lang w:eastAsia="en-US"/>
    </w:rPr>
  </w:style>
  <w:style w:type="character" w:customStyle="1" w:styleId="EndNoteBibliographyChar">
    <w:name w:val="EndNote Bibliography Char"/>
    <w:basedOn w:val="DefaultParagraphFont"/>
    <w:link w:val="EndNoteBibliography"/>
    <w:locked/>
    <w:rsid w:val="00E9318A"/>
    <w:rPr>
      <w:rFonts w:ascii="Times New Roman" w:hAnsi="Times New Roman" w:cs="Times New Roman"/>
      <w:noProof/>
      <w:sz w:val="22"/>
      <w:lang w:eastAsia="en-US"/>
    </w:rPr>
  </w:style>
  <w:style w:type="character" w:styleId="PlaceholderText">
    <w:name w:val="Placeholder Text"/>
    <w:basedOn w:val="DefaultParagraphFont"/>
    <w:uiPriority w:val="99"/>
    <w:semiHidden/>
    <w:rsid w:val="00E9318A"/>
    <w:rPr>
      <w:rFonts w:cs="Times New Roman"/>
      <w:color w:val="808080"/>
    </w:rPr>
  </w:style>
  <w:style w:type="table" w:customStyle="1" w:styleId="PlainTable12">
    <w:name w:val="Plain Table 12"/>
    <w:basedOn w:val="TableNormal"/>
    <w:uiPriority w:val="41"/>
    <w:rsid w:val="00E9318A"/>
    <w:rPr>
      <w:rFonts w:eastAsia="Times New Roman"/>
      <w:sz w:val="22"/>
      <w:szCs w:val="22"/>
      <w:lang w:val="en-N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cs="Times New Roman"/>
        <w:b/>
        <w:bCs/>
      </w:rPr>
    </w:tblStylePr>
    <w:tblStylePr w:type="lastRow">
      <w:rPr>
        <w:rFonts w:cs="Times New Roman"/>
        <w:b/>
        <w:bCs/>
      </w:rPr>
      <w:tblPr/>
      <w:tcPr>
        <w:tcBorders>
          <w:top w:val="double" w:sz="4" w:space="0" w:color="BFBFBF" w:themeColor="background1" w:themeShade="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hemeFill="background1" w:themeFillShade="F2"/>
      </w:tcPr>
    </w:tblStylePr>
    <w:tblStylePr w:type="band1Horz">
      <w:rPr>
        <w:rFonts w:cs="Times New Roman"/>
      </w:rPr>
      <w:tblPr/>
      <w:tcPr>
        <w:shd w:val="clear" w:color="auto" w:fill="F2F2F2" w:themeFill="background1" w:themeFillShade="F2"/>
      </w:tcPr>
    </w:tblStylePr>
  </w:style>
  <w:style w:type="table" w:customStyle="1" w:styleId="TableGridLight1">
    <w:name w:val="Table Grid Light1"/>
    <w:basedOn w:val="TableNormal"/>
    <w:uiPriority w:val="40"/>
    <w:rsid w:val="00E9318A"/>
    <w:rPr>
      <w:rFonts w:eastAsia="Times New Roman"/>
      <w:sz w:val="22"/>
      <w:szCs w:val="22"/>
      <w:lang w:val="en-NZ" w:eastAsia="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numbering" w:customStyle="1" w:styleId="NoList5">
    <w:name w:val="No List5"/>
    <w:next w:val="NoList"/>
    <w:uiPriority w:val="99"/>
    <w:semiHidden/>
    <w:unhideWhenUsed/>
    <w:rsid w:val="00852448"/>
  </w:style>
  <w:style w:type="table" w:customStyle="1" w:styleId="TableGrid14">
    <w:name w:val="Table Grid14"/>
    <w:basedOn w:val="TableNormal"/>
    <w:next w:val="TableGrid"/>
    <w:uiPriority w:val="39"/>
    <w:rsid w:val="00852448"/>
    <w:rPr>
      <w:rFonts w:ascii="Calibri" w:eastAsia="Times New Roman" w:hAnsi="Calibri"/>
      <w:sz w:val="22"/>
      <w:szCs w:val="22"/>
      <w:lang w:val="en-NZ"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1">
    <w:name w:val="Plain Table 111"/>
    <w:basedOn w:val="TableNormal"/>
    <w:uiPriority w:val="41"/>
    <w:rsid w:val="00852448"/>
    <w:rPr>
      <w:rFonts w:ascii="Calibri" w:eastAsia="Times New Roman" w:hAnsi="Calibri"/>
      <w:sz w:val="22"/>
      <w:szCs w:val="22"/>
      <w:lang w:val="en-NZ"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customStyle="1" w:styleId="31">
    <w:name w:val="表格格線31"/>
    <w:basedOn w:val="TableNormal"/>
    <w:next w:val="TableGrid"/>
    <w:uiPriority w:val="59"/>
    <w:rsid w:val="00852448"/>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表格格線41"/>
    <w:basedOn w:val="TableNormal"/>
    <w:next w:val="TableGrid"/>
    <w:uiPriority w:val="59"/>
    <w:rsid w:val="00852448"/>
    <w:rPr>
      <w:rFonts w:cs="Calibri"/>
      <w:color w:val="000000"/>
      <w:sz w:val="23"/>
      <w:szCs w:val="23"/>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3">
    <w:name w:val="Plain Table 13"/>
    <w:basedOn w:val="TableNormal"/>
    <w:next w:val="PlainTable14"/>
    <w:uiPriority w:val="41"/>
    <w:rsid w:val="00852448"/>
    <w:rPr>
      <w:rFonts w:ascii="Calibri" w:eastAsia="Times New Roman" w:hAnsi="Calibri"/>
      <w:sz w:val="22"/>
      <w:szCs w:val="22"/>
      <w:lang w:val="en-NZ" w:eastAsia="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rFonts w:cs="Times New Roman"/>
        <w:b/>
        <w:bCs/>
      </w:rPr>
    </w:tblStylePr>
    <w:tblStylePr w:type="lastRow">
      <w:rPr>
        <w:rFonts w:cs="Times New Roman"/>
        <w:b/>
        <w:bCs/>
      </w:rPr>
      <w:tblPr/>
      <w:tcPr>
        <w:tcBorders>
          <w:top w:val="double" w:sz="4" w:space="0" w:color="BFBFBF"/>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2F2F2"/>
      </w:tcPr>
    </w:tblStylePr>
    <w:tblStylePr w:type="band1Horz">
      <w:rPr>
        <w:rFonts w:cs="Times New Roman"/>
      </w:rPr>
      <w:tblPr/>
      <w:tcPr>
        <w:shd w:val="clear" w:color="auto" w:fill="F2F2F2"/>
      </w:tcPr>
    </w:tblStylePr>
  </w:style>
  <w:style w:type="table" w:customStyle="1" w:styleId="TableGridLight2">
    <w:name w:val="Table Grid Light2"/>
    <w:basedOn w:val="TableNormal"/>
    <w:next w:val="TableGridLight3"/>
    <w:uiPriority w:val="40"/>
    <w:rsid w:val="00852448"/>
    <w:rPr>
      <w:rFonts w:ascii="Calibri" w:eastAsia="Times New Roman" w:hAnsi="Calibri"/>
      <w:sz w:val="22"/>
      <w:szCs w:val="22"/>
      <w:lang w:val="en-NZ" w:eastAsia="en-US"/>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14">
    <w:name w:val="Plain Table 14"/>
    <w:basedOn w:val="TableNormal"/>
    <w:uiPriority w:val="41"/>
    <w:rsid w:val="0085244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3">
    <w:name w:val="Table Grid Light3"/>
    <w:basedOn w:val="TableNormal"/>
    <w:uiPriority w:val="40"/>
    <w:rsid w:val="0085244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rsid w:val="001736A3"/>
  </w:style>
  <w:style w:type="paragraph" w:styleId="Quote">
    <w:name w:val="Quote"/>
    <w:basedOn w:val="Normal"/>
    <w:next w:val="Normal"/>
    <w:link w:val="QuoteChar"/>
    <w:uiPriority w:val="29"/>
    <w:qFormat/>
    <w:rsid w:val="00C03120"/>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C03120"/>
    <w:rPr>
      <w:i/>
      <w:iCs/>
      <w:color w:val="404040" w:themeColor="text1" w:themeTint="BF"/>
    </w:rPr>
  </w:style>
  <w:style w:type="paragraph" w:styleId="IntenseQuote">
    <w:name w:val="Intense Quote"/>
    <w:basedOn w:val="Normal"/>
    <w:next w:val="Normal"/>
    <w:link w:val="IntenseQuoteChar"/>
    <w:uiPriority w:val="30"/>
    <w:qFormat/>
    <w:rsid w:val="00C03120"/>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C03120"/>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C03120"/>
    <w:rPr>
      <w:i/>
      <w:iCs/>
      <w:color w:val="404040" w:themeColor="text1" w:themeTint="BF"/>
    </w:rPr>
  </w:style>
  <w:style w:type="character" w:styleId="IntenseEmphasis">
    <w:name w:val="Intense Emphasis"/>
    <w:basedOn w:val="DefaultParagraphFont"/>
    <w:uiPriority w:val="21"/>
    <w:qFormat/>
    <w:rsid w:val="00C03120"/>
    <w:rPr>
      <w:b/>
      <w:bCs/>
      <w:i/>
      <w:iCs/>
    </w:rPr>
  </w:style>
  <w:style w:type="character" w:styleId="SubtleReference">
    <w:name w:val="Subtle Reference"/>
    <w:basedOn w:val="DefaultParagraphFont"/>
    <w:uiPriority w:val="31"/>
    <w:qFormat/>
    <w:rsid w:val="00C0312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03120"/>
    <w:rPr>
      <w:b/>
      <w:bCs/>
      <w:smallCaps/>
      <w:spacing w:val="5"/>
      <w:u w:val="single"/>
    </w:rPr>
  </w:style>
  <w:style w:type="character" w:styleId="BookTitle">
    <w:name w:val="Book Title"/>
    <w:basedOn w:val="DefaultParagraphFont"/>
    <w:uiPriority w:val="33"/>
    <w:qFormat/>
    <w:rsid w:val="00C03120"/>
    <w:rPr>
      <w:b/>
      <w:bCs/>
      <w:smallCap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6081">
      <w:bodyDiv w:val="1"/>
      <w:marLeft w:val="0"/>
      <w:marRight w:val="0"/>
      <w:marTop w:val="0"/>
      <w:marBottom w:val="0"/>
      <w:divBdr>
        <w:top w:val="none" w:sz="0" w:space="0" w:color="auto"/>
        <w:left w:val="none" w:sz="0" w:space="0" w:color="auto"/>
        <w:bottom w:val="none" w:sz="0" w:space="0" w:color="auto"/>
        <w:right w:val="none" w:sz="0" w:space="0" w:color="auto"/>
      </w:divBdr>
    </w:div>
    <w:div w:id="45036099">
      <w:bodyDiv w:val="1"/>
      <w:marLeft w:val="0"/>
      <w:marRight w:val="0"/>
      <w:marTop w:val="0"/>
      <w:marBottom w:val="0"/>
      <w:divBdr>
        <w:top w:val="none" w:sz="0" w:space="0" w:color="auto"/>
        <w:left w:val="none" w:sz="0" w:space="0" w:color="auto"/>
        <w:bottom w:val="none" w:sz="0" w:space="0" w:color="auto"/>
        <w:right w:val="none" w:sz="0" w:space="0" w:color="auto"/>
      </w:divBdr>
    </w:div>
    <w:div w:id="68163068">
      <w:bodyDiv w:val="1"/>
      <w:marLeft w:val="0"/>
      <w:marRight w:val="0"/>
      <w:marTop w:val="0"/>
      <w:marBottom w:val="0"/>
      <w:divBdr>
        <w:top w:val="none" w:sz="0" w:space="0" w:color="auto"/>
        <w:left w:val="none" w:sz="0" w:space="0" w:color="auto"/>
        <w:bottom w:val="none" w:sz="0" w:space="0" w:color="auto"/>
        <w:right w:val="none" w:sz="0" w:space="0" w:color="auto"/>
      </w:divBdr>
    </w:div>
    <w:div w:id="87431566">
      <w:bodyDiv w:val="1"/>
      <w:marLeft w:val="0"/>
      <w:marRight w:val="0"/>
      <w:marTop w:val="0"/>
      <w:marBottom w:val="0"/>
      <w:divBdr>
        <w:top w:val="none" w:sz="0" w:space="0" w:color="auto"/>
        <w:left w:val="none" w:sz="0" w:space="0" w:color="auto"/>
        <w:bottom w:val="none" w:sz="0" w:space="0" w:color="auto"/>
        <w:right w:val="none" w:sz="0" w:space="0" w:color="auto"/>
      </w:divBdr>
    </w:div>
    <w:div w:id="206726715">
      <w:bodyDiv w:val="1"/>
      <w:marLeft w:val="0"/>
      <w:marRight w:val="0"/>
      <w:marTop w:val="0"/>
      <w:marBottom w:val="0"/>
      <w:divBdr>
        <w:top w:val="none" w:sz="0" w:space="0" w:color="auto"/>
        <w:left w:val="none" w:sz="0" w:space="0" w:color="auto"/>
        <w:bottom w:val="none" w:sz="0" w:space="0" w:color="auto"/>
        <w:right w:val="none" w:sz="0" w:space="0" w:color="auto"/>
      </w:divBdr>
    </w:div>
    <w:div w:id="264194963">
      <w:bodyDiv w:val="1"/>
      <w:marLeft w:val="0"/>
      <w:marRight w:val="0"/>
      <w:marTop w:val="0"/>
      <w:marBottom w:val="0"/>
      <w:divBdr>
        <w:top w:val="none" w:sz="0" w:space="0" w:color="auto"/>
        <w:left w:val="none" w:sz="0" w:space="0" w:color="auto"/>
        <w:bottom w:val="none" w:sz="0" w:space="0" w:color="auto"/>
        <w:right w:val="none" w:sz="0" w:space="0" w:color="auto"/>
      </w:divBdr>
    </w:div>
    <w:div w:id="280383585">
      <w:bodyDiv w:val="1"/>
      <w:marLeft w:val="0"/>
      <w:marRight w:val="0"/>
      <w:marTop w:val="0"/>
      <w:marBottom w:val="0"/>
      <w:divBdr>
        <w:top w:val="none" w:sz="0" w:space="0" w:color="auto"/>
        <w:left w:val="none" w:sz="0" w:space="0" w:color="auto"/>
        <w:bottom w:val="none" w:sz="0" w:space="0" w:color="auto"/>
        <w:right w:val="none" w:sz="0" w:space="0" w:color="auto"/>
      </w:divBdr>
    </w:div>
    <w:div w:id="303196092">
      <w:bodyDiv w:val="1"/>
      <w:marLeft w:val="0"/>
      <w:marRight w:val="0"/>
      <w:marTop w:val="0"/>
      <w:marBottom w:val="0"/>
      <w:divBdr>
        <w:top w:val="none" w:sz="0" w:space="0" w:color="auto"/>
        <w:left w:val="none" w:sz="0" w:space="0" w:color="auto"/>
        <w:bottom w:val="none" w:sz="0" w:space="0" w:color="auto"/>
        <w:right w:val="none" w:sz="0" w:space="0" w:color="auto"/>
      </w:divBdr>
    </w:div>
    <w:div w:id="349068058">
      <w:bodyDiv w:val="1"/>
      <w:marLeft w:val="0"/>
      <w:marRight w:val="0"/>
      <w:marTop w:val="0"/>
      <w:marBottom w:val="0"/>
      <w:divBdr>
        <w:top w:val="none" w:sz="0" w:space="0" w:color="auto"/>
        <w:left w:val="none" w:sz="0" w:space="0" w:color="auto"/>
        <w:bottom w:val="none" w:sz="0" w:space="0" w:color="auto"/>
        <w:right w:val="none" w:sz="0" w:space="0" w:color="auto"/>
      </w:divBdr>
    </w:div>
    <w:div w:id="465008723">
      <w:bodyDiv w:val="1"/>
      <w:marLeft w:val="0"/>
      <w:marRight w:val="0"/>
      <w:marTop w:val="0"/>
      <w:marBottom w:val="0"/>
      <w:divBdr>
        <w:top w:val="none" w:sz="0" w:space="0" w:color="auto"/>
        <w:left w:val="none" w:sz="0" w:space="0" w:color="auto"/>
        <w:bottom w:val="none" w:sz="0" w:space="0" w:color="auto"/>
        <w:right w:val="none" w:sz="0" w:space="0" w:color="auto"/>
      </w:divBdr>
    </w:div>
    <w:div w:id="504855921">
      <w:bodyDiv w:val="1"/>
      <w:marLeft w:val="0"/>
      <w:marRight w:val="0"/>
      <w:marTop w:val="0"/>
      <w:marBottom w:val="0"/>
      <w:divBdr>
        <w:top w:val="none" w:sz="0" w:space="0" w:color="auto"/>
        <w:left w:val="none" w:sz="0" w:space="0" w:color="auto"/>
        <w:bottom w:val="none" w:sz="0" w:space="0" w:color="auto"/>
        <w:right w:val="none" w:sz="0" w:space="0" w:color="auto"/>
      </w:divBdr>
    </w:div>
    <w:div w:id="550001748">
      <w:bodyDiv w:val="1"/>
      <w:marLeft w:val="0"/>
      <w:marRight w:val="0"/>
      <w:marTop w:val="0"/>
      <w:marBottom w:val="0"/>
      <w:divBdr>
        <w:top w:val="none" w:sz="0" w:space="0" w:color="auto"/>
        <w:left w:val="none" w:sz="0" w:space="0" w:color="auto"/>
        <w:bottom w:val="none" w:sz="0" w:space="0" w:color="auto"/>
        <w:right w:val="none" w:sz="0" w:space="0" w:color="auto"/>
      </w:divBdr>
    </w:div>
    <w:div w:id="614794859">
      <w:bodyDiv w:val="1"/>
      <w:marLeft w:val="0"/>
      <w:marRight w:val="0"/>
      <w:marTop w:val="0"/>
      <w:marBottom w:val="0"/>
      <w:divBdr>
        <w:top w:val="none" w:sz="0" w:space="0" w:color="auto"/>
        <w:left w:val="none" w:sz="0" w:space="0" w:color="auto"/>
        <w:bottom w:val="none" w:sz="0" w:space="0" w:color="auto"/>
        <w:right w:val="none" w:sz="0" w:space="0" w:color="auto"/>
      </w:divBdr>
    </w:div>
    <w:div w:id="616570564">
      <w:bodyDiv w:val="1"/>
      <w:marLeft w:val="0"/>
      <w:marRight w:val="0"/>
      <w:marTop w:val="0"/>
      <w:marBottom w:val="0"/>
      <w:divBdr>
        <w:top w:val="none" w:sz="0" w:space="0" w:color="auto"/>
        <w:left w:val="none" w:sz="0" w:space="0" w:color="auto"/>
        <w:bottom w:val="none" w:sz="0" w:space="0" w:color="auto"/>
        <w:right w:val="none" w:sz="0" w:space="0" w:color="auto"/>
      </w:divBdr>
    </w:div>
    <w:div w:id="695421356">
      <w:bodyDiv w:val="1"/>
      <w:marLeft w:val="0"/>
      <w:marRight w:val="0"/>
      <w:marTop w:val="0"/>
      <w:marBottom w:val="0"/>
      <w:divBdr>
        <w:top w:val="none" w:sz="0" w:space="0" w:color="auto"/>
        <w:left w:val="none" w:sz="0" w:space="0" w:color="auto"/>
        <w:bottom w:val="none" w:sz="0" w:space="0" w:color="auto"/>
        <w:right w:val="none" w:sz="0" w:space="0" w:color="auto"/>
      </w:divBdr>
    </w:div>
    <w:div w:id="726149170">
      <w:bodyDiv w:val="1"/>
      <w:marLeft w:val="0"/>
      <w:marRight w:val="0"/>
      <w:marTop w:val="0"/>
      <w:marBottom w:val="0"/>
      <w:divBdr>
        <w:top w:val="none" w:sz="0" w:space="0" w:color="auto"/>
        <w:left w:val="none" w:sz="0" w:space="0" w:color="auto"/>
        <w:bottom w:val="none" w:sz="0" w:space="0" w:color="auto"/>
        <w:right w:val="none" w:sz="0" w:space="0" w:color="auto"/>
      </w:divBdr>
    </w:div>
    <w:div w:id="902446669">
      <w:bodyDiv w:val="1"/>
      <w:marLeft w:val="0"/>
      <w:marRight w:val="0"/>
      <w:marTop w:val="0"/>
      <w:marBottom w:val="0"/>
      <w:divBdr>
        <w:top w:val="none" w:sz="0" w:space="0" w:color="auto"/>
        <w:left w:val="none" w:sz="0" w:space="0" w:color="auto"/>
        <w:bottom w:val="none" w:sz="0" w:space="0" w:color="auto"/>
        <w:right w:val="none" w:sz="0" w:space="0" w:color="auto"/>
      </w:divBdr>
    </w:div>
    <w:div w:id="1020082902">
      <w:bodyDiv w:val="1"/>
      <w:marLeft w:val="0"/>
      <w:marRight w:val="0"/>
      <w:marTop w:val="0"/>
      <w:marBottom w:val="0"/>
      <w:divBdr>
        <w:top w:val="none" w:sz="0" w:space="0" w:color="auto"/>
        <w:left w:val="none" w:sz="0" w:space="0" w:color="auto"/>
        <w:bottom w:val="none" w:sz="0" w:space="0" w:color="auto"/>
        <w:right w:val="none" w:sz="0" w:space="0" w:color="auto"/>
      </w:divBdr>
    </w:div>
    <w:div w:id="1051271126">
      <w:bodyDiv w:val="1"/>
      <w:marLeft w:val="0"/>
      <w:marRight w:val="0"/>
      <w:marTop w:val="0"/>
      <w:marBottom w:val="0"/>
      <w:divBdr>
        <w:top w:val="none" w:sz="0" w:space="0" w:color="auto"/>
        <w:left w:val="none" w:sz="0" w:space="0" w:color="auto"/>
        <w:bottom w:val="none" w:sz="0" w:space="0" w:color="auto"/>
        <w:right w:val="none" w:sz="0" w:space="0" w:color="auto"/>
      </w:divBdr>
    </w:div>
    <w:div w:id="1113407063">
      <w:bodyDiv w:val="1"/>
      <w:marLeft w:val="0"/>
      <w:marRight w:val="0"/>
      <w:marTop w:val="0"/>
      <w:marBottom w:val="0"/>
      <w:divBdr>
        <w:top w:val="none" w:sz="0" w:space="0" w:color="auto"/>
        <w:left w:val="none" w:sz="0" w:space="0" w:color="auto"/>
        <w:bottom w:val="none" w:sz="0" w:space="0" w:color="auto"/>
        <w:right w:val="none" w:sz="0" w:space="0" w:color="auto"/>
      </w:divBdr>
    </w:div>
    <w:div w:id="1196650310">
      <w:bodyDiv w:val="1"/>
      <w:marLeft w:val="0"/>
      <w:marRight w:val="0"/>
      <w:marTop w:val="0"/>
      <w:marBottom w:val="0"/>
      <w:divBdr>
        <w:top w:val="none" w:sz="0" w:space="0" w:color="auto"/>
        <w:left w:val="none" w:sz="0" w:space="0" w:color="auto"/>
        <w:bottom w:val="none" w:sz="0" w:space="0" w:color="auto"/>
        <w:right w:val="none" w:sz="0" w:space="0" w:color="auto"/>
      </w:divBdr>
    </w:div>
    <w:div w:id="1216235961">
      <w:bodyDiv w:val="1"/>
      <w:marLeft w:val="0"/>
      <w:marRight w:val="0"/>
      <w:marTop w:val="0"/>
      <w:marBottom w:val="0"/>
      <w:divBdr>
        <w:top w:val="none" w:sz="0" w:space="0" w:color="auto"/>
        <w:left w:val="none" w:sz="0" w:space="0" w:color="auto"/>
        <w:bottom w:val="none" w:sz="0" w:space="0" w:color="auto"/>
        <w:right w:val="none" w:sz="0" w:space="0" w:color="auto"/>
      </w:divBdr>
    </w:div>
    <w:div w:id="1326937662">
      <w:bodyDiv w:val="1"/>
      <w:marLeft w:val="0"/>
      <w:marRight w:val="0"/>
      <w:marTop w:val="0"/>
      <w:marBottom w:val="0"/>
      <w:divBdr>
        <w:top w:val="none" w:sz="0" w:space="0" w:color="auto"/>
        <w:left w:val="none" w:sz="0" w:space="0" w:color="auto"/>
        <w:bottom w:val="none" w:sz="0" w:space="0" w:color="auto"/>
        <w:right w:val="none" w:sz="0" w:space="0" w:color="auto"/>
      </w:divBdr>
    </w:div>
    <w:div w:id="1480729271">
      <w:bodyDiv w:val="1"/>
      <w:marLeft w:val="0"/>
      <w:marRight w:val="0"/>
      <w:marTop w:val="0"/>
      <w:marBottom w:val="0"/>
      <w:divBdr>
        <w:top w:val="none" w:sz="0" w:space="0" w:color="auto"/>
        <w:left w:val="none" w:sz="0" w:space="0" w:color="auto"/>
        <w:bottom w:val="none" w:sz="0" w:space="0" w:color="auto"/>
        <w:right w:val="none" w:sz="0" w:space="0" w:color="auto"/>
      </w:divBdr>
    </w:div>
    <w:div w:id="1590500673">
      <w:bodyDiv w:val="1"/>
      <w:marLeft w:val="0"/>
      <w:marRight w:val="0"/>
      <w:marTop w:val="0"/>
      <w:marBottom w:val="0"/>
      <w:divBdr>
        <w:top w:val="none" w:sz="0" w:space="0" w:color="auto"/>
        <w:left w:val="none" w:sz="0" w:space="0" w:color="auto"/>
        <w:bottom w:val="none" w:sz="0" w:space="0" w:color="auto"/>
        <w:right w:val="none" w:sz="0" w:space="0" w:color="auto"/>
      </w:divBdr>
    </w:div>
    <w:div w:id="1854300273">
      <w:bodyDiv w:val="1"/>
      <w:marLeft w:val="0"/>
      <w:marRight w:val="0"/>
      <w:marTop w:val="0"/>
      <w:marBottom w:val="0"/>
      <w:divBdr>
        <w:top w:val="none" w:sz="0" w:space="0" w:color="auto"/>
        <w:left w:val="none" w:sz="0" w:space="0" w:color="auto"/>
        <w:bottom w:val="none" w:sz="0" w:space="0" w:color="auto"/>
        <w:right w:val="none" w:sz="0" w:space="0" w:color="auto"/>
      </w:divBdr>
    </w:div>
    <w:div w:id="1927572326">
      <w:bodyDiv w:val="1"/>
      <w:marLeft w:val="0"/>
      <w:marRight w:val="0"/>
      <w:marTop w:val="0"/>
      <w:marBottom w:val="0"/>
      <w:divBdr>
        <w:top w:val="none" w:sz="0" w:space="0" w:color="auto"/>
        <w:left w:val="none" w:sz="0" w:space="0" w:color="auto"/>
        <w:bottom w:val="none" w:sz="0" w:space="0" w:color="auto"/>
        <w:right w:val="none" w:sz="0" w:space="0" w:color="auto"/>
      </w:divBdr>
    </w:div>
    <w:div w:id="2011131199">
      <w:bodyDiv w:val="1"/>
      <w:marLeft w:val="0"/>
      <w:marRight w:val="0"/>
      <w:marTop w:val="0"/>
      <w:marBottom w:val="0"/>
      <w:divBdr>
        <w:top w:val="none" w:sz="0" w:space="0" w:color="auto"/>
        <w:left w:val="none" w:sz="0" w:space="0" w:color="auto"/>
        <w:bottom w:val="none" w:sz="0" w:space="0" w:color="auto"/>
        <w:right w:val="none" w:sz="0" w:space="0" w:color="auto"/>
      </w:divBdr>
    </w:div>
    <w:div w:id="2099717184">
      <w:bodyDiv w:val="1"/>
      <w:marLeft w:val="0"/>
      <w:marRight w:val="0"/>
      <w:marTop w:val="0"/>
      <w:marBottom w:val="0"/>
      <w:divBdr>
        <w:top w:val="none" w:sz="0" w:space="0" w:color="auto"/>
        <w:left w:val="none" w:sz="0" w:space="0" w:color="auto"/>
        <w:bottom w:val="none" w:sz="0" w:space="0" w:color="auto"/>
        <w:right w:val="none" w:sz="0" w:space="0" w:color="auto"/>
      </w:divBdr>
    </w:div>
    <w:div w:id="211389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s>
</file>

<file path=word/_rels/footnotes.xml.rels><?xml version="1.0" encoding="UTF-8" standalone="yes"?>
<Relationships xmlns="http://schemas.openxmlformats.org/package/2006/relationships"><Relationship Id="rId3" Type="http://schemas.openxmlformats.org/officeDocument/2006/relationships/hyperlink" Target="mailto:kstu21@affrc.go.jp" TargetMode="External"/><Relationship Id="rId2" Type="http://schemas.openxmlformats.org/officeDocument/2006/relationships/hyperlink" Target="mailto:ymyeh@mail.nhu.edu.tw" TargetMode="External"/><Relationship Id="rId1" Type="http://schemas.openxmlformats.org/officeDocument/2006/relationships/hyperlink" Target="mailto:simon.hoyle@gmail.com" TargetMode="External"/><Relationship Id="rId6" Type="http://schemas.openxmlformats.org/officeDocument/2006/relationships/hyperlink" Target="mailto:k.sungillee@gmail.com" TargetMode="External"/><Relationship Id="rId5" Type="http://schemas.openxmlformats.org/officeDocument/2006/relationships/hyperlink" Target="mailto:doonam@korea.kr" TargetMode="External"/><Relationship Id="rId4" Type="http://schemas.openxmlformats.org/officeDocument/2006/relationships/hyperlink" Target="mailto:matumot@affrc.go.j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5D81B-1E5F-4345-BD0F-D31F0B43D9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82</Pages>
  <Words>22067</Words>
  <Characters>125786</Characters>
  <Application>Microsoft Office Word</Application>
  <DocSecurity>0</DocSecurity>
  <Lines>1048</Lines>
  <Paragraphs>295</Paragraphs>
  <ScaleCrop>false</ScaleCrop>
  <HeadingPairs>
    <vt:vector size="2" baseType="variant">
      <vt:variant>
        <vt:lpstr>Title</vt:lpstr>
      </vt:variant>
      <vt:variant>
        <vt:i4>1</vt:i4>
      </vt:variant>
    </vt:vector>
  </HeadingPairs>
  <TitlesOfParts>
    <vt:vector size="1" baseType="lpstr">
      <vt:lpstr>Report of the Ninth Session</vt:lpstr>
    </vt:vector>
  </TitlesOfParts>
  <Company>LALA</Company>
  <LinksUpToDate>false</LinksUpToDate>
  <CharactersWithSpaces>147558</CharactersWithSpaces>
  <SharedDoc>false</SharedDoc>
  <HLinks>
    <vt:vector size="288" baseType="variant">
      <vt:variant>
        <vt:i4>6291519</vt:i4>
      </vt:variant>
      <vt:variant>
        <vt:i4>240</vt:i4>
      </vt:variant>
      <vt:variant>
        <vt:i4>0</vt:i4>
      </vt:variant>
      <vt:variant>
        <vt:i4>5</vt:i4>
      </vt:variant>
      <vt:variant>
        <vt:lpwstr/>
      </vt:variant>
      <vt:variant>
        <vt:lpwstr>Appendix_IV</vt:lpwstr>
      </vt:variant>
      <vt:variant>
        <vt:i4>589856</vt:i4>
      </vt:variant>
      <vt:variant>
        <vt:i4>237</vt:i4>
      </vt:variant>
      <vt:variant>
        <vt:i4>0</vt:i4>
      </vt:variant>
      <vt:variant>
        <vt:i4>5</vt:i4>
      </vt:variant>
      <vt:variant>
        <vt:lpwstr/>
      </vt:variant>
      <vt:variant>
        <vt:lpwstr>Appendix_III</vt:lpwstr>
      </vt:variant>
      <vt:variant>
        <vt:i4>6291488</vt:i4>
      </vt:variant>
      <vt:variant>
        <vt:i4>234</vt:i4>
      </vt:variant>
      <vt:variant>
        <vt:i4>0</vt:i4>
      </vt:variant>
      <vt:variant>
        <vt:i4>5</vt:i4>
      </vt:variant>
      <vt:variant>
        <vt:lpwstr/>
      </vt:variant>
      <vt:variant>
        <vt:lpwstr>Appendix_II</vt:lpwstr>
      </vt:variant>
      <vt:variant>
        <vt:i4>6291529</vt:i4>
      </vt:variant>
      <vt:variant>
        <vt:i4>231</vt:i4>
      </vt:variant>
      <vt:variant>
        <vt:i4>0</vt:i4>
      </vt:variant>
      <vt:variant>
        <vt:i4>5</vt:i4>
      </vt:variant>
      <vt:variant>
        <vt:lpwstr/>
      </vt:variant>
      <vt:variant>
        <vt:lpwstr>Appendix_I</vt:lpwstr>
      </vt:variant>
      <vt:variant>
        <vt:i4>1900556</vt:i4>
      </vt:variant>
      <vt:variant>
        <vt:i4>228</vt:i4>
      </vt:variant>
      <vt:variant>
        <vt:i4>0</vt:i4>
      </vt:variant>
      <vt:variant>
        <vt:i4>5</vt:i4>
      </vt:variant>
      <vt:variant>
        <vt:lpwstr/>
      </vt:variant>
      <vt:variant>
        <vt:lpwstr>_Toc226953825</vt:lpwstr>
      </vt:variant>
      <vt:variant>
        <vt:i4>1900557</vt:i4>
      </vt:variant>
      <vt:variant>
        <vt:i4>225</vt:i4>
      </vt:variant>
      <vt:variant>
        <vt:i4>0</vt:i4>
      </vt:variant>
      <vt:variant>
        <vt:i4>5</vt:i4>
      </vt:variant>
      <vt:variant>
        <vt:lpwstr/>
      </vt:variant>
      <vt:variant>
        <vt:lpwstr>_Toc226953824</vt:lpwstr>
      </vt:variant>
      <vt:variant>
        <vt:i4>1900554</vt:i4>
      </vt:variant>
      <vt:variant>
        <vt:i4>222</vt:i4>
      </vt:variant>
      <vt:variant>
        <vt:i4>0</vt:i4>
      </vt:variant>
      <vt:variant>
        <vt:i4>5</vt:i4>
      </vt:variant>
      <vt:variant>
        <vt:lpwstr/>
      </vt:variant>
      <vt:variant>
        <vt:lpwstr>_Toc226953823</vt:lpwstr>
      </vt:variant>
      <vt:variant>
        <vt:i4>1900555</vt:i4>
      </vt:variant>
      <vt:variant>
        <vt:i4>219</vt:i4>
      </vt:variant>
      <vt:variant>
        <vt:i4>0</vt:i4>
      </vt:variant>
      <vt:variant>
        <vt:i4>5</vt:i4>
      </vt:variant>
      <vt:variant>
        <vt:lpwstr/>
      </vt:variant>
      <vt:variant>
        <vt:lpwstr>_Toc226953822</vt:lpwstr>
      </vt:variant>
      <vt:variant>
        <vt:i4>1900552</vt:i4>
      </vt:variant>
      <vt:variant>
        <vt:i4>216</vt:i4>
      </vt:variant>
      <vt:variant>
        <vt:i4>0</vt:i4>
      </vt:variant>
      <vt:variant>
        <vt:i4>5</vt:i4>
      </vt:variant>
      <vt:variant>
        <vt:lpwstr/>
      </vt:variant>
      <vt:variant>
        <vt:lpwstr>_Toc226953821</vt:lpwstr>
      </vt:variant>
      <vt:variant>
        <vt:i4>1900553</vt:i4>
      </vt:variant>
      <vt:variant>
        <vt:i4>213</vt:i4>
      </vt:variant>
      <vt:variant>
        <vt:i4>0</vt:i4>
      </vt:variant>
      <vt:variant>
        <vt:i4>5</vt:i4>
      </vt:variant>
      <vt:variant>
        <vt:lpwstr/>
      </vt:variant>
      <vt:variant>
        <vt:lpwstr>_Toc226953820</vt:lpwstr>
      </vt:variant>
      <vt:variant>
        <vt:i4>1310724</vt:i4>
      </vt:variant>
      <vt:variant>
        <vt:i4>206</vt:i4>
      </vt:variant>
      <vt:variant>
        <vt:i4>0</vt:i4>
      </vt:variant>
      <vt:variant>
        <vt:i4>5</vt:i4>
      </vt:variant>
      <vt:variant>
        <vt:lpwstr/>
      </vt:variant>
      <vt:variant>
        <vt:lpwstr>_Toc227400150</vt:lpwstr>
      </vt:variant>
      <vt:variant>
        <vt:i4>1376269</vt:i4>
      </vt:variant>
      <vt:variant>
        <vt:i4>200</vt:i4>
      </vt:variant>
      <vt:variant>
        <vt:i4>0</vt:i4>
      </vt:variant>
      <vt:variant>
        <vt:i4>5</vt:i4>
      </vt:variant>
      <vt:variant>
        <vt:lpwstr/>
      </vt:variant>
      <vt:variant>
        <vt:lpwstr>_Toc227400149</vt:lpwstr>
      </vt:variant>
      <vt:variant>
        <vt:i4>1376258</vt:i4>
      </vt:variant>
      <vt:variant>
        <vt:i4>194</vt:i4>
      </vt:variant>
      <vt:variant>
        <vt:i4>0</vt:i4>
      </vt:variant>
      <vt:variant>
        <vt:i4>5</vt:i4>
      </vt:variant>
      <vt:variant>
        <vt:lpwstr/>
      </vt:variant>
      <vt:variant>
        <vt:lpwstr>_Toc227400146</vt:lpwstr>
      </vt:variant>
      <vt:variant>
        <vt:i4>1245196</vt:i4>
      </vt:variant>
      <vt:variant>
        <vt:i4>188</vt:i4>
      </vt:variant>
      <vt:variant>
        <vt:i4>0</vt:i4>
      </vt:variant>
      <vt:variant>
        <vt:i4>5</vt:i4>
      </vt:variant>
      <vt:variant>
        <vt:lpwstr/>
      </vt:variant>
      <vt:variant>
        <vt:lpwstr>_Toc227400128</vt:lpwstr>
      </vt:variant>
      <vt:variant>
        <vt:i4>1245187</vt:i4>
      </vt:variant>
      <vt:variant>
        <vt:i4>182</vt:i4>
      </vt:variant>
      <vt:variant>
        <vt:i4>0</vt:i4>
      </vt:variant>
      <vt:variant>
        <vt:i4>5</vt:i4>
      </vt:variant>
      <vt:variant>
        <vt:lpwstr/>
      </vt:variant>
      <vt:variant>
        <vt:lpwstr>_Toc227400127</vt:lpwstr>
      </vt:variant>
      <vt:variant>
        <vt:i4>1048577</vt:i4>
      </vt:variant>
      <vt:variant>
        <vt:i4>176</vt:i4>
      </vt:variant>
      <vt:variant>
        <vt:i4>0</vt:i4>
      </vt:variant>
      <vt:variant>
        <vt:i4>5</vt:i4>
      </vt:variant>
      <vt:variant>
        <vt:lpwstr/>
      </vt:variant>
      <vt:variant>
        <vt:lpwstr>_Toc227400115</vt:lpwstr>
      </vt:variant>
      <vt:variant>
        <vt:i4>1048576</vt:i4>
      </vt:variant>
      <vt:variant>
        <vt:i4>170</vt:i4>
      </vt:variant>
      <vt:variant>
        <vt:i4>0</vt:i4>
      </vt:variant>
      <vt:variant>
        <vt:i4>5</vt:i4>
      </vt:variant>
      <vt:variant>
        <vt:lpwstr/>
      </vt:variant>
      <vt:variant>
        <vt:lpwstr>_Toc227400114</vt:lpwstr>
      </vt:variant>
      <vt:variant>
        <vt:i4>1048583</vt:i4>
      </vt:variant>
      <vt:variant>
        <vt:i4>164</vt:i4>
      </vt:variant>
      <vt:variant>
        <vt:i4>0</vt:i4>
      </vt:variant>
      <vt:variant>
        <vt:i4>5</vt:i4>
      </vt:variant>
      <vt:variant>
        <vt:lpwstr/>
      </vt:variant>
      <vt:variant>
        <vt:lpwstr>_Toc227400113</vt:lpwstr>
      </vt:variant>
      <vt:variant>
        <vt:i4>1048582</vt:i4>
      </vt:variant>
      <vt:variant>
        <vt:i4>158</vt:i4>
      </vt:variant>
      <vt:variant>
        <vt:i4>0</vt:i4>
      </vt:variant>
      <vt:variant>
        <vt:i4>5</vt:i4>
      </vt:variant>
      <vt:variant>
        <vt:lpwstr/>
      </vt:variant>
      <vt:variant>
        <vt:lpwstr>_Toc227400112</vt:lpwstr>
      </vt:variant>
      <vt:variant>
        <vt:i4>1048581</vt:i4>
      </vt:variant>
      <vt:variant>
        <vt:i4>152</vt:i4>
      </vt:variant>
      <vt:variant>
        <vt:i4>0</vt:i4>
      </vt:variant>
      <vt:variant>
        <vt:i4>5</vt:i4>
      </vt:variant>
      <vt:variant>
        <vt:lpwstr/>
      </vt:variant>
      <vt:variant>
        <vt:lpwstr>_Toc227400111</vt:lpwstr>
      </vt:variant>
      <vt:variant>
        <vt:i4>1048580</vt:i4>
      </vt:variant>
      <vt:variant>
        <vt:i4>146</vt:i4>
      </vt:variant>
      <vt:variant>
        <vt:i4>0</vt:i4>
      </vt:variant>
      <vt:variant>
        <vt:i4>5</vt:i4>
      </vt:variant>
      <vt:variant>
        <vt:lpwstr/>
      </vt:variant>
      <vt:variant>
        <vt:lpwstr>_Toc227400110</vt:lpwstr>
      </vt:variant>
      <vt:variant>
        <vt:i4>1572876</vt:i4>
      </vt:variant>
      <vt:variant>
        <vt:i4>140</vt:i4>
      </vt:variant>
      <vt:variant>
        <vt:i4>0</vt:i4>
      </vt:variant>
      <vt:variant>
        <vt:i4>5</vt:i4>
      </vt:variant>
      <vt:variant>
        <vt:lpwstr/>
      </vt:variant>
      <vt:variant>
        <vt:lpwstr>_Toc227400099</vt:lpwstr>
      </vt:variant>
      <vt:variant>
        <vt:i4>1572877</vt:i4>
      </vt:variant>
      <vt:variant>
        <vt:i4>134</vt:i4>
      </vt:variant>
      <vt:variant>
        <vt:i4>0</vt:i4>
      </vt:variant>
      <vt:variant>
        <vt:i4>5</vt:i4>
      </vt:variant>
      <vt:variant>
        <vt:lpwstr/>
      </vt:variant>
      <vt:variant>
        <vt:lpwstr>_Toc227400098</vt:lpwstr>
      </vt:variant>
      <vt:variant>
        <vt:i4>1572866</vt:i4>
      </vt:variant>
      <vt:variant>
        <vt:i4>128</vt:i4>
      </vt:variant>
      <vt:variant>
        <vt:i4>0</vt:i4>
      </vt:variant>
      <vt:variant>
        <vt:i4>5</vt:i4>
      </vt:variant>
      <vt:variant>
        <vt:lpwstr/>
      </vt:variant>
      <vt:variant>
        <vt:lpwstr>_Toc227400097</vt:lpwstr>
      </vt:variant>
      <vt:variant>
        <vt:i4>1572867</vt:i4>
      </vt:variant>
      <vt:variant>
        <vt:i4>122</vt:i4>
      </vt:variant>
      <vt:variant>
        <vt:i4>0</vt:i4>
      </vt:variant>
      <vt:variant>
        <vt:i4>5</vt:i4>
      </vt:variant>
      <vt:variant>
        <vt:lpwstr/>
      </vt:variant>
      <vt:variant>
        <vt:lpwstr>_Toc227400096</vt:lpwstr>
      </vt:variant>
      <vt:variant>
        <vt:i4>1572864</vt:i4>
      </vt:variant>
      <vt:variant>
        <vt:i4>116</vt:i4>
      </vt:variant>
      <vt:variant>
        <vt:i4>0</vt:i4>
      </vt:variant>
      <vt:variant>
        <vt:i4>5</vt:i4>
      </vt:variant>
      <vt:variant>
        <vt:lpwstr/>
      </vt:variant>
      <vt:variant>
        <vt:lpwstr>_Toc227400095</vt:lpwstr>
      </vt:variant>
      <vt:variant>
        <vt:i4>1572865</vt:i4>
      </vt:variant>
      <vt:variant>
        <vt:i4>110</vt:i4>
      </vt:variant>
      <vt:variant>
        <vt:i4>0</vt:i4>
      </vt:variant>
      <vt:variant>
        <vt:i4>5</vt:i4>
      </vt:variant>
      <vt:variant>
        <vt:lpwstr/>
      </vt:variant>
      <vt:variant>
        <vt:lpwstr>_Toc227400094</vt:lpwstr>
      </vt:variant>
      <vt:variant>
        <vt:i4>1572870</vt:i4>
      </vt:variant>
      <vt:variant>
        <vt:i4>104</vt:i4>
      </vt:variant>
      <vt:variant>
        <vt:i4>0</vt:i4>
      </vt:variant>
      <vt:variant>
        <vt:i4>5</vt:i4>
      </vt:variant>
      <vt:variant>
        <vt:lpwstr/>
      </vt:variant>
      <vt:variant>
        <vt:lpwstr>_Toc227400093</vt:lpwstr>
      </vt:variant>
      <vt:variant>
        <vt:i4>1572871</vt:i4>
      </vt:variant>
      <vt:variant>
        <vt:i4>98</vt:i4>
      </vt:variant>
      <vt:variant>
        <vt:i4>0</vt:i4>
      </vt:variant>
      <vt:variant>
        <vt:i4>5</vt:i4>
      </vt:variant>
      <vt:variant>
        <vt:lpwstr/>
      </vt:variant>
      <vt:variant>
        <vt:lpwstr>_Toc227400092</vt:lpwstr>
      </vt:variant>
      <vt:variant>
        <vt:i4>1572868</vt:i4>
      </vt:variant>
      <vt:variant>
        <vt:i4>92</vt:i4>
      </vt:variant>
      <vt:variant>
        <vt:i4>0</vt:i4>
      </vt:variant>
      <vt:variant>
        <vt:i4>5</vt:i4>
      </vt:variant>
      <vt:variant>
        <vt:lpwstr/>
      </vt:variant>
      <vt:variant>
        <vt:lpwstr>_Toc227400091</vt:lpwstr>
      </vt:variant>
      <vt:variant>
        <vt:i4>1572869</vt:i4>
      </vt:variant>
      <vt:variant>
        <vt:i4>86</vt:i4>
      </vt:variant>
      <vt:variant>
        <vt:i4>0</vt:i4>
      </vt:variant>
      <vt:variant>
        <vt:i4>5</vt:i4>
      </vt:variant>
      <vt:variant>
        <vt:lpwstr/>
      </vt:variant>
      <vt:variant>
        <vt:lpwstr>_Toc227400090</vt:lpwstr>
      </vt:variant>
      <vt:variant>
        <vt:i4>1638412</vt:i4>
      </vt:variant>
      <vt:variant>
        <vt:i4>80</vt:i4>
      </vt:variant>
      <vt:variant>
        <vt:i4>0</vt:i4>
      </vt:variant>
      <vt:variant>
        <vt:i4>5</vt:i4>
      </vt:variant>
      <vt:variant>
        <vt:lpwstr/>
      </vt:variant>
      <vt:variant>
        <vt:lpwstr>_Toc227400089</vt:lpwstr>
      </vt:variant>
      <vt:variant>
        <vt:i4>1638413</vt:i4>
      </vt:variant>
      <vt:variant>
        <vt:i4>74</vt:i4>
      </vt:variant>
      <vt:variant>
        <vt:i4>0</vt:i4>
      </vt:variant>
      <vt:variant>
        <vt:i4>5</vt:i4>
      </vt:variant>
      <vt:variant>
        <vt:lpwstr/>
      </vt:variant>
      <vt:variant>
        <vt:lpwstr>_Toc227400088</vt:lpwstr>
      </vt:variant>
      <vt:variant>
        <vt:i4>1638402</vt:i4>
      </vt:variant>
      <vt:variant>
        <vt:i4>68</vt:i4>
      </vt:variant>
      <vt:variant>
        <vt:i4>0</vt:i4>
      </vt:variant>
      <vt:variant>
        <vt:i4>5</vt:i4>
      </vt:variant>
      <vt:variant>
        <vt:lpwstr/>
      </vt:variant>
      <vt:variant>
        <vt:lpwstr>_Toc227400087</vt:lpwstr>
      </vt:variant>
      <vt:variant>
        <vt:i4>1638403</vt:i4>
      </vt:variant>
      <vt:variant>
        <vt:i4>62</vt:i4>
      </vt:variant>
      <vt:variant>
        <vt:i4>0</vt:i4>
      </vt:variant>
      <vt:variant>
        <vt:i4>5</vt:i4>
      </vt:variant>
      <vt:variant>
        <vt:lpwstr/>
      </vt:variant>
      <vt:variant>
        <vt:lpwstr>_Toc227400086</vt:lpwstr>
      </vt:variant>
      <vt:variant>
        <vt:i4>1638400</vt:i4>
      </vt:variant>
      <vt:variant>
        <vt:i4>56</vt:i4>
      </vt:variant>
      <vt:variant>
        <vt:i4>0</vt:i4>
      </vt:variant>
      <vt:variant>
        <vt:i4>5</vt:i4>
      </vt:variant>
      <vt:variant>
        <vt:lpwstr/>
      </vt:variant>
      <vt:variant>
        <vt:lpwstr>_Toc227400085</vt:lpwstr>
      </vt:variant>
      <vt:variant>
        <vt:i4>1638401</vt:i4>
      </vt:variant>
      <vt:variant>
        <vt:i4>50</vt:i4>
      </vt:variant>
      <vt:variant>
        <vt:i4>0</vt:i4>
      </vt:variant>
      <vt:variant>
        <vt:i4>5</vt:i4>
      </vt:variant>
      <vt:variant>
        <vt:lpwstr/>
      </vt:variant>
      <vt:variant>
        <vt:lpwstr>_Toc227400084</vt:lpwstr>
      </vt:variant>
      <vt:variant>
        <vt:i4>1638406</vt:i4>
      </vt:variant>
      <vt:variant>
        <vt:i4>44</vt:i4>
      </vt:variant>
      <vt:variant>
        <vt:i4>0</vt:i4>
      </vt:variant>
      <vt:variant>
        <vt:i4>5</vt:i4>
      </vt:variant>
      <vt:variant>
        <vt:lpwstr/>
      </vt:variant>
      <vt:variant>
        <vt:lpwstr>_Toc227400083</vt:lpwstr>
      </vt:variant>
      <vt:variant>
        <vt:i4>1638407</vt:i4>
      </vt:variant>
      <vt:variant>
        <vt:i4>38</vt:i4>
      </vt:variant>
      <vt:variant>
        <vt:i4>0</vt:i4>
      </vt:variant>
      <vt:variant>
        <vt:i4>5</vt:i4>
      </vt:variant>
      <vt:variant>
        <vt:lpwstr/>
      </vt:variant>
      <vt:variant>
        <vt:lpwstr>_Toc227400082</vt:lpwstr>
      </vt:variant>
      <vt:variant>
        <vt:i4>1638404</vt:i4>
      </vt:variant>
      <vt:variant>
        <vt:i4>32</vt:i4>
      </vt:variant>
      <vt:variant>
        <vt:i4>0</vt:i4>
      </vt:variant>
      <vt:variant>
        <vt:i4>5</vt:i4>
      </vt:variant>
      <vt:variant>
        <vt:lpwstr/>
      </vt:variant>
      <vt:variant>
        <vt:lpwstr>_Toc227400081</vt:lpwstr>
      </vt:variant>
      <vt:variant>
        <vt:i4>1638405</vt:i4>
      </vt:variant>
      <vt:variant>
        <vt:i4>26</vt:i4>
      </vt:variant>
      <vt:variant>
        <vt:i4>0</vt:i4>
      </vt:variant>
      <vt:variant>
        <vt:i4>5</vt:i4>
      </vt:variant>
      <vt:variant>
        <vt:lpwstr/>
      </vt:variant>
      <vt:variant>
        <vt:lpwstr>_Toc227400080</vt:lpwstr>
      </vt:variant>
      <vt:variant>
        <vt:i4>1441804</vt:i4>
      </vt:variant>
      <vt:variant>
        <vt:i4>20</vt:i4>
      </vt:variant>
      <vt:variant>
        <vt:i4>0</vt:i4>
      </vt:variant>
      <vt:variant>
        <vt:i4>5</vt:i4>
      </vt:variant>
      <vt:variant>
        <vt:lpwstr/>
      </vt:variant>
      <vt:variant>
        <vt:lpwstr>_Toc227400079</vt:lpwstr>
      </vt:variant>
      <vt:variant>
        <vt:i4>1441805</vt:i4>
      </vt:variant>
      <vt:variant>
        <vt:i4>14</vt:i4>
      </vt:variant>
      <vt:variant>
        <vt:i4>0</vt:i4>
      </vt:variant>
      <vt:variant>
        <vt:i4>5</vt:i4>
      </vt:variant>
      <vt:variant>
        <vt:lpwstr/>
      </vt:variant>
      <vt:variant>
        <vt:lpwstr>_Toc227400078</vt:lpwstr>
      </vt:variant>
      <vt:variant>
        <vt:i4>1441794</vt:i4>
      </vt:variant>
      <vt:variant>
        <vt:i4>8</vt:i4>
      </vt:variant>
      <vt:variant>
        <vt:i4>0</vt:i4>
      </vt:variant>
      <vt:variant>
        <vt:i4>5</vt:i4>
      </vt:variant>
      <vt:variant>
        <vt:lpwstr/>
      </vt:variant>
      <vt:variant>
        <vt:lpwstr>_Toc227400077</vt:lpwstr>
      </vt:variant>
      <vt:variant>
        <vt:i4>1441795</vt:i4>
      </vt:variant>
      <vt:variant>
        <vt:i4>2</vt:i4>
      </vt:variant>
      <vt:variant>
        <vt:i4>0</vt:i4>
      </vt:variant>
      <vt:variant>
        <vt:i4>5</vt:i4>
      </vt:variant>
      <vt:variant>
        <vt:lpwstr/>
      </vt:variant>
      <vt:variant>
        <vt:lpwstr>_Toc227400076</vt:lpwstr>
      </vt:variant>
      <vt:variant>
        <vt:i4>8192114</vt:i4>
      </vt:variant>
      <vt:variant>
        <vt:i4>191255</vt:i4>
      </vt:variant>
      <vt:variant>
        <vt:i4>1025</vt:i4>
      </vt:variant>
      <vt:variant>
        <vt:i4>1</vt:i4>
      </vt:variant>
      <vt:variant>
        <vt:lpwstr>IOTC-2009-S13-03[E] Agreement ACAP-IOTC - ADOPTED_Page_1</vt:lpwstr>
      </vt:variant>
      <vt:variant>
        <vt:lpwstr/>
      </vt:variant>
      <vt:variant>
        <vt:i4>8257650</vt:i4>
      </vt:variant>
      <vt:variant>
        <vt:i4>191257</vt:i4>
      </vt:variant>
      <vt:variant>
        <vt:i4>1026</vt:i4>
      </vt:variant>
      <vt:variant>
        <vt:i4>1</vt:i4>
      </vt:variant>
      <vt:variant>
        <vt:lpwstr>IOTC-2009-S13-03[E] Agreement ACAP-IOTC - ADOPTED_Page_2</vt:lpwstr>
      </vt:variant>
      <vt:variant>
        <vt:lpwstr/>
      </vt:variant>
      <vt:variant>
        <vt:i4>8323186</vt:i4>
      </vt:variant>
      <vt:variant>
        <vt:i4>191259</vt:i4>
      </vt:variant>
      <vt:variant>
        <vt:i4>1027</vt:i4>
      </vt:variant>
      <vt:variant>
        <vt:i4>1</vt:i4>
      </vt:variant>
      <vt:variant>
        <vt:lpwstr>IOTC-2009-S13-03[E] Agreement ACAP-IOTC - ADOPTED_Page_3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the Ninth Session</dc:title>
  <dc:creator>David T Wilson</dc:creator>
  <cp:lastModifiedBy>Simon Hoyle</cp:lastModifiedBy>
  <cp:revision>4</cp:revision>
  <cp:lastPrinted>2015-06-30T03:02:00Z</cp:lastPrinted>
  <dcterms:created xsi:type="dcterms:W3CDTF">2016-12-13T01:19:00Z</dcterms:created>
  <dcterms:modified xsi:type="dcterms:W3CDTF">2016-12-13T03:50:00Z</dcterms:modified>
</cp:coreProperties>
</file>